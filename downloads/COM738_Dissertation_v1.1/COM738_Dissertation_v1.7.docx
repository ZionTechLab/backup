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3251"/>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3252"/>
      <w:r>
        <w:lastRenderedPageBreak/>
        <w:t>Abstract</w:t>
      </w:r>
      <w:bookmarkEnd w:id="1"/>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r>
        <w:br w:type="page"/>
      </w:r>
    </w:p>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7997CC22" w14:textId="4934DEB4" w:rsidR="00E70AB5" w:rsidRDefault="004B485B">
          <w:pPr>
            <w:pStyle w:val="TOC2"/>
            <w:tabs>
              <w:tab w:val="right" w:leader="dot" w:pos="9062"/>
            </w:tabs>
            <w:rPr>
              <w:ins w:id="2" w:author="Thilina Perera" w:date="2026-08-02T20:00:00Z" w16du:dateUtc="2026-08-02T14:30:00Z"/>
              <w:rFonts w:asciiTheme="minorHAnsi" w:hAnsiTheme="minorHAnsi"/>
              <w:noProof/>
              <w:kern w:val="2"/>
              <w:szCs w:val="24"/>
              <w14:ligatures w14:val="standardContextual"/>
            </w:rPr>
          </w:pPr>
          <w:r>
            <w:fldChar w:fldCharType="begin"/>
          </w:r>
          <w:r>
            <w:instrText xml:space="preserve"> TOC \o "1-3" \h \z \u </w:instrText>
          </w:r>
          <w:r>
            <w:fldChar w:fldCharType="separate"/>
          </w:r>
          <w:ins w:id="3" w:author="Thilina Perera" w:date="2026-08-02T20:00:00Z" w16du:dateUtc="2026-08-02T14:30:00Z">
            <w:r w:rsidR="00E70AB5" w:rsidRPr="00250269">
              <w:rPr>
                <w:rStyle w:val="Hyperlink"/>
                <w:noProof/>
              </w:rPr>
              <w:fldChar w:fldCharType="begin"/>
            </w:r>
            <w:r w:rsidR="00E70AB5" w:rsidRPr="00250269">
              <w:rPr>
                <w:rStyle w:val="Hyperlink"/>
                <w:noProof/>
              </w:rPr>
              <w:instrText xml:space="preserve"> </w:instrText>
            </w:r>
            <w:r w:rsidR="00E70AB5">
              <w:rPr>
                <w:noProof/>
              </w:rPr>
              <w:instrText>HYPERLINK \l "_Toc236593251"</w:instrText>
            </w:r>
            <w:r w:rsidR="00E70AB5" w:rsidRPr="00250269">
              <w:rPr>
                <w:rStyle w:val="Hyperlink"/>
                <w:noProof/>
              </w:rPr>
              <w:instrText xml:space="preserve"> </w:instrText>
            </w:r>
            <w:r w:rsidR="00E70AB5" w:rsidRPr="00250269">
              <w:rPr>
                <w:rStyle w:val="Hyperlink"/>
                <w:noProof/>
              </w:rPr>
            </w:r>
            <w:r w:rsidR="00E70AB5" w:rsidRPr="00250269">
              <w:rPr>
                <w:rStyle w:val="Hyperlink"/>
                <w:noProof/>
              </w:rPr>
              <w:fldChar w:fldCharType="separate"/>
            </w:r>
            <w:r w:rsidR="00E70AB5" w:rsidRPr="00250269">
              <w:rPr>
                <w:rStyle w:val="Hyperlink"/>
                <w:noProof/>
              </w:rPr>
              <w:t>Acknowledgements</w:t>
            </w:r>
            <w:r w:rsidR="00E70AB5">
              <w:rPr>
                <w:noProof/>
                <w:webHidden/>
              </w:rPr>
              <w:tab/>
            </w:r>
            <w:r w:rsidR="00E70AB5">
              <w:rPr>
                <w:noProof/>
                <w:webHidden/>
              </w:rPr>
              <w:fldChar w:fldCharType="begin"/>
            </w:r>
            <w:r w:rsidR="00E70AB5">
              <w:rPr>
                <w:noProof/>
                <w:webHidden/>
              </w:rPr>
              <w:instrText xml:space="preserve"> PAGEREF _Toc236593251 \h </w:instrText>
            </w:r>
            <w:r w:rsidR="00E70AB5">
              <w:rPr>
                <w:noProof/>
                <w:webHidden/>
              </w:rPr>
            </w:r>
            <w:r w:rsidR="00E70AB5">
              <w:rPr>
                <w:noProof/>
                <w:webHidden/>
              </w:rPr>
              <w:fldChar w:fldCharType="separate"/>
            </w:r>
            <w:r w:rsidR="00E70AB5">
              <w:rPr>
                <w:noProof/>
                <w:webHidden/>
              </w:rPr>
              <w:t>ii</w:t>
            </w:r>
            <w:r w:rsidR="00E70AB5">
              <w:rPr>
                <w:noProof/>
                <w:webHidden/>
              </w:rPr>
              <w:fldChar w:fldCharType="end"/>
            </w:r>
            <w:r w:rsidR="00E70AB5" w:rsidRPr="00250269">
              <w:rPr>
                <w:rStyle w:val="Hyperlink"/>
                <w:noProof/>
              </w:rPr>
              <w:fldChar w:fldCharType="end"/>
            </w:r>
          </w:ins>
        </w:p>
        <w:p w14:paraId="4F7F215F" w14:textId="03C97AD2" w:rsidR="00E70AB5" w:rsidRDefault="00E70AB5">
          <w:pPr>
            <w:pStyle w:val="TOC2"/>
            <w:tabs>
              <w:tab w:val="right" w:leader="dot" w:pos="9062"/>
            </w:tabs>
            <w:rPr>
              <w:ins w:id="4" w:author="Thilina Perera" w:date="2026-08-02T20:00:00Z" w16du:dateUtc="2026-08-02T14:30:00Z"/>
              <w:rFonts w:asciiTheme="minorHAnsi" w:hAnsiTheme="minorHAnsi"/>
              <w:noProof/>
              <w:kern w:val="2"/>
              <w:szCs w:val="24"/>
              <w14:ligatures w14:val="standardContextual"/>
            </w:rPr>
          </w:pPr>
          <w:ins w:id="5"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"_Toc236593252"</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Abstract</w:t>
            </w:r>
            <w:r>
              <w:rPr>
                <w:noProof/>
                <w:webHidden/>
              </w:rPr>
              <w:tab/>
            </w:r>
            <w:r>
              <w:rPr>
                <w:noProof/>
                <w:webHidden/>
              </w:rPr>
              <w:fldChar w:fldCharType="begin"/>
            </w:r>
            <w:r>
              <w:rPr>
                <w:noProof/>
                <w:webHidden/>
              </w:rPr>
              <w:instrText xml:space="preserve"> PAGEREF _Toc236593252 \h </w:instrText>
            </w:r>
            <w:r>
              <w:rPr>
                <w:noProof/>
                <w:webHidden/>
              </w:rPr>
            </w:r>
            <w:r>
              <w:rPr>
                <w:noProof/>
                <w:webHidden/>
              </w:rPr>
              <w:fldChar w:fldCharType="separate"/>
            </w:r>
            <w:r>
              <w:rPr>
                <w:noProof/>
                <w:webHidden/>
              </w:rPr>
              <w:t>iii</w:t>
            </w:r>
            <w:r>
              <w:rPr>
                <w:noProof/>
                <w:webHidden/>
              </w:rPr>
              <w:fldChar w:fldCharType="end"/>
            </w:r>
            <w:r w:rsidRPr="00250269">
              <w:rPr>
                <w:rStyle w:val="Hyperlink"/>
                <w:noProof/>
              </w:rPr>
              <w:fldChar w:fldCharType="end"/>
            </w:r>
          </w:ins>
        </w:p>
        <w:p w14:paraId="5B301E70" w14:textId="45E924BD" w:rsidR="00E70AB5" w:rsidRDefault="00E70AB5">
          <w:pPr>
            <w:pStyle w:val="TOC2"/>
            <w:tabs>
              <w:tab w:val="right" w:leader="dot" w:pos="9062"/>
            </w:tabs>
            <w:rPr>
              <w:ins w:id="6" w:author="Thilina Perera" w:date="2026-08-02T20:00:00Z" w16du:dateUtc="2026-08-02T14:30:00Z"/>
              <w:rFonts w:asciiTheme="minorHAnsi" w:hAnsiTheme="minorHAnsi"/>
              <w:noProof/>
              <w:kern w:val="2"/>
              <w:szCs w:val="24"/>
              <w14:ligatures w14:val="standardContextual"/>
            </w:rPr>
          </w:pPr>
          <w:ins w:id="7"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"_Toc236593253"</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List of Figures</w:t>
            </w:r>
            <w:r>
              <w:rPr>
                <w:noProof/>
                <w:webHidden/>
              </w:rPr>
              <w:tab/>
            </w:r>
            <w:r>
              <w:rPr>
                <w:noProof/>
                <w:webHidden/>
              </w:rPr>
              <w:fldChar w:fldCharType="begin"/>
            </w:r>
            <w:r>
              <w:rPr>
                <w:noProof/>
                <w:webHidden/>
              </w:rPr>
              <w:instrText xml:space="preserve"> PAGEREF _Toc236593253 \h </w:instrText>
            </w:r>
            <w:r>
              <w:rPr>
                <w:noProof/>
                <w:webHidden/>
              </w:rPr>
            </w:r>
            <w:r>
              <w:rPr>
                <w:noProof/>
                <w:webHidden/>
              </w:rPr>
              <w:fldChar w:fldCharType="separate"/>
            </w:r>
            <w:r>
              <w:rPr>
                <w:noProof/>
                <w:webHidden/>
              </w:rPr>
              <w:t>vii</w:t>
            </w:r>
            <w:r>
              <w:rPr>
                <w:noProof/>
                <w:webHidden/>
              </w:rPr>
              <w:fldChar w:fldCharType="end"/>
            </w:r>
            <w:r w:rsidRPr="00250269">
              <w:rPr>
                <w:rStyle w:val="Hyperlink"/>
                <w:noProof/>
              </w:rPr>
              <w:fldChar w:fldCharType="end"/>
            </w:r>
          </w:ins>
        </w:p>
        <w:p w14:paraId="600CA23A" w14:textId="754F7F65" w:rsidR="00E70AB5" w:rsidRDefault="00E70AB5">
          <w:pPr>
            <w:pStyle w:val="TOC2"/>
            <w:tabs>
              <w:tab w:val="right" w:leader="dot" w:pos="9062"/>
            </w:tabs>
            <w:rPr>
              <w:ins w:id="8" w:author="Thilina Perera" w:date="2026-08-02T20:00:00Z" w16du:dateUtc="2026-08-02T14:30:00Z"/>
              <w:rFonts w:asciiTheme="minorHAnsi" w:hAnsiTheme="minorHAnsi"/>
              <w:noProof/>
              <w:kern w:val="2"/>
              <w:szCs w:val="24"/>
              <w14:ligatures w14:val="standardContextual"/>
            </w:rPr>
          </w:pPr>
          <w:ins w:id="9"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"_Toc236593254"</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 Introduction</w:t>
            </w:r>
            <w:r>
              <w:rPr>
                <w:noProof/>
                <w:webHidden/>
              </w:rPr>
              <w:tab/>
            </w:r>
            <w:r>
              <w:rPr>
                <w:noProof/>
                <w:webHidden/>
              </w:rPr>
              <w:fldChar w:fldCharType="begin"/>
            </w:r>
            <w:r>
              <w:rPr>
                <w:noProof/>
                <w:webHidden/>
              </w:rPr>
              <w:instrText xml:space="preserve"> PAGEREF _Toc236593254 \h </w:instrText>
            </w:r>
            <w:r>
              <w:rPr>
                <w:noProof/>
                <w:webHidden/>
              </w:rPr>
            </w:r>
            <w:r>
              <w:rPr>
                <w:noProof/>
                <w:webHidden/>
              </w:rPr>
              <w:fldChar w:fldCharType="separate"/>
            </w:r>
            <w:r>
              <w:rPr>
                <w:noProof/>
                <w:webHidden/>
              </w:rPr>
              <w:t>1</w:t>
            </w:r>
            <w:r>
              <w:rPr>
                <w:noProof/>
                <w:webHidden/>
              </w:rPr>
              <w:fldChar w:fldCharType="end"/>
            </w:r>
            <w:r w:rsidRPr="00250269">
              <w:rPr>
                <w:rStyle w:val="Hyperlink"/>
                <w:noProof/>
              </w:rPr>
              <w:fldChar w:fldCharType="end"/>
            </w:r>
          </w:ins>
        </w:p>
        <w:p w14:paraId="5FB8685B" w14:textId="2ADB5F65" w:rsidR="00E70AB5" w:rsidRDefault="00E70AB5">
          <w:pPr>
            <w:pStyle w:val="TOC3"/>
            <w:tabs>
              <w:tab w:val="right" w:leader="dot" w:pos="9062"/>
            </w:tabs>
            <w:rPr>
              <w:ins w:id="10" w:author="Thilina Perera" w:date="2026-08-02T20:00:00Z" w16du:dateUtc="2026-08-02T14:30:00Z"/>
              <w:rFonts w:asciiTheme="minorHAnsi" w:hAnsiTheme="minorHAnsi"/>
              <w:noProof/>
              <w:kern w:val="2"/>
              <w:szCs w:val="24"/>
              <w14:ligatures w14:val="standardContextual"/>
            </w:rPr>
          </w:pPr>
          <w:ins w:id="11"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"_Toc236593255"</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1.1 Background and Context</w:t>
            </w:r>
            <w:r>
              <w:rPr>
                <w:noProof/>
                <w:webHidden/>
              </w:rPr>
              <w:tab/>
            </w:r>
            <w:r>
              <w:rPr>
                <w:noProof/>
                <w:webHidden/>
              </w:rPr>
              <w:fldChar w:fldCharType="begin"/>
            </w:r>
            <w:r>
              <w:rPr>
                <w:noProof/>
                <w:webHidden/>
              </w:rPr>
              <w:instrText xml:space="preserve"> PAGEREF _Toc236593255 \h </w:instrText>
            </w:r>
            <w:r>
              <w:rPr>
                <w:noProof/>
                <w:webHidden/>
              </w:rPr>
            </w:r>
            <w:r>
              <w:rPr>
                <w:noProof/>
                <w:webHidden/>
              </w:rPr>
              <w:fldChar w:fldCharType="separate"/>
            </w:r>
            <w:r>
              <w:rPr>
                <w:noProof/>
                <w:webHidden/>
              </w:rPr>
              <w:t>1</w:t>
            </w:r>
            <w:r>
              <w:rPr>
                <w:noProof/>
                <w:webHidden/>
              </w:rPr>
              <w:fldChar w:fldCharType="end"/>
            </w:r>
            <w:r w:rsidRPr="00250269">
              <w:rPr>
                <w:rStyle w:val="Hyperlink"/>
                <w:noProof/>
              </w:rPr>
              <w:fldChar w:fldCharType="end"/>
            </w:r>
          </w:ins>
        </w:p>
        <w:p w14:paraId="40884A5E" w14:textId="13D8A6D6" w:rsidR="00E70AB5" w:rsidRDefault="00E70AB5">
          <w:pPr>
            <w:pStyle w:val="TOC3"/>
            <w:tabs>
              <w:tab w:val="right" w:leader="dot" w:pos="9062"/>
            </w:tabs>
            <w:rPr>
              <w:ins w:id="12" w:author="Thilina Perera" w:date="2026-08-02T20:00:00Z" w16du:dateUtc="2026-08-02T14:30:00Z"/>
              <w:rFonts w:asciiTheme="minorHAnsi" w:hAnsiTheme="minorHAnsi"/>
              <w:noProof/>
              <w:kern w:val="2"/>
              <w:szCs w:val="24"/>
              <w14:ligatures w14:val="standardContextual"/>
            </w:rPr>
          </w:pPr>
          <w:ins w:id="13"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"_Toc236593256"</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1.2 Problem Statement</w:t>
            </w:r>
            <w:r>
              <w:rPr>
                <w:noProof/>
                <w:webHidden/>
              </w:rPr>
              <w:tab/>
            </w:r>
            <w:r>
              <w:rPr>
                <w:noProof/>
                <w:webHidden/>
              </w:rPr>
              <w:fldChar w:fldCharType="begin"/>
            </w:r>
            <w:r>
              <w:rPr>
                <w:noProof/>
                <w:webHidden/>
              </w:rPr>
              <w:instrText xml:space="preserve"> PAGEREF _Toc236593256 \h </w:instrText>
            </w:r>
            <w:r>
              <w:rPr>
                <w:noProof/>
                <w:webHidden/>
              </w:rPr>
            </w:r>
            <w:r>
              <w:rPr>
                <w:noProof/>
                <w:webHidden/>
              </w:rPr>
              <w:fldChar w:fldCharType="separate"/>
            </w:r>
            <w:r>
              <w:rPr>
                <w:noProof/>
                <w:webHidden/>
              </w:rPr>
              <w:t>2</w:t>
            </w:r>
            <w:r>
              <w:rPr>
                <w:noProof/>
                <w:webHidden/>
              </w:rPr>
              <w:fldChar w:fldCharType="end"/>
            </w:r>
            <w:r w:rsidRPr="00250269">
              <w:rPr>
                <w:rStyle w:val="Hyperlink"/>
                <w:noProof/>
              </w:rPr>
              <w:fldChar w:fldCharType="end"/>
            </w:r>
          </w:ins>
        </w:p>
        <w:p w14:paraId="4799D3C9" w14:textId="040ADCD1" w:rsidR="00E70AB5" w:rsidRDefault="00E70AB5">
          <w:pPr>
            <w:pStyle w:val="TOC3"/>
            <w:tabs>
              <w:tab w:val="right" w:leader="dot" w:pos="9062"/>
            </w:tabs>
            <w:rPr>
              <w:ins w:id="14" w:author="Thilina Perera" w:date="2026-08-02T20:00:00Z" w16du:dateUtc="2026-08-02T14:30:00Z"/>
              <w:rFonts w:asciiTheme="minorHAnsi" w:hAnsiTheme="minorHAnsi"/>
              <w:noProof/>
              <w:kern w:val="2"/>
              <w:szCs w:val="24"/>
              <w14:ligatures w14:val="standardContextual"/>
            </w:rPr>
          </w:pPr>
          <w:ins w:id="15"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"_Toc236593257"</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1.3 Research Aim and Objectives</w:t>
            </w:r>
            <w:r>
              <w:rPr>
                <w:noProof/>
                <w:webHidden/>
              </w:rPr>
              <w:tab/>
            </w:r>
            <w:r>
              <w:rPr>
                <w:noProof/>
                <w:webHidden/>
              </w:rPr>
              <w:fldChar w:fldCharType="begin"/>
            </w:r>
            <w:r>
              <w:rPr>
                <w:noProof/>
                <w:webHidden/>
              </w:rPr>
              <w:instrText xml:space="preserve"> PAGEREF _Toc236593257 \h </w:instrText>
            </w:r>
            <w:r>
              <w:rPr>
                <w:noProof/>
                <w:webHidden/>
              </w:rPr>
            </w:r>
            <w:r>
              <w:rPr>
                <w:noProof/>
                <w:webHidden/>
              </w:rPr>
              <w:fldChar w:fldCharType="separate"/>
            </w:r>
            <w:r>
              <w:rPr>
                <w:noProof/>
                <w:webHidden/>
              </w:rPr>
              <w:t>3</w:t>
            </w:r>
            <w:r>
              <w:rPr>
                <w:noProof/>
                <w:webHidden/>
              </w:rPr>
              <w:fldChar w:fldCharType="end"/>
            </w:r>
            <w:r w:rsidRPr="00250269">
              <w:rPr>
                <w:rStyle w:val="Hyperlink"/>
                <w:noProof/>
              </w:rPr>
              <w:fldChar w:fldCharType="end"/>
            </w:r>
          </w:ins>
        </w:p>
        <w:p w14:paraId="735EA57A" w14:textId="592F3E0D" w:rsidR="00E70AB5" w:rsidRDefault="00E70AB5">
          <w:pPr>
            <w:pStyle w:val="TOC3"/>
            <w:tabs>
              <w:tab w:val="right" w:leader="dot" w:pos="9062"/>
            </w:tabs>
            <w:rPr>
              <w:ins w:id="16" w:author="Thilina Perera" w:date="2026-08-02T20:00:00Z" w16du:dateUtc="2026-08-02T14:30:00Z"/>
              <w:rFonts w:asciiTheme="minorHAnsi" w:hAnsiTheme="minorHAnsi"/>
              <w:noProof/>
              <w:kern w:val="2"/>
              <w:szCs w:val="24"/>
              <w14:ligatures w14:val="standardContextual"/>
            </w:rPr>
          </w:pPr>
          <w:ins w:id="17"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"_Toc236593258"</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1.4 Research Questions</w:t>
            </w:r>
            <w:r>
              <w:rPr>
                <w:noProof/>
                <w:webHidden/>
              </w:rPr>
              <w:tab/>
            </w:r>
            <w:r>
              <w:rPr>
                <w:noProof/>
                <w:webHidden/>
              </w:rPr>
              <w:fldChar w:fldCharType="begin"/>
            </w:r>
            <w:r>
              <w:rPr>
                <w:noProof/>
                <w:webHidden/>
              </w:rPr>
              <w:instrText xml:space="preserve"> PAGEREF _Toc236593258 \h </w:instrText>
            </w:r>
            <w:r>
              <w:rPr>
                <w:noProof/>
                <w:webHidden/>
              </w:rPr>
            </w:r>
            <w:r>
              <w:rPr>
                <w:noProof/>
                <w:webHidden/>
              </w:rPr>
              <w:fldChar w:fldCharType="separate"/>
            </w:r>
            <w:r>
              <w:rPr>
                <w:noProof/>
                <w:webHidden/>
              </w:rPr>
              <w:t>4</w:t>
            </w:r>
            <w:r>
              <w:rPr>
                <w:noProof/>
                <w:webHidden/>
              </w:rPr>
              <w:fldChar w:fldCharType="end"/>
            </w:r>
            <w:r w:rsidRPr="00250269">
              <w:rPr>
                <w:rStyle w:val="Hyperlink"/>
                <w:noProof/>
              </w:rPr>
              <w:fldChar w:fldCharType="end"/>
            </w:r>
          </w:ins>
        </w:p>
        <w:p w14:paraId="10FF22E6" w14:textId="4E7F43C1" w:rsidR="00E70AB5" w:rsidRDefault="00E70AB5">
          <w:pPr>
            <w:pStyle w:val="TOC3"/>
            <w:tabs>
              <w:tab w:val="right" w:leader="dot" w:pos="9062"/>
            </w:tabs>
            <w:rPr>
              <w:ins w:id="18" w:author="Thilina Perera" w:date="2026-08-02T20:00:00Z" w16du:dateUtc="2026-08-02T14:30:00Z"/>
              <w:rFonts w:asciiTheme="minorHAnsi" w:hAnsiTheme="minorHAnsi"/>
              <w:noProof/>
              <w:kern w:val="2"/>
              <w:szCs w:val="24"/>
              <w14:ligatures w14:val="standardContextual"/>
            </w:rPr>
          </w:pPr>
          <w:ins w:id="19"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"_Toc236593259"</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1.5 Scope and Delimitations</w:t>
            </w:r>
            <w:r>
              <w:rPr>
                <w:noProof/>
                <w:webHidden/>
              </w:rPr>
              <w:tab/>
            </w:r>
            <w:r>
              <w:rPr>
                <w:noProof/>
                <w:webHidden/>
              </w:rPr>
              <w:fldChar w:fldCharType="begin"/>
            </w:r>
            <w:r>
              <w:rPr>
                <w:noProof/>
                <w:webHidden/>
              </w:rPr>
              <w:instrText xml:space="preserve"> PAGEREF _Toc236593259 \h </w:instrText>
            </w:r>
            <w:r>
              <w:rPr>
                <w:noProof/>
                <w:webHidden/>
              </w:rPr>
            </w:r>
            <w:r>
              <w:rPr>
                <w:noProof/>
                <w:webHidden/>
              </w:rPr>
              <w:fldChar w:fldCharType="separate"/>
            </w:r>
            <w:r>
              <w:rPr>
                <w:noProof/>
                <w:webHidden/>
              </w:rPr>
              <w:t>5</w:t>
            </w:r>
            <w:r>
              <w:rPr>
                <w:noProof/>
                <w:webHidden/>
              </w:rPr>
              <w:fldChar w:fldCharType="end"/>
            </w:r>
            <w:r w:rsidRPr="00250269">
              <w:rPr>
                <w:rStyle w:val="Hyperlink"/>
                <w:noProof/>
              </w:rPr>
              <w:fldChar w:fldCharType="end"/>
            </w:r>
          </w:ins>
        </w:p>
        <w:p w14:paraId="26EA827C" w14:textId="416E7DC2" w:rsidR="00E70AB5" w:rsidRDefault="00E70AB5">
          <w:pPr>
            <w:pStyle w:val="TOC3"/>
            <w:tabs>
              <w:tab w:val="right" w:leader="dot" w:pos="9062"/>
            </w:tabs>
            <w:rPr>
              <w:ins w:id="20" w:author="Thilina Perera" w:date="2026-08-02T20:00:00Z" w16du:dateUtc="2026-08-02T14:30:00Z"/>
              <w:rFonts w:asciiTheme="minorHAnsi" w:hAnsiTheme="minorHAnsi"/>
              <w:noProof/>
              <w:kern w:val="2"/>
              <w:szCs w:val="24"/>
              <w14:ligatures w14:val="standardContextual"/>
            </w:rPr>
          </w:pPr>
          <w:ins w:id="21"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"_Toc236593260"</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1.6 Significance of the Study</w:t>
            </w:r>
            <w:r>
              <w:rPr>
                <w:noProof/>
                <w:webHidden/>
              </w:rPr>
              <w:tab/>
            </w:r>
            <w:r>
              <w:rPr>
                <w:noProof/>
                <w:webHidden/>
              </w:rPr>
              <w:fldChar w:fldCharType="begin"/>
            </w:r>
            <w:r>
              <w:rPr>
                <w:noProof/>
                <w:webHidden/>
              </w:rPr>
              <w:instrText xml:space="preserve"> PAGEREF _Toc236593260 \h </w:instrText>
            </w:r>
            <w:r>
              <w:rPr>
                <w:noProof/>
                <w:webHidden/>
              </w:rPr>
            </w:r>
            <w:r>
              <w:rPr>
                <w:noProof/>
                <w:webHidden/>
              </w:rPr>
              <w:fldChar w:fldCharType="separate"/>
            </w:r>
            <w:r>
              <w:rPr>
                <w:noProof/>
                <w:webHidden/>
              </w:rPr>
              <w:t>5</w:t>
            </w:r>
            <w:r>
              <w:rPr>
                <w:noProof/>
                <w:webHidden/>
              </w:rPr>
              <w:fldChar w:fldCharType="end"/>
            </w:r>
            <w:r w:rsidRPr="00250269">
              <w:rPr>
                <w:rStyle w:val="Hyperlink"/>
                <w:noProof/>
              </w:rPr>
              <w:fldChar w:fldCharType="end"/>
            </w:r>
          </w:ins>
        </w:p>
        <w:p w14:paraId="0D9C99FB" w14:textId="68C38651" w:rsidR="00E70AB5" w:rsidRDefault="00E70AB5">
          <w:pPr>
            <w:pStyle w:val="TOC3"/>
            <w:tabs>
              <w:tab w:val="right" w:leader="dot" w:pos="9062"/>
            </w:tabs>
            <w:rPr>
              <w:ins w:id="22" w:author="Thilina Perera" w:date="2026-08-02T20:00:00Z" w16du:dateUtc="2026-08-02T14:30:00Z"/>
              <w:rFonts w:asciiTheme="minorHAnsi" w:hAnsiTheme="minorHAnsi"/>
              <w:noProof/>
              <w:kern w:val="2"/>
              <w:szCs w:val="24"/>
              <w14:ligatures w14:val="standardContextual"/>
            </w:rPr>
          </w:pPr>
          <w:ins w:id="23"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"_Toc236593261"</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1.7 Structure of the Dissertation</w:t>
            </w:r>
            <w:r>
              <w:rPr>
                <w:noProof/>
                <w:webHidden/>
              </w:rPr>
              <w:tab/>
            </w:r>
            <w:r>
              <w:rPr>
                <w:noProof/>
                <w:webHidden/>
              </w:rPr>
              <w:fldChar w:fldCharType="begin"/>
            </w:r>
            <w:r>
              <w:rPr>
                <w:noProof/>
                <w:webHidden/>
              </w:rPr>
              <w:instrText xml:space="preserve"> PAGEREF _Toc236593261 \h </w:instrText>
            </w:r>
            <w:r>
              <w:rPr>
                <w:noProof/>
                <w:webHidden/>
              </w:rPr>
            </w:r>
            <w:r>
              <w:rPr>
                <w:noProof/>
                <w:webHidden/>
              </w:rPr>
              <w:fldChar w:fldCharType="separate"/>
            </w:r>
            <w:r>
              <w:rPr>
                <w:noProof/>
                <w:webHidden/>
              </w:rPr>
              <w:t>6</w:t>
            </w:r>
            <w:r>
              <w:rPr>
                <w:noProof/>
                <w:webHidden/>
              </w:rPr>
              <w:fldChar w:fldCharType="end"/>
            </w:r>
            <w:r w:rsidRPr="00250269">
              <w:rPr>
                <w:rStyle w:val="Hyperlink"/>
                <w:noProof/>
              </w:rPr>
              <w:fldChar w:fldCharType="end"/>
            </w:r>
          </w:ins>
        </w:p>
        <w:p w14:paraId="4BCBD7DF" w14:textId="433E66EB" w:rsidR="00E70AB5" w:rsidRDefault="00E70AB5">
          <w:pPr>
            <w:pStyle w:val="TOC2"/>
            <w:tabs>
              <w:tab w:val="right" w:leader="dot" w:pos="9062"/>
            </w:tabs>
            <w:rPr>
              <w:ins w:id="24" w:author="Thilina Perera" w:date="2026-08-02T20:00:00Z" w16du:dateUtc="2026-08-02T14:30:00Z"/>
              <w:rFonts w:asciiTheme="minorHAnsi" w:hAnsiTheme="minorHAnsi"/>
              <w:noProof/>
              <w:kern w:val="2"/>
              <w:szCs w:val="24"/>
              <w14:ligatures w14:val="standardContextual"/>
            </w:rPr>
          </w:pPr>
          <w:ins w:id="25"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"_Toc236593262"</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 Literature Review</w:t>
            </w:r>
            <w:r>
              <w:rPr>
                <w:noProof/>
                <w:webHidden/>
              </w:rPr>
              <w:tab/>
            </w:r>
            <w:r>
              <w:rPr>
                <w:noProof/>
                <w:webHidden/>
              </w:rPr>
              <w:fldChar w:fldCharType="begin"/>
            </w:r>
            <w:r>
              <w:rPr>
                <w:noProof/>
                <w:webHidden/>
              </w:rPr>
              <w:instrText xml:space="preserve"> PAGEREF _Toc236593262 \h </w:instrText>
            </w:r>
            <w:r>
              <w:rPr>
                <w:noProof/>
                <w:webHidden/>
              </w:rPr>
            </w:r>
            <w:r>
              <w:rPr>
                <w:noProof/>
                <w:webHidden/>
              </w:rPr>
              <w:fldChar w:fldCharType="separate"/>
            </w:r>
            <w:r>
              <w:rPr>
                <w:noProof/>
                <w:webHidden/>
              </w:rPr>
              <w:t>7</w:t>
            </w:r>
            <w:r>
              <w:rPr>
                <w:noProof/>
                <w:webHidden/>
              </w:rPr>
              <w:fldChar w:fldCharType="end"/>
            </w:r>
            <w:r w:rsidRPr="00250269">
              <w:rPr>
                <w:rStyle w:val="Hyperlink"/>
                <w:noProof/>
              </w:rPr>
              <w:fldChar w:fldCharType="end"/>
            </w:r>
          </w:ins>
        </w:p>
        <w:p w14:paraId="66256DDC" w14:textId="17DB4F95" w:rsidR="00E70AB5" w:rsidRDefault="00E70AB5">
          <w:pPr>
            <w:pStyle w:val="TOC3"/>
            <w:tabs>
              <w:tab w:val="right" w:leader="dot" w:pos="9062"/>
            </w:tabs>
            <w:rPr>
              <w:ins w:id="26" w:author="Thilina Perera" w:date="2026-08-02T20:00:00Z" w16du:dateUtc="2026-08-02T14:30:00Z"/>
              <w:rFonts w:asciiTheme="minorHAnsi" w:hAnsiTheme="minorHAnsi"/>
              <w:noProof/>
              <w:kern w:val="2"/>
              <w:szCs w:val="24"/>
              <w14:ligatures w14:val="standardContextual"/>
            </w:rPr>
          </w:pPr>
          <w:ins w:id="27"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"_Toc236593263"</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_Toc236593263 \h </w:instrText>
            </w:r>
            <w:r>
              <w:rPr>
                <w:noProof/>
                <w:webHidden/>
              </w:rPr>
            </w:r>
            <w:r>
              <w:rPr>
                <w:noProof/>
                <w:webHidden/>
              </w:rPr>
              <w:fldChar w:fldCharType="separate"/>
            </w:r>
            <w:r>
              <w:rPr>
                <w:noProof/>
                <w:webHidden/>
              </w:rPr>
              <w:t>7</w:t>
            </w:r>
            <w:r>
              <w:rPr>
                <w:noProof/>
                <w:webHidden/>
              </w:rPr>
              <w:fldChar w:fldCharType="end"/>
            </w:r>
            <w:r w:rsidRPr="00250269">
              <w:rPr>
                <w:rStyle w:val="Hyperlink"/>
                <w:noProof/>
              </w:rPr>
              <w:fldChar w:fldCharType="end"/>
            </w:r>
          </w:ins>
        </w:p>
        <w:p w14:paraId="44F487AF" w14:textId="403A94AB" w:rsidR="00E70AB5" w:rsidRDefault="00E70AB5">
          <w:pPr>
            <w:pStyle w:val="TOC3"/>
            <w:tabs>
              <w:tab w:val="right" w:leader="dot" w:pos="9062"/>
            </w:tabs>
            <w:rPr>
              <w:ins w:id="28" w:author="Thilina Perera" w:date="2026-08-02T20:00:00Z" w16du:dateUtc="2026-08-02T14:30:00Z"/>
              <w:rFonts w:asciiTheme="minorHAnsi" w:hAnsiTheme="minorHAnsi"/>
              <w:noProof/>
              <w:kern w:val="2"/>
              <w:szCs w:val="24"/>
              <w14:ligatures w14:val="standardContextual"/>
            </w:rPr>
          </w:pPr>
          <w:ins w:id="29"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"_Toc236593264"</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_Toc236593264 \h </w:instrText>
            </w:r>
            <w:r>
              <w:rPr>
                <w:noProof/>
                <w:webHidden/>
              </w:rPr>
            </w:r>
            <w:r>
              <w:rPr>
                <w:noProof/>
                <w:webHidden/>
              </w:rPr>
              <w:fldChar w:fldCharType="separate"/>
            </w:r>
            <w:r>
              <w:rPr>
                <w:noProof/>
                <w:webHidden/>
              </w:rPr>
              <w:t>8</w:t>
            </w:r>
            <w:r>
              <w:rPr>
                <w:noProof/>
                <w:webHidden/>
              </w:rPr>
              <w:fldChar w:fldCharType="end"/>
            </w:r>
            <w:r w:rsidRPr="00250269">
              <w:rPr>
                <w:rStyle w:val="Hyperlink"/>
                <w:noProof/>
              </w:rPr>
              <w:fldChar w:fldCharType="end"/>
            </w:r>
          </w:ins>
        </w:p>
        <w:p w14:paraId="74061A97" w14:textId="48D9873A" w:rsidR="00E70AB5" w:rsidRDefault="00E70AB5">
          <w:pPr>
            <w:pStyle w:val="TOC3"/>
            <w:tabs>
              <w:tab w:val="right" w:leader="dot" w:pos="9062"/>
            </w:tabs>
            <w:rPr>
              <w:ins w:id="30" w:author="Thilina Perera" w:date="2026-08-02T20:00:00Z" w16du:dateUtc="2026-08-02T14:30:00Z"/>
              <w:rFonts w:asciiTheme="minorHAnsi" w:hAnsiTheme="minorHAnsi"/>
              <w:noProof/>
              <w:kern w:val="2"/>
              <w:szCs w:val="24"/>
              <w14:ligatures w14:val="standardContextual"/>
            </w:rPr>
          </w:pPr>
          <w:ins w:id="31"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"_Toc236593265"</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_Toc236593265 \h </w:instrText>
            </w:r>
            <w:r>
              <w:rPr>
                <w:noProof/>
                <w:webHidden/>
              </w:rPr>
            </w:r>
            <w:r>
              <w:rPr>
                <w:noProof/>
                <w:webHidden/>
              </w:rPr>
              <w:fldChar w:fldCharType="separate"/>
            </w:r>
            <w:r>
              <w:rPr>
                <w:noProof/>
                <w:webHidden/>
              </w:rPr>
              <w:t>9</w:t>
            </w:r>
            <w:r>
              <w:rPr>
                <w:noProof/>
                <w:webHidden/>
              </w:rPr>
              <w:fldChar w:fldCharType="end"/>
            </w:r>
            <w:r w:rsidRPr="00250269">
              <w:rPr>
                <w:rStyle w:val="Hyperlink"/>
                <w:noProof/>
              </w:rPr>
              <w:fldChar w:fldCharType="end"/>
            </w:r>
          </w:ins>
        </w:p>
        <w:p w14:paraId="293700C7" w14:textId="29175BC4" w:rsidR="00E70AB5" w:rsidRDefault="00E70AB5">
          <w:pPr>
            <w:pStyle w:val="TOC3"/>
            <w:tabs>
              <w:tab w:val="right" w:leader="dot" w:pos="9062"/>
            </w:tabs>
            <w:rPr>
              <w:ins w:id="32" w:author="Thilina Perera" w:date="2026-08-02T20:00:00Z" w16du:dateUtc="2026-08-02T14:30:00Z"/>
              <w:rFonts w:asciiTheme="minorHAnsi" w:hAnsiTheme="minorHAnsi"/>
              <w:noProof/>
              <w:kern w:val="2"/>
              <w:szCs w:val="24"/>
              <w14:ligatures w14:val="standardContextual"/>
            </w:rPr>
          </w:pPr>
          <w:ins w:id="33"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"_Toc236593266"</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_Toc236593266 \h </w:instrText>
            </w:r>
            <w:r>
              <w:rPr>
                <w:noProof/>
                <w:webHidden/>
              </w:rPr>
            </w:r>
            <w:r>
              <w:rPr>
                <w:noProof/>
                <w:webHidden/>
              </w:rPr>
              <w:fldChar w:fldCharType="separate"/>
            </w:r>
            <w:r>
              <w:rPr>
                <w:noProof/>
                <w:webHidden/>
              </w:rPr>
              <w:t>11</w:t>
            </w:r>
            <w:r>
              <w:rPr>
                <w:noProof/>
                <w:webHidden/>
              </w:rPr>
              <w:fldChar w:fldCharType="end"/>
            </w:r>
            <w:r w:rsidRPr="00250269">
              <w:rPr>
                <w:rStyle w:val="Hyperlink"/>
                <w:noProof/>
              </w:rPr>
              <w:fldChar w:fldCharType="end"/>
            </w:r>
          </w:ins>
        </w:p>
        <w:p w14:paraId="3E2597C0" w14:textId="22A5F396" w:rsidR="00E70AB5" w:rsidRDefault="00E70AB5">
          <w:pPr>
            <w:pStyle w:val="TOC3"/>
            <w:tabs>
              <w:tab w:val="right" w:leader="dot" w:pos="9062"/>
            </w:tabs>
            <w:rPr>
              <w:ins w:id="34" w:author="Thilina Perera" w:date="2026-08-02T20:00:00Z" w16du:dateUtc="2026-08-02T14:30:00Z"/>
              <w:rFonts w:asciiTheme="minorHAnsi" w:hAnsiTheme="minorHAnsi"/>
              <w:noProof/>
              <w:kern w:val="2"/>
              <w:szCs w:val="24"/>
              <w14:ligatures w14:val="standardContextual"/>
            </w:rPr>
          </w:pPr>
          <w:ins w:id="35"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"_Toc236593267"</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_Toc236593267 \h </w:instrText>
            </w:r>
            <w:r>
              <w:rPr>
                <w:noProof/>
                <w:webHidden/>
              </w:rPr>
            </w:r>
            <w:r>
              <w:rPr>
                <w:noProof/>
                <w:webHidden/>
              </w:rPr>
              <w:fldChar w:fldCharType="separate"/>
            </w:r>
            <w:r>
              <w:rPr>
                <w:noProof/>
                <w:webHidden/>
              </w:rPr>
              <w:t>12</w:t>
            </w:r>
            <w:r>
              <w:rPr>
                <w:noProof/>
                <w:webHidden/>
              </w:rPr>
              <w:fldChar w:fldCharType="end"/>
            </w:r>
            <w:r w:rsidRPr="00250269">
              <w:rPr>
                <w:rStyle w:val="Hyperlink"/>
                <w:noProof/>
              </w:rPr>
              <w:fldChar w:fldCharType="end"/>
            </w:r>
          </w:ins>
        </w:p>
        <w:p w14:paraId="433B8933" w14:textId="38680AFA" w:rsidR="00E70AB5" w:rsidRDefault="00E70AB5">
          <w:pPr>
            <w:pStyle w:val="TOC3"/>
            <w:tabs>
              <w:tab w:val="right" w:leader="dot" w:pos="9062"/>
            </w:tabs>
            <w:rPr>
              <w:ins w:id="36" w:author="Thilina Perera" w:date="2026-08-02T20:00:00Z" w16du:dateUtc="2026-08-02T14:30:00Z"/>
              <w:rFonts w:asciiTheme="minorHAnsi" w:hAnsiTheme="minorHAnsi"/>
              <w:noProof/>
              <w:kern w:val="2"/>
              <w:szCs w:val="24"/>
              <w14:ligatures w14:val="standardContextual"/>
            </w:rPr>
          </w:pPr>
          <w:ins w:id="37"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"_Toc236593268"</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_Toc236593268 \h </w:instrText>
            </w:r>
            <w:r>
              <w:rPr>
                <w:noProof/>
                <w:webHidden/>
              </w:rPr>
            </w:r>
            <w:r>
              <w:rPr>
                <w:noProof/>
                <w:webHidden/>
              </w:rPr>
              <w:fldChar w:fldCharType="separate"/>
            </w:r>
            <w:r>
              <w:rPr>
                <w:noProof/>
                <w:webHidden/>
              </w:rPr>
              <w:t>13</w:t>
            </w:r>
            <w:r>
              <w:rPr>
                <w:noProof/>
                <w:webHidden/>
              </w:rPr>
              <w:fldChar w:fldCharType="end"/>
            </w:r>
            <w:r w:rsidRPr="00250269">
              <w:rPr>
                <w:rStyle w:val="Hyperlink"/>
                <w:noProof/>
              </w:rPr>
              <w:fldChar w:fldCharType="end"/>
            </w:r>
          </w:ins>
        </w:p>
        <w:p w14:paraId="5E0B4B4F" w14:textId="0153E69C" w:rsidR="00E70AB5" w:rsidRDefault="00E70AB5">
          <w:pPr>
            <w:pStyle w:val="TOC3"/>
            <w:tabs>
              <w:tab w:val="right" w:leader="dot" w:pos="9062"/>
            </w:tabs>
            <w:rPr>
              <w:ins w:id="38" w:author="Thilina Perera" w:date="2026-08-02T20:00:00Z" w16du:dateUtc="2026-08-02T14:30:00Z"/>
              <w:rFonts w:asciiTheme="minorHAnsi" w:hAnsiTheme="minorHAnsi"/>
              <w:noProof/>
              <w:kern w:val="2"/>
              <w:szCs w:val="24"/>
              <w14:ligatures w14:val="standardContextual"/>
            </w:rPr>
          </w:pPr>
          <w:ins w:id="39"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"_Toc236593269"</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2.7 Retrieval-Augmented Generation in Education</w:t>
            </w:r>
            <w:r>
              <w:rPr>
                <w:noProof/>
                <w:webHidden/>
              </w:rPr>
              <w:tab/>
            </w:r>
            <w:r>
              <w:rPr>
                <w:noProof/>
                <w:webHidden/>
              </w:rPr>
              <w:fldChar w:fldCharType="begin"/>
            </w:r>
            <w:r>
              <w:rPr>
                <w:noProof/>
                <w:webHidden/>
              </w:rPr>
              <w:instrText xml:space="preserve"> PAGEREF _Toc236593269 \h </w:instrText>
            </w:r>
            <w:r>
              <w:rPr>
                <w:noProof/>
                <w:webHidden/>
              </w:rPr>
            </w:r>
            <w:r>
              <w:rPr>
                <w:noProof/>
                <w:webHidden/>
              </w:rPr>
              <w:fldChar w:fldCharType="separate"/>
            </w:r>
            <w:r>
              <w:rPr>
                <w:noProof/>
                <w:webHidden/>
              </w:rPr>
              <w:t>15</w:t>
            </w:r>
            <w:r>
              <w:rPr>
                <w:noProof/>
                <w:webHidden/>
              </w:rPr>
              <w:fldChar w:fldCharType="end"/>
            </w:r>
            <w:r w:rsidRPr="00250269">
              <w:rPr>
                <w:rStyle w:val="Hyperlink"/>
                <w:noProof/>
              </w:rPr>
              <w:fldChar w:fldCharType="end"/>
            </w:r>
          </w:ins>
        </w:p>
        <w:p w14:paraId="7254F11C" w14:textId="652CFBFF" w:rsidR="00E70AB5" w:rsidRDefault="00E70AB5">
          <w:pPr>
            <w:pStyle w:val="TOC3"/>
            <w:tabs>
              <w:tab w:val="right" w:leader="dot" w:pos="9062"/>
            </w:tabs>
            <w:rPr>
              <w:ins w:id="40" w:author="Thilina Perera" w:date="2026-08-02T20:00:00Z" w16du:dateUtc="2026-08-02T14:30:00Z"/>
              <w:rFonts w:asciiTheme="minorHAnsi" w:hAnsiTheme="minorHAnsi"/>
              <w:noProof/>
              <w:kern w:val="2"/>
              <w:szCs w:val="24"/>
              <w14:ligatures w14:val="standardContextual"/>
            </w:rPr>
          </w:pPr>
          <w:ins w:id="41"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"_Toc236593270"</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_Toc236593270 \h </w:instrText>
            </w:r>
            <w:r>
              <w:rPr>
                <w:noProof/>
                <w:webHidden/>
              </w:rPr>
            </w:r>
            <w:r>
              <w:rPr>
                <w:noProof/>
                <w:webHidden/>
              </w:rPr>
              <w:fldChar w:fldCharType="separate"/>
            </w:r>
            <w:r>
              <w:rPr>
                <w:noProof/>
                <w:webHidden/>
              </w:rPr>
              <w:t>15</w:t>
            </w:r>
            <w:r>
              <w:rPr>
                <w:noProof/>
                <w:webHidden/>
              </w:rPr>
              <w:fldChar w:fldCharType="end"/>
            </w:r>
            <w:r w:rsidRPr="00250269">
              <w:rPr>
                <w:rStyle w:val="Hyperlink"/>
                <w:noProof/>
              </w:rPr>
              <w:fldChar w:fldCharType="end"/>
            </w:r>
          </w:ins>
        </w:p>
        <w:p w14:paraId="3FB2B017" w14:textId="7F5962AC" w:rsidR="00E70AB5" w:rsidRDefault="00E70AB5">
          <w:pPr>
            <w:pStyle w:val="TOC3"/>
            <w:tabs>
              <w:tab w:val="right" w:leader="dot" w:pos="9062"/>
            </w:tabs>
            <w:rPr>
              <w:ins w:id="42" w:author="Thilina Perera" w:date="2026-08-02T20:00:00Z" w16du:dateUtc="2026-08-02T14:30:00Z"/>
              <w:rFonts w:asciiTheme="minorHAnsi" w:hAnsiTheme="minorHAnsi"/>
              <w:noProof/>
              <w:kern w:val="2"/>
              <w:szCs w:val="24"/>
              <w14:ligatures w14:val="standardContextual"/>
            </w:rPr>
          </w:pPr>
          <w:ins w:id="43"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"_Toc236593271"</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2.9 Recent Research Evidence</w:t>
            </w:r>
            <w:r>
              <w:rPr>
                <w:noProof/>
                <w:webHidden/>
              </w:rPr>
              <w:tab/>
            </w:r>
            <w:r>
              <w:rPr>
                <w:noProof/>
                <w:webHidden/>
              </w:rPr>
              <w:fldChar w:fldCharType="begin"/>
            </w:r>
            <w:r>
              <w:rPr>
                <w:noProof/>
                <w:webHidden/>
              </w:rPr>
              <w:instrText xml:space="preserve"> PAGEREF _Toc236593271 \h </w:instrText>
            </w:r>
            <w:r>
              <w:rPr>
                <w:noProof/>
                <w:webHidden/>
              </w:rPr>
            </w:r>
            <w:r>
              <w:rPr>
                <w:noProof/>
                <w:webHidden/>
              </w:rPr>
              <w:fldChar w:fldCharType="separate"/>
            </w:r>
            <w:r>
              <w:rPr>
                <w:noProof/>
                <w:webHidden/>
              </w:rPr>
              <w:t>16</w:t>
            </w:r>
            <w:r>
              <w:rPr>
                <w:noProof/>
                <w:webHidden/>
              </w:rPr>
              <w:fldChar w:fldCharType="end"/>
            </w:r>
            <w:r w:rsidRPr="00250269">
              <w:rPr>
                <w:rStyle w:val="Hyperlink"/>
                <w:noProof/>
              </w:rPr>
              <w:fldChar w:fldCharType="end"/>
            </w:r>
          </w:ins>
        </w:p>
        <w:p w14:paraId="451A3201" w14:textId="51939869" w:rsidR="00E70AB5" w:rsidRDefault="00E70AB5">
          <w:pPr>
            <w:pStyle w:val="TOC3"/>
            <w:tabs>
              <w:tab w:val="right" w:leader="dot" w:pos="9062"/>
            </w:tabs>
            <w:rPr>
              <w:ins w:id="44" w:author="Thilina Perera" w:date="2026-08-02T20:00:00Z" w16du:dateUtc="2026-08-02T14:30:00Z"/>
              <w:rFonts w:asciiTheme="minorHAnsi" w:hAnsiTheme="minorHAnsi"/>
              <w:noProof/>
              <w:kern w:val="2"/>
              <w:szCs w:val="24"/>
              <w14:ligatures w14:val="standardContextual"/>
            </w:rPr>
          </w:pPr>
          <w:ins w:id="45" w:author="Thilina Perera" w:date="2026-08-02T20:00:00Z" w16du:dateUtc="2026-08-02T14:30:00Z">
            <w:r w:rsidRPr="00250269">
              <w:rPr>
                <w:rStyle w:val="Hyperlink"/>
                <w:noProof/>
              </w:rPr>
              <w:fldChar w:fldCharType="begin"/>
            </w:r>
            <w:r w:rsidRPr="00250269">
              <w:rPr>
                <w:rStyle w:val="Hyperlink"/>
                <w:noProof/>
              </w:rPr>
              <w:instrText xml:space="preserve"> </w:instrText>
            </w:r>
            <w:r>
              <w:rPr>
                <w:noProof/>
              </w:rPr>
              <w:instrText>HYPERLINK \l "_Toc236593272"</w:instrText>
            </w:r>
            <w:r w:rsidRPr="00250269">
              <w:rPr>
                <w:rStyle w:val="Hyperlink"/>
                <w:noProof/>
              </w:rPr>
              <w:instrText xml:space="preserve"> </w:instrText>
            </w:r>
            <w:r w:rsidRPr="00250269">
              <w:rPr>
                <w:rStyle w:val="Hyperlink"/>
                <w:noProof/>
              </w:rPr>
            </w:r>
            <w:r w:rsidRPr="00250269">
              <w:rPr>
                <w:rStyle w:val="Hyperlink"/>
                <w:noProof/>
              </w:rPr>
              <w:fldChar w:fldCharType="separate"/>
            </w:r>
            <w:r w:rsidRPr="00250269">
              <w:rPr>
                <w:rStyle w:val="Hyperlink"/>
                <w:noProof/>
              </w:rPr>
              <w:t>2.10 Research Gap and Co</w:t>
            </w:r>
            <w:r w:rsidRPr="00250269">
              <w:rPr>
                <w:rStyle w:val="Hyperlink"/>
                <w:noProof/>
              </w:rPr>
              <w:t>n</w:t>
            </w:r>
            <w:r w:rsidRPr="00250269">
              <w:rPr>
                <w:rStyle w:val="Hyperlink"/>
                <w:noProof/>
              </w:rPr>
              <w:t>tribution</w:t>
            </w:r>
            <w:r>
              <w:rPr>
                <w:noProof/>
                <w:webHidden/>
              </w:rPr>
              <w:tab/>
            </w:r>
            <w:r>
              <w:rPr>
                <w:noProof/>
                <w:webHidden/>
              </w:rPr>
              <w:fldChar w:fldCharType="begin"/>
            </w:r>
            <w:r>
              <w:rPr>
                <w:noProof/>
                <w:webHidden/>
              </w:rPr>
              <w:instrText xml:space="preserve"> PAGEREF _Toc236593272 \h </w:instrText>
            </w:r>
            <w:r>
              <w:rPr>
                <w:noProof/>
                <w:webHidden/>
              </w:rPr>
            </w:r>
            <w:r>
              <w:rPr>
                <w:noProof/>
                <w:webHidden/>
              </w:rPr>
              <w:fldChar w:fldCharType="separate"/>
            </w:r>
            <w:r>
              <w:rPr>
                <w:noProof/>
                <w:webHidden/>
              </w:rPr>
              <w:t>17</w:t>
            </w:r>
            <w:r>
              <w:rPr>
                <w:noProof/>
                <w:webHidden/>
              </w:rPr>
              <w:fldChar w:fldCharType="end"/>
            </w:r>
            <w:r w:rsidRPr="00250269">
              <w:rPr>
                <w:rStyle w:val="Hyperlink"/>
                <w:noProof/>
              </w:rPr>
              <w:fldChar w:fldCharType="end"/>
            </w:r>
          </w:ins>
        </w:p>
        <w:p w14:paraId="0516A8D2" w14:textId="18FD2D6D" w:rsidR="001141C7" w:rsidDel="00E70AB5" w:rsidRDefault="001141C7">
          <w:pPr>
            <w:pStyle w:val="TOC2"/>
            <w:tabs>
              <w:tab w:val="right" w:leader="dot" w:pos="9062"/>
            </w:tabs>
            <w:rPr>
              <w:del w:id="46" w:author="Thilina Perera" w:date="2026-08-02T20:00:00Z" w16du:dateUtc="2026-08-02T14:30:00Z"/>
              <w:rFonts w:asciiTheme="minorHAnsi" w:hAnsiTheme="minorHAnsi"/>
              <w:noProof/>
              <w:kern w:val="2"/>
              <w:szCs w:val="24"/>
              <w14:ligatures w14:val="standardContextual"/>
            </w:rPr>
          </w:pPr>
          <w:del w:id="47" w:author="Thilina Perera" w:date="2026-08-02T20:00:00Z" w16du:dateUtc="2026-08-02T14:30:00Z">
            <w:r w:rsidRPr="00E70AB5" w:rsidDel="00E70AB5">
              <w:rPr>
                <w:rStyle w:val="Hyperlink"/>
                <w:noProof/>
              </w:rPr>
              <w:delText>Acknowledgements</w:delText>
            </w:r>
            <w:r w:rsidDel="00E70AB5">
              <w:rPr>
                <w:noProof/>
                <w:webHidden/>
              </w:rPr>
              <w:tab/>
              <w:delText>ii</w:delText>
            </w:r>
          </w:del>
        </w:p>
        <w:p w14:paraId="51572FF1" w14:textId="4659E64C" w:rsidR="001141C7" w:rsidDel="00E70AB5" w:rsidRDefault="001141C7">
          <w:pPr>
            <w:pStyle w:val="TOC2"/>
            <w:tabs>
              <w:tab w:val="right" w:leader="dot" w:pos="9062"/>
            </w:tabs>
            <w:rPr>
              <w:del w:id="48" w:author="Thilina Perera" w:date="2026-08-02T20:00:00Z" w16du:dateUtc="2026-08-02T14:30:00Z"/>
              <w:rFonts w:asciiTheme="minorHAnsi" w:hAnsiTheme="minorHAnsi"/>
              <w:noProof/>
              <w:kern w:val="2"/>
              <w:szCs w:val="24"/>
              <w14:ligatures w14:val="standardContextual"/>
            </w:rPr>
          </w:pPr>
          <w:del w:id="49" w:author="Thilina Perera" w:date="2026-08-02T20:00:00Z" w16du:dateUtc="2026-08-02T14:30:00Z">
            <w:r w:rsidRPr="00E70AB5" w:rsidDel="00E70AB5">
              <w:rPr>
                <w:rStyle w:val="Hyperlink"/>
                <w:noProof/>
              </w:rPr>
              <w:delText>Abstract</w:delText>
            </w:r>
            <w:r w:rsidDel="00E70AB5">
              <w:rPr>
                <w:noProof/>
                <w:webHidden/>
              </w:rPr>
              <w:tab/>
              <w:delText>iii</w:delText>
            </w:r>
          </w:del>
        </w:p>
        <w:p w14:paraId="18D71E79" w14:textId="30063372" w:rsidR="001141C7" w:rsidDel="00E70AB5" w:rsidRDefault="001141C7">
          <w:pPr>
            <w:pStyle w:val="TOC2"/>
            <w:tabs>
              <w:tab w:val="right" w:leader="dot" w:pos="9062"/>
            </w:tabs>
            <w:rPr>
              <w:del w:id="50" w:author="Thilina Perera" w:date="2026-08-02T20:00:00Z" w16du:dateUtc="2026-08-02T14:30:00Z"/>
              <w:rFonts w:asciiTheme="minorHAnsi" w:hAnsiTheme="minorHAnsi"/>
              <w:noProof/>
              <w:kern w:val="2"/>
              <w:szCs w:val="24"/>
              <w14:ligatures w14:val="standardContextual"/>
            </w:rPr>
          </w:pPr>
          <w:del w:id="51" w:author="Thilina Perera" w:date="2026-08-02T20:00:00Z" w16du:dateUtc="2026-08-02T14:30:00Z">
            <w:r w:rsidRPr="00E70AB5" w:rsidDel="00E70AB5">
              <w:rPr>
                <w:rStyle w:val="Hyperlink"/>
                <w:noProof/>
              </w:rPr>
              <w:delText>List of Figures</w:delText>
            </w:r>
            <w:r w:rsidDel="00E70AB5">
              <w:rPr>
                <w:noProof/>
                <w:webHidden/>
              </w:rPr>
              <w:tab/>
              <w:delText>vi</w:delText>
            </w:r>
          </w:del>
        </w:p>
        <w:p w14:paraId="0FB8CD58" w14:textId="7AB1143B" w:rsidR="001141C7" w:rsidDel="00E70AB5" w:rsidRDefault="001141C7">
          <w:pPr>
            <w:pStyle w:val="TOC2"/>
            <w:tabs>
              <w:tab w:val="right" w:leader="dot" w:pos="9062"/>
            </w:tabs>
            <w:rPr>
              <w:del w:id="52" w:author="Thilina Perera" w:date="2026-08-02T20:00:00Z" w16du:dateUtc="2026-08-02T14:30:00Z"/>
              <w:rFonts w:asciiTheme="minorHAnsi" w:hAnsiTheme="minorHAnsi"/>
              <w:noProof/>
              <w:kern w:val="2"/>
              <w:szCs w:val="24"/>
              <w14:ligatures w14:val="standardContextual"/>
            </w:rPr>
          </w:pPr>
          <w:del w:id="53" w:author="Thilina Perera" w:date="2026-08-02T20:00:00Z" w16du:dateUtc="2026-08-02T14:30:00Z">
            <w:r w:rsidRPr="00E70AB5" w:rsidDel="00E70AB5">
              <w:rPr>
                <w:rStyle w:val="Hyperlink"/>
                <w:noProof/>
              </w:rPr>
              <w:delText>Chapter 1: Introduction</w:delText>
            </w:r>
            <w:r w:rsidDel="00E70AB5">
              <w:rPr>
                <w:noProof/>
                <w:webHidden/>
              </w:rPr>
              <w:tab/>
              <w:delText>1</w:delText>
            </w:r>
          </w:del>
        </w:p>
        <w:p w14:paraId="3FAA6416" w14:textId="2D32B74B" w:rsidR="001141C7" w:rsidDel="00E70AB5" w:rsidRDefault="001141C7">
          <w:pPr>
            <w:pStyle w:val="TOC3"/>
            <w:tabs>
              <w:tab w:val="right" w:leader="dot" w:pos="9062"/>
            </w:tabs>
            <w:rPr>
              <w:del w:id="54" w:author="Thilina Perera" w:date="2026-08-02T20:00:00Z" w16du:dateUtc="2026-08-02T14:30:00Z"/>
              <w:rFonts w:asciiTheme="minorHAnsi" w:hAnsiTheme="minorHAnsi"/>
              <w:noProof/>
              <w:kern w:val="2"/>
              <w:szCs w:val="24"/>
              <w14:ligatures w14:val="standardContextual"/>
            </w:rPr>
          </w:pPr>
          <w:del w:id="55" w:author="Thilina Perera" w:date="2026-08-02T20:00:00Z" w16du:dateUtc="2026-08-02T14:30:00Z">
            <w:r w:rsidRPr="00E70AB5" w:rsidDel="00E70AB5">
              <w:rPr>
                <w:rStyle w:val="Hyperlink"/>
                <w:noProof/>
              </w:rPr>
              <w:delText>1.1 Background and Context</w:delText>
            </w:r>
            <w:r w:rsidDel="00E70AB5">
              <w:rPr>
                <w:noProof/>
                <w:webHidden/>
              </w:rPr>
              <w:tab/>
              <w:delText>1</w:delText>
            </w:r>
          </w:del>
        </w:p>
        <w:p w14:paraId="06CE85E6" w14:textId="6BE5E753" w:rsidR="001141C7" w:rsidDel="00E70AB5" w:rsidRDefault="001141C7">
          <w:pPr>
            <w:pStyle w:val="TOC3"/>
            <w:tabs>
              <w:tab w:val="right" w:leader="dot" w:pos="9062"/>
            </w:tabs>
            <w:rPr>
              <w:del w:id="56" w:author="Thilina Perera" w:date="2026-08-02T20:00:00Z" w16du:dateUtc="2026-08-02T14:30:00Z"/>
              <w:rFonts w:asciiTheme="minorHAnsi" w:hAnsiTheme="minorHAnsi"/>
              <w:noProof/>
              <w:kern w:val="2"/>
              <w:szCs w:val="24"/>
              <w14:ligatures w14:val="standardContextual"/>
            </w:rPr>
          </w:pPr>
          <w:del w:id="57" w:author="Thilina Perera" w:date="2026-08-02T20:00:00Z" w16du:dateUtc="2026-08-02T14:30:00Z">
            <w:r w:rsidRPr="00E70AB5" w:rsidDel="00E70AB5">
              <w:rPr>
                <w:rStyle w:val="Hyperlink"/>
                <w:noProof/>
              </w:rPr>
              <w:delText>1.2 Problem Statement</w:delText>
            </w:r>
            <w:r w:rsidDel="00E70AB5">
              <w:rPr>
                <w:noProof/>
                <w:webHidden/>
              </w:rPr>
              <w:tab/>
              <w:delText>2</w:delText>
            </w:r>
          </w:del>
        </w:p>
        <w:p w14:paraId="08BFF959" w14:textId="66915ECF"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br w:type="page"/>
      </w:r>
    </w:p>
    <w:p w14:paraId="7B321ACD" w14:textId="77777777" w:rsidR="00EA27FE" w:rsidRDefault="00000000" w:rsidP="004E1E8D">
      <w:pPr>
        <w:pStyle w:val="Heading2"/>
      </w:pPr>
      <w:bookmarkStart w:id="58" w:name="_Toc236593253"/>
      <w:r>
        <w:lastRenderedPageBreak/>
        <w:t>List of Figures</w:t>
      </w:r>
      <w:bookmarkEnd w:id="58"/>
    </w:p>
    <w:p w14:paraId="4C3B262E" w14:textId="03C0A5FA" w:rsidR="00EA27FE" w:rsidRDefault="00000000">
      <w:pPr>
        <w:spacing w:after="240" w:line="360" w:lineRule="auto"/>
      </w:pPr>
      <w:r>
        <w:t>Figure 1.1: Sinhala LLM Hallucination — Gemini vs Source Textbook (</w:t>
      </w:r>
      <w:r w:rsidR="00A40160">
        <w:t>section</w:t>
      </w:r>
      <w:r>
        <w:t>1.1)</w:t>
      </w:r>
    </w:p>
    <w:p w14:paraId="1434885B" w14:textId="10AC2B09" w:rsidR="00EA27FE" w:rsidRDefault="00000000">
      <w:pPr>
        <w:spacing w:after="240" w:line="360" w:lineRule="auto"/>
      </w:pPr>
      <w:r>
        <w:t>Figure 2.1: RAG Architecture — 4-Phase Pipeline (</w:t>
      </w:r>
      <w:r w:rsidR="00A40160">
        <w:t>section</w:t>
      </w:r>
      <w:r>
        <w:t>2.3)</w:t>
      </w:r>
    </w:p>
    <w:p w14:paraId="3E5FD623" w14:textId="37FBA920" w:rsidR="00EA27FE" w:rsidRDefault="00000000">
      <w:pPr>
        <w:spacing w:after="240" w:line="360" w:lineRule="auto"/>
      </w:pPr>
      <w:r>
        <w:t>Figure 2.2: Research Gap Positioning (</w:t>
      </w:r>
      <w:r w:rsidR="00A40160">
        <w:t>section</w:t>
      </w:r>
      <w:r>
        <w:t>2.10)</w:t>
      </w:r>
    </w:p>
    <w:p w14:paraId="7DA6D6B3" w14:textId="4C93F496" w:rsidR="00EA27FE" w:rsidRDefault="00000000">
      <w:pPr>
        <w:spacing w:after="240" w:line="360" w:lineRule="auto"/>
      </w:pPr>
      <w:r>
        <w:t>Figure 3.3: RAG Architecture and Evaluation Design (</w:t>
      </w:r>
      <w:r w:rsidR="00A40160">
        <w:t>section</w:t>
      </w:r>
      <w:r>
        <w:t>3.2)</w:t>
      </w:r>
    </w:p>
    <w:p w14:paraId="04879701" w14:textId="631AEEAA" w:rsidR="00EA27FE" w:rsidRDefault="00000000">
      <w:pPr>
        <w:spacing w:after="240" w:line="360" w:lineRule="auto"/>
      </w:pPr>
      <w:r>
        <w:t>Figure 3.4: Evaluation Design (</w:t>
      </w:r>
      <w:r w:rsidR="00A40160">
        <w:t>section</w:t>
      </w:r>
      <w:r>
        <w:t>3.7)</w:t>
      </w:r>
    </w:p>
    <w:p w14:paraId="60B8AC25" w14:textId="1B42D73D" w:rsidR="00EA27FE" w:rsidRDefault="00000000">
      <w:pPr>
        <w:spacing w:after="240" w:line="360" w:lineRule="auto"/>
      </w:pPr>
      <w:r>
        <w:t>Figure 3.5: Dissertation Project Timetable — Gantt Chart (</w:t>
      </w:r>
      <w:r w:rsidR="00A40160">
        <w:t>section</w:t>
      </w:r>
      <w:r>
        <w:t>3.10)</w:t>
      </w:r>
    </w:p>
    <w:p w14:paraId="27B0FCC8" w14:textId="6E47ECB7" w:rsidR="00EA27FE" w:rsidRDefault="00000000">
      <w:pPr>
        <w:spacing w:after="240" w:line="360" w:lineRule="auto"/>
      </w:pPr>
      <w:r>
        <w:t>Figure 5.1: High-Level RAG System Architecture (</w:t>
      </w:r>
      <w:r w:rsidR="00A40160">
        <w:t>section</w:t>
      </w:r>
      <w:r>
        <w:t>5.1)</w:t>
      </w:r>
    </w:p>
    <w:p w14:paraId="4BDE495D" w14:textId="5851131A" w:rsidR="00EA27FE" w:rsidRDefault="00000000">
      <w:pPr>
        <w:spacing w:after="240" w:line="360" w:lineRule="auto"/>
      </w:pPr>
      <w:r>
        <w:t>Figure 6.1: Cloudflare Workers Deployment Architecture (</w:t>
      </w:r>
      <w:r w:rsidR="00A40160">
        <w:t>section</w:t>
      </w:r>
      <w:r>
        <w:t>6.5.2)</w:t>
      </w:r>
    </w:p>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77777777" w:rsidR="00EA27FE" w:rsidRPr="00DD4F9E" w:rsidRDefault="00000000" w:rsidP="001141C7">
      <w:pPr>
        <w:pStyle w:val="Heading2"/>
      </w:pPr>
      <w:bookmarkStart w:id="59" w:name="_Toc236593254"/>
      <w:del w:id="60" w:author="Thilina Perera" w:date="2026-08-02T19:56:00Z" w16du:dateUtc="2026-08-02T14:26:00Z">
        <w:r w:rsidRPr="00DD4F9E" w:rsidDel="00725A23">
          <w:lastRenderedPageBreak/>
          <w:delText xml:space="preserve">Chapter </w:delText>
        </w:r>
      </w:del>
      <w:r w:rsidRPr="00DD4F9E">
        <w:t>1: Introduction</w:t>
      </w:r>
      <w:bookmarkEnd w:id="59"/>
    </w:p>
    <w:p w14:paraId="33174F53" w14:textId="77777777" w:rsidR="00EA27FE" w:rsidRPr="00DD4F9E" w:rsidRDefault="00000000" w:rsidP="00DD4F9E">
      <w:pPr>
        <w:pStyle w:val="Heading3"/>
      </w:pPr>
      <w:bookmarkStart w:id="61" w:name="_Toc236593255"/>
      <w:r w:rsidRPr="00DD4F9E">
        <w:t>1.1 Background and Context</w:t>
      </w:r>
      <w:bookmarkEnd w:id="61"/>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62" w:name="_Toc236593256"/>
      <w:r w:rsidRPr="00725A23">
        <w:t>1.2 Problem Statement</w:t>
      </w:r>
      <w:bookmarkEnd w:id="62"/>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Pr="00725A23" w:rsidRDefault="00000000" w:rsidP="00725A23">
      <w:pPr>
        <w:pStyle w:val="Heading3"/>
        <w:pPrChange w:id="63" w:author="Thilina Perera" w:date="2026-08-02T19:57:00Z" w16du:dateUtc="2026-08-02T14:27:00Z">
          <w:pPr>
            <w:spacing w:before="280" w:after="160" w:line="360" w:lineRule="auto"/>
          </w:pPr>
        </w:pPrChange>
      </w:pPr>
      <w:bookmarkStart w:id="64" w:name="_Toc236593257"/>
      <w:r w:rsidRPr="00725A23">
        <w:t>1.3 Research Aim and Objectives</w:t>
      </w:r>
      <w:bookmarkEnd w:id="64"/>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w:t>
      </w:r>
      <w:proofErr w:type="gramStart"/>
      <w:r>
        <w:t>is able to</w:t>
      </w:r>
      <w:proofErr w:type="gramEnd"/>
      <w:r>
        <w:t xml:space="preserve">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25A23">
      <w:pPr>
        <w:pStyle w:val="Heading3"/>
        <w:pPrChange w:id="65" w:author="Thilina Perera" w:date="2026-08-02T19:57:00Z" w16du:dateUtc="2026-08-02T14:27:00Z">
          <w:pPr>
            <w:spacing w:before="280" w:after="160" w:line="360" w:lineRule="auto"/>
          </w:pPr>
        </w:pPrChange>
      </w:pPr>
      <w:bookmarkStart w:id="66" w:name="_Toc236593258"/>
      <w:r w:rsidRPr="00725A23">
        <w:t>1.4 Research Questions</w:t>
      </w:r>
      <w:bookmarkEnd w:id="66"/>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101"/>
        <w:gridCol w:w="7971"/>
      </w:tblGrid>
      <w:tr w:rsidR="00EA27FE" w14:paraId="575B563E" w14:textId="77777777" w:rsidTr="00EC76FC">
        <w:tc>
          <w:tcPr>
            <w:tcW w:w="1101" w:type="dxa"/>
            <w:shd w:val="clear" w:color="auto" w:fill="D9E2F3"/>
          </w:tcPr>
          <w:p w14:paraId="68001810" w14:textId="77777777" w:rsidR="00EA27FE" w:rsidRDefault="00000000">
            <w:r>
              <w:rPr>
                <w:b/>
                <w:sz w:val="20"/>
              </w:rPr>
              <w:t>Identifier</w:t>
            </w:r>
          </w:p>
        </w:tc>
        <w:tc>
          <w:tcPr>
            <w:tcW w:w="7971" w:type="dxa"/>
            <w:shd w:val="clear" w:color="auto" w:fill="D9E2F3"/>
          </w:tcPr>
          <w:p w14:paraId="66A80882" w14:textId="77777777" w:rsidR="00EA27FE" w:rsidRDefault="00000000">
            <w:r>
              <w:rPr>
                <w:b/>
                <w:sz w:val="20"/>
              </w:rPr>
              <w:t>Research Question</w:t>
            </w:r>
          </w:p>
        </w:tc>
      </w:tr>
      <w:tr w:rsidR="00EA27FE" w14:paraId="47D6F910" w14:textId="77777777" w:rsidTr="00EC76FC">
        <w:tc>
          <w:tcPr>
            <w:tcW w:w="1101" w:type="dxa"/>
          </w:tcPr>
          <w:p w14:paraId="66085B64" w14:textId="77777777" w:rsidR="00EA27FE" w:rsidRDefault="00000000">
            <w:r>
              <w:rPr>
                <w:sz w:val="20"/>
              </w:rPr>
              <w:t>**RQ1**</w:t>
            </w:r>
          </w:p>
        </w:tc>
        <w:tc>
          <w:tcPr>
            <w:tcW w:w="7971"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Default="00000000">
            <w:r>
              <w:rPr>
                <w:sz w:val="20"/>
              </w:rPr>
              <w:t>**RQ2**</w:t>
            </w:r>
          </w:p>
        </w:tc>
        <w:tc>
          <w:tcPr>
            <w:tcW w:w="7971"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Default="00000000">
            <w:r>
              <w:rPr>
                <w:sz w:val="20"/>
              </w:rPr>
              <w:t>**RQ3** (Optional)</w:t>
            </w:r>
          </w:p>
        </w:tc>
        <w:tc>
          <w:tcPr>
            <w:tcW w:w="7971"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 xml:space="preserve">Table 1.1: </w:t>
      </w:r>
      <w:r>
        <w:rPr>
          <w:i/>
          <w:sz w:val="20"/>
        </w:rPr>
        <w:t>Research Questions</w:t>
      </w:r>
    </w:p>
    <w:p w14:paraId="28862BBF" w14:textId="77777777" w:rsidR="00EA27FE" w:rsidRDefault="00EA27FE"/>
    <w:p w14:paraId="3E48FE4D" w14:textId="77777777" w:rsidR="00EA27FE" w:rsidRDefault="00000000">
      <w:pPr>
        <w:spacing w:after="240" w:line="360" w:lineRule="auto"/>
      </w:pPr>
      <w:r>
        <w:rPr>
          <w:b/>
        </w:rPr>
        <w:lastRenderedPageBreak/>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5E36463E" w14:textId="49B19C9C" w:rsidR="00EA27FE" w:rsidRDefault="00000000" w:rsidP="00725A23">
      <w:pPr>
        <w:pStyle w:val="Heading3"/>
        <w:pPrChange w:id="67" w:author="Thilina Perera" w:date="2026-08-02T19:57:00Z" w16du:dateUtc="2026-08-02T14:27:00Z">
          <w:pPr>
            <w:spacing w:before="280" w:after="160" w:line="360" w:lineRule="auto"/>
          </w:pPr>
        </w:pPrChange>
      </w:pPr>
      <w:bookmarkStart w:id="68" w:name="_Toc236593259"/>
      <w:r>
        <w:t>1.5 Scope and Delimitations</w:t>
      </w:r>
      <w:bookmarkEnd w:id="68"/>
    </w:p>
    <w:tbl>
      <w:tblPr>
        <w:tblStyle w:val="TableGrid"/>
        <w:tblW w:w="0" w:type="auto"/>
        <w:tblLook w:val="04A0" w:firstRow="1" w:lastRow="0" w:firstColumn="1" w:lastColumn="0" w:noHBand="0" w:noVBand="1"/>
      </w:tblPr>
      <w:tblGrid>
        <w:gridCol w:w="2660"/>
        <w:gridCol w:w="2693"/>
        <w:gridCol w:w="3719"/>
      </w:tblGrid>
      <w:tr w:rsidR="00EA27FE" w14:paraId="18BBD079" w14:textId="77777777" w:rsidTr="004E1E8D">
        <w:tc>
          <w:tcPr>
            <w:tcW w:w="2660" w:type="dxa"/>
            <w:shd w:val="clear" w:color="auto" w:fill="D9E2F3"/>
          </w:tcPr>
          <w:p w14:paraId="63319E93" w14:textId="77777777" w:rsidR="00EA27FE" w:rsidRDefault="00000000">
            <w:r>
              <w:rPr>
                <w:b/>
                <w:sz w:val="20"/>
              </w:rPr>
              <w:t>In Scope</w:t>
            </w:r>
          </w:p>
        </w:tc>
        <w:tc>
          <w:tcPr>
            <w:tcW w:w="2693" w:type="dxa"/>
            <w:shd w:val="clear" w:color="auto" w:fill="D9E2F3"/>
          </w:tcPr>
          <w:p w14:paraId="019D5662" w14:textId="77777777" w:rsidR="00EA27FE" w:rsidRDefault="00000000">
            <w:r>
              <w:rPr>
                <w:b/>
                <w:sz w:val="20"/>
              </w:rPr>
              <w:t>Out of Scope</w:t>
            </w:r>
          </w:p>
        </w:tc>
        <w:tc>
          <w:tcPr>
            <w:tcW w:w="3719" w:type="dxa"/>
            <w:shd w:val="clear" w:color="auto" w:fill="D9E2F3"/>
          </w:tcPr>
          <w:p w14:paraId="0C078D13" w14:textId="77777777" w:rsidR="00EA27FE" w:rsidRDefault="00000000">
            <w:r>
              <w:rPr>
                <w:b/>
                <w:sz w:val="20"/>
              </w:rPr>
              <w:t>Rationale</w:t>
            </w:r>
          </w:p>
        </w:tc>
      </w:tr>
      <w:tr w:rsidR="00EA27FE" w14:paraId="61ED636E" w14:textId="77777777" w:rsidTr="004E1E8D">
        <w:tc>
          <w:tcPr>
            <w:tcW w:w="2660" w:type="dxa"/>
          </w:tcPr>
          <w:p w14:paraId="78396445" w14:textId="77777777" w:rsidR="00EA27FE" w:rsidRDefault="00000000">
            <w:r>
              <w:rPr>
                <w:sz w:val="20"/>
              </w:rPr>
              <w:t>GCE O/L Business Studies curriculum (NIE syllabus only)</w:t>
            </w:r>
          </w:p>
        </w:tc>
        <w:tc>
          <w:tcPr>
            <w:tcW w:w="2693" w:type="dxa"/>
          </w:tcPr>
          <w:p w14:paraId="4CC89700" w14:textId="77777777" w:rsidR="00EA27FE" w:rsidRDefault="00000000">
            <w:r>
              <w:rPr>
                <w:sz w:val="20"/>
              </w:rPr>
              <w:t>Other O/L subjects; A/L Business Studies or Economics</w:t>
            </w:r>
          </w:p>
        </w:tc>
        <w:tc>
          <w:tcPr>
            <w:tcW w:w="3719" w:type="dxa"/>
          </w:tcPr>
          <w:p w14:paraId="4655BAD5" w14:textId="77777777" w:rsidR="00EA27FE" w:rsidRDefault="00000000">
            <w:r>
              <w:rPr>
                <w:sz w:val="20"/>
              </w:rPr>
              <w:t>Single-subject focus enables deep knowledge base construction</w:t>
            </w:r>
          </w:p>
        </w:tc>
      </w:tr>
      <w:tr w:rsidR="00EA27FE" w14:paraId="0C992C91" w14:textId="77777777" w:rsidTr="004E1E8D">
        <w:tc>
          <w:tcPr>
            <w:tcW w:w="2660" w:type="dxa"/>
          </w:tcPr>
          <w:p w14:paraId="6B0C5BEF" w14:textId="77777777" w:rsidR="00EA27FE" w:rsidRDefault="00000000">
            <w:r>
              <w:rPr>
                <w:sz w:val="20"/>
              </w:rPr>
              <w:t>Sinhala-language content only</w:t>
            </w:r>
          </w:p>
        </w:tc>
        <w:tc>
          <w:tcPr>
            <w:tcW w:w="2693" w:type="dxa"/>
          </w:tcPr>
          <w:p w14:paraId="542FCC05" w14:textId="77777777" w:rsidR="00EA27FE" w:rsidRDefault="00000000">
            <w:r>
              <w:rPr>
                <w:sz w:val="20"/>
              </w:rPr>
              <w:t>Sinhala-English code-switching; Tamil-medium content</w:t>
            </w:r>
          </w:p>
        </w:tc>
        <w:tc>
          <w:tcPr>
            <w:tcW w:w="3719" w:type="dxa"/>
          </w:tcPr>
          <w:p w14:paraId="48B2C0BF" w14:textId="77777777" w:rsidR="00EA27FE" w:rsidRDefault="00000000">
            <w:r>
              <w:rPr>
                <w:sz w:val="20"/>
              </w:rPr>
              <w:t>Code-switching introduces bilingual retrieval complexity beyond controlled-experiment scope</w:t>
            </w:r>
          </w:p>
        </w:tc>
      </w:tr>
      <w:tr w:rsidR="00EA27FE" w14:paraId="63842FB0" w14:textId="77777777" w:rsidTr="004E1E8D">
        <w:tc>
          <w:tcPr>
            <w:tcW w:w="2660" w:type="dxa"/>
          </w:tcPr>
          <w:p w14:paraId="6B4F6D99" w14:textId="77777777" w:rsidR="00EA27FE" w:rsidRDefault="00000000">
            <w:r>
              <w:rPr>
                <w:sz w:val="20"/>
              </w:rPr>
              <w:t>RAG architecture: sentence_transformers, Chroma, DeepSeek v4 Pro</w:t>
            </w:r>
          </w:p>
        </w:tc>
        <w:tc>
          <w:tcPr>
            <w:tcW w:w="2693" w:type="dxa"/>
          </w:tcPr>
          <w:p w14:paraId="612C65E4" w14:textId="77777777" w:rsidR="00EA27FE" w:rsidRDefault="00000000">
            <w:r>
              <w:rPr>
                <w:sz w:val="20"/>
              </w:rPr>
              <w:t>Fine-tuned Sinhala LLMs</w:t>
            </w:r>
          </w:p>
        </w:tc>
        <w:tc>
          <w:tcPr>
            <w:tcW w:w="3719" w:type="dxa"/>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rsidTr="004E1E8D">
        <w:tc>
          <w:tcPr>
            <w:tcW w:w="2660" w:type="dxa"/>
          </w:tcPr>
          <w:p w14:paraId="61265CA9" w14:textId="77777777" w:rsidR="00EA27FE" w:rsidRDefault="00000000">
            <w:r>
              <w:rPr>
                <w:sz w:val="20"/>
              </w:rPr>
              <w:t>multilingual-E5 and BGE-M3 embeddings</w:t>
            </w:r>
          </w:p>
        </w:tc>
        <w:tc>
          <w:tcPr>
            <w:tcW w:w="2693" w:type="dxa"/>
          </w:tcPr>
          <w:p w14:paraId="17BDA48D" w14:textId="77777777" w:rsidR="00EA27FE" w:rsidRDefault="00000000">
            <w:r>
              <w:rPr>
                <w:sz w:val="20"/>
              </w:rPr>
              <w:t>Monolingual Sinhala embeddings</w:t>
            </w:r>
          </w:p>
        </w:tc>
        <w:tc>
          <w:tcPr>
            <w:tcW w:w="3719" w:type="dxa"/>
          </w:tcPr>
          <w:p w14:paraId="615E70F0" w14:textId="77777777" w:rsidR="00EA27FE" w:rsidRDefault="00000000">
            <w:r>
              <w:rPr>
                <w:sz w:val="20"/>
              </w:rPr>
              <w:t>No production-quality monolingual Sinhala embedding model exists at comparable scale</w:t>
            </w:r>
          </w:p>
        </w:tc>
      </w:tr>
      <w:tr w:rsidR="00EA27FE" w14:paraId="7D8A6030" w14:textId="77777777" w:rsidTr="004E1E8D">
        <w:tc>
          <w:tcPr>
            <w:tcW w:w="2660" w:type="dxa"/>
          </w:tcPr>
          <w:p w14:paraId="7B0F6863" w14:textId="77777777" w:rsidR="00EA27FE" w:rsidRDefault="00000000">
            <w:r>
              <w:rPr>
                <w:sz w:val="20"/>
              </w:rPr>
              <w:t>Automated evaluation: embedding-based cosine similarity</w:t>
            </w:r>
          </w:p>
        </w:tc>
        <w:tc>
          <w:tcPr>
            <w:tcW w:w="2693" w:type="dxa"/>
          </w:tcPr>
          <w:p w14:paraId="1924957A" w14:textId="77777777" w:rsidR="00EA27FE" w:rsidRDefault="00000000">
            <w:r>
              <w:rPr>
                <w:sz w:val="20"/>
              </w:rPr>
              <w:t>LLM-as-judge evaluation</w:t>
            </w:r>
          </w:p>
        </w:tc>
        <w:tc>
          <w:tcPr>
            <w:tcW w:w="3719" w:type="dxa"/>
          </w:tcPr>
          <w:p w14:paraId="2B87385F" w14:textId="77777777" w:rsidR="00EA27FE" w:rsidRDefault="00000000">
            <w:r>
              <w:rPr>
                <w:sz w:val="20"/>
              </w:rPr>
              <w:t>LLM judges documented as unreliable for low-resource languages [75]</w:t>
            </w:r>
          </w:p>
        </w:tc>
      </w:tr>
      <w:tr w:rsidR="00EA27FE" w14:paraId="42860553" w14:textId="77777777" w:rsidTr="004E1E8D">
        <w:tc>
          <w:tcPr>
            <w:tcW w:w="2660" w:type="dxa"/>
          </w:tcPr>
          <w:p w14:paraId="4098FCCF" w14:textId="77777777" w:rsidR="00EA27FE" w:rsidRDefault="00000000">
            <w:r>
              <w:rPr>
                <w:sz w:val="20"/>
              </w:rPr>
              <w:t>Human evaluation: 2 O/L Business Studies teachers</w:t>
            </w:r>
          </w:p>
        </w:tc>
        <w:tc>
          <w:tcPr>
            <w:tcW w:w="2693" w:type="dxa"/>
          </w:tcPr>
          <w:p w14:paraId="48277647" w14:textId="77777777" w:rsidR="00EA27FE" w:rsidRDefault="00000000">
            <w:r>
              <w:rPr>
                <w:sz w:val="20"/>
              </w:rPr>
              <w:t>Large-scale student trials or classroom deployment</w:t>
            </w:r>
          </w:p>
        </w:tc>
        <w:tc>
          <w:tcPr>
            <w:tcW w:w="3719" w:type="dxa"/>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rsidTr="004E1E8D">
        <w:tc>
          <w:tcPr>
            <w:tcW w:w="2660" w:type="dxa"/>
          </w:tcPr>
          <w:p w14:paraId="2A872136" w14:textId="77777777" w:rsidR="00EA27FE" w:rsidRDefault="00000000">
            <w:r>
              <w:rPr>
                <w:sz w:val="20"/>
              </w:rPr>
              <w:t>Publicly available NIE documents</w:t>
            </w:r>
          </w:p>
        </w:tc>
        <w:tc>
          <w:tcPr>
            <w:tcW w:w="2693" w:type="dxa"/>
          </w:tcPr>
          <w:p w14:paraId="1D11E937" w14:textId="77777777" w:rsidR="00EA27FE" w:rsidRDefault="00000000">
            <w:r>
              <w:rPr>
                <w:sz w:val="20"/>
              </w:rPr>
              <w:t>Proprietary or private textbook content</w:t>
            </w:r>
          </w:p>
        </w:tc>
        <w:tc>
          <w:tcPr>
            <w:tcW w:w="3719" w:type="dxa"/>
          </w:tcPr>
          <w:p w14:paraId="532C993A" w14:textId="77777777" w:rsidR="00EA27FE" w:rsidRDefault="00000000">
            <w:r>
              <w:rPr>
                <w:sz w:val="20"/>
              </w:rPr>
              <w:t>Public domain ensures reproducibility</w:t>
            </w:r>
          </w:p>
        </w:tc>
      </w:tr>
      <w:tr w:rsidR="00EA27FE" w14:paraId="67FBAAA3" w14:textId="77777777" w:rsidTr="004E1E8D">
        <w:tc>
          <w:tcPr>
            <w:tcW w:w="2660" w:type="dxa"/>
          </w:tcPr>
          <w:p w14:paraId="09635DB2" w14:textId="77777777" w:rsidR="00EA27FE" w:rsidRDefault="00000000">
            <w:r>
              <w:rPr>
                <w:sz w:val="20"/>
              </w:rPr>
              <w:t>60–80 curated evaluation questions</w:t>
            </w:r>
          </w:p>
        </w:tc>
        <w:tc>
          <w:tcPr>
            <w:tcW w:w="2693" w:type="dxa"/>
          </w:tcPr>
          <w:p w14:paraId="440E2B8A" w14:textId="77777777" w:rsidR="00EA27FE" w:rsidRDefault="00000000">
            <w:r>
              <w:rPr>
                <w:sz w:val="20"/>
              </w:rPr>
              <w:t>Full bank beyond existing past papers</w:t>
            </w:r>
          </w:p>
        </w:tc>
        <w:tc>
          <w:tcPr>
            <w:tcW w:w="3719" w:type="dxa"/>
          </w:tcPr>
          <w:p w14:paraId="6EA9179C" w14:textId="77777777" w:rsidR="00EA27FE" w:rsidRDefault="00000000">
            <w:r>
              <w:rPr>
                <w:sz w:val="20"/>
              </w:rPr>
              <w:t>Enables robust statistical comparisons; exhaustive bank coverage is future work</w:t>
            </w:r>
          </w:p>
        </w:tc>
      </w:tr>
      <w:tr w:rsidR="00EA27FE" w14:paraId="483AA1E8" w14:textId="77777777" w:rsidTr="004E1E8D">
        <w:tc>
          <w:tcPr>
            <w:tcW w:w="2660" w:type="dxa"/>
          </w:tcPr>
          <w:p w14:paraId="3CCE2FDE" w14:textId="77777777" w:rsidR="00EA27FE" w:rsidRDefault="00000000">
            <w:r>
              <w:rPr>
                <w:sz w:val="20"/>
              </w:rPr>
              <w:t>Sri Lankan educational context</w:t>
            </w:r>
          </w:p>
        </w:tc>
        <w:tc>
          <w:tcPr>
            <w:tcW w:w="2693" w:type="dxa"/>
          </w:tcPr>
          <w:p w14:paraId="4D0F2CC4" w14:textId="77777777" w:rsidR="00EA27FE" w:rsidRDefault="00000000">
            <w:r>
              <w:rPr>
                <w:sz w:val="20"/>
              </w:rPr>
              <w:t>Sinhala-speaking communities outside Sri Lanka</w:t>
            </w:r>
          </w:p>
        </w:tc>
        <w:tc>
          <w:tcPr>
            <w:tcW w:w="3719" w:type="dxa"/>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pPr>
      <w:r>
        <w:rPr>
          <w:i/>
          <w:sz w:val="20"/>
        </w:rPr>
        <w:t>Table 1.</w:t>
      </w:r>
      <w:r w:rsidR="00623D4E">
        <w:rPr>
          <w:i/>
          <w:sz w:val="20"/>
        </w:rPr>
        <w:t>2</w:t>
      </w:r>
      <w:r>
        <w:rPr>
          <w:i/>
          <w:sz w:val="20"/>
        </w:rPr>
        <w:t>: Scope boundaries and delimitations of the study.</w:t>
      </w:r>
    </w:p>
    <w:p w14:paraId="6B901A9F" w14:textId="77777777" w:rsidR="00EA27FE" w:rsidRPr="00725A23" w:rsidRDefault="00000000" w:rsidP="00725A23">
      <w:pPr>
        <w:pStyle w:val="Heading3"/>
        <w:pPrChange w:id="69" w:author="Thilina Perera" w:date="2026-08-02T19:58:00Z" w16du:dateUtc="2026-08-02T14:28:00Z">
          <w:pPr>
            <w:spacing w:before="280" w:after="160" w:line="360" w:lineRule="auto"/>
          </w:pPr>
        </w:pPrChange>
      </w:pPr>
      <w:bookmarkStart w:id="70" w:name="_Toc236593260"/>
      <w:r w:rsidRPr="00725A23">
        <w:t>1.6 Significance of the Study</w:t>
      </w:r>
      <w:bookmarkEnd w:id="70"/>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xml:space="preserve">: A confirmed RAG </w:t>
      </w:r>
      <w:r>
        <w:lastRenderedPageBreak/>
        <w:t>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rsidP="00725A23">
      <w:pPr>
        <w:pStyle w:val="Heading3"/>
        <w:pPrChange w:id="71" w:author="Thilina Perera" w:date="2026-08-02T19:58:00Z" w16du:dateUtc="2026-08-02T14:28:00Z">
          <w:pPr>
            <w:spacing w:before="280" w:after="160" w:line="360" w:lineRule="auto"/>
          </w:pPr>
        </w:pPrChange>
      </w:pPr>
      <w:bookmarkStart w:id="72" w:name="_Toc236593261"/>
      <w:r>
        <w:t>1.7 Structure of the Dissertation</w:t>
      </w:r>
      <w:bookmarkEnd w:id="72"/>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77777777" w:rsidR="00EA27FE" w:rsidRDefault="00000000" w:rsidP="00725A23">
      <w:pPr>
        <w:pStyle w:val="Heading2"/>
        <w:pPrChange w:id="73" w:author="Thilina Perera" w:date="2026-08-02T19:58:00Z" w16du:dateUtc="2026-08-02T14:28:00Z">
          <w:pPr>
            <w:spacing w:before="360" w:after="240" w:line="360" w:lineRule="auto"/>
          </w:pPr>
        </w:pPrChange>
      </w:pPr>
      <w:bookmarkStart w:id="74" w:name="_Toc236593262"/>
      <w:del w:id="75" w:author="Thilina Perera" w:date="2026-08-02T19:58:00Z" w16du:dateUtc="2026-08-02T14:28:00Z">
        <w:r w:rsidDel="00725A23">
          <w:lastRenderedPageBreak/>
          <w:delText xml:space="preserve">Chapter </w:delText>
        </w:r>
      </w:del>
      <w:r>
        <w:t>2: Literature Review</w:t>
      </w:r>
      <w:bookmarkEnd w:id="74"/>
    </w:p>
    <w:p w14:paraId="55910C98" w14:textId="77777777" w:rsidR="00EA27FE" w:rsidRDefault="00000000" w:rsidP="00725A23">
      <w:pPr>
        <w:pStyle w:val="Heading3"/>
        <w:pPrChange w:id="76" w:author="Thilina Perera" w:date="2026-08-02T19:58:00Z" w16du:dateUtc="2026-08-02T14:28:00Z">
          <w:pPr>
            <w:spacing w:before="280" w:after="160" w:line="360" w:lineRule="auto"/>
          </w:pPr>
        </w:pPrChange>
      </w:pPr>
      <w:bookmarkStart w:id="77" w:name="_Toc236593263"/>
      <w:r>
        <w:t>2.1 Evolution of Large Language Models and the Persistence of Hallucination</w:t>
      </w:r>
      <w:bookmarkEnd w:id="77"/>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25A23">
      <w:pPr>
        <w:pStyle w:val="Heading3"/>
        <w:pPrChange w:id="78" w:author="Thilina Perera" w:date="2026-08-02T19:58:00Z" w16du:dateUtc="2026-08-02T14:28:00Z">
          <w:pPr>
            <w:spacing w:before="280" w:after="160" w:line="360" w:lineRule="auto"/>
          </w:pPr>
        </w:pPrChange>
      </w:pPr>
      <w:bookmarkStart w:id="79" w:name="_Toc236593264"/>
      <w:r>
        <w:t>2.2 A Taxonomy of Hallucination and Its Stakes for Educational Applications</w:t>
      </w:r>
      <w:bookmarkEnd w:id="79"/>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25A23">
      <w:pPr>
        <w:pStyle w:val="Heading3"/>
        <w:pPrChange w:id="80" w:author="Thilina Perera" w:date="2026-08-02T19:58:00Z" w16du:dateUtc="2026-08-02T14:28:00Z">
          <w:pPr>
            <w:spacing w:before="280" w:after="160" w:line="360" w:lineRule="auto"/>
          </w:pPr>
        </w:pPrChange>
      </w:pPr>
      <w:bookmarkStart w:id="81" w:name="_Toc236593265"/>
      <w:r>
        <w:t>2.3 Retrieval-Augmented Generation: Foundations and Mechanism</w:t>
      </w:r>
      <w:bookmarkEnd w:id="81"/>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73D74EF2" w14:textId="77777777" w:rsidR="0096620B" w:rsidRDefault="0096620B">
      <w:pPr>
        <w:spacing w:after="240" w:line="240" w:lineRule="auto"/>
        <w:jc w:val="center"/>
        <w:rPr>
          <w:i/>
          <w:sz w:val="20"/>
        </w:rPr>
      </w:pPr>
    </w:p>
    <w:p w14:paraId="2A3677BC" w14:textId="77777777" w:rsidR="00DD4F9E" w:rsidRDefault="00DD4F9E">
      <w:pPr>
        <w:spacing w:after="240" w:line="240" w:lineRule="auto"/>
        <w:jc w:val="center"/>
      </w:pPr>
    </w:p>
    <w:p w14:paraId="73E17317" w14:textId="77777777" w:rsidR="00EA27FE" w:rsidRDefault="00000000" w:rsidP="00725A23">
      <w:pPr>
        <w:pStyle w:val="Heading3"/>
        <w:pPrChange w:id="82" w:author="Thilina Perera" w:date="2026-08-02T19:59:00Z" w16du:dateUtc="2026-08-02T14:29:00Z">
          <w:pPr>
            <w:spacing w:before="280" w:after="160" w:line="360" w:lineRule="auto"/>
          </w:pPr>
        </w:pPrChange>
      </w:pPr>
      <w:bookmarkStart w:id="83" w:name="_Toc236593266"/>
      <w:r>
        <w:t>2.4 RAG Variants, Architectural Optimizations and Configuration Sensitivity</w:t>
      </w:r>
      <w:bookmarkEnd w:id="83"/>
    </w:p>
    <w:p w14:paraId="2B0933B7" w14:textId="77777777" w:rsidR="00EA27FE" w:rsidRDefault="00000000">
      <w:pPr>
        <w:spacing w:after="240" w:line="360" w:lineRule="auto"/>
      </w:pPr>
      <w:proofErr w:type="gramStart"/>
      <w:r>
        <w:t>The majority of</w:t>
      </w:r>
      <w:proofErr w:type="gramEnd"/>
      <w:r>
        <w:t xml:space="preserve"> the architecture refinement research since [6] the original RAG formulating </w:t>
      </w:r>
      <w:proofErr w:type="gramStart"/>
      <w:r>
        <w:t>have</w:t>
      </w:r>
      <w:proofErr w:type="gramEnd"/>
      <w:r>
        <w:t xml:space="preser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w:t>
      </w:r>
      <w:r>
        <w:lastRenderedPageBreak/>
        <w:t>threshold used to filter retrieved passages) result in significant changes in downstream accuracy. One of the most influential configurable options in a standard RAG pipeline is the 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25A23">
      <w:pPr>
        <w:pStyle w:val="Heading3"/>
        <w:pPrChange w:id="84" w:author="Thilina Perera" w:date="2026-08-02T19:59:00Z" w16du:dateUtc="2026-08-02T14:29:00Z">
          <w:pPr>
            <w:spacing w:before="280" w:after="160" w:line="360" w:lineRule="auto"/>
          </w:pPr>
        </w:pPrChange>
      </w:pPr>
      <w:bookmarkStart w:id="85" w:name="_Toc236593267"/>
      <w:r>
        <w:t>2.5 Cross-Lingual NLP and the Digital Language Divide</w:t>
      </w:r>
      <w:bookmarkEnd w:id="85"/>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lastRenderedPageBreak/>
        <w:t>Retrieval tasks highlight this divide especially clearly because they require alignment at the semantic level between representations of queries and passages rather than fluent text 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E70AB5">
      <w:pPr>
        <w:pStyle w:val="Heading3"/>
        <w:pPrChange w:id="86" w:author="Thilina Perera" w:date="2026-08-02T19:59:00Z" w16du:dateUtc="2026-08-02T14:29:00Z">
          <w:pPr>
            <w:spacing w:before="280" w:after="160" w:line="360" w:lineRule="auto"/>
          </w:pPr>
        </w:pPrChange>
      </w:pPr>
      <w:bookmarkStart w:id="87" w:name="_Toc236593268"/>
      <w:r>
        <w:t>2.6 Sinhala Natural Language Processing: State of the Art and Its Limits</w:t>
      </w:r>
      <w:bookmarkEnd w:id="87"/>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w:t>
      </w:r>
      <w:r>
        <w:lastRenderedPageBreak/>
        <w:t>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E70AB5">
      <w:pPr>
        <w:pStyle w:val="Heading3"/>
        <w:pPrChange w:id="88" w:author="Thilina Perera" w:date="2026-08-02T19:59:00Z" w16du:dateUtc="2026-08-02T14:29:00Z">
          <w:pPr>
            <w:spacing w:before="280" w:after="160" w:line="360" w:lineRule="auto"/>
          </w:pPr>
        </w:pPrChange>
      </w:pPr>
      <w:bookmarkStart w:id="89" w:name="_Toc236593269"/>
      <w:r>
        <w:t>2.7 Retrieval-Augmented Generation in Education</w:t>
      </w:r>
      <w:bookmarkEnd w:id="89"/>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E70AB5">
      <w:pPr>
        <w:pStyle w:val="Heading3"/>
        <w:pPrChange w:id="90" w:author="Thilina Perera" w:date="2026-08-02T19:59:00Z" w16du:dateUtc="2026-08-02T14:29:00Z">
          <w:pPr>
            <w:spacing w:before="280" w:after="160" w:line="360" w:lineRule="auto"/>
          </w:pPr>
        </w:pPrChange>
      </w:pPr>
      <w:bookmarkStart w:id="91" w:name="_Toc236593270"/>
      <w:r>
        <w:t>2.8 Evaluation Frameworks for Retrieval-Augmented Generation</w:t>
      </w:r>
      <w:bookmarkEnd w:id="91"/>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w:t>
      </w:r>
      <w:r>
        <w:lastRenderedPageBreak/>
        <w:t>new human judgment. Efficiency though carries a specific risk here: scores themselves are 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rsidP="00E70AB5">
      <w:pPr>
        <w:pStyle w:val="Heading3"/>
        <w:pPrChange w:id="92" w:author="Thilina Perera" w:date="2026-08-02T19:59:00Z" w16du:dateUtc="2026-08-02T14:29:00Z">
          <w:pPr>
            <w:spacing w:before="280" w:after="160" w:line="360" w:lineRule="auto"/>
          </w:pPr>
        </w:pPrChange>
      </w:pPr>
      <w:bookmarkStart w:id="93" w:name="_Toc236593271"/>
      <w:r>
        <w:t>2.9 Recent Research Evidence</w:t>
      </w:r>
      <w:bookmarkEnd w:id="93"/>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E70AB5">
      <w:pPr>
        <w:pStyle w:val="Heading3"/>
        <w:pPrChange w:id="94" w:author="Thilina Perera" w:date="2026-08-02T19:59:00Z" w16du:dateUtc="2026-08-02T14:29:00Z">
          <w:pPr>
            <w:spacing w:before="280" w:after="160" w:line="360" w:lineRule="auto"/>
          </w:pPr>
        </w:pPrChange>
      </w:pPr>
      <w:bookmarkStart w:id="95" w:name="_Toc236593272"/>
      <w:r>
        <w:t>2.10 Research Gap and Contribution</w:t>
      </w:r>
      <w:bookmarkEnd w:id="95"/>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34377178" w:rsidR="00EA27FE" w:rsidRDefault="00000000" w:rsidP="00E70AB5">
      <w:pPr>
        <w:pStyle w:val="Heading2"/>
        <w:pPrChange w:id="96" w:author="Thilina Perera" w:date="2026-08-02T20:01:00Z" w16du:dateUtc="2026-08-02T14:31:00Z">
          <w:pPr>
            <w:spacing w:before="360" w:after="240" w:line="360" w:lineRule="auto"/>
          </w:pPr>
        </w:pPrChange>
      </w:pPr>
      <w:del w:id="97" w:author="Thilina Perera" w:date="2026-08-02T20:01:00Z" w16du:dateUtc="2026-08-02T14:31:00Z">
        <w:r w:rsidDel="00E70AB5">
          <w:lastRenderedPageBreak/>
          <w:delText xml:space="preserve">Chapter </w:delText>
        </w:r>
      </w:del>
      <w:r>
        <w:t>3: Methodology</w:t>
      </w:r>
    </w:p>
    <w:p w14:paraId="4F2BC1CE" w14:textId="5E898820" w:rsidR="00EA27FE" w:rsidRDefault="00000000" w:rsidP="00E70AB5">
      <w:pPr>
        <w:pStyle w:val="Heading3"/>
        <w:pPrChange w:id="98" w:author="Thilina Perera" w:date="2026-08-02T20:01:00Z" w16du:dateUtc="2026-08-02T14:31:00Z">
          <w:pPr>
            <w:spacing w:before="280" w:after="160" w:line="360" w:lineRule="auto"/>
          </w:pPr>
        </w:pPrChange>
      </w:pPr>
      <w:r>
        <w:t>3.1 Research Philosophy and Approach</w:t>
      </w:r>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w:t>
      </w:r>
      <w:r>
        <w:rPr>
          <w:i/>
          <w:sz w:val="20"/>
        </w:rPr>
        <w:t>3</w:t>
      </w:r>
      <w:r>
        <w:rPr>
          <w:i/>
          <w:sz w:val="20"/>
        </w:rPr>
        <w:t xml:space="preserve">.1: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rsidP="00E70AB5">
      <w:pPr>
        <w:pStyle w:val="Heading3"/>
        <w:pPrChange w:id="99" w:author="Thilina Perera" w:date="2026-08-02T20:01:00Z" w16du:dateUtc="2026-08-02T14:31:00Z">
          <w:pPr>
            <w:spacing w:before="280" w:after="160" w:line="360" w:lineRule="auto"/>
          </w:pPr>
        </w:pPrChange>
      </w:pPr>
      <w:r>
        <w:t>3.2 Research Design</w:t>
      </w:r>
    </w:p>
    <w:p w14:paraId="3E0A8A69" w14:textId="77777777" w:rsidR="00EA27FE" w:rsidRDefault="00000000">
      <w:pPr>
        <w:spacing w:after="240" w:line="360" w:lineRule="auto"/>
      </w:pPr>
      <w:r>
        <w:t xml:space="preserve">This research utilizes </w:t>
      </w:r>
      <w:proofErr w:type="gramStart"/>
      <w:r>
        <w:t>an experimental</w:t>
      </w:r>
      <w:proofErr w:type="gramEnd"/>
      <w:r>
        <w:t xml:space="preserve"> study using a single independent variable (the type of "retrieval" used) which will be tested at three different levels </w:t>
      </w:r>
      <w:proofErr w:type="gramStart"/>
      <w:r>
        <w:t>in order to</w:t>
      </w:r>
      <w:proofErr w:type="gramEnd"/>
      <w:r>
        <w:t xml:space="preserve">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lastRenderedPageBreak/>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E70AB5">
      <w:pPr>
        <w:pStyle w:val="Heading3"/>
        <w:pPrChange w:id="100" w:author="Thilina Perera" w:date="2026-08-02T20:01:00Z" w16du:dateUtc="2026-08-02T14:31:00Z">
          <w:pPr>
            <w:spacing w:before="280" w:after="160" w:line="360" w:lineRule="auto"/>
          </w:pPr>
        </w:pPrChange>
      </w:pPr>
      <w:r>
        <w:lastRenderedPageBreak/>
        <w:t>3.3 Knowledge Base Construction</w:t>
      </w:r>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E70AB5">
      <w:pPr>
        <w:pStyle w:val="Heading4"/>
        <w:pPrChange w:id="101" w:author="Thilina Perera" w:date="2026-08-02T20:02:00Z" w16du:dateUtc="2026-08-02T14:32:00Z">
          <w:pPr>
            <w:spacing w:before="240" w:after="120" w:line="360" w:lineRule="auto"/>
          </w:pPr>
        </w:pPrChange>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E70AB5">
      <w:pPr>
        <w:pStyle w:val="Heading4"/>
        <w:pPrChange w:id="102" w:author="Thilina Perera" w:date="2026-08-02T20:02:00Z" w16du:dateUtc="2026-08-02T14:32:00Z">
          <w:pPr>
            <w:spacing w:before="240" w:after="120" w:line="360" w:lineRule="auto"/>
          </w:pPr>
        </w:pPrChange>
      </w:pPr>
      <w: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E70AB5">
      <w:pPr>
        <w:pStyle w:val="Heading4"/>
        <w:pPrChange w:id="103" w:author="Thilina Perera" w:date="2026-08-02T20:02:00Z" w16du:dateUtc="2026-08-02T14:32:00Z">
          <w:pPr>
            <w:spacing w:before="240" w:after="120" w:line="360" w:lineRule="auto"/>
          </w:pPr>
        </w:pPrChange>
      </w:pPr>
      <w: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rsidP="00E70AB5">
      <w:pPr>
        <w:pStyle w:val="Heading4"/>
        <w:pPrChange w:id="104" w:author="Thilina Perera" w:date="2026-08-02T20:03:00Z" w16du:dateUtc="2026-08-02T14:33:00Z">
          <w:pPr>
            <w:spacing w:before="240" w:after="120" w:line="360" w:lineRule="auto"/>
          </w:pPr>
        </w:pPrChange>
      </w:pPr>
      <w:r>
        <w:t>3.3.4 Question Set Compilation</w:t>
      </w:r>
    </w:p>
    <w:p w14:paraId="6D25B4D7" w14:textId="77777777" w:rsidR="00EA27FE" w:rsidRDefault="00000000">
      <w:pPr>
        <w:spacing w:after="240" w:line="360" w:lineRule="auto"/>
      </w:pPr>
      <w: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E70AB5">
      <w:pPr>
        <w:pStyle w:val="Heading3"/>
        <w:pPrChange w:id="105" w:author="Thilina Perera" w:date="2026-08-02T20:03:00Z" w16du:dateUtc="2026-08-02T14:33:00Z">
          <w:pPr>
            <w:spacing w:before="280" w:after="160" w:line="360" w:lineRule="auto"/>
          </w:pPr>
        </w:pPrChange>
      </w:pPr>
      <w:r>
        <w:lastRenderedPageBreak/>
        <w:t>3.4 RAG Pipeline Development</w:t>
      </w:r>
    </w:p>
    <w:p w14:paraId="03408C73" w14:textId="4ADF3A9A" w:rsidR="00EA27FE" w:rsidRDefault="00000000">
      <w:pPr>
        <w:spacing w:after="240" w:line="360" w:lineRule="auto"/>
      </w:pPr>
      <w:r>
        <w:t xml:space="preserve">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E70AB5">
      <w:pPr>
        <w:pStyle w:val="Heading4"/>
        <w:pPrChange w:id="106" w:author="Thilina Perera" w:date="2026-08-02T20:03:00Z" w16du:dateUtc="2026-08-02T14:33:00Z">
          <w:pPr>
            <w:spacing w:before="240" w:after="120" w:line="360" w:lineRule="auto"/>
          </w:pPr>
        </w:pPrChange>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engineerial detail is presented in </w:t>
      </w:r>
      <w:r w:rsidR="00A40160">
        <w:t>section</w:t>
      </w:r>
      <w:r>
        <w:t>6.1.</w:t>
      </w:r>
    </w:p>
    <w:p w14:paraId="6BBBC856" w14:textId="77777777" w:rsidR="00EA27FE" w:rsidRDefault="00000000" w:rsidP="00E70AB5">
      <w:pPr>
        <w:pStyle w:val="Heading4"/>
        <w:pPrChange w:id="107" w:author="Thilina Perera" w:date="2026-08-02T20:03:00Z" w16du:dateUtc="2026-08-02T14:33:00Z">
          <w:pPr>
            <w:spacing w:before="240" w:after="120" w:line="360" w:lineRule="auto"/>
          </w:pPr>
        </w:pPrChange>
      </w:pPr>
      <w: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E70AB5">
      <w:pPr>
        <w:pStyle w:val="Heading4"/>
        <w:pPrChange w:id="108" w:author="Thilina Perera" w:date="2026-08-02T20:04:00Z" w16du:dateUtc="2026-08-02T14:34:00Z">
          <w:pPr>
            <w:spacing w:before="240" w:after="120" w:line="360" w:lineRule="auto"/>
          </w:pPr>
        </w:pPrChange>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E70AB5">
      <w:pPr>
        <w:pStyle w:val="Heading3"/>
        <w:pPrChange w:id="109" w:author="Thilina Perera" w:date="2026-08-02T20:04:00Z" w16du:dateUtc="2026-08-02T14:34:00Z">
          <w:pPr>
            <w:spacing w:before="280" w:after="160" w:line="360" w:lineRule="auto"/>
          </w:pPr>
        </w:pPrChange>
      </w:pPr>
      <w:r>
        <w:t>3.5 Baseline Conditions</w:t>
      </w:r>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w:t>
      </w:r>
      <w:r>
        <w:lastRenderedPageBreak/>
        <w:t xml:space="preserve">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16513D3D" w14:textId="77777777" w:rsidR="00EA27FE" w:rsidRDefault="00000000" w:rsidP="00E70AB5">
      <w:pPr>
        <w:pStyle w:val="Heading3"/>
        <w:pPrChange w:id="110" w:author="Thilina Perera" w:date="2026-08-02T20:04:00Z" w16du:dateUtc="2026-08-02T14:34:00Z">
          <w:pPr>
            <w:spacing w:before="280" w:after="160" w:line="360" w:lineRule="auto"/>
          </w:pPr>
        </w:pPrChange>
      </w:pPr>
      <w:r>
        <w:t>3.6 Evaluation Methodology</w:t>
      </w:r>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E70AB5">
      <w:pPr>
        <w:pStyle w:val="Heading4"/>
        <w:pPrChange w:id="111" w:author="Thilina Perera" w:date="2026-08-02T20:04:00Z" w16du:dateUtc="2026-08-02T14:34:00Z">
          <w:pPr>
            <w:spacing w:before="240" w:after="120" w:line="360" w:lineRule="auto"/>
          </w:pPr>
        </w:pPrChange>
      </w:pPr>
      <w:r>
        <w:t>3.6.1 Automated Evaluation: Embedding-Based Semantic Similarity Metrics</w:t>
      </w:r>
    </w:p>
    <w:p w14:paraId="4C1ADA76" w14:textId="77777777" w:rsidR="00EA27FE" w:rsidRDefault="00000000">
      <w:pPr>
        <w:spacing w:after="240" w:line="360" w:lineRule="auto"/>
      </w:pPr>
      <w:r>
        <w:t xml:space="preserve">Automated evaluation relies upon embedding </w:t>
      </w:r>
      <w:proofErr w:type="gramStart"/>
      <w:r>
        <w:t>based</w:t>
      </w:r>
      <w:proofErr w:type="gramEnd"/>
      <w:r>
        <w:t xml:space="preserve"> semantic similarity, calculated using the multi-lingual E5 </w:t>
      </w:r>
      <w:proofErr w:type="gramStart"/>
      <w:r>
        <w:t>embeddings</w:t>
      </w:r>
      <w:proofErr w:type="gramEnd"/>
      <w:r>
        <w:t xml:space="preserve"> that also </w:t>
      </w:r>
      <w:proofErr w:type="gramStart"/>
      <w:r>
        <w:t>drive</w:t>
      </w:r>
      <w:proofErr w:type="gramEnd"/>
      <w:r>
        <w:t xml:space="preser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lastRenderedPageBreak/>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E70AB5">
      <w:pPr>
        <w:pStyle w:val="Heading4"/>
        <w:pPrChange w:id="112" w:author="Thilina Perera" w:date="2026-08-02T20:04:00Z" w16du:dateUtc="2026-08-02T14:34:00Z">
          <w:pPr>
            <w:spacing w:before="240" w:after="120" w:line="360" w:lineRule="auto"/>
          </w:pPr>
        </w:pPrChange>
      </w:pPr>
      <w: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rsidP="00E70AB5">
      <w:pPr>
        <w:pStyle w:val="Heading3"/>
        <w:pPrChange w:id="113" w:author="Thilina Perera" w:date="2026-08-02T20:05:00Z" w16du:dateUtc="2026-08-02T14:35:00Z">
          <w:pPr>
            <w:spacing w:before="280" w:after="160" w:line="360" w:lineRule="auto"/>
          </w:pPr>
        </w:pPrChange>
      </w:pPr>
      <w:r>
        <w:lastRenderedPageBreak/>
        <w:t>3.7 Human Validation Protocol</w:t>
      </w:r>
    </w:p>
    <w:p w14:paraId="4C0C6B97" w14:textId="77777777" w:rsidR="00EA27FE" w:rsidRDefault="00000000" w:rsidP="00E70AB5">
      <w:pPr>
        <w:pStyle w:val="Heading4"/>
        <w:pPrChange w:id="114" w:author="Thilina Perera" w:date="2026-08-02T20:05:00Z" w16du:dateUtc="2026-08-02T14:35:00Z">
          <w:pPr>
            <w:spacing w:before="240" w:after="120" w:line="360" w:lineRule="auto"/>
          </w:pPr>
        </w:pPrChange>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E70AB5">
      <w:pPr>
        <w:pStyle w:val="Heading4"/>
        <w:pPrChange w:id="115" w:author="Thilina Perera" w:date="2026-08-02T20:05:00Z" w16du:dateUtc="2026-08-02T14:35:00Z">
          <w:pPr>
            <w:spacing w:before="240" w:after="120" w:line="360" w:lineRule="auto"/>
          </w:pPr>
        </w:pPrChange>
      </w:pPr>
      <w:r>
        <w:t>3.7.2 Evaluation Procedure</w:t>
      </w:r>
    </w:p>
    <w:p w14:paraId="0CEDC1ED" w14:textId="77777777" w:rsidR="00EA27FE" w:rsidRDefault="00000000">
      <w:pPr>
        <w:spacing w:after="240" w:line="360" w:lineRule="auto"/>
      </w:pPr>
      <w:r>
        <w:t xml:space="preserve">Evaluator(s), based on a structured evaluation process, independently </w:t>
      </w:r>
      <w:proofErr w:type="gramStart"/>
      <w:r>
        <w:t>evaluate</w:t>
      </w:r>
      <w:proofErr w:type="gramEnd"/>
      <w:r>
        <w:t xml:space="preserv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lastRenderedPageBreak/>
        <w:t>The overall evaluation process is illustrated by Figure 3.4.</w:t>
      </w:r>
    </w:p>
    <w:p w14:paraId="5467F37A" w14:textId="77777777" w:rsidR="00EA27FE" w:rsidRDefault="00000000">
      <w:pPr>
        <w:jc w:val="center"/>
      </w:pPr>
      <w:r>
        <w:rPr>
          <w:noProof/>
        </w:rPr>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E70AB5">
      <w:pPr>
        <w:pStyle w:val="Heading4"/>
        <w:pPrChange w:id="116" w:author="Thilina Perera" w:date="2026-08-02T20:05:00Z" w16du:dateUtc="2026-08-02T14:35:00Z">
          <w:pPr>
            <w:spacing w:before="240" w:after="120" w:line="360" w:lineRule="auto"/>
          </w:pPr>
        </w:pPrChange>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lastRenderedPageBreak/>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E70AB5">
      <w:pPr>
        <w:pStyle w:val="Heading3"/>
        <w:pPrChange w:id="117" w:author="Thilina Perera" w:date="2026-08-02T20:05:00Z" w16du:dateUtc="2026-08-02T14:35:00Z">
          <w:pPr>
            <w:spacing w:before="280" w:after="160" w:line="360" w:lineRule="auto"/>
          </w:pPr>
        </w:pPrChange>
      </w:pPr>
      <w:r>
        <w:t>3.8 Statistical Analysis Plan</w:t>
      </w:r>
    </w:p>
    <w:p w14:paraId="7DDE88EE" w14:textId="77777777" w:rsidR="00EA27FE" w:rsidRDefault="00000000" w:rsidP="00E70AB5">
      <w:pPr>
        <w:pStyle w:val="Heading4"/>
        <w:pPrChange w:id="118" w:author="Thilina Perera" w:date="2026-08-02T20:05:00Z" w16du:dateUtc="2026-08-02T14:35:00Z">
          <w:pPr>
            <w:spacing w:before="240" w:after="120" w:line="360" w:lineRule="auto"/>
          </w:pPr>
        </w:pPrChange>
      </w:pPr>
      <w: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rsidP="00E70AB5">
      <w:pPr>
        <w:pStyle w:val="Heading3"/>
        <w:pPrChange w:id="119" w:author="Thilina Perera" w:date="2026-08-02T20:05:00Z" w16du:dateUtc="2026-08-02T14:35:00Z">
          <w:pPr>
            <w:spacing w:before="280" w:after="160" w:line="360" w:lineRule="auto"/>
          </w:pPr>
        </w:pPrChange>
      </w:pPr>
      <w:r>
        <w:t>3.9 Development Methodology</w:t>
      </w:r>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D8AA3FC" w14:textId="77777777" w:rsidR="00DD4F9E" w:rsidRDefault="00DD4F9E">
      <w:pPr>
        <w:spacing w:after="240" w:line="360" w:lineRule="auto"/>
      </w:pPr>
    </w:p>
    <w:p w14:paraId="406AE48A" w14:textId="77777777" w:rsidR="00EA27FE" w:rsidRDefault="00000000" w:rsidP="00E70AB5">
      <w:pPr>
        <w:pStyle w:val="Heading3"/>
        <w:pPrChange w:id="120" w:author="Thilina Perera" w:date="2026-08-02T20:06:00Z" w16du:dateUtc="2026-08-02T14:36:00Z">
          <w:pPr>
            <w:spacing w:before="280" w:after="160" w:line="360" w:lineRule="auto"/>
          </w:pPr>
        </w:pPrChange>
      </w:pPr>
      <w:r>
        <w:t>3.10 Project Management and Timeline</w:t>
      </w:r>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rsidP="00E70AB5">
      <w:pPr>
        <w:pStyle w:val="Heading4"/>
        <w:pPrChange w:id="121" w:author="Thilina Perera" w:date="2026-08-02T20:06:00Z" w16du:dateUtc="2026-08-02T14:36:00Z">
          <w:pPr>
            <w:spacing w:before="240" w:after="120" w:line="360" w:lineRule="auto"/>
          </w:pPr>
        </w:pPrChange>
      </w:pPr>
      <w: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Table 3.</w:t>
      </w:r>
      <w:r>
        <w:rPr>
          <w:i/>
          <w:sz w:val="20"/>
        </w:rPr>
        <w:t>2</w:t>
      </w:r>
      <w:r>
        <w:rPr>
          <w:i/>
          <w:sz w:val="20"/>
        </w:rPr>
        <w:t xml:space="preserve">: </w:t>
      </w:r>
      <w:r w:rsidRPr="008406F9">
        <w:rPr>
          <w:i/>
          <w:sz w:val="20"/>
        </w:rPr>
        <w:t>Work Breakdown Structure</w:t>
      </w:r>
    </w:p>
    <w:p w14:paraId="6D4FDEAB" w14:textId="77777777" w:rsidR="00EA27FE" w:rsidRDefault="00EA27FE"/>
    <w:p w14:paraId="2C1E35EA" w14:textId="77777777" w:rsidR="00EA27FE" w:rsidRDefault="00000000" w:rsidP="00E70AB5">
      <w:pPr>
        <w:pStyle w:val="Heading4"/>
        <w:pPrChange w:id="122" w:author="Thilina Perera" w:date="2026-08-02T20:06:00Z" w16du:dateUtc="2026-08-02T14:36:00Z">
          <w:pPr>
            <w:spacing w:before="240" w:after="120" w:line="360" w:lineRule="auto"/>
          </w:pPr>
        </w:pPrChange>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lastRenderedPageBreak/>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E70AB5">
      <w:pPr>
        <w:pStyle w:val="Heading4"/>
        <w:pPrChange w:id="123" w:author="Thilina Perera" w:date="2026-08-02T20:06:00Z" w16du:dateUtc="2026-08-02T14:36:00Z">
          <w:pPr>
            <w:spacing w:before="240" w:after="120" w:line="360" w:lineRule="auto"/>
          </w:pPr>
        </w:pPrChange>
      </w:pPr>
      <w: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354FC070" w14:textId="77777777" w:rsidR="008406F9" w:rsidRDefault="008406F9" w:rsidP="008406F9">
      <w:pPr>
        <w:spacing w:after="240" w:line="240" w:lineRule="auto"/>
        <w:jc w:val="center"/>
        <w:rPr>
          <w:i/>
          <w:sz w:val="20"/>
        </w:rPr>
      </w:pPr>
    </w:p>
    <w:p w14:paraId="14B92375" w14:textId="725801F3" w:rsidR="008406F9" w:rsidRPr="00BC650F" w:rsidRDefault="008406F9" w:rsidP="008406F9">
      <w:pPr>
        <w:spacing w:after="240" w:line="240" w:lineRule="auto"/>
        <w:jc w:val="center"/>
        <w:rPr>
          <w:i/>
          <w:sz w:val="20"/>
        </w:rPr>
      </w:pPr>
      <w:r>
        <w:rPr>
          <w:i/>
          <w:sz w:val="20"/>
        </w:rPr>
        <w:t>Table 3.</w:t>
      </w:r>
      <w:r>
        <w:rPr>
          <w:i/>
          <w:sz w:val="20"/>
        </w:rPr>
        <w:t>3</w:t>
      </w:r>
      <w:r>
        <w:rPr>
          <w:i/>
          <w:sz w:val="20"/>
        </w:rPr>
        <w:t xml:space="preserve">: </w:t>
      </w:r>
      <w:r w:rsidRPr="008406F9">
        <w:rPr>
          <w:i/>
          <w:sz w:val="20"/>
        </w:rPr>
        <w:t>Milestones</w:t>
      </w:r>
    </w:p>
    <w:p w14:paraId="7AC0244C" w14:textId="77777777" w:rsidR="00EA27FE" w:rsidRDefault="00EA27FE"/>
    <w:p w14:paraId="383D6A53" w14:textId="77777777" w:rsidR="00EA27FE" w:rsidRDefault="00000000" w:rsidP="00E70AB5">
      <w:pPr>
        <w:pStyle w:val="Heading3"/>
        <w:pPrChange w:id="124" w:author="Thilina Perera" w:date="2026-08-02T20:06:00Z" w16du:dateUtc="2026-08-02T14:36:00Z">
          <w:pPr>
            <w:spacing w:before="280" w:after="160" w:line="360" w:lineRule="auto"/>
          </w:pPr>
        </w:pPrChange>
      </w:pPr>
      <w:r>
        <w:t>3.11 Resource Requirements</w:t>
      </w:r>
    </w:p>
    <w:p w14:paraId="2724CF97" w14:textId="77777777" w:rsidR="00EA27FE" w:rsidRDefault="00000000" w:rsidP="00E70AB5">
      <w:pPr>
        <w:pStyle w:val="Heading4"/>
        <w:pPrChange w:id="125" w:author="Thilina Perera" w:date="2026-08-02T20:06:00Z" w16du:dateUtc="2026-08-02T14:36:00Z">
          <w:pPr>
            <w:spacing w:before="240" w:after="120" w:line="360" w:lineRule="auto"/>
          </w:pPr>
        </w:pPrChange>
      </w:pPr>
      <w: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lastRenderedPageBreak/>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Table 3.</w:t>
      </w:r>
      <w:r>
        <w:rPr>
          <w:i/>
          <w:sz w:val="20"/>
        </w:rPr>
        <w:t>4</w:t>
      </w:r>
      <w:r>
        <w:rPr>
          <w:i/>
          <w:sz w:val="20"/>
        </w:rPr>
        <w:t xml:space="preserve">: </w:t>
      </w:r>
      <w:r w:rsidRPr="008406F9">
        <w:rPr>
          <w:i/>
          <w:sz w:val="20"/>
        </w:rPr>
        <w:t>Software and Infrastructure</w:t>
      </w:r>
    </w:p>
    <w:p w14:paraId="4EF223D4" w14:textId="77777777" w:rsidR="00EA27FE" w:rsidRDefault="00EA27FE"/>
    <w:p w14:paraId="3A556C42" w14:textId="77777777" w:rsidR="00EA27FE" w:rsidRDefault="00000000" w:rsidP="00E70AB5">
      <w:pPr>
        <w:pStyle w:val="Heading4"/>
        <w:pPrChange w:id="126" w:author="Thilina Perera" w:date="2026-08-02T20:07:00Z" w16du:dateUtc="2026-08-02T14:37:00Z">
          <w:pPr>
            <w:spacing w:before="240" w:after="120" w:line="360" w:lineRule="auto"/>
          </w:pPr>
        </w:pPrChange>
      </w:pPr>
      <w:r>
        <w:t>3.11.2 Budget</w:t>
      </w:r>
    </w:p>
    <w:tbl>
      <w:tblPr>
        <w:tblStyle w:val="TableGrid"/>
        <w:tblW w:w="0" w:type="auto"/>
        <w:tblLook w:val="04A0" w:firstRow="1" w:lastRow="0" w:firstColumn="1" w:lastColumn="0" w:noHBand="0" w:noVBand="1"/>
      </w:tblPr>
      <w:tblGrid>
        <w:gridCol w:w="2376"/>
        <w:gridCol w:w="1985"/>
        <w:gridCol w:w="4711"/>
      </w:tblGrid>
      <w:tr w:rsidR="00EA27FE" w14:paraId="04460ED3" w14:textId="77777777" w:rsidTr="004E1E8D">
        <w:tc>
          <w:tcPr>
            <w:tcW w:w="2376" w:type="dxa"/>
            <w:shd w:val="clear" w:color="auto" w:fill="D9E2F3"/>
          </w:tcPr>
          <w:p w14:paraId="7A26FD8F" w14:textId="77777777" w:rsidR="00EA27FE" w:rsidRDefault="00000000">
            <w:r>
              <w:rPr>
                <w:b/>
                <w:sz w:val="20"/>
              </w:rPr>
              <w:t>Item</w:t>
            </w:r>
          </w:p>
        </w:tc>
        <w:tc>
          <w:tcPr>
            <w:tcW w:w="1985" w:type="dxa"/>
            <w:shd w:val="clear" w:color="auto" w:fill="D9E2F3"/>
          </w:tcPr>
          <w:p w14:paraId="44DA5222" w14:textId="77777777" w:rsidR="00EA27FE" w:rsidRDefault="00000000">
            <w:r>
              <w:rPr>
                <w:b/>
                <w:sz w:val="20"/>
              </w:rPr>
              <w:t>Cost</w:t>
            </w:r>
          </w:p>
        </w:tc>
        <w:tc>
          <w:tcPr>
            <w:tcW w:w="4711" w:type="dxa"/>
            <w:shd w:val="clear" w:color="auto" w:fill="D9E2F3"/>
          </w:tcPr>
          <w:p w14:paraId="068DAD82" w14:textId="77777777" w:rsidR="00EA27FE" w:rsidRDefault="00000000">
            <w:r>
              <w:rPr>
                <w:b/>
                <w:sz w:val="20"/>
              </w:rPr>
              <w:t>Notes</w:t>
            </w:r>
          </w:p>
        </w:tc>
      </w:tr>
      <w:tr w:rsidR="00EA27FE" w14:paraId="70C9F0B4" w14:textId="77777777" w:rsidTr="004E1E8D">
        <w:tc>
          <w:tcPr>
            <w:tcW w:w="2376" w:type="dxa"/>
          </w:tcPr>
          <w:p w14:paraId="0EB369C8" w14:textId="77777777" w:rsidR="00EA27FE" w:rsidRDefault="00000000">
            <w:r>
              <w:rPr>
                <w:sz w:val="20"/>
              </w:rPr>
              <w:t>API usage (LLM + embeddings)</w:t>
            </w:r>
          </w:p>
        </w:tc>
        <w:tc>
          <w:tcPr>
            <w:tcW w:w="1985" w:type="dxa"/>
          </w:tcPr>
          <w:p w14:paraId="13EDC8D1" w14:textId="77777777" w:rsidR="00EA27FE" w:rsidRDefault="00000000">
            <w:r>
              <w:rPr>
                <w:sz w:val="20"/>
              </w:rPr>
              <w:t>LKR 0</w:t>
            </w:r>
          </w:p>
        </w:tc>
        <w:tc>
          <w:tcPr>
            <w:tcW w:w="4711" w:type="dxa"/>
          </w:tcPr>
          <w:p w14:paraId="243DC561" w14:textId="77777777" w:rsidR="00EA27FE" w:rsidRDefault="00000000">
            <w:r>
              <w:rPr>
                <w:sz w:val="20"/>
              </w:rPr>
              <w:t>Free tiers: Gemini, OpenCode, Cloudflare Workers AI, Ollama local</w:t>
            </w:r>
          </w:p>
        </w:tc>
      </w:tr>
      <w:tr w:rsidR="00EA27FE" w14:paraId="26E92D50" w14:textId="77777777" w:rsidTr="004E1E8D">
        <w:tc>
          <w:tcPr>
            <w:tcW w:w="2376" w:type="dxa"/>
          </w:tcPr>
          <w:p w14:paraId="0E241AC3" w14:textId="77777777" w:rsidR="00EA27FE" w:rsidRDefault="00000000">
            <w:r>
              <w:rPr>
                <w:sz w:val="20"/>
              </w:rPr>
              <w:t>VPS for testing</w:t>
            </w:r>
          </w:p>
        </w:tc>
        <w:tc>
          <w:tcPr>
            <w:tcW w:w="1985" w:type="dxa"/>
          </w:tcPr>
          <w:p w14:paraId="1A235793" w14:textId="77777777" w:rsidR="00EA27FE" w:rsidRDefault="00000000">
            <w:r>
              <w:rPr>
                <w:sz w:val="20"/>
              </w:rPr>
              <w:t>~LKR 7,500</w:t>
            </w:r>
          </w:p>
        </w:tc>
        <w:tc>
          <w:tcPr>
            <w:tcW w:w="4711" w:type="dxa"/>
          </w:tcPr>
          <w:p w14:paraId="58E366BC" w14:textId="77777777" w:rsidR="00EA27FE" w:rsidRDefault="00000000">
            <w:r>
              <w:rPr>
                <w:sz w:val="20"/>
              </w:rPr>
              <w:t>Contabo VPS, ~USD 7/month × 3 months</w:t>
            </w:r>
          </w:p>
        </w:tc>
      </w:tr>
      <w:tr w:rsidR="00EA27FE" w14:paraId="3CB28041" w14:textId="77777777" w:rsidTr="004E1E8D">
        <w:tc>
          <w:tcPr>
            <w:tcW w:w="2376" w:type="dxa"/>
          </w:tcPr>
          <w:p w14:paraId="5A7C28EF" w14:textId="77777777" w:rsidR="00EA27FE" w:rsidRDefault="00000000">
            <w:r>
              <w:rPr>
                <w:sz w:val="20"/>
              </w:rPr>
              <w:t>Vector database (local)</w:t>
            </w:r>
          </w:p>
        </w:tc>
        <w:tc>
          <w:tcPr>
            <w:tcW w:w="1985" w:type="dxa"/>
          </w:tcPr>
          <w:p w14:paraId="683B2E9D" w14:textId="77777777" w:rsidR="00EA27FE" w:rsidRDefault="00000000">
            <w:r>
              <w:rPr>
                <w:sz w:val="20"/>
              </w:rPr>
              <w:t>LKR 0</w:t>
            </w:r>
          </w:p>
        </w:tc>
        <w:tc>
          <w:tcPr>
            <w:tcW w:w="4711" w:type="dxa"/>
          </w:tcPr>
          <w:p w14:paraId="41783C6A" w14:textId="77777777" w:rsidR="00EA27FE" w:rsidRDefault="00000000">
            <w:r>
              <w:rPr>
                <w:sz w:val="20"/>
              </w:rPr>
              <w:t>Chroma runs locally</w:t>
            </w:r>
          </w:p>
        </w:tc>
      </w:tr>
      <w:tr w:rsidR="00EA27FE" w14:paraId="46B69282" w14:textId="77777777" w:rsidTr="004E1E8D">
        <w:tc>
          <w:tcPr>
            <w:tcW w:w="2376" w:type="dxa"/>
          </w:tcPr>
          <w:p w14:paraId="26EF1DF9" w14:textId="77777777" w:rsidR="00EA27FE" w:rsidRDefault="00000000">
            <w:r>
              <w:rPr>
                <w:sz w:val="20"/>
              </w:rPr>
              <w:t>Teacher honoraria</w:t>
            </w:r>
          </w:p>
        </w:tc>
        <w:tc>
          <w:tcPr>
            <w:tcW w:w="1985" w:type="dxa"/>
          </w:tcPr>
          <w:p w14:paraId="3E5DA390" w14:textId="77777777" w:rsidR="00EA27FE" w:rsidRDefault="00000000">
            <w:r>
              <w:rPr>
                <w:sz w:val="20"/>
              </w:rPr>
              <w:t>LKR 0</w:t>
            </w:r>
          </w:p>
        </w:tc>
        <w:tc>
          <w:tcPr>
            <w:tcW w:w="4711" w:type="dxa"/>
          </w:tcPr>
          <w:p w14:paraId="29589771" w14:textId="77777777" w:rsidR="00EA27FE" w:rsidRDefault="00000000">
            <w:r>
              <w:rPr>
                <w:sz w:val="20"/>
              </w:rPr>
              <w:t>In-kind: 4-month free platform access</w:t>
            </w:r>
          </w:p>
        </w:tc>
      </w:tr>
      <w:tr w:rsidR="00EA27FE" w14:paraId="241DAA3C" w14:textId="77777777" w:rsidTr="004E1E8D">
        <w:tc>
          <w:tcPr>
            <w:tcW w:w="2376" w:type="dxa"/>
          </w:tcPr>
          <w:p w14:paraId="651F5180" w14:textId="77777777" w:rsidR="00EA27FE" w:rsidRDefault="00000000">
            <w:r>
              <w:rPr>
                <w:sz w:val="20"/>
              </w:rPr>
              <w:t>**Total**</w:t>
            </w:r>
          </w:p>
        </w:tc>
        <w:tc>
          <w:tcPr>
            <w:tcW w:w="1985" w:type="dxa"/>
          </w:tcPr>
          <w:p w14:paraId="7D869841" w14:textId="77777777" w:rsidR="00EA27FE" w:rsidRDefault="00000000">
            <w:r>
              <w:rPr>
                <w:sz w:val="20"/>
              </w:rPr>
              <w:t>**~LKR 7,500**</w:t>
            </w:r>
          </w:p>
        </w:tc>
        <w:tc>
          <w:tcPr>
            <w:tcW w:w="4711" w:type="dxa"/>
          </w:tcPr>
          <w:p w14:paraId="2F8BE003" w14:textId="77777777" w:rsidR="00EA27FE" w:rsidRDefault="00000000">
            <w:r>
              <w:rPr>
                <w:sz w:val="20"/>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Table 3.</w:t>
      </w:r>
      <w:r>
        <w:rPr>
          <w:i/>
          <w:sz w:val="20"/>
        </w:rPr>
        <w:t>5</w:t>
      </w:r>
      <w:r>
        <w:rPr>
          <w:i/>
          <w:sz w:val="20"/>
        </w:rPr>
        <w:t xml:space="preserve">: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E70AB5">
      <w:pPr>
        <w:pStyle w:val="Heading3"/>
        <w:pPrChange w:id="127" w:author="Thilina Perera" w:date="2026-08-02T20:07:00Z" w16du:dateUtc="2026-08-02T14:37:00Z">
          <w:pPr>
            <w:spacing w:before="280" w:after="160" w:line="360" w:lineRule="auto"/>
          </w:pPr>
        </w:pPrChange>
      </w:pPr>
      <w:r>
        <w:t>3.12 Risk Assessment and Mitigation</w:t>
      </w:r>
    </w:p>
    <w:tbl>
      <w:tblPr>
        <w:tblStyle w:val="TableGrid"/>
        <w:tblW w:w="0" w:type="auto"/>
        <w:tblLook w:val="04A0" w:firstRow="1" w:lastRow="0" w:firstColumn="1" w:lastColumn="0" w:noHBand="0" w:noVBand="1"/>
      </w:tblPr>
      <w:tblGrid>
        <w:gridCol w:w="1951"/>
        <w:gridCol w:w="1139"/>
        <w:gridCol w:w="987"/>
        <w:gridCol w:w="5142"/>
      </w:tblGrid>
      <w:tr w:rsidR="00EA27FE" w14:paraId="3909CDE2" w14:textId="77777777" w:rsidTr="004E1E8D">
        <w:tc>
          <w:tcPr>
            <w:tcW w:w="1951" w:type="dxa"/>
            <w:shd w:val="clear" w:color="auto" w:fill="D9E2F3"/>
          </w:tcPr>
          <w:p w14:paraId="0343F5B9" w14:textId="77777777" w:rsidR="00EA27FE" w:rsidRDefault="00000000">
            <w:r>
              <w:rPr>
                <w:b/>
                <w:sz w:val="20"/>
              </w:rPr>
              <w:t>Risk</w:t>
            </w:r>
          </w:p>
        </w:tc>
        <w:tc>
          <w:tcPr>
            <w:tcW w:w="1139" w:type="dxa"/>
            <w:shd w:val="clear" w:color="auto" w:fill="D9E2F3"/>
          </w:tcPr>
          <w:p w14:paraId="61366CC8" w14:textId="77777777" w:rsidR="00EA27FE" w:rsidRDefault="00000000">
            <w:r>
              <w:rPr>
                <w:b/>
                <w:sz w:val="20"/>
              </w:rPr>
              <w:t>Likelihood</w:t>
            </w:r>
          </w:p>
        </w:tc>
        <w:tc>
          <w:tcPr>
            <w:tcW w:w="987" w:type="dxa"/>
            <w:shd w:val="clear" w:color="auto" w:fill="D9E2F3"/>
          </w:tcPr>
          <w:p w14:paraId="7FF825CC" w14:textId="77777777" w:rsidR="00EA27FE" w:rsidRDefault="00000000">
            <w:r>
              <w:rPr>
                <w:b/>
                <w:sz w:val="20"/>
              </w:rPr>
              <w:t>Impact</w:t>
            </w:r>
          </w:p>
        </w:tc>
        <w:tc>
          <w:tcPr>
            <w:tcW w:w="5142" w:type="dxa"/>
            <w:shd w:val="clear" w:color="auto" w:fill="D9E2F3"/>
          </w:tcPr>
          <w:p w14:paraId="6DCEFE97" w14:textId="77777777" w:rsidR="00EA27FE" w:rsidRDefault="00000000">
            <w:r>
              <w:rPr>
                <w:b/>
                <w:sz w:val="20"/>
              </w:rPr>
              <w:t>Mitigation</w:t>
            </w:r>
          </w:p>
        </w:tc>
      </w:tr>
      <w:tr w:rsidR="00EA27FE" w14:paraId="4CD0E8B2" w14:textId="77777777" w:rsidTr="004E1E8D">
        <w:tc>
          <w:tcPr>
            <w:tcW w:w="1951" w:type="dxa"/>
          </w:tcPr>
          <w:p w14:paraId="482C27A6" w14:textId="77777777" w:rsidR="00EA27FE" w:rsidRDefault="00000000">
            <w:r>
              <w:rPr>
                <w:sz w:val="20"/>
              </w:rPr>
              <w:t>AI model incapability with Sinhala</w:t>
            </w:r>
          </w:p>
        </w:tc>
        <w:tc>
          <w:tcPr>
            <w:tcW w:w="1139" w:type="dxa"/>
          </w:tcPr>
          <w:p w14:paraId="60F9EF42" w14:textId="77777777" w:rsidR="00EA27FE" w:rsidRDefault="00000000">
            <w:r>
              <w:rPr>
                <w:sz w:val="20"/>
              </w:rPr>
              <w:t>High</w:t>
            </w:r>
          </w:p>
        </w:tc>
        <w:tc>
          <w:tcPr>
            <w:tcW w:w="987" w:type="dxa"/>
          </w:tcPr>
          <w:p w14:paraId="6F5C9CA7" w14:textId="77777777" w:rsidR="00EA27FE" w:rsidRDefault="00000000">
            <w:r>
              <w:rPr>
                <w:sz w:val="20"/>
              </w:rPr>
              <w:t>High</w:t>
            </w:r>
          </w:p>
        </w:tc>
        <w:tc>
          <w:tcPr>
            <w:tcW w:w="5142"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4E1E8D">
        <w:tc>
          <w:tcPr>
            <w:tcW w:w="1951" w:type="dxa"/>
          </w:tcPr>
          <w:p w14:paraId="057BD7B9" w14:textId="77777777" w:rsidR="00EA27FE" w:rsidRDefault="00000000">
            <w:r>
              <w:rPr>
                <w:sz w:val="20"/>
              </w:rPr>
              <w:t>Poor retrieval quality for Sinhala</w:t>
            </w:r>
          </w:p>
        </w:tc>
        <w:tc>
          <w:tcPr>
            <w:tcW w:w="1139" w:type="dxa"/>
          </w:tcPr>
          <w:p w14:paraId="7B0F8CA0" w14:textId="77777777" w:rsidR="00EA27FE" w:rsidRDefault="00000000">
            <w:r>
              <w:rPr>
                <w:sz w:val="20"/>
              </w:rPr>
              <w:t>Medium</w:t>
            </w:r>
          </w:p>
        </w:tc>
        <w:tc>
          <w:tcPr>
            <w:tcW w:w="987" w:type="dxa"/>
          </w:tcPr>
          <w:p w14:paraId="1E92CDB7" w14:textId="77777777" w:rsidR="00EA27FE" w:rsidRDefault="00000000">
            <w:r>
              <w:rPr>
                <w:sz w:val="20"/>
              </w:rPr>
              <w:t>High</w:t>
            </w:r>
          </w:p>
        </w:tc>
        <w:tc>
          <w:tcPr>
            <w:tcW w:w="5142"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4E1E8D">
        <w:tc>
          <w:tcPr>
            <w:tcW w:w="1951" w:type="dxa"/>
          </w:tcPr>
          <w:p w14:paraId="427103ED" w14:textId="77777777" w:rsidR="00EA27FE" w:rsidRDefault="00000000">
            <w:r>
              <w:rPr>
                <w:sz w:val="20"/>
              </w:rPr>
              <w:t>Human evaluator dropout</w:t>
            </w:r>
          </w:p>
        </w:tc>
        <w:tc>
          <w:tcPr>
            <w:tcW w:w="1139" w:type="dxa"/>
          </w:tcPr>
          <w:p w14:paraId="04B0614F" w14:textId="77777777" w:rsidR="00EA27FE" w:rsidRDefault="00000000">
            <w:r>
              <w:rPr>
                <w:sz w:val="20"/>
              </w:rPr>
              <w:t>Low</w:t>
            </w:r>
          </w:p>
        </w:tc>
        <w:tc>
          <w:tcPr>
            <w:tcW w:w="987" w:type="dxa"/>
          </w:tcPr>
          <w:p w14:paraId="7D91CEBD" w14:textId="77777777" w:rsidR="00EA27FE" w:rsidRDefault="00000000">
            <w:r>
              <w:rPr>
                <w:sz w:val="20"/>
              </w:rPr>
              <w:t>Medium</w:t>
            </w:r>
          </w:p>
        </w:tc>
        <w:tc>
          <w:tcPr>
            <w:tcW w:w="5142" w:type="dxa"/>
          </w:tcPr>
          <w:p w14:paraId="5DB52DF5" w14:textId="77777777" w:rsidR="00EA27FE" w:rsidRDefault="00000000">
            <w:r>
              <w:rPr>
                <w:sz w:val="20"/>
              </w:rPr>
              <w:t>Recruit 3 evaluators; prepare backup contacts</w:t>
            </w:r>
          </w:p>
        </w:tc>
      </w:tr>
      <w:tr w:rsidR="00EA27FE" w14:paraId="5471E33C" w14:textId="77777777" w:rsidTr="004E1E8D">
        <w:tc>
          <w:tcPr>
            <w:tcW w:w="1951" w:type="dxa"/>
          </w:tcPr>
          <w:p w14:paraId="40D6CBD4" w14:textId="77777777" w:rsidR="00EA27FE" w:rsidRDefault="00000000">
            <w:r>
              <w:rPr>
                <w:sz w:val="20"/>
              </w:rPr>
              <w:t>LLM hallucination in evaluation context</w:t>
            </w:r>
          </w:p>
        </w:tc>
        <w:tc>
          <w:tcPr>
            <w:tcW w:w="1139" w:type="dxa"/>
          </w:tcPr>
          <w:p w14:paraId="0B566799" w14:textId="77777777" w:rsidR="00EA27FE" w:rsidRDefault="00000000">
            <w:r>
              <w:rPr>
                <w:sz w:val="20"/>
              </w:rPr>
              <w:t>Medium</w:t>
            </w:r>
          </w:p>
        </w:tc>
        <w:tc>
          <w:tcPr>
            <w:tcW w:w="987" w:type="dxa"/>
          </w:tcPr>
          <w:p w14:paraId="0CD11B6C" w14:textId="77777777" w:rsidR="00EA27FE" w:rsidRDefault="00000000">
            <w:r>
              <w:rPr>
                <w:sz w:val="20"/>
              </w:rPr>
              <w:t>Medium</w:t>
            </w:r>
          </w:p>
        </w:tc>
        <w:tc>
          <w:tcPr>
            <w:tcW w:w="5142"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4E1E8D">
        <w:tc>
          <w:tcPr>
            <w:tcW w:w="1951" w:type="dxa"/>
          </w:tcPr>
          <w:p w14:paraId="30276976" w14:textId="77777777" w:rsidR="00EA27FE" w:rsidRDefault="00000000">
            <w:r>
              <w:rPr>
                <w:sz w:val="20"/>
              </w:rPr>
              <w:t>Technical integration failures</w:t>
            </w:r>
          </w:p>
        </w:tc>
        <w:tc>
          <w:tcPr>
            <w:tcW w:w="1139" w:type="dxa"/>
          </w:tcPr>
          <w:p w14:paraId="7305A696" w14:textId="77777777" w:rsidR="00EA27FE" w:rsidRDefault="00000000">
            <w:r>
              <w:rPr>
                <w:sz w:val="20"/>
              </w:rPr>
              <w:t>Low</w:t>
            </w:r>
          </w:p>
        </w:tc>
        <w:tc>
          <w:tcPr>
            <w:tcW w:w="987" w:type="dxa"/>
          </w:tcPr>
          <w:p w14:paraId="3AD4B6B6" w14:textId="77777777" w:rsidR="00EA27FE" w:rsidRDefault="00000000">
            <w:r>
              <w:rPr>
                <w:sz w:val="20"/>
              </w:rPr>
              <w:t>Medium</w:t>
            </w:r>
          </w:p>
        </w:tc>
        <w:tc>
          <w:tcPr>
            <w:tcW w:w="5142"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4E1E8D">
        <w:tc>
          <w:tcPr>
            <w:tcW w:w="1951" w:type="dxa"/>
          </w:tcPr>
          <w:p w14:paraId="5291704D" w14:textId="77777777" w:rsidR="00EA27FE" w:rsidRDefault="00000000">
            <w:r>
              <w:rPr>
                <w:sz w:val="20"/>
              </w:rPr>
              <w:t>Insufficient statistical power</w:t>
            </w:r>
          </w:p>
        </w:tc>
        <w:tc>
          <w:tcPr>
            <w:tcW w:w="1139" w:type="dxa"/>
          </w:tcPr>
          <w:p w14:paraId="308E2DBD" w14:textId="77777777" w:rsidR="00EA27FE" w:rsidRDefault="00000000">
            <w:r>
              <w:rPr>
                <w:sz w:val="20"/>
              </w:rPr>
              <w:t>Medium</w:t>
            </w:r>
          </w:p>
        </w:tc>
        <w:tc>
          <w:tcPr>
            <w:tcW w:w="987" w:type="dxa"/>
          </w:tcPr>
          <w:p w14:paraId="597D777D" w14:textId="77777777" w:rsidR="00EA27FE" w:rsidRDefault="00000000">
            <w:r>
              <w:rPr>
                <w:sz w:val="20"/>
              </w:rPr>
              <w:t>Medium</w:t>
            </w:r>
          </w:p>
        </w:tc>
        <w:tc>
          <w:tcPr>
            <w:tcW w:w="5142" w:type="dxa"/>
          </w:tcPr>
          <w:p w14:paraId="3D5DC95B" w14:textId="77777777" w:rsidR="00EA27FE" w:rsidRDefault="00000000">
            <w:r>
              <w:rPr>
                <w:sz w:val="20"/>
              </w:rPr>
              <w:t>82-question set across 7 topics; Wilcoxon paired design maximises power</w:t>
            </w:r>
          </w:p>
        </w:tc>
      </w:tr>
      <w:tr w:rsidR="00EA27FE" w14:paraId="58FB5049" w14:textId="77777777" w:rsidTr="004E1E8D">
        <w:tc>
          <w:tcPr>
            <w:tcW w:w="1951" w:type="dxa"/>
          </w:tcPr>
          <w:p w14:paraId="45AE412F" w14:textId="77777777" w:rsidR="00EA27FE" w:rsidRDefault="00000000">
            <w:r>
              <w:rPr>
                <w:sz w:val="20"/>
              </w:rPr>
              <w:t>Time overrun</w:t>
            </w:r>
          </w:p>
        </w:tc>
        <w:tc>
          <w:tcPr>
            <w:tcW w:w="1139" w:type="dxa"/>
          </w:tcPr>
          <w:p w14:paraId="49077A32" w14:textId="77777777" w:rsidR="00EA27FE" w:rsidRDefault="00000000">
            <w:r>
              <w:rPr>
                <w:sz w:val="20"/>
              </w:rPr>
              <w:t>Medium</w:t>
            </w:r>
          </w:p>
        </w:tc>
        <w:tc>
          <w:tcPr>
            <w:tcW w:w="987" w:type="dxa"/>
          </w:tcPr>
          <w:p w14:paraId="3EE7AD00" w14:textId="77777777" w:rsidR="00EA27FE" w:rsidRDefault="00000000">
            <w:r>
              <w:rPr>
                <w:sz w:val="20"/>
              </w:rPr>
              <w:t>High</w:t>
            </w:r>
          </w:p>
        </w:tc>
        <w:tc>
          <w:tcPr>
            <w:tcW w:w="5142" w:type="dxa"/>
          </w:tcPr>
          <w:p w14:paraId="58E4B4DC" w14:textId="77777777" w:rsidR="00EA27FE" w:rsidRDefault="00000000">
            <w:r>
              <w:rPr>
                <w:sz w:val="20"/>
              </w:rPr>
              <w:t>Build buffer into timeline; prioritise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Table 3.</w:t>
      </w:r>
      <w:r>
        <w:rPr>
          <w:i/>
          <w:sz w:val="20"/>
        </w:rPr>
        <w:t>6</w:t>
      </w:r>
      <w:r>
        <w:rPr>
          <w:i/>
          <w:sz w:val="20"/>
        </w:rPr>
        <w:t xml:space="preserve">: </w:t>
      </w:r>
      <w:r w:rsidRPr="008406F9">
        <w:rPr>
          <w:i/>
          <w:sz w:val="20"/>
        </w:rPr>
        <w:t>Risk Assessment and Mitigation</w:t>
      </w:r>
    </w:p>
    <w:p w14:paraId="3C43DDBB" w14:textId="77777777" w:rsidR="00EA27FE" w:rsidRDefault="00EA27FE"/>
    <w:p w14:paraId="129E2747" w14:textId="77777777" w:rsidR="00EA27FE" w:rsidRDefault="00000000" w:rsidP="00E70AB5">
      <w:pPr>
        <w:pStyle w:val="Heading3"/>
        <w:pPrChange w:id="128" w:author="Thilina Perera" w:date="2026-08-02T20:07:00Z" w16du:dateUtc="2026-08-02T14:37:00Z">
          <w:pPr>
            <w:spacing w:before="280" w:after="160" w:line="360" w:lineRule="auto"/>
          </w:pPr>
        </w:pPrChange>
      </w:pPr>
      <w:r>
        <w:t>3.13 Ethical Considerations</w:t>
      </w:r>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E70AB5">
      <w:pPr>
        <w:pStyle w:val="Heading4"/>
        <w:pPrChange w:id="129" w:author="Thilina Perera" w:date="2026-08-02T20:07:00Z" w16du:dateUtc="2026-08-02T14:37:00Z">
          <w:pPr>
            <w:spacing w:before="240" w:after="120" w:line="360" w:lineRule="auto"/>
          </w:pPr>
        </w:pPrChange>
      </w:pPr>
      <w:r>
        <w:t>3.13.1 Data Ethics</w:t>
      </w:r>
    </w:p>
    <w:p w14:paraId="645A7369" w14:textId="77777777" w:rsidR="00EA27FE" w:rsidRDefault="00000000">
      <w:pPr>
        <w:spacing w:after="240" w:line="360" w:lineRule="auto"/>
      </w:pPr>
      <w:r>
        <w:t xml:space="preserve">Beginning with source documents — </w:t>
      </w:r>
      <w:proofErr w:type="gramStart"/>
      <w:r>
        <w:t>all of</w:t>
      </w:r>
      <w:proofErr w:type="gramEnd"/>
      <w:r>
        <w:t xml:space="preserve"> the source documents that will be fed into this database, </w:t>
      </w:r>
      <w:proofErr w:type="gramStart"/>
      <w:r>
        <w:t>all of</w:t>
      </w:r>
      <w:proofErr w:type="gramEnd"/>
      <w:r>
        <w:t xml:space="preserve"> the source documents will be publically available curriculum resources 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E70AB5">
      <w:pPr>
        <w:pStyle w:val="Heading4"/>
        <w:pPrChange w:id="130" w:author="Thilina Perera" w:date="2026-08-02T20:07:00Z" w16du:dateUtc="2026-08-02T14:37:00Z">
          <w:pPr>
            <w:spacing w:before="240" w:after="120" w:line="360" w:lineRule="auto"/>
          </w:pPr>
        </w:pPrChange>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lastRenderedPageBreak/>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rsidP="00E70AB5">
      <w:pPr>
        <w:pStyle w:val="Heading4"/>
        <w:pPrChange w:id="131" w:author="Thilina Perera" w:date="2026-08-02T20:07:00Z" w16du:dateUtc="2026-08-02T14:37:00Z">
          <w:pPr>
            <w:spacing w:before="240" w:after="120" w:line="360" w:lineRule="auto"/>
          </w:pPr>
        </w:pPrChange>
      </w:pPr>
      <w:r>
        <w:lastRenderedPageBreak/>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67F24497" w14:textId="77777777" w:rsidR="00EA27FE" w:rsidRPr="004E1E8D" w:rsidRDefault="00000000">
      <w:pPr>
        <w:spacing w:after="240" w:line="360" w:lineRule="auto"/>
        <w:rPr>
          <w:b/>
          <w:bCs/>
        </w:rPr>
      </w:pPr>
      <w:r w:rsidRPr="004E1E8D">
        <w:rPr>
          <w:b/>
          <w:bCs/>
        </w:rPr>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lastRenderedPageBreak/>
        <w:t>Our system has minimal environmental cost. All embedding were created locally on a single workstation (multilingual-E5, 560M parameters). We do not currently utilize any GPU cluster(s).</w:t>
      </w:r>
    </w:p>
    <w:p w14:paraId="10AF5C61" w14:textId="77777777" w:rsidR="00EA27FE" w:rsidRDefault="00000000" w:rsidP="00E70AB5">
      <w:pPr>
        <w:pStyle w:val="Heading4"/>
        <w:pPrChange w:id="132" w:author="Thilina Perera" w:date="2026-08-02T20:08:00Z" w16du:dateUtc="2026-08-02T14:38:00Z">
          <w:pPr>
            <w:spacing w:before="240" w:after="120" w:line="360" w:lineRule="auto"/>
          </w:pPr>
        </w:pPrChange>
      </w:pPr>
      <w:r>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77777777" w:rsidR="00EA27FE" w:rsidRDefault="00000000" w:rsidP="00E70AB5">
      <w:pPr>
        <w:pStyle w:val="Heading2"/>
        <w:pPrChange w:id="133" w:author="Thilina Perera" w:date="2026-08-02T20:08:00Z" w16du:dateUtc="2026-08-02T14:38:00Z">
          <w:pPr>
            <w:spacing w:before="360" w:after="240" w:line="360" w:lineRule="auto"/>
          </w:pPr>
        </w:pPrChange>
      </w:pPr>
      <w:r>
        <w:lastRenderedPageBreak/>
        <w:t>Chapter 4: Investigation and Analysis</w:t>
      </w:r>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pPr>
        <w:spacing w:before="280" w:after="160" w:line="360" w:lineRule="auto"/>
      </w:pPr>
      <w:r>
        <w:rPr>
          <w:b/>
          <w:color w:val="000000"/>
          <w:sz w:val="26"/>
        </w:rPr>
        <w:t>4.1 Problem Statement</w:t>
      </w:r>
    </w:p>
    <w:p w14:paraId="0C6AC58C" w14:textId="2D72922E" w:rsidR="00EA27FE" w:rsidRDefault="00000000">
      <w:pPr>
        <w:spacing w:after="240" w:line="360" w:lineRule="auto"/>
      </w:pPr>
      <w:r>
        <w:t xml:space="preserve">The three aspects of the issue being researched are presented fully within </w:t>
      </w:r>
      <w:r w:rsidR="00A40160">
        <w:t>section</w:t>
      </w:r>
      <w:r>
        <w:t>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pPr>
        <w:spacing w:before="280" w:after="160" w:line="360" w:lineRule="auto"/>
      </w:pPr>
      <w:r>
        <w:rPr>
          <w:b/>
          <w:color w:val="000000"/>
          <w:sz w:val="26"/>
        </w:rPr>
        <w:t>4.2 Research Gap and Contribution</w:t>
      </w:r>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 xml:space="preserve">2.10 are </w:t>
      </w:r>
      <w:proofErr w:type="gramStart"/>
      <w:r>
        <w:t>compared and contrasted</w:t>
      </w:r>
      <w:proofErr w:type="gramEnd"/>
      <w:r>
        <w:t xml:space="preserve"> with the results of chapter 7.</w:t>
      </w:r>
    </w:p>
    <w:p w14:paraId="5C99D386" w14:textId="77777777" w:rsidR="00EA27FE" w:rsidRDefault="00000000">
      <w:pPr>
        <w:spacing w:before="280" w:after="160" w:line="360" w:lineRule="auto"/>
      </w:pPr>
      <w:r>
        <w:rPr>
          <w:b/>
          <w:color w:val="000000"/>
          <w:sz w:val="26"/>
        </w:rPr>
        <w:t>4.3 Research Design (Baseline Rationale)</w:t>
      </w:r>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pPr>
        <w:spacing w:before="280" w:after="160" w:line="360" w:lineRule="auto"/>
      </w:pPr>
      <w:r>
        <w:rPr>
          <w:b/>
          <w:color w:val="000000"/>
          <w:sz w:val="26"/>
        </w:rPr>
        <w:t>4.4 Baseline Conditions</w:t>
      </w:r>
    </w:p>
    <w:p w14:paraId="309043DE" w14:textId="783BF168" w:rsidR="00EA27FE" w:rsidRDefault="00000000">
      <w:pPr>
        <w:spacing w:after="240" w:line="360" w:lineRule="auto"/>
      </w:pPr>
      <w:r>
        <w:t xml:space="preserve">The two ungrounded base-line cases that were created to determine the influence of retrieval augmentation as opposed to all other factors -- such as a "grounded" vs. "ungrounded" LLM and a "prompt-constrained" but still "ungounded" LLM -- were fully described in </w:t>
      </w:r>
      <w:r w:rsidR="00A40160">
        <w:t>section</w:t>
      </w:r>
      <w:r>
        <w:t>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77777777" w:rsidR="00EA27FE" w:rsidRDefault="00000000">
      <w:pPr>
        <w:spacing w:before="360" w:after="240" w:line="360" w:lineRule="auto"/>
      </w:pPr>
      <w:r>
        <w:rPr>
          <w:b/>
          <w:color w:val="000000"/>
          <w:sz w:val="28"/>
        </w:rPr>
        <w:lastRenderedPageBreak/>
        <w:t>Chapter 5: Design</w:t>
      </w:r>
    </w:p>
    <w:p w14:paraId="6E07D2C5" w14:textId="77777777" w:rsidR="00EA27FE" w:rsidRDefault="00000000">
      <w:pPr>
        <w:spacing w:before="280" w:after="160" w:line="360" w:lineRule="auto"/>
      </w:pPr>
      <w:r>
        <w:rPr>
          <w:b/>
          <w:color w:val="000000"/>
          <w:sz w:val="26"/>
        </w:rPr>
        <w:t>5.1 High-Level Architecture</w:t>
      </w:r>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pPr>
        <w:spacing w:before="280" w:after="160" w:line="360" w:lineRule="auto"/>
      </w:pPr>
      <w:r>
        <w:rPr>
          <w:b/>
          <w:color w:val="000000"/>
          <w:sz w:val="26"/>
        </w:rPr>
        <w:t>5.2 Embedding and Indexing Strategy</w:t>
      </w:r>
    </w:p>
    <w:p w14:paraId="6D292A8C" w14:textId="77777777" w:rsidR="00EA27FE" w:rsidRDefault="00000000">
      <w:pPr>
        <w:spacing w:before="240" w:after="120" w:line="360" w:lineRule="auto"/>
      </w:pPr>
      <w:r>
        <w:rPr>
          <w:b/>
          <w:color w:val="000000"/>
        </w:rPr>
        <w:t>5.2.1 Vector Database Selection</w:t>
      </w:r>
    </w:p>
    <w:p w14:paraId="5F523E42" w14:textId="77777777" w:rsidR="00EA27FE" w:rsidRDefault="00000000">
      <w:pPr>
        <w:spacing w:after="240" w:line="360" w:lineRule="auto"/>
      </w:pPr>
      <w:r>
        <w:t xml:space="preserve">The Vector Database Layer utilizes ChromaDB as the Embedded Vector Database which was chosen due to it's Zero-Dependency Local Deployment Model and Native Cosine Distance </w:t>
      </w:r>
      <w:r>
        <w:lastRenderedPageBreak/>
        <w:t>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pPr>
        <w:spacing w:before="240" w:after="120" w:line="360" w:lineRule="auto"/>
      </w:pPr>
      <w:r>
        <w:rPr>
          <w:b/>
          <w:color w:val="000000"/>
        </w:rP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 xml:space="preserve">Process documents through ingestion </w:t>
      </w:r>
      <w:proofErr w:type="gramStart"/>
      <w:r>
        <w:t>pipe line</w:t>
      </w:r>
      <w:proofErr w:type="gramEnd"/>
      <w:r>
        <w:t xml:space="preserv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pPr>
        <w:spacing w:before="240" w:after="120" w:line="360" w:lineRule="auto"/>
      </w:pPr>
      <w:r>
        <w:rPr>
          <w:b/>
          <w:color w:val="000000"/>
        </w:rPr>
        <w:t>5.2.3 Retrieval Configuration</w:t>
      </w:r>
    </w:p>
    <w:p w14:paraId="35AEC175" w14:textId="77777777" w:rsidR="00EA27FE" w:rsidRDefault="00000000">
      <w:pPr>
        <w:spacing w:after="240" w:line="360" w:lineRule="auto"/>
      </w:pPr>
      <w:r>
        <w:t>The Retrieval Module is capable of supporting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pPr>
        <w:spacing w:before="280" w:after="160" w:line="360" w:lineRule="auto"/>
      </w:pPr>
      <w:r>
        <w:rPr>
          <w:b/>
          <w:color w:val="000000"/>
          <w:sz w:val="26"/>
        </w:rPr>
        <w:lastRenderedPageBreak/>
        <w:t>5.3 Model Selection Justification</w:t>
      </w:r>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77777777" w:rsidR="00EA27FE" w:rsidRDefault="00000000">
      <w:pPr>
        <w:spacing w:before="360" w:after="240" w:line="360" w:lineRule="auto"/>
      </w:pPr>
      <w:r>
        <w:rPr>
          <w:b/>
          <w:color w:val="000000"/>
          <w:sz w:val="28"/>
        </w:rPr>
        <w:lastRenderedPageBreak/>
        <w:t>Chapter 6: Implementation</w:t>
      </w:r>
    </w:p>
    <w:p w14:paraId="423F76D9" w14:textId="77777777" w:rsidR="00EA27FE" w:rsidRDefault="00000000">
      <w:pPr>
        <w:spacing w:before="280" w:after="160" w:line="360" w:lineRule="auto"/>
      </w:pPr>
      <w:r>
        <w:rPr>
          <w:b/>
          <w:color w:val="000000"/>
          <w:sz w:val="26"/>
        </w:rPr>
        <w:t>6.1 Knowledge Base Ingestion Pipeline</w:t>
      </w:r>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Default="00000000">
      <w:pPr>
        <w:spacing w:before="240" w:after="120" w:line="360" w:lineRule="auto"/>
      </w:pPr>
      <w:r>
        <w:rPr>
          <w:b/>
          <w:color w:val="000000"/>
        </w:rPr>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pPr>
        <w:spacing w:before="240" w:after="120" w:line="360" w:lineRule="auto"/>
      </w:pPr>
      <w:r>
        <w:rPr>
          <w:b/>
          <w:color w:val="000000"/>
        </w:rP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Text extracted from PDFs in Sinhala faces specific particular challenges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pPr>
        <w:spacing w:before="240" w:after="120" w:line="360" w:lineRule="auto"/>
      </w:pPr>
      <w:r>
        <w:rPr>
          <w:b/>
          <w:color w:val="000000"/>
        </w:rP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lastRenderedPageBreak/>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w:t>
            </w:r>
            <w:r>
              <w:rPr>
                <w:sz w:val="20"/>
              </w:rPr>
              <w:lastRenderedPageBreak/>
              <w:t>Section</w:t>
            </w:r>
          </w:p>
        </w:tc>
        <w:tc>
          <w:tcPr>
            <w:tcW w:w="1512" w:type="dxa"/>
          </w:tcPr>
          <w:p w14:paraId="5E5AD706" w14:textId="77777777" w:rsidR="00EA27FE" w:rsidRDefault="00000000">
            <w:r>
              <w:rPr>
                <w:sz w:val="20"/>
              </w:rPr>
              <w:lastRenderedPageBreak/>
              <w:t>Variable, topic-</w:t>
            </w:r>
            <w:r>
              <w:rPr>
                <w:sz w:val="20"/>
              </w:rPr>
              <w:lastRenderedPageBreak/>
              <w:t>length</w:t>
            </w:r>
          </w:p>
        </w:tc>
        <w:tc>
          <w:tcPr>
            <w:tcW w:w="1512" w:type="dxa"/>
          </w:tcPr>
          <w:p w14:paraId="5DF7F83D" w14:textId="77777777" w:rsidR="00EA27FE" w:rsidRDefault="00000000">
            <w:r>
              <w:rPr>
                <w:sz w:val="20"/>
              </w:rPr>
              <w:lastRenderedPageBreak/>
              <w:t xml:space="preserve">Curriculum </w:t>
            </w:r>
            <w:r>
              <w:rPr>
                <w:sz w:val="20"/>
              </w:rPr>
              <w:lastRenderedPageBreak/>
              <w:t>topic numbers (1.1, 2.3)</w:t>
            </w:r>
          </w:p>
        </w:tc>
        <w:tc>
          <w:tcPr>
            <w:tcW w:w="1512" w:type="dxa"/>
          </w:tcPr>
          <w:p w14:paraId="0CFB2E0E" w14:textId="77777777" w:rsidR="00EA27FE" w:rsidRDefault="00000000">
            <w:r>
              <w:rPr>
                <w:sz w:val="20"/>
              </w:rPr>
              <w:lastRenderedPageBreak/>
              <w:t xml:space="preserve">High — </w:t>
            </w:r>
            <w:r>
              <w:rPr>
                <w:sz w:val="20"/>
              </w:rPr>
              <w:lastRenderedPageBreak/>
              <w:t>preserves complete pedagogical units</w:t>
            </w:r>
          </w:p>
        </w:tc>
        <w:tc>
          <w:tcPr>
            <w:tcW w:w="1512" w:type="dxa"/>
          </w:tcPr>
          <w:p w14:paraId="1B228629" w14:textId="77777777" w:rsidR="00EA27FE" w:rsidRDefault="00000000">
            <w:r>
              <w:rPr>
                <w:sz w:val="20"/>
              </w:rPr>
              <w:lastRenderedPageBreak/>
              <w:t>Coarse, topic-</w:t>
            </w:r>
            <w:r>
              <w:rPr>
                <w:sz w:val="20"/>
              </w:rPr>
              <w:lastRenderedPageBreak/>
              <w:t>dependent</w:t>
            </w:r>
          </w:p>
        </w:tc>
        <w:tc>
          <w:tcPr>
            <w:tcW w:w="1512" w:type="dxa"/>
          </w:tcPr>
          <w:p w14:paraId="168199C8" w14:textId="77777777" w:rsidR="00EA27FE" w:rsidRDefault="00000000">
            <w:r>
              <w:rPr>
                <w:sz w:val="20"/>
              </w:rPr>
              <w:lastRenderedPageBreak/>
              <w:t xml:space="preserve">Coherent </w:t>
            </w:r>
            <w:r>
              <w:rPr>
                <w:sz w:val="20"/>
              </w:rPr>
              <w:lastRenderedPageBreak/>
              <w:t>chunks; uneven size can affect embedding quality</w:t>
            </w:r>
          </w:p>
        </w:tc>
      </w:tr>
      <w:tr w:rsidR="00EA27FE" w14:paraId="7B54E83D" w14:textId="77777777">
        <w:tc>
          <w:tcPr>
            <w:tcW w:w="1512" w:type="dxa"/>
          </w:tcPr>
          <w:p w14:paraId="4ED95225" w14:textId="77777777" w:rsidR="00EA27FE" w:rsidRDefault="00000000">
            <w:r>
              <w:rPr>
                <w:sz w:val="20"/>
              </w:rPr>
              <w:lastRenderedPageBreak/>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w:t>
      </w:r>
      <w:r>
        <w:rPr>
          <w:i/>
          <w:sz w:val="20"/>
        </w:rPr>
        <w:t>6</w:t>
      </w:r>
      <w:r>
        <w:rPr>
          <w:i/>
          <w:sz w:val="20"/>
        </w:rPr>
        <w:t xml:space="preserve">.1: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drawing>
          <wp:inline distT="0" distB="0" distL="0" distR="0" wp14:anchorId="17231974" wp14:editId="7DC40D27">
            <wp:extent cx="5760720" cy="348742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a:blip r:embed="rId20"/>
                    <a:stretch>
                      <a:fillRect/>
                    </a:stretch>
                  </pic:blipFill>
                  <pic:spPr>
                    <a:xfrm>
                      <a:off x="0" y="0"/>
                      <a:ext cx="5760720" cy="3487420"/>
                    </a:xfrm>
                    <a:prstGeom prst="rect">
                      <a:avLst/>
                    </a:prstGeom>
                  </pic:spPr>
                </pic:pic>
              </a:graphicData>
            </a:graphic>
          </wp:inline>
        </w:drawing>
      </w:r>
    </w:p>
    <w:p w14:paraId="5847EEBB" w14:textId="6FFE9F7D" w:rsidR="004D49F4" w:rsidRDefault="004D49F4" w:rsidP="00EC76FC">
      <w:pPr>
        <w:spacing w:after="240" w:line="360" w:lineRule="auto"/>
        <w:jc w:val="center"/>
      </w:pPr>
      <w:r w:rsidRPr="004D49F4">
        <w:rPr>
          <w:i/>
          <w:iCs/>
        </w:rPr>
        <w:t xml:space="preserve">Figure 6.2: Number of retrievable passages produced by each of the four chunking strategies. </w:t>
      </w:r>
      <w:proofErr w:type="gramStart"/>
      <w:r w:rsidRPr="004D49F4">
        <w:rPr>
          <w:i/>
          <w:iCs/>
        </w:rPr>
        <w:t>Sliding-window</w:t>
      </w:r>
      <w:proofErr w:type="gramEnd"/>
      <w:r w:rsidRPr="004D49F4">
        <w:rPr>
          <w:i/>
          <w:iCs/>
        </w:rPr>
        <w:t xml:space="preserve"> dominates by volume</w:t>
      </w:r>
    </w:p>
    <w:p w14:paraId="757B5C87" w14:textId="77777777" w:rsidR="00EA27FE" w:rsidRDefault="00000000">
      <w:pPr>
        <w:spacing w:before="240" w:after="120" w:line="360" w:lineRule="auto"/>
      </w:pPr>
      <w:r>
        <w:rPr>
          <w:b/>
          <w:color w:val="000000"/>
        </w:rP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pPr>
        <w:spacing w:before="280" w:after="160" w:line="360" w:lineRule="auto"/>
      </w:pPr>
      <w:r>
        <w:rPr>
          <w:b/>
          <w:color w:val="000000"/>
          <w:sz w:val="26"/>
        </w:rPr>
        <w:t>6.2 Query Processing Pipeline</w:t>
      </w:r>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pPr>
        <w:spacing w:before="240" w:after="120" w:line="360" w:lineRule="auto"/>
      </w:pPr>
      <w:r>
        <w:rPr>
          <w:b/>
          <w:color w:val="000000"/>
        </w:rP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pPr>
        <w:spacing w:before="240" w:after="120" w:line="360" w:lineRule="auto"/>
      </w:pPr>
      <w:r>
        <w:rPr>
          <w:b/>
          <w:color w:val="000000"/>
        </w:rP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pPr>
        <w:spacing w:before="240" w:after="120" w:line="360" w:lineRule="auto"/>
      </w:pPr>
      <w:r>
        <w:rPr>
          <w:b/>
          <w:color w:val="000000"/>
        </w:rP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pPr>
        <w:spacing w:before="240" w:after="120" w:line="360" w:lineRule="auto"/>
      </w:pPr>
      <w:r>
        <w:rPr>
          <w:b/>
          <w:color w:val="000000"/>
        </w:rP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pPr>
        <w:spacing w:before="280" w:after="160" w:line="360" w:lineRule="auto"/>
      </w:pPr>
      <w:r>
        <w:rPr>
          <w:b/>
          <w:color w:val="000000"/>
          <w:sz w:val="26"/>
        </w:rPr>
        <w:t>6.3 Baseline Implementations</w:t>
      </w:r>
    </w:p>
    <w:p w14:paraId="0A20A772" w14:textId="77777777" w:rsidR="00EA27FE" w:rsidRDefault="00000000">
      <w:pPr>
        <w:spacing w:before="240" w:after="120" w:line="360" w:lineRule="auto"/>
      </w:pPr>
      <w:r>
        <w:rPr>
          <w:b/>
          <w:color w:val="000000"/>
        </w:rP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pPr>
        <w:spacing w:before="240" w:after="120" w:line="360" w:lineRule="auto"/>
      </w:pPr>
      <w:r>
        <w:rPr>
          <w:b/>
          <w:color w:val="000000"/>
        </w:rP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pPr>
        <w:spacing w:before="280" w:after="160" w:line="360" w:lineRule="auto"/>
      </w:pPr>
      <w:r>
        <w:rPr>
          <w:b/>
          <w:color w:val="000000"/>
          <w:sz w:val="26"/>
        </w:rPr>
        <w:t>6.4 Technology Stack and Justification</w:t>
      </w:r>
    </w:p>
    <w:tbl>
      <w:tblPr>
        <w:tblStyle w:val="TableGrid"/>
        <w:tblW w:w="0" w:type="auto"/>
        <w:tblLook w:val="04A0" w:firstRow="1" w:lastRow="0" w:firstColumn="1" w:lastColumn="0" w:noHBand="0" w:noVBand="1"/>
      </w:tblPr>
      <w:tblGrid>
        <w:gridCol w:w="1526"/>
        <w:gridCol w:w="2016"/>
        <w:gridCol w:w="1244"/>
        <w:gridCol w:w="4459"/>
      </w:tblGrid>
      <w:tr w:rsidR="00EA27FE" w14:paraId="47B2A463" w14:textId="77777777" w:rsidTr="004E1E8D">
        <w:tc>
          <w:tcPr>
            <w:tcW w:w="1526" w:type="dxa"/>
            <w:shd w:val="clear" w:color="auto" w:fill="D9E2F3"/>
          </w:tcPr>
          <w:p w14:paraId="2708B812" w14:textId="77777777" w:rsidR="00EA27FE" w:rsidRDefault="00000000">
            <w:r>
              <w:rPr>
                <w:b/>
                <w:sz w:val="20"/>
              </w:rPr>
              <w:t>Component</w:t>
            </w:r>
          </w:p>
        </w:tc>
        <w:tc>
          <w:tcPr>
            <w:tcW w:w="2016" w:type="dxa"/>
            <w:shd w:val="clear" w:color="auto" w:fill="D9E2F3"/>
          </w:tcPr>
          <w:p w14:paraId="148A56AB" w14:textId="77777777" w:rsidR="00EA27FE" w:rsidRDefault="00000000">
            <w:r>
              <w:rPr>
                <w:b/>
                <w:sz w:val="20"/>
              </w:rPr>
              <w:t>Technology</w:t>
            </w:r>
          </w:p>
        </w:tc>
        <w:tc>
          <w:tcPr>
            <w:tcW w:w="1244" w:type="dxa"/>
            <w:shd w:val="clear" w:color="auto" w:fill="D9E2F3"/>
          </w:tcPr>
          <w:p w14:paraId="1A2BA694" w14:textId="77777777" w:rsidR="00EA27FE" w:rsidRDefault="00000000">
            <w:r>
              <w:rPr>
                <w:b/>
                <w:sz w:val="20"/>
              </w:rPr>
              <w:t>Version</w:t>
            </w:r>
          </w:p>
        </w:tc>
        <w:tc>
          <w:tcPr>
            <w:tcW w:w="4459" w:type="dxa"/>
            <w:shd w:val="clear" w:color="auto" w:fill="D9E2F3"/>
          </w:tcPr>
          <w:p w14:paraId="17A2480C" w14:textId="77777777" w:rsidR="00EA27FE" w:rsidRDefault="00000000">
            <w:r>
              <w:rPr>
                <w:b/>
                <w:sz w:val="20"/>
              </w:rPr>
              <w:t>Justification</w:t>
            </w:r>
          </w:p>
        </w:tc>
      </w:tr>
      <w:tr w:rsidR="00EA27FE" w14:paraId="5816786D" w14:textId="77777777" w:rsidTr="004E1E8D">
        <w:tc>
          <w:tcPr>
            <w:tcW w:w="1526" w:type="dxa"/>
          </w:tcPr>
          <w:p w14:paraId="2B59545D" w14:textId="77777777" w:rsidR="00EA27FE" w:rsidRDefault="00000000">
            <w:r>
              <w:rPr>
                <w:sz w:val="20"/>
              </w:rPr>
              <w:t>Programming Language</w:t>
            </w:r>
          </w:p>
        </w:tc>
        <w:tc>
          <w:tcPr>
            <w:tcW w:w="2016" w:type="dxa"/>
          </w:tcPr>
          <w:p w14:paraId="1D064AEE" w14:textId="77777777" w:rsidR="00EA27FE" w:rsidRDefault="00000000">
            <w:r>
              <w:rPr>
                <w:sz w:val="20"/>
              </w:rPr>
              <w:t>Python</w:t>
            </w:r>
          </w:p>
        </w:tc>
        <w:tc>
          <w:tcPr>
            <w:tcW w:w="1244" w:type="dxa"/>
          </w:tcPr>
          <w:p w14:paraId="15754975" w14:textId="77777777" w:rsidR="00EA27FE" w:rsidRDefault="00000000">
            <w:r>
              <w:rPr>
                <w:sz w:val="20"/>
              </w:rPr>
              <w:t>3.11+</w:t>
            </w:r>
          </w:p>
        </w:tc>
        <w:tc>
          <w:tcPr>
            <w:tcW w:w="4459" w:type="dxa"/>
          </w:tcPr>
          <w:p w14:paraId="4F8FBB6F" w14:textId="77777777" w:rsidR="00EA27FE" w:rsidRDefault="00000000">
            <w:r>
              <w:rPr>
                <w:sz w:val="20"/>
              </w:rPr>
              <w:t>Dominant ecosystem for NLP/ML; sentence_transformers and chromadb are Python-native</w:t>
            </w:r>
          </w:p>
        </w:tc>
      </w:tr>
      <w:tr w:rsidR="00EA27FE" w14:paraId="4C9D191C" w14:textId="77777777" w:rsidTr="004E1E8D">
        <w:tc>
          <w:tcPr>
            <w:tcW w:w="1526" w:type="dxa"/>
          </w:tcPr>
          <w:p w14:paraId="7116C509" w14:textId="77777777" w:rsidR="00EA27FE" w:rsidRDefault="00000000">
            <w:r>
              <w:rPr>
                <w:sz w:val="20"/>
              </w:rPr>
              <w:t>Embedding Models</w:t>
            </w:r>
          </w:p>
        </w:tc>
        <w:tc>
          <w:tcPr>
            <w:tcW w:w="2016" w:type="dxa"/>
          </w:tcPr>
          <w:p w14:paraId="1191E980" w14:textId="77777777" w:rsidR="00EA27FE" w:rsidRDefault="00000000">
            <w:r>
              <w:rPr>
                <w:sz w:val="20"/>
              </w:rPr>
              <w:t>sentence_transformers (multilingual-E5, BGE-M3)</w:t>
            </w:r>
          </w:p>
        </w:tc>
        <w:tc>
          <w:tcPr>
            <w:tcW w:w="1244" w:type="dxa"/>
          </w:tcPr>
          <w:p w14:paraId="25B79776" w14:textId="77777777" w:rsidR="00EA27FE" w:rsidRDefault="00000000">
            <w:r>
              <w:rPr>
                <w:sz w:val="20"/>
              </w:rPr>
              <w:t>Latest</w:t>
            </w:r>
          </w:p>
        </w:tc>
        <w:tc>
          <w:tcPr>
            <w:tcW w:w="4459" w:type="dxa"/>
          </w:tcPr>
          <w:p w14:paraId="0F3A5A0B" w14:textId="77777777" w:rsidR="00EA27FE" w:rsidRDefault="00000000">
            <w:r>
              <w:rPr>
                <w:sz w:val="20"/>
              </w:rPr>
              <w:t>State-of-the-art multilingual retrieval performance; locally hosted, no API costs</w:t>
            </w:r>
          </w:p>
        </w:tc>
      </w:tr>
      <w:tr w:rsidR="00EA27FE" w14:paraId="1D1E0113" w14:textId="77777777" w:rsidTr="004E1E8D">
        <w:tc>
          <w:tcPr>
            <w:tcW w:w="1526" w:type="dxa"/>
          </w:tcPr>
          <w:p w14:paraId="41D91B17" w14:textId="77777777" w:rsidR="00EA27FE" w:rsidRDefault="00000000">
            <w:r>
              <w:rPr>
                <w:sz w:val="20"/>
              </w:rPr>
              <w:t>Vector DB</w:t>
            </w:r>
          </w:p>
        </w:tc>
        <w:tc>
          <w:tcPr>
            <w:tcW w:w="2016" w:type="dxa"/>
          </w:tcPr>
          <w:p w14:paraId="40F12BFB" w14:textId="77777777" w:rsidR="00EA27FE" w:rsidRDefault="00000000">
            <w:r>
              <w:rPr>
                <w:sz w:val="20"/>
              </w:rPr>
              <w:t>ChromaDB</w:t>
            </w:r>
          </w:p>
        </w:tc>
        <w:tc>
          <w:tcPr>
            <w:tcW w:w="1244" w:type="dxa"/>
          </w:tcPr>
          <w:p w14:paraId="7F3101DD" w14:textId="77777777" w:rsidR="00EA27FE" w:rsidRDefault="00000000">
            <w:r>
              <w:rPr>
                <w:sz w:val="20"/>
              </w:rPr>
              <w:t>≥0.5.0</w:t>
            </w:r>
          </w:p>
        </w:tc>
        <w:tc>
          <w:tcPr>
            <w:tcW w:w="4459" w:type="dxa"/>
          </w:tcPr>
          <w:p w14:paraId="162178A5" w14:textId="77777777" w:rsidR="00EA27FE" w:rsidRDefault="00000000">
            <w:r>
              <w:rPr>
                <w:sz w:val="20"/>
              </w:rPr>
              <w:t>Open-source, embedded vector database; cosine distance; persistent local storage</w:t>
            </w:r>
          </w:p>
        </w:tc>
      </w:tr>
      <w:tr w:rsidR="00EA27FE" w14:paraId="50B07B7E" w14:textId="77777777" w:rsidTr="004E1E8D">
        <w:tc>
          <w:tcPr>
            <w:tcW w:w="1526" w:type="dxa"/>
          </w:tcPr>
          <w:p w14:paraId="231BF30C" w14:textId="77777777" w:rsidR="00EA27FE" w:rsidRDefault="00000000">
            <w:r>
              <w:rPr>
                <w:sz w:val="20"/>
              </w:rPr>
              <w:t>LLM Backend</w:t>
            </w:r>
          </w:p>
        </w:tc>
        <w:tc>
          <w:tcPr>
            <w:tcW w:w="2016" w:type="dxa"/>
          </w:tcPr>
          <w:p w14:paraId="0247CF3B" w14:textId="77777777" w:rsidR="00EA27FE" w:rsidRDefault="00000000">
            <w:r>
              <w:rPr>
                <w:sz w:val="20"/>
              </w:rPr>
              <w:t>DeepSeek v4 Pro</w:t>
            </w:r>
          </w:p>
        </w:tc>
        <w:tc>
          <w:tcPr>
            <w:tcW w:w="1244" w:type="dxa"/>
          </w:tcPr>
          <w:p w14:paraId="17E5C2EF" w14:textId="77777777" w:rsidR="00EA27FE" w:rsidRDefault="00000000">
            <w:r>
              <w:rPr>
                <w:sz w:val="20"/>
              </w:rPr>
              <w:t>Latest</w:t>
            </w:r>
          </w:p>
        </w:tc>
        <w:tc>
          <w:tcPr>
            <w:tcW w:w="4459" w:type="dxa"/>
          </w:tcPr>
          <w:p w14:paraId="6473FCA7" w14:textId="77777777" w:rsidR="00EA27FE" w:rsidRDefault="00000000">
            <w:r>
              <w:rPr>
                <w:sz w:val="20"/>
              </w:rPr>
              <w:t>High-capacity multilingual generation via local OpenAI-compatible endpoint</w:t>
            </w:r>
          </w:p>
        </w:tc>
      </w:tr>
      <w:tr w:rsidR="00EA27FE" w14:paraId="72A026A4" w14:textId="77777777" w:rsidTr="004E1E8D">
        <w:tc>
          <w:tcPr>
            <w:tcW w:w="1526" w:type="dxa"/>
          </w:tcPr>
          <w:p w14:paraId="1D7E6F09" w14:textId="77777777" w:rsidR="00EA27FE" w:rsidRDefault="00000000">
            <w:r>
              <w:rPr>
                <w:sz w:val="20"/>
              </w:rPr>
              <w:t>LLM Client</w:t>
            </w:r>
          </w:p>
        </w:tc>
        <w:tc>
          <w:tcPr>
            <w:tcW w:w="2016" w:type="dxa"/>
          </w:tcPr>
          <w:p w14:paraId="16767314" w14:textId="77777777" w:rsidR="00EA27FE" w:rsidRDefault="00000000">
            <w:r>
              <w:rPr>
                <w:sz w:val="20"/>
              </w:rPr>
              <w:t>OpenAI Python SDK</w:t>
            </w:r>
          </w:p>
        </w:tc>
        <w:tc>
          <w:tcPr>
            <w:tcW w:w="1244" w:type="dxa"/>
          </w:tcPr>
          <w:p w14:paraId="592992B1" w14:textId="77777777" w:rsidR="00EA27FE" w:rsidRDefault="00000000">
            <w:r>
              <w:rPr>
                <w:sz w:val="20"/>
              </w:rPr>
              <w:t>≥1.0</w:t>
            </w:r>
          </w:p>
        </w:tc>
        <w:tc>
          <w:tcPr>
            <w:tcW w:w="4459" w:type="dxa"/>
          </w:tcPr>
          <w:p w14:paraId="2AED74A2" w14:textId="77777777" w:rsidR="00EA27FE" w:rsidRDefault="00000000">
            <w:r>
              <w:rPr>
                <w:sz w:val="20"/>
              </w:rPr>
              <w:t>Standard API client; compatible with local endpoints; temperature and token controls</w:t>
            </w:r>
          </w:p>
        </w:tc>
      </w:tr>
      <w:tr w:rsidR="00EA27FE" w14:paraId="6A990B96" w14:textId="77777777" w:rsidTr="004E1E8D">
        <w:tc>
          <w:tcPr>
            <w:tcW w:w="1526" w:type="dxa"/>
          </w:tcPr>
          <w:p w14:paraId="04F75FD6" w14:textId="77777777" w:rsidR="00EA27FE" w:rsidRDefault="00000000">
            <w:r>
              <w:rPr>
                <w:sz w:val="20"/>
              </w:rPr>
              <w:t>Evaluation</w:t>
            </w:r>
          </w:p>
        </w:tc>
        <w:tc>
          <w:tcPr>
            <w:tcW w:w="2016" w:type="dxa"/>
          </w:tcPr>
          <w:p w14:paraId="21244AC5" w14:textId="77777777" w:rsidR="00EA27FE" w:rsidRDefault="00000000">
            <w:r>
              <w:rPr>
                <w:sz w:val="20"/>
              </w:rPr>
              <w:t>Cosine similarity (multilingual-E5)</w:t>
            </w:r>
          </w:p>
        </w:tc>
        <w:tc>
          <w:tcPr>
            <w:tcW w:w="1244" w:type="dxa"/>
          </w:tcPr>
          <w:p w14:paraId="0855199F" w14:textId="77777777" w:rsidR="00EA27FE" w:rsidRDefault="00000000">
            <w:r>
              <w:rPr>
                <w:sz w:val="20"/>
              </w:rPr>
              <w:t>Custom</w:t>
            </w:r>
          </w:p>
        </w:tc>
        <w:tc>
          <w:tcPr>
            <w:tcW w:w="4459" w:type="dxa"/>
          </w:tcPr>
          <w:p w14:paraId="43C4A920" w14:textId="77777777" w:rsidR="00EA27FE" w:rsidRDefault="00000000">
            <w:r>
              <w:rPr>
                <w:sz w:val="20"/>
              </w:rPr>
              <w:t>Embedding-based semantic similarity metrics; no LLM judge dependency</w:t>
            </w:r>
          </w:p>
        </w:tc>
      </w:tr>
      <w:tr w:rsidR="00EA27FE" w14:paraId="0299F4C6" w14:textId="77777777" w:rsidTr="004E1E8D">
        <w:tc>
          <w:tcPr>
            <w:tcW w:w="1526" w:type="dxa"/>
          </w:tcPr>
          <w:p w14:paraId="0C5E66F7" w14:textId="77777777" w:rsidR="00EA27FE" w:rsidRDefault="00000000">
            <w:r>
              <w:rPr>
                <w:sz w:val="20"/>
              </w:rPr>
              <w:t>PDF Extraction</w:t>
            </w:r>
          </w:p>
        </w:tc>
        <w:tc>
          <w:tcPr>
            <w:tcW w:w="2016" w:type="dxa"/>
          </w:tcPr>
          <w:p w14:paraId="1CA0D3AB" w14:textId="77777777" w:rsidR="00EA27FE" w:rsidRDefault="00000000">
            <w:r>
              <w:rPr>
                <w:sz w:val="20"/>
              </w:rPr>
              <w:t>PyMuPDF, pdfplumber, Tesseract</w:t>
            </w:r>
          </w:p>
        </w:tc>
        <w:tc>
          <w:tcPr>
            <w:tcW w:w="1244" w:type="dxa"/>
          </w:tcPr>
          <w:p w14:paraId="60E51AF7" w14:textId="77777777" w:rsidR="00EA27FE" w:rsidRDefault="00000000">
            <w:r>
              <w:rPr>
                <w:sz w:val="20"/>
              </w:rPr>
              <w:t>Latest</w:t>
            </w:r>
          </w:p>
        </w:tc>
        <w:tc>
          <w:tcPr>
            <w:tcW w:w="4459" w:type="dxa"/>
          </w:tcPr>
          <w:p w14:paraId="50485962" w14:textId="77777777" w:rsidR="00EA27FE" w:rsidRDefault="00000000">
            <w:r>
              <w:rPr>
                <w:sz w:val="20"/>
              </w:rPr>
              <w:t>Three-path extraction: Unicode, legacy font mapping, OCR</w:t>
            </w:r>
          </w:p>
        </w:tc>
      </w:tr>
      <w:tr w:rsidR="00EA27FE" w14:paraId="2C72D52D" w14:textId="77777777" w:rsidTr="004E1E8D">
        <w:tc>
          <w:tcPr>
            <w:tcW w:w="1526" w:type="dxa"/>
          </w:tcPr>
          <w:p w14:paraId="6750002E" w14:textId="77777777" w:rsidR="00EA27FE" w:rsidRDefault="00000000">
            <w:r>
              <w:rPr>
                <w:sz w:val="20"/>
              </w:rPr>
              <w:t>Statistical Analysis</w:t>
            </w:r>
          </w:p>
        </w:tc>
        <w:tc>
          <w:tcPr>
            <w:tcW w:w="2016" w:type="dxa"/>
          </w:tcPr>
          <w:p w14:paraId="0323E405" w14:textId="77777777" w:rsidR="00EA27FE" w:rsidRDefault="00000000">
            <w:r>
              <w:rPr>
                <w:sz w:val="20"/>
              </w:rPr>
              <w:t>SciPy, NumPy</w:t>
            </w:r>
          </w:p>
        </w:tc>
        <w:tc>
          <w:tcPr>
            <w:tcW w:w="1244" w:type="dxa"/>
          </w:tcPr>
          <w:p w14:paraId="12EF4F3D" w14:textId="77777777" w:rsidR="00EA27FE" w:rsidRDefault="00000000">
            <w:r>
              <w:rPr>
                <w:sz w:val="20"/>
              </w:rPr>
              <w:t>Latest</w:t>
            </w:r>
          </w:p>
        </w:tc>
        <w:tc>
          <w:tcPr>
            <w:tcW w:w="4459" w:type="dxa"/>
          </w:tcPr>
          <w:p w14:paraId="01BF8C37" w14:textId="77777777" w:rsidR="00EA27FE" w:rsidRDefault="00000000">
            <w:r>
              <w:rPr>
                <w:sz w:val="20"/>
              </w:rPr>
              <w:t>Wilcoxon signed-rank test, descriptive statistics, effect sizes</w:t>
            </w:r>
          </w:p>
        </w:tc>
      </w:tr>
      <w:tr w:rsidR="00EA27FE" w14:paraId="42BAEFAD" w14:textId="77777777" w:rsidTr="004E1E8D">
        <w:tc>
          <w:tcPr>
            <w:tcW w:w="1526" w:type="dxa"/>
          </w:tcPr>
          <w:p w14:paraId="4C68E5DB" w14:textId="77777777" w:rsidR="00EA27FE" w:rsidRDefault="00000000">
            <w:r>
              <w:rPr>
                <w:sz w:val="20"/>
              </w:rPr>
              <w:t>Version Control</w:t>
            </w:r>
          </w:p>
        </w:tc>
        <w:tc>
          <w:tcPr>
            <w:tcW w:w="2016" w:type="dxa"/>
          </w:tcPr>
          <w:p w14:paraId="6F46F07A" w14:textId="77777777" w:rsidR="00EA27FE" w:rsidRDefault="00000000">
            <w:r>
              <w:rPr>
                <w:sz w:val="20"/>
              </w:rPr>
              <w:t>Git + GitHub</w:t>
            </w:r>
          </w:p>
        </w:tc>
        <w:tc>
          <w:tcPr>
            <w:tcW w:w="1244" w:type="dxa"/>
          </w:tcPr>
          <w:p w14:paraId="0F846412" w14:textId="77777777" w:rsidR="00EA27FE" w:rsidRDefault="00000000">
            <w:r>
              <w:rPr>
                <w:sz w:val="20"/>
              </w:rPr>
              <w:t>Latest</w:t>
            </w:r>
          </w:p>
        </w:tc>
        <w:tc>
          <w:tcPr>
            <w:tcW w:w="4459" w:type="dxa"/>
          </w:tcPr>
          <w:p w14:paraId="64FFC1CE" w14:textId="77777777" w:rsidR="00EA27FE" w:rsidRDefault="00000000">
            <w:r>
              <w:rPr>
                <w:sz w:val="20"/>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Table 6.</w:t>
      </w:r>
      <w:r>
        <w:rPr>
          <w:i/>
          <w:sz w:val="20"/>
        </w:rPr>
        <w:t>2</w:t>
      </w:r>
      <w:r>
        <w:rPr>
          <w:i/>
          <w:sz w:val="20"/>
        </w:rPr>
        <w:t xml:space="preserve">: </w:t>
      </w:r>
      <w:r w:rsidRPr="00C80B40">
        <w:rPr>
          <w:i/>
          <w:sz w:val="20"/>
        </w:rPr>
        <w:t>Technology Stack and Justification</w:t>
      </w:r>
    </w:p>
    <w:p w14:paraId="188992A5" w14:textId="77777777" w:rsidR="00EA27FE" w:rsidRDefault="00EA27FE"/>
    <w:p w14:paraId="70CB92C3" w14:textId="77777777" w:rsidR="00EA27FE" w:rsidRDefault="00000000">
      <w:pPr>
        <w:spacing w:before="280" w:after="160" w:line="360" w:lineRule="auto"/>
      </w:pPr>
      <w:r>
        <w:rPr>
          <w:b/>
          <w:color w:val="000000"/>
          <w:sz w:val="26"/>
        </w:rPr>
        <w:t>6.5 Cloudflare Workers Deployment Architecture</w:t>
      </w:r>
    </w:p>
    <w:p w14:paraId="4CCA4657" w14:textId="77777777" w:rsidR="00EA27FE" w:rsidRDefault="00000000">
      <w:pPr>
        <w:spacing w:after="240" w:line="360" w:lineRule="auto"/>
      </w:pPr>
      <w:r>
        <w:lastRenderedPageBreak/>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pPr>
        <w:spacing w:before="240" w:after="120" w:line="360" w:lineRule="auto"/>
      </w:pPr>
      <w:r>
        <w:rPr>
          <w:b/>
          <w:color w:val="000000"/>
        </w:rP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14:paraId="0ABACE07" w14:textId="77777777" w:rsidTr="004E1E8D">
        <w:tc>
          <w:tcPr>
            <w:tcW w:w="1668" w:type="dxa"/>
            <w:shd w:val="clear" w:color="auto" w:fill="D9E2F3"/>
          </w:tcPr>
          <w:p w14:paraId="1FF655A1" w14:textId="77777777" w:rsidR="00EA27FE" w:rsidRDefault="00000000">
            <w:r>
              <w:rPr>
                <w:b/>
                <w:sz w:val="20"/>
              </w:rPr>
              <w:t>Repository</w:t>
            </w:r>
          </w:p>
        </w:tc>
        <w:tc>
          <w:tcPr>
            <w:tcW w:w="2126" w:type="dxa"/>
            <w:shd w:val="clear" w:color="auto" w:fill="D9E2F3"/>
          </w:tcPr>
          <w:p w14:paraId="483FCC1E" w14:textId="77777777" w:rsidR="00EA27FE" w:rsidRDefault="00000000">
            <w:r>
              <w:rPr>
                <w:b/>
                <w:sz w:val="20"/>
              </w:rPr>
              <w:t>Role</w:t>
            </w:r>
          </w:p>
        </w:tc>
        <w:tc>
          <w:tcPr>
            <w:tcW w:w="5278" w:type="dxa"/>
            <w:shd w:val="clear" w:color="auto" w:fill="D9E2F3"/>
          </w:tcPr>
          <w:p w14:paraId="52867171" w14:textId="77777777" w:rsidR="00EA27FE" w:rsidRDefault="00000000">
            <w:r>
              <w:rPr>
                <w:b/>
                <w:sz w:val="20"/>
              </w:rPr>
              <w:t>Contents</w:t>
            </w:r>
          </w:p>
        </w:tc>
      </w:tr>
      <w:tr w:rsidR="00EA27FE" w14:paraId="65735418" w14:textId="77777777" w:rsidTr="004E1E8D">
        <w:tc>
          <w:tcPr>
            <w:tcW w:w="1668" w:type="dxa"/>
          </w:tcPr>
          <w:p w14:paraId="3B7E8B14" w14:textId="77777777" w:rsidR="00EA27FE" w:rsidRDefault="00000000">
            <w:r>
              <w:rPr>
                <w:sz w:val="20"/>
              </w:rPr>
              <w:t>`com738-dissertation`</w:t>
            </w:r>
          </w:p>
        </w:tc>
        <w:tc>
          <w:tcPr>
            <w:tcW w:w="2126" w:type="dxa"/>
          </w:tcPr>
          <w:p w14:paraId="00AA6260" w14:textId="77777777" w:rsidR="00EA27FE" w:rsidRDefault="00000000">
            <w:r>
              <w:rPr>
                <w:sz w:val="20"/>
              </w:rPr>
              <w:t>Local pipeline and evaluation</w:t>
            </w:r>
          </w:p>
        </w:tc>
        <w:tc>
          <w:tcPr>
            <w:tcW w:w="5278"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rsidTr="004E1E8D">
        <w:tc>
          <w:tcPr>
            <w:tcW w:w="1668" w:type="dxa"/>
          </w:tcPr>
          <w:p w14:paraId="146E0369" w14:textId="77777777" w:rsidR="00EA27FE" w:rsidRDefault="00000000">
            <w:r>
              <w:rPr>
                <w:sz w:val="20"/>
              </w:rPr>
              <w:t>`com738-rag-app`</w:t>
            </w:r>
          </w:p>
        </w:tc>
        <w:tc>
          <w:tcPr>
            <w:tcW w:w="2126" w:type="dxa"/>
          </w:tcPr>
          <w:p w14:paraId="5B85977A" w14:textId="77777777" w:rsidR="00EA27FE" w:rsidRDefault="00000000">
            <w:r>
              <w:rPr>
                <w:sz w:val="20"/>
              </w:rPr>
              <w:t>Cloudflare production deployment</w:t>
            </w:r>
          </w:p>
        </w:tc>
        <w:tc>
          <w:tcPr>
            <w:tcW w:w="5278"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Table 6.</w:t>
      </w:r>
      <w:r>
        <w:rPr>
          <w:i/>
          <w:sz w:val="20"/>
        </w:rPr>
        <w:t>3</w:t>
      </w:r>
      <w:r>
        <w:rPr>
          <w:i/>
          <w:sz w:val="20"/>
        </w:rPr>
        <w:t xml:space="preserve">: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pPr>
        <w:spacing w:before="240" w:after="120" w:line="360" w:lineRule="auto"/>
      </w:pPr>
      <w:r>
        <w:rPr>
          <w:b/>
          <w:color w:val="000000"/>
        </w:rP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lastRenderedPageBreak/>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w:t>
      </w:r>
      <w:r>
        <w:rPr>
          <w:i/>
          <w:sz w:val="20"/>
        </w:rPr>
        <w:t>4</w:t>
      </w:r>
      <w:r>
        <w:rPr>
          <w:i/>
          <w:sz w:val="20"/>
        </w:rPr>
        <w:t xml:space="preserve">: </w:t>
      </w:r>
      <w:r>
        <w:rPr>
          <w:i/>
          <w:sz w:val="20"/>
        </w:rPr>
        <w:t>software components</w:t>
      </w:r>
    </w:p>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777777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2A7B35" w14:textId="766532DD" w:rsidR="00EA27FE" w:rsidRDefault="00000000">
      <w:pPr>
        <w:spacing w:after="240" w:line="240" w:lineRule="auto"/>
        <w:jc w:val="center"/>
      </w:pPr>
      <w:r>
        <w:rPr>
          <w:i/>
          <w:sz w:val="20"/>
        </w:rPr>
        <w:t xml:space="preserve">Figure 6.2: </w:t>
      </w:r>
      <w:proofErr w:type="spellStart"/>
      <w:r>
        <w:rPr>
          <w:i/>
          <w:sz w:val="20"/>
        </w:rPr>
        <w:t>StudyMate</w:t>
      </w:r>
      <w:proofErr w:type="spellEnd"/>
      <w:r>
        <w:rPr>
          <w:i/>
          <w:sz w:val="20"/>
        </w:rPr>
        <w:t xml:space="preserve"> AI </w:t>
      </w:r>
      <w:r w:rsidR="00C80B40">
        <w:rPr>
          <w:i/>
          <w:sz w:val="20"/>
        </w:rPr>
        <w:t>-startup page</w:t>
      </w:r>
    </w:p>
    <w:p w14:paraId="3D39B664" w14:textId="77777777" w:rsidR="00EA27FE" w:rsidRDefault="00000000">
      <w:pPr>
        <w:jc w:val="center"/>
      </w:pPr>
      <w:r>
        <w:rPr>
          <w:noProof/>
        </w:rPr>
        <w:lastRenderedPageBreak/>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119D728E" w14:textId="143B7323" w:rsidR="00EA27FE" w:rsidRDefault="00000000">
      <w:pPr>
        <w:jc w:val="center"/>
      </w:pPr>
      <w:r>
        <w:rPr>
          <w:i/>
          <w:sz w:val="20"/>
        </w:rPr>
        <w:lastRenderedPageBreak/>
        <w:t xml:space="preserve">Figure 6.3: </w:t>
      </w:r>
      <w:proofErr w:type="spellStart"/>
      <w:r w:rsidR="00C80B40">
        <w:rPr>
          <w:i/>
          <w:sz w:val="20"/>
        </w:rPr>
        <w:t>StudyMate</w:t>
      </w:r>
      <w:proofErr w:type="spellEnd"/>
      <w:r w:rsidR="00C80B40">
        <w:rPr>
          <w:i/>
          <w:sz w:val="20"/>
        </w:rPr>
        <w:t xml:space="preserve"> AI </w:t>
      </w:r>
      <w:r w:rsidR="00C80B40">
        <w:rPr>
          <w:i/>
          <w:sz w:val="20"/>
        </w:rPr>
        <w:t>– Login page</w:t>
      </w:r>
      <w:r>
        <w:rPr>
          <w:noProof/>
        </w:rPr>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6040655C" w14:textId="47BCC960" w:rsidR="00EA27FE" w:rsidRDefault="00000000">
      <w:pPr>
        <w:spacing w:after="240" w:line="240" w:lineRule="auto"/>
        <w:jc w:val="center"/>
      </w:pPr>
      <w:r>
        <w:rPr>
          <w:i/>
          <w:sz w:val="20"/>
        </w:rPr>
        <w:t xml:space="preserve">Figure 6.4: </w:t>
      </w:r>
      <w:proofErr w:type="spellStart"/>
      <w:r w:rsidR="00C80B40">
        <w:rPr>
          <w:i/>
          <w:sz w:val="20"/>
        </w:rPr>
        <w:t>StudyMate</w:t>
      </w:r>
      <w:proofErr w:type="spellEnd"/>
      <w:r w:rsidR="00C80B40">
        <w:rPr>
          <w:i/>
          <w:sz w:val="20"/>
        </w:rPr>
        <w:t xml:space="preserve"> AI</w:t>
      </w:r>
      <w:r w:rsidR="00C80B40">
        <w:rPr>
          <w:i/>
          <w:sz w:val="20"/>
        </w:rPr>
        <w:t xml:space="preserve"> -chat interface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Table 6.</w:t>
      </w:r>
      <w:r>
        <w:rPr>
          <w:i/>
          <w:sz w:val="20"/>
        </w:rPr>
        <w:t>5</w:t>
      </w:r>
      <w:r>
        <w:rPr>
          <w:i/>
          <w:sz w:val="20"/>
        </w:rPr>
        <w:t xml:space="preserve">: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77777777" w:rsidR="00EA27FE" w:rsidRDefault="00000000">
      <w:pPr>
        <w:spacing w:before="360" w:after="240" w:line="360" w:lineRule="auto"/>
      </w:pPr>
      <w:r>
        <w:rPr>
          <w:b/>
          <w:color w:val="000000"/>
          <w:sz w:val="28"/>
        </w:rPr>
        <w:lastRenderedPageBreak/>
        <w:t>Chapter 7: Evaluation of Product</w:t>
      </w:r>
    </w:p>
    <w:p w14:paraId="537E74DE" w14:textId="77777777" w:rsidR="00EA27FE" w:rsidRDefault="00000000">
      <w:pPr>
        <w:spacing w:before="280" w:after="160" w:line="360" w:lineRule="auto"/>
      </w:pPr>
      <w:r>
        <w:rPr>
          <w:b/>
          <w:color w:val="000000"/>
          <w:sz w:val="26"/>
        </w:rPr>
        <w:t>7.1 The Deployed System: StudyMate AI</w:t>
      </w:r>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pPr>
        <w:spacing w:before="280" w:after="160" w:line="360" w:lineRule="auto"/>
      </w:pPr>
      <w:r>
        <w:rPr>
          <w:b/>
          <w:color w:val="000000"/>
          <w:sz w:val="26"/>
        </w:rPr>
        <w:t>7.2 Automated Evaluation Results</w:t>
      </w:r>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6752F958"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w:t>
      </w:r>
      <w:r>
        <w:rPr>
          <w:i/>
          <w:sz w:val="20"/>
        </w:rPr>
        <w:t>7</w:t>
      </w:r>
      <w:r>
        <w:rPr>
          <w:i/>
          <w:sz w:val="20"/>
        </w:rPr>
        <w:t>.</w:t>
      </w:r>
      <w:r>
        <w:rPr>
          <w:i/>
          <w:sz w:val="20"/>
        </w:rPr>
        <w:t>1</w:t>
      </w:r>
      <w:r>
        <w:rPr>
          <w:i/>
          <w:sz w:val="20"/>
        </w:rPr>
        <w:t xml:space="preserve">: </w:t>
      </w:r>
      <w:r w:rsidRPr="00C80B40">
        <w:rPr>
          <w:i/>
          <w:sz w:val="20"/>
        </w:rPr>
        <w:t>Automated Evaluation Results (N = 82 questions)</w:t>
      </w:r>
    </w:p>
    <w:p w14:paraId="277C2584" w14:textId="26A8FAC4" w:rsidR="00EA27FE" w:rsidRDefault="004D49F4">
      <w:r w:rsidRPr="004D49F4">
        <w:lastRenderedPageBreak/>
        <w:drawing>
          <wp:inline distT="0" distB="0" distL="0" distR="0" wp14:anchorId="3BA8EB46" wp14:editId="201271DC">
            <wp:extent cx="5760720" cy="354838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a:blip r:embed="rId25"/>
                    <a:stretch>
                      <a:fillRect/>
                    </a:stretch>
                  </pic:blipFill>
                  <pic:spPr>
                    <a:xfrm>
                      <a:off x="0" y="0"/>
                      <a:ext cx="5760720" cy="3548380"/>
                    </a:xfrm>
                    <a:prstGeom prst="rect">
                      <a:avLst/>
                    </a:prstGeom>
                  </pic:spPr>
                </pic:pic>
              </a:graphicData>
            </a:graphic>
          </wp:inline>
        </w:drawing>
      </w:r>
    </w:p>
    <w:p w14:paraId="0FEF40A2" w14:textId="303D5462" w:rsidR="00EC76FC" w:rsidRPr="00EC76FC" w:rsidRDefault="00EC76FC" w:rsidP="00EC76FC">
      <w:pPr>
        <w:jc w:val="center"/>
        <w:rPr>
          <w:i/>
          <w:sz w:val="20"/>
        </w:rPr>
      </w:pPr>
      <w:r w:rsidRPr="00EC76FC">
        <w:rPr>
          <w:i/>
          <w:sz w:val="20"/>
        </w:rPr>
        <w:t>Figure 7.6</w:t>
      </w:r>
      <w:r w:rsidRPr="00EC76FC">
        <w:rPr>
          <w:i/>
          <w:sz w:val="20"/>
        </w:rPr>
        <w:t xml:space="preserve"> </w:t>
      </w:r>
      <w:r w:rsidRPr="00C80B40">
        <w:rPr>
          <w:i/>
          <w:sz w:val="20"/>
        </w:rPr>
        <w:t>Automated Evaluation Results</w:t>
      </w:r>
    </w:p>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w:t>
      </w:r>
      <w:r>
        <w:lastRenderedPageBreak/>
        <w:t xml:space="preserve">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3A932337" w:rsidR="00EC76FC" w:rsidRDefault="00EC76FC">
      <w:pPr>
        <w:spacing w:after="240" w:line="360" w:lineRule="auto"/>
      </w:pPr>
      <w:r w:rsidRPr="00EC76FC">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6"/>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rFonts w:ascii="Segoe UI" w:hAnsi="Segoe UI" w:cs="Segoe UI"/>
          <w:i/>
          <w:iCs/>
          <w:color w:val="BBBEBF"/>
          <w:sz w:val="21"/>
          <w:szCs w:val="21"/>
        </w:rPr>
        <w:t xml:space="preserve"> </w:t>
      </w:r>
      <w:r w:rsidRPr="00EC76FC">
        <w:rPr>
          <w:i/>
          <w:iCs/>
        </w:rPr>
        <w:t>Figure 7.7: Side-by-side comparison </w:t>
      </w:r>
    </w:p>
    <w:p w14:paraId="350F1E06" w14:textId="77777777" w:rsidR="00EA27FE" w:rsidRDefault="00000000">
      <w:pPr>
        <w:spacing w:before="280" w:after="160" w:line="360" w:lineRule="auto"/>
      </w:pPr>
      <w:r>
        <w:rPr>
          <w:b/>
          <w:color w:val="000000"/>
          <w:sz w:val="26"/>
        </w:rPr>
        <w:lastRenderedPageBreak/>
        <w:t>7.3 Human Evaluation Results</w:t>
      </w:r>
    </w:p>
    <w:p w14:paraId="1FFFAE90" w14:textId="77777777" w:rsidR="00EA27FE" w:rsidRDefault="00000000">
      <w:pPr>
        <w:spacing w:after="240" w:line="360" w:lineRule="auto"/>
      </w:pPr>
      <w: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29B379BB"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Table 7.</w:t>
      </w:r>
      <w:r>
        <w:rPr>
          <w:i/>
          <w:sz w:val="20"/>
        </w:rPr>
        <w:t>2</w:t>
      </w:r>
      <w:r>
        <w:rPr>
          <w:i/>
          <w:sz w:val="20"/>
        </w:rPr>
        <w:t xml:space="preserve">: </w:t>
      </w:r>
      <w:r w:rsidRPr="00C80B40">
        <w:rPr>
          <w:i/>
          <w:sz w:val="20"/>
        </w:rPr>
        <w:t>Human Evaluation Ratings by Condition</w:t>
      </w:r>
    </w:p>
    <w:p w14:paraId="279927CF" w14:textId="666CB878" w:rsidR="00EA27FE" w:rsidRDefault="00EC76FC">
      <w:r w:rsidRPr="00EC76FC">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7"/>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w:t>
      </w:r>
      <w:r>
        <w:lastRenderedPageBreak/>
        <w:t>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pPr>
        <w:spacing w:before="280" w:after="160" w:line="360" w:lineRule="auto"/>
      </w:pPr>
      <w:r>
        <w:rPr>
          <w:b/>
          <w:color w:val="000000"/>
          <w:sz w:val="26"/>
        </w:rPr>
        <w:t>7.4 Statistical Analysis</w:t>
      </w:r>
    </w:p>
    <w:p w14:paraId="64BF57C6" w14:textId="77777777" w:rsidR="00EA27FE" w:rsidRDefault="00000000">
      <w:pPr>
        <w:spacing w:after="240" w:line="360" w:lineRule="auto"/>
      </w:pPr>
      <w:r>
        <w:lastRenderedPageBreak/>
        <w:t>To test whether the performance differences between RAG and baseline conditions were statistically significant, paired Wilcoxon signed-rank tests were conducted on both automated and human evaluation scores.</w:t>
      </w:r>
    </w:p>
    <w:p w14:paraId="1B974436" w14:textId="6551CD5A"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**Automated: RAG vs. Baseline A**</w:t>
            </w:r>
          </w:p>
        </w:tc>
        <w:tc>
          <w:tcPr>
            <w:tcW w:w="2268" w:type="dxa"/>
          </w:tcPr>
          <w:p w14:paraId="5FE92958" w14:textId="77777777" w:rsidR="00EA27FE" w:rsidRDefault="00000000">
            <w:r>
              <w:rPr>
                <w:sz w:val="20"/>
              </w:rPr>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Table 7.</w:t>
      </w:r>
      <w:r>
        <w:rPr>
          <w:i/>
          <w:sz w:val="20"/>
        </w:rPr>
        <w:t>3</w:t>
      </w:r>
      <w:r>
        <w:rPr>
          <w:i/>
          <w:sz w:val="20"/>
        </w:rPr>
        <w:t xml:space="preserve">: </w:t>
      </w:r>
      <w:r w:rsidRPr="00A60359">
        <w:rPr>
          <w:i/>
          <w:sz w:val="20"/>
        </w:rPr>
        <w:t>Wilcoxon Signed-Rank Test Results</w:t>
      </w:r>
    </w:p>
    <w:p w14:paraId="5041388B" w14:textId="5B8C90D5" w:rsidR="00EA27FE" w:rsidRDefault="00EC76FC">
      <w:r w:rsidRPr="00EC76FC">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8"/>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Figure 7.9:</w:t>
      </w:r>
      <w:r w:rsidRPr="00EC76FC">
        <w:rPr>
          <w:i/>
          <w:sz w:val="20"/>
        </w:rPr>
        <w:t xml:space="preserve">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t>
      </w:r>
      <w:r>
        <w:lastRenderedPageBreak/>
        <w:t>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pPr>
        <w:spacing w:before="280" w:after="160" w:line="360" w:lineRule="auto"/>
      </w:pPr>
      <w:r>
        <w:rPr>
          <w:b/>
          <w:color w:val="000000"/>
          <w:sz w:val="26"/>
        </w:rPr>
        <w:t>7.5 Comparative Analysis of Baselines</w:t>
      </w:r>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factual information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r w:rsidR="00A40160">
        <w:t>section</w:t>
      </w:r>
      <w:r>
        <w:t xml:space="preserve">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w:t>
      </w:r>
      <w:r w:rsidR="00A40160">
        <w:t>section</w:t>
      </w:r>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are synergistic rather than mutually exclusive as demonstrated by non-trivial improve between baselines a &amp; b.</w:t>
      </w:r>
    </w:p>
    <w:p w14:paraId="03E388CB" w14:textId="6D8D8C51" w:rsidR="00EC76FC" w:rsidRDefault="00EC76FC">
      <w:pPr>
        <w:spacing w:after="240" w:line="360" w:lineRule="auto"/>
      </w:pPr>
      <w:r w:rsidRPr="00EC76FC">
        <w:lastRenderedPageBreak/>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9"/>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pPr>
        <w:spacing w:before="280" w:after="160" w:line="360" w:lineRule="auto"/>
      </w:pPr>
      <w:r>
        <w:rPr>
          <w:b/>
          <w:color w:val="000000"/>
          <w:sz w:val="26"/>
        </w:rPr>
        <w:t>7.6 Embedding Model and Chunking Parameter Analysis</w:t>
      </w:r>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pPr>
        <w:spacing w:before="280" w:after="160" w:line="360" w:lineRule="auto"/>
      </w:pPr>
      <w:r>
        <w:rPr>
          <w:b/>
          <w:color w:val="000000"/>
          <w:sz w:val="26"/>
        </w:rPr>
        <w:lastRenderedPageBreak/>
        <w:t>7.7 What the Results Mean for StudyMate AI</w:t>
      </w:r>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proofErr w:type="spellStart"/>
      <w:r>
        <w:rPr>
          <w:b/>
        </w:rPr>
        <w:t>StudyMate</w:t>
      </w:r>
      <w:proofErr w:type="spellEnd"/>
      <w:r>
        <w:rPr>
          <w:b/>
        </w:rPr>
        <w:t xml:space="preserve"> AI Production Interface</w:t>
      </w:r>
    </w:p>
    <w:p w14:paraId="0B7DE044" w14:textId="77777777" w:rsidR="00EC76FC" w:rsidRDefault="00EC76FC" w:rsidP="00EC76FC">
      <w:pPr>
        <w:jc w:val="center"/>
      </w:pPr>
      <w:r>
        <w:rPr>
          <w:noProof/>
        </w:rPr>
        <w:drawing>
          <wp:inline distT="0" distB="0" distL="0" distR="0" wp14:anchorId="58753660" wp14:editId="23B3E5A8">
            <wp:extent cx="5029200" cy="4347587"/>
            <wp:effectExtent l="0" t="0" r="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114AC5" w14:textId="77777777" w:rsidR="00EC76FC" w:rsidRDefault="00EC76FC" w:rsidP="00EC76FC">
      <w:pPr>
        <w:spacing w:after="240" w:line="240" w:lineRule="auto"/>
        <w:jc w:val="center"/>
      </w:pPr>
      <w:r>
        <w:rPr>
          <w:i/>
          <w:sz w:val="20"/>
        </w:rPr>
        <w:t xml:space="preserve">Figure 6.2: </w:t>
      </w:r>
      <w:proofErr w:type="spellStart"/>
      <w:r>
        <w:rPr>
          <w:i/>
          <w:sz w:val="20"/>
        </w:rPr>
        <w:t>StudyMate</w:t>
      </w:r>
      <w:proofErr w:type="spellEnd"/>
      <w:r>
        <w:rPr>
          <w:i/>
          <w:sz w:val="20"/>
        </w:rPr>
        <w:t xml:space="preserve"> AI -startup page</w:t>
      </w:r>
    </w:p>
    <w:p w14:paraId="6D6E5F00" w14:textId="77777777" w:rsidR="00EC76FC" w:rsidRDefault="00EC76FC" w:rsidP="00EC76FC">
      <w:pPr>
        <w:jc w:val="center"/>
      </w:pPr>
      <w:r>
        <w:rPr>
          <w:noProof/>
        </w:rPr>
        <w:lastRenderedPageBreak/>
        <w:drawing>
          <wp:inline distT="0" distB="0" distL="0" distR="0" wp14:anchorId="477E1D45" wp14:editId="4C35C598">
            <wp:extent cx="5029200" cy="4297597"/>
            <wp:effectExtent l="0" t="0" r="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3E3F7185" w14:textId="77777777" w:rsidR="00EC76FC" w:rsidRDefault="00EC76FC" w:rsidP="00EC76FC">
      <w:pPr>
        <w:jc w:val="center"/>
      </w:pPr>
      <w:r>
        <w:rPr>
          <w:i/>
          <w:sz w:val="20"/>
        </w:rPr>
        <w:lastRenderedPageBreak/>
        <w:t xml:space="preserve">Figure 6.3: </w:t>
      </w:r>
      <w:proofErr w:type="spellStart"/>
      <w:r>
        <w:rPr>
          <w:i/>
          <w:sz w:val="20"/>
        </w:rPr>
        <w:t>StudyMate</w:t>
      </w:r>
      <w:proofErr w:type="spellEnd"/>
      <w:r>
        <w:rPr>
          <w:i/>
          <w:sz w:val="20"/>
        </w:rPr>
        <w:t xml:space="preserve"> AI – Login page</w:t>
      </w:r>
      <w:r>
        <w:rPr>
          <w:noProof/>
        </w:rPr>
        <w:drawing>
          <wp:inline distT="0" distB="0" distL="0" distR="0" wp14:anchorId="45EA36C7" wp14:editId="454452F9">
            <wp:extent cx="5029200" cy="4894221"/>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 xml:space="preserve">Figure 6.4: </w:t>
      </w:r>
      <w:proofErr w:type="spellStart"/>
      <w:r>
        <w:rPr>
          <w:i/>
          <w:sz w:val="20"/>
        </w:rPr>
        <w:t>StudyMate</w:t>
      </w:r>
      <w:proofErr w:type="spellEnd"/>
      <w:r>
        <w:rPr>
          <w:i/>
          <w:sz w:val="20"/>
        </w:rPr>
        <w:t xml:space="preserve"> AI -chat interface</w:t>
      </w:r>
    </w:p>
    <w:p w14:paraId="7551436F" w14:textId="77777777" w:rsidR="00EC76FC" w:rsidRDefault="00EC76FC">
      <w:pPr>
        <w:spacing w:after="240" w:line="360" w:lineRule="auto"/>
      </w:pPr>
    </w:p>
    <w:p w14:paraId="26F03FB8" w14:textId="7BF70597" w:rsidR="00EA27FE" w:rsidRDefault="00EA27FE">
      <w:pPr>
        <w:jc w:val="center"/>
      </w:pPr>
    </w:p>
    <w:p w14:paraId="2E5AC82A" w14:textId="1E3C40C4" w:rsidR="00EA27FE" w:rsidRDefault="00EA27FE">
      <w:pPr>
        <w:jc w:val="center"/>
      </w:pPr>
    </w:p>
    <w:p w14:paraId="50760CE6" w14:textId="175368BB" w:rsidR="00EA27FE" w:rsidRDefault="00EA27FE">
      <w:pPr>
        <w:jc w:val="center"/>
      </w:pPr>
    </w:p>
    <w:p w14:paraId="1FA28929" w14:textId="77777777" w:rsidR="00EA27FE" w:rsidRDefault="00000000">
      <w:pPr>
        <w:spacing w:before="280" w:after="160" w:line="360" w:lineRule="auto"/>
      </w:pPr>
      <w:r>
        <w:rPr>
          <w:b/>
          <w:color w:val="000000"/>
          <w:sz w:val="26"/>
        </w:rPr>
        <w:t>7.8 Interpretation of Findings</w:t>
      </w:r>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lastRenderedPageBreak/>
        <w:t>All conditions of the RAG system were able to produce high quality scores very close to maximum possible human performance (4.4 – 4.7 / 5.0), while all conditions of the ungrouned LLMs were unable to achieve anything like comparable levels of factual correctness (average =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4789604A"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w:t>
      </w:r>
      <w:r w:rsidR="00A40160">
        <w:t>section</w:t>
      </w:r>
      <w:r>
        <w:t>2.4–</w:t>
      </w:r>
      <w:r w:rsidR="00A40160">
        <w:t>section</w:t>
      </w:r>
      <w:r>
        <w:t xml:space="preserve">2.6 that off-the-shelf multilingual solutions generally have poor performance in languages outside those that dominate the </w:t>
      </w:r>
      <w:r>
        <w:lastRenderedPageBreak/>
        <w:t>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r>
        <w:rPr>
          <w:b/>
        </w:rPr>
        <w:t>StudyMate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 xml:space="preserve">8.3), the principal barrier to implementing StudyMate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lastRenderedPageBreak/>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618369BD" w:rsidR="00EA27FE" w:rsidRDefault="00000000">
      <w:pPr>
        <w:spacing w:after="240" w:line="360" w:lineRule="auto"/>
      </w:pPr>
      <w:r>
        <w:t>A second point of comparison is [35] whose mathematics tutoring system provided evidence for a trade off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w:t>
      </w:r>
      <w:r>
        <w:lastRenderedPageBreak/>
        <w:t>store vectors; Cloudflare Pages, Workers, R2 and Vectorize were used in their respective free tiers for production deployment; and Gemini and Ollama were also used in their free tiers for additional generation capabilities and question-set creation. The cost of live-deployment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t>8.4 Future Work</w:t>
      </w:r>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pPr>
        <w:spacing w:before="280" w:after="160" w:line="360" w:lineRule="auto"/>
      </w:pPr>
      <w:r>
        <w:rPr>
          <w:b/>
          <w:color w:val="000000"/>
          <w:sz w:val="26"/>
        </w:rPr>
        <w:t>9.2 Recommendations</w:t>
      </w:r>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664653D0" w:rsidR="00EA27FE" w:rsidRDefault="00000000">
      <w:pPr>
        <w:spacing w:after="240" w:line="360" w:lineRule="auto"/>
      </w:pPr>
      <w:r>
        <w:lastRenderedPageBreak/>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330A51DE"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w:t>
      </w:r>
      <w:proofErr w:type="spellStart"/>
      <w:r w:rsidR="00A40160">
        <w:t>section</w:t>
      </w:r>
      <w:r>
        <w:t>References</w:t>
      </w:r>
      <w:proofErr w:type="spellEnd"/>
      <w:r>
        <w:t>).</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70F94613"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r w:rsidR="00A40160">
        <w:t>section</w:t>
      </w:r>
      <w:r>
        <w:t xml:space="preserve">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w:t>
      </w:r>
      <w:r w:rsidR="00A40160">
        <w:t>section</w:t>
      </w:r>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 xml:space="preserve">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33"/>
          <w:footerReference w:type="default" r:id="rId34"/>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75EF5B88"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w:t>
      </w:r>
      <w:proofErr w:type="spellStart"/>
      <w:r w:rsidR="00A40160">
        <w:t>section</w:t>
      </w:r>
      <w:r>
        <w:t>References</w:t>
      </w:r>
      <w:proofErr w:type="spellEnd"/>
      <w:r>
        <w:t>).</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1B276C1E"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r w:rsidR="00A40160">
        <w:t>section</w:t>
      </w:r>
      <w:r>
        <w: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t>
      </w:r>
      <w:r w:rsidR="00A40160">
        <w:t>section</w:t>
      </w:r>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526B88C0"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371CAFC3" w:rsidR="00EA27FE" w:rsidRDefault="00000000">
      <w:pPr>
        <w:spacing w:after="120" w:line="240" w:lineRule="auto"/>
      </w:pPr>
      <w:r>
        <w:t>*Appendix 5.2: Scheduling email sent to both evaluators confirming the Google Meet session time and attaching the evaluation rubric (`evaluation_rubric.pdf`) and rating sheet (`rating_sheet.xlsx`) ahead of the session. This documents that human evaluation (</w:t>
      </w:r>
      <w:r w:rsidR="00A40160">
        <w:t>section</w:t>
      </w:r>
      <w:r>
        <w:t xml:space="preserve">3.7, </w:t>
      </w:r>
      <w:r w:rsidR="00A40160">
        <w:lastRenderedPageBreak/>
        <w:t>section</w:t>
      </w:r>
      <w:r>
        <w:t xml:space="preserve">7.3) was conducted as a live, synchronous session rather than an asynchronous </w:t>
      </w:r>
      <w:proofErr w:type="gramStart"/>
      <w:r>
        <w:t>survey.*</w:t>
      </w:r>
      <w:proofErr w:type="gramEnd"/>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35"/>
      <w:footerReference w:type="default" r:id="rId3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6D88" w14:textId="77777777" w:rsidR="00A57956" w:rsidRDefault="00A57956">
      <w:pPr>
        <w:spacing w:after="0" w:line="240" w:lineRule="auto"/>
      </w:pPr>
      <w:r>
        <w:separator/>
      </w:r>
    </w:p>
  </w:endnote>
  <w:endnote w:type="continuationSeparator" w:id="0">
    <w:p w14:paraId="574E5C3B" w14:textId="77777777" w:rsidR="00A57956" w:rsidRDefault="00A57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AD6A" w14:textId="77777777" w:rsidR="00A57956" w:rsidRDefault="00A57956">
      <w:pPr>
        <w:spacing w:after="0" w:line="240" w:lineRule="auto"/>
      </w:pPr>
      <w:r>
        <w:separator/>
      </w:r>
    </w:p>
  </w:footnote>
  <w:footnote w:type="continuationSeparator" w:id="0">
    <w:p w14:paraId="6F807263" w14:textId="77777777" w:rsidR="00A57956" w:rsidRDefault="00A57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10214"/>
      <w:docPartObj>
        <w:docPartGallery w:val="Page Numbers (Top of Page)"/>
        <w:docPartUnique/>
      </w:docPartObj>
    </w:sdtPr>
    <w:sdtEndPr>
      <w:rPr>
        <w:noProof/>
      </w:rPr>
    </w:sdtEndPr>
    <w:sdtContent>
      <w:p w14:paraId="11B397FD" w14:textId="22552AAD" w:rsidR="006D473A" w:rsidRDefault="006D47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3"/>
  </w:num>
  <w:num w:numId="14" w16cid:durableId="8696987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5074B"/>
    <w:rsid w:val="0029639D"/>
    <w:rsid w:val="002C0E8D"/>
    <w:rsid w:val="002C5130"/>
    <w:rsid w:val="00326F90"/>
    <w:rsid w:val="004B485B"/>
    <w:rsid w:val="004D49F4"/>
    <w:rsid w:val="004E1E8D"/>
    <w:rsid w:val="00535C91"/>
    <w:rsid w:val="00623D4E"/>
    <w:rsid w:val="006D473A"/>
    <w:rsid w:val="00725A23"/>
    <w:rsid w:val="008406F9"/>
    <w:rsid w:val="008A5076"/>
    <w:rsid w:val="008D3435"/>
    <w:rsid w:val="0096620B"/>
    <w:rsid w:val="00A40160"/>
    <w:rsid w:val="00A57956"/>
    <w:rsid w:val="00A60359"/>
    <w:rsid w:val="00AA1D8D"/>
    <w:rsid w:val="00B47730"/>
    <w:rsid w:val="00C80B40"/>
    <w:rsid w:val="00CB0664"/>
    <w:rsid w:val="00DD4F9E"/>
    <w:rsid w:val="00E70AB5"/>
    <w:rsid w:val="00EA27FE"/>
    <w:rsid w:val="00EC7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182</Pages>
  <Words>47991</Words>
  <Characters>273550</Characters>
  <Application>Microsoft Office Word</Application>
  <DocSecurity>0</DocSecurity>
  <Lines>2279</Lines>
  <Paragraphs>641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3</cp:revision>
  <dcterms:created xsi:type="dcterms:W3CDTF">2026-08-02T14:25:00Z</dcterms:created>
  <dcterms:modified xsi:type="dcterms:W3CDTF">2026-08-02T14:38:00Z</dcterms:modified>
  <cp:category/>
</cp:coreProperties>
</file>