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4E1E8D">
      <w:pPr>
        <w:pStyle w:val="Heading2"/>
      </w:pPr>
      <w:bookmarkStart w:id="0" w:name="_Toc236595238"/>
      <w:r>
        <w:lastRenderedPageBreak/>
        <w:t>Acknowledgements</w:t>
      </w:r>
      <w:bookmarkEnd w:id="0"/>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E1E8D">
        <w:rPr>
          <w:b/>
          <w:bCs/>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16962109"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E1E8D">
        <w:rPr>
          <w:b/>
          <w:bCs/>
        </w:rPr>
        <w:t>Mrs. Buddhika Fernando</w:t>
      </w:r>
      <w:r>
        <w:t xml:space="preserve"> and </w:t>
      </w:r>
      <w:r w:rsidRPr="004E1E8D">
        <w:rPr>
          <w:b/>
          <w:bCs/>
        </w:rPr>
        <w:t>Ms. Nimesha Perera</w:t>
      </w:r>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4E1E8D">
      <w:pPr>
        <w:pStyle w:val="Heading2"/>
      </w:pPr>
      <w:bookmarkStart w:id="1" w:name="_Toc236595239"/>
      <w:r>
        <w:lastRenderedPageBreak/>
        <w:t>Abstract</w:t>
      </w:r>
      <w:bookmarkEnd w:id="1"/>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465617D5" w14:textId="7C93975C" w:rsidR="00EA27FE" w:rsidRDefault="00000000" w:rsidP="004E1E8D">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r>
        <w:br w:type="page"/>
      </w:r>
    </w:p>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53DC965" w14:textId="77777777" w:rsidR="006D473A" w:rsidRPr="004E1E8D" w:rsidRDefault="006D473A" w:rsidP="004E1E8D">
          <w:pPr>
            <w:pStyle w:val="TOCHeading"/>
            <w:spacing w:line="360" w:lineRule="auto"/>
            <w:rPr>
              <w:rStyle w:val="Heading2Char"/>
            </w:rPr>
          </w:pPr>
          <w:r w:rsidRPr="004E1E8D">
            <w:rPr>
              <w:rStyle w:val="Heading2Char"/>
            </w:rPr>
            <w:t>Table of Contents</w:t>
          </w:r>
        </w:p>
        <w:p w14:paraId="6A48F158" w14:textId="35894DED" w:rsidR="008640F5" w:rsidRDefault="004B485B">
          <w:pPr>
            <w:pStyle w:val="TOC2"/>
            <w:tabs>
              <w:tab w:val="right" w:leader="dot" w:pos="906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6595238" w:history="1">
            <w:r w:rsidR="008640F5" w:rsidRPr="001D2FC4">
              <w:rPr>
                <w:rStyle w:val="Hyperlink"/>
                <w:noProof/>
              </w:rPr>
              <w:t>Acknowledgements</w:t>
            </w:r>
            <w:r w:rsidR="008640F5">
              <w:rPr>
                <w:noProof/>
                <w:webHidden/>
              </w:rPr>
              <w:tab/>
            </w:r>
            <w:r w:rsidR="008640F5">
              <w:rPr>
                <w:noProof/>
                <w:webHidden/>
              </w:rPr>
              <w:fldChar w:fldCharType="begin"/>
            </w:r>
            <w:r w:rsidR="008640F5">
              <w:rPr>
                <w:noProof/>
                <w:webHidden/>
              </w:rPr>
              <w:instrText xml:space="preserve"> PAGEREF _Toc236595238 \h </w:instrText>
            </w:r>
            <w:r w:rsidR="008640F5">
              <w:rPr>
                <w:noProof/>
                <w:webHidden/>
              </w:rPr>
            </w:r>
            <w:r w:rsidR="008640F5">
              <w:rPr>
                <w:noProof/>
                <w:webHidden/>
              </w:rPr>
              <w:fldChar w:fldCharType="separate"/>
            </w:r>
            <w:r w:rsidR="008640F5">
              <w:rPr>
                <w:noProof/>
                <w:webHidden/>
              </w:rPr>
              <w:t>ii</w:t>
            </w:r>
            <w:r w:rsidR="008640F5">
              <w:rPr>
                <w:noProof/>
                <w:webHidden/>
              </w:rPr>
              <w:fldChar w:fldCharType="end"/>
            </w:r>
          </w:hyperlink>
        </w:p>
        <w:p w14:paraId="0B5FB2AF" w14:textId="02AA2D33" w:rsidR="008640F5" w:rsidRDefault="008640F5">
          <w:pPr>
            <w:pStyle w:val="TOC2"/>
            <w:tabs>
              <w:tab w:val="right" w:leader="dot" w:pos="9062"/>
            </w:tabs>
            <w:rPr>
              <w:rFonts w:asciiTheme="minorHAnsi" w:hAnsiTheme="minorHAnsi"/>
              <w:noProof/>
              <w:kern w:val="2"/>
              <w:szCs w:val="24"/>
              <w14:ligatures w14:val="standardContextual"/>
            </w:rPr>
          </w:pPr>
          <w:hyperlink w:anchor="_Toc236595239" w:history="1">
            <w:r w:rsidRPr="001D2FC4">
              <w:rPr>
                <w:rStyle w:val="Hyperlink"/>
                <w:noProof/>
              </w:rPr>
              <w:t>Abstract</w:t>
            </w:r>
            <w:r>
              <w:rPr>
                <w:noProof/>
                <w:webHidden/>
              </w:rPr>
              <w:tab/>
            </w:r>
            <w:r>
              <w:rPr>
                <w:noProof/>
                <w:webHidden/>
              </w:rPr>
              <w:fldChar w:fldCharType="begin"/>
            </w:r>
            <w:r>
              <w:rPr>
                <w:noProof/>
                <w:webHidden/>
              </w:rPr>
              <w:instrText xml:space="preserve"> PAGEREF _Toc236595239 \h </w:instrText>
            </w:r>
            <w:r>
              <w:rPr>
                <w:noProof/>
                <w:webHidden/>
              </w:rPr>
            </w:r>
            <w:r>
              <w:rPr>
                <w:noProof/>
                <w:webHidden/>
              </w:rPr>
              <w:fldChar w:fldCharType="separate"/>
            </w:r>
            <w:r>
              <w:rPr>
                <w:noProof/>
                <w:webHidden/>
              </w:rPr>
              <w:t>iii</w:t>
            </w:r>
            <w:r>
              <w:rPr>
                <w:noProof/>
                <w:webHidden/>
              </w:rPr>
              <w:fldChar w:fldCharType="end"/>
            </w:r>
          </w:hyperlink>
        </w:p>
        <w:p w14:paraId="7156A4C2" w14:textId="45CCF43A" w:rsidR="008640F5" w:rsidRDefault="008640F5">
          <w:pPr>
            <w:pStyle w:val="TOC2"/>
            <w:tabs>
              <w:tab w:val="right" w:leader="dot" w:pos="9062"/>
            </w:tabs>
            <w:rPr>
              <w:rFonts w:asciiTheme="minorHAnsi" w:hAnsiTheme="minorHAnsi"/>
              <w:noProof/>
              <w:kern w:val="2"/>
              <w:szCs w:val="24"/>
              <w14:ligatures w14:val="standardContextual"/>
            </w:rPr>
          </w:pPr>
          <w:hyperlink w:anchor="_Toc236595240" w:history="1">
            <w:r w:rsidRPr="001D2FC4">
              <w:rPr>
                <w:rStyle w:val="Hyperlink"/>
                <w:noProof/>
              </w:rPr>
              <w:t>List of Figures</w:t>
            </w:r>
            <w:r>
              <w:rPr>
                <w:noProof/>
                <w:webHidden/>
              </w:rPr>
              <w:tab/>
            </w:r>
            <w:r>
              <w:rPr>
                <w:noProof/>
                <w:webHidden/>
              </w:rPr>
              <w:fldChar w:fldCharType="begin"/>
            </w:r>
            <w:r>
              <w:rPr>
                <w:noProof/>
                <w:webHidden/>
              </w:rPr>
              <w:instrText xml:space="preserve"> PAGEREF _Toc236595240 \h </w:instrText>
            </w:r>
            <w:r>
              <w:rPr>
                <w:noProof/>
                <w:webHidden/>
              </w:rPr>
            </w:r>
            <w:r>
              <w:rPr>
                <w:noProof/>
                <w:webHidden/>
              </w:rPr>
              <w:fldChar w:fldCharType="separate"/>
            </w:r>
            <w:r>
              <w:rPr>
                <w:noProof/>
                <w:webHidden/>
              </w:rPr>
              <w:t>x</w:t>
            </w:r>
            <w:r>
              <w:rPr>
                <w:noProof/>
                <w:webHidden/>
              </w:rPr>
              <w:fldChar w:fldCharType="end"/>
            </w:r>
          </w:hyperlink>
        </w:p>
        <w:p w14:paraId="23FBA7BB" w14:textId="4C63AB47" w:rsidR="008640F5" w:rsidRDefault="008640F5">
          <w:pPr>
            <w:pStyle w:val="TOC2"/>
            <w:tabs>
              <w:tab w:val="right" w:leader="dot" w:pos="9062"/>
            </w:tabs>
            <w:rPr>
              <w:rFonts w:asciiTheme="minorHAnsi" w:hAnsiTheme="minorHAnsi"/>
              <w:noProof/>
              <w:kern w:val="2"/>
              <w:szCs w:val="24"/>
              <w14:ligatures w14:val="standardContextual"/>
            </w:rPr>
          </w:pPr>
          <w:hyperlink w:anchor="_Toc236595241" w:history="1">
            <w:r w:rsidRPr="001D2FC4">
              <w:rPr>
                <w:rStyle w:val="Hyperlink"/>
                <w:noProof/>
              </w:rPr>
              <w:t>1: Introduction</w:t>
            </w:r>
            <w:r>
              <w:rPr>
                <w:noProof/>
                <w:webHidden/>
              </w:rPr>
              <w:tab/>
            </w:r>
            <w:r>
              <w:rPr>
                <w:noProof/>
                <w:webHidden/>
              </w:rPr>
              <w:fldChar w:fldCharType="begin"/>
            </w:r>
            <w:r>
              <w:rPr>
                <w:noProof/>
                <w:webHidden/>
              </w:rPr>
              <w:instrText xml:space="preserve"> PAGEREF _Toc236595241 \h </w:instrText>
            </w:r>
            <w:r>
              <w:rPr>
                <w:noProof/>
                <w:webHidden/>
              </w:rPr>
            </w:r>
            <w:r>
              <w:rPr>
                <w:noProof/>
                <w:webHidden/>
              </w:rPr>
              <w:fldChar w:fldCharType="separate"/>
            </w:r>
            <w:r>
              <w:rPr>
                <w:noProof/>
                <w:webHidden/>
              </w:rPr>
              <w:t>1</w:t>
            </w:r>
            <w:r>
              <w:rPr>
                <w:noProof/>
                <w:webHidden/>
              </w:rPr>
              <w:fldChar w:fldCharType="end"/>
            </w:r>
          </w:hyperlink>
        </w:p>
        <w:p w14:paraId="085E7127" w14:textId="1220B705" w:rsidR="008640F5" w:rsidRDefault="008640F5">
          <w:pPr>
            <w:pStyle w:val="TOC3"/>
            <w:tabs>
              <w:tab w:val="right" w:leader="dot" w:pos="9062"/>
            </w:tabs>
            <w:rPr>
              <w:rFonts w:asciiTheme="minorHAnsi" w:hAnsiTheme="minorHAnsi"/>
              <w:noProof/>
              <w:kern w:val="2"/>
              <w:szCs w:val="24"/>
              <w14:ligatures w14:val="standardContextual"/>
            </w:rPr>
          </w:pPr>
          <w:hyperlink w:anchor="_Toc236595242" w:history="1">
            <w:r w:rsidRPr="001D2FC4">
              <w:rPr>
                <w:rStyle w:val="Hyperlink"/>
                <w:noProof/>
              </w:rPr>
              <w:t>1.1 Background and Context</w:t>
            </w:r>
            <w:r>
              <w:rPr>
                <w:noProof/>
                <w:webHidden/>
              </w:rPr>
              <w:tab/>
            </w:r>
            <w:r>
              <w:rPr>
                <w:noProof/>
                <w:webHidden/>
              </w:rPr>
              <w:fldChar w:fldCharType="begin"/>
            </w:r>
            <w:r>
              <w:rPr>
                <w:noProof/>
                <w:webHidden/>
              </w:rPr>
              <w:instrText xml:space="preserve"> PAGEREF _Toc236595242 \h </w:instrText>
            </w:r>
            <w:r>
              <w:rPr>
                <w:noProof/>
                <w:webHidden/>
              </w:rPr>
            </w:r>
            <w:r>
              <w:rPr>
                <w:noProof/>
                <w:webHidden/>
              </w:rPr>
              <w:fldChar w:fldCharType="separate"/>
            </w:r>
            <w:r>
              <w:rPr>
                <w:noProof/>
                <w:webHidden/>
              </w:rPr>
              <w:t>1</w:t>
            </w:r>
            <w:r>
              <w:rPr>
                <w:noProof/>
                <w:webHidden/>
              </w:rPr>
              <w:fldChar w:fldCharType="end"/>
            </w:r>
          </w:hyperlink>
        </w:p>
        <w:p w14:paraId="2A278BD5" w14:textId="5BDA0DC4" w:rsidR="008640F5" w:rsidRDefault="008640F5">
          <w:pPr>
            <w:pStyle w:val="TOC3"/>
            <w:tabs>
              <w:tab w:val="right" w:leader="dot" w:pos="9062"/>
            </w:tabs>
            <w:rPr>
              <w:rFonts w:asciiTheme="minorHAnsi" w:hAnsiTheme="minorHAnsi"/>
              <w:noProof/>
              <w:kern w:val="2"/>
              <w:szCs w:val="24"/>
              <w14:ligatures w14:val="standardContextual"/>
            </w:rPr>
          </w:pPr>
          <w:hyperlink w:anchor="_Toc236595243" w:history="1">
            <w:r w:rsidRPr="001D2FC4">
              <w:rPr>
                <w:rStyle w:val="Hyperlink"/>
                <w:noProof/>
              </w:rPr>
              <w:t>1.2 Problem Statement</w:t>
            </w:r>
            <w:r>
              <w:rPr>
                <w:noProof/>
                <w:webHidden/>
              </w:rPr>
              <w:tab/>
            </w:r>
            <w:r>
              <w:rPr>
                <w:noProof/>
                <w:webHidden/>
              </w:rPr>
              <w:fldChar w:fldCharType="begin"/>
            </w:r>
            <w:r>
              <w:rPr>
                <w:noProof/>
                <w:webHidden/>
              </w:rPr>
              <w:instrText xml:space="preserve"> PAGEREF _Toc236595243 \h </w:instrText>
            </w:r>
            <w:r>
              <w:rPr>
                <w:noProof/>
                <w:webHidden/>
              </w:rPr>
            </w:r>
            <w:r>
              <w:rPr>
                <w:noProof/>
                <w:webHidden/>
              </w:rPr>
              <w:fldChar w:fldCharType="separate"/>
            </w:r>
            <w:r>
              <w:rPr>
                <w:noProof/>
                <w:webHidden/>
              </w:rPr>
              <w:t>2</w:t>
            </w:r>
            <w:r>
              <w:rPr>
                <w:noProof/>
                <w:webHidden/>
              </w:rPr>
              <w:fldChar w:fldCharType="end"/>
            </w:r>
          </w:hyperlink>
        </w:p>
        <w:p w14:paraId="4A2C39BA" w14:textId="0F068F5D" w:rsidR="008640F5" w:rsidRDefault="008640F5">
          <w:pPr>
            <w:pStyle w:val="TOC3"/>
            <w:tabs>
              <w:tab w:val="right" w:leader="dot" w:pos="9062"/>
            </w:tabs>
            <w:rPr>
              <w:rFonts w:asciiTheme="minorHAnsi" w:hAnsiTheme="minorHAnsi"/>
              <w:noProof/>
              <w:kern w:val="2"/>
              <w:szCs w:val="24"/>
              <w14:ligatures w14:val="standardContextual"/>
            </w:rPr>
          </w:pPr>
          <w:hyperlink w:anchor="_Toc236595244" w:history="1">
            <w:r w:rsidRPr="001D2FC4">
              <w:rPr>
                <w:rStyle w:val="Hyperlink"/>
                <w:noProof/>
              </w:rPr>
              <w:t>1.3 Research Aim and Objectives</w:t>
            </w:r>
            <w:r>
              <w:rPr>
                <w:noProof/>
                <w:webHidden/>
              </w:rPr>
              <w:tab/>
            </w:r>
            <w:r>
              <w:rPr>
                <w:noProof/>
                <w:webHidden/>
              </w:rPr>
              <w:fldChar w:fldCharType="begin"/>
            </w:r>
            <w:r>
              <w:rPr>
                <w:noProof/>
                <w:webHidden/>
              </w:rPr>
              <w:instrText xml:space="preserve"> PAGEREF _Toc236595244 \h </w:instrText>
            </w:r>
            <w:r>
              <w:rPr>
                <w:noProof/>
                <w:webHidden/>
              </w:rPr>
            </w:r>
            <w:r>
              <w:rPr>
                <w:noProof/>
                <w:webHidden/>
              </w:rPr>
              <w:fldChar w:fldCharType="separate"/>
            </w:r>
            <w:r>
              <w:rPr>
                <w:noProof/>
                <w:webHidden/>
              </w:rPr>
              <w:t>3</w:t>
            </w:r>
            <w:r>
              <w:rPr>
                <w:noProof/>
                <w:webHidden/>
              </w:rPr>
              <w:fldChar w:fldCharType="end"/>
            </w:r>
          </w:hyperlink>
        </w:p>
        <w:p w14:paraId="1DAF7C20" w14:textId="3DD76CB1" w:rsidR="008640F5" w:rsidRDefault="008640F5">
          <w:pPr>
            <w:pStyle w:val="TOC3"/>
            <w:tabs>
              <w:tab w:val="right" w:leader="dot" w:pos="9062"/>
            </w:tabs>
            <w:rPr>
              <w:rFonts w:asciiTheme="minorHAnsi" w:hAnsiTheme="minorHAnsi"/>
              <w:noProof/>
              <w:kern w:val="2"/>
              <w:szCs w:val="24"/>
              <w14:ligatures w14:val="standardContextual"/>
            </w:rPr>
          </w:pPr>
          <w:hyperlink w:anchor="_Toc236595245" w:history="1">
            <w:r w:rsidRPr="001D2FC4">
              <w:rPr>
                <w:rStyle w:val="Hyperlink"/>
                <w:noProof/>
              </w:rPr>
              <w:t>1.4 Research Questions</w:t>
            </w:r>
            <w:r>
              <w:rPr>
                <w:noProof/>
                <w:webHidden/>
              </w:rPr>
              <w:tab/>
            </w:r>
            <w:r>
              <w:rPr>
                <w:noProof/>
                <w:webHidden/>
              </w:rPr>
              <w:fldChar w:fldCharType="begin"/>
            </w:r>
            <w:r>
              <w:rPr>
                <w:noProof/>
                <w:webHidden/>
              </w:rPr>
              <w:instrText xml:space="preserve"> PAGEREF _Toc236595245 \h </w:instrText>
            </w:r>
            <w:r>
              <w:rPr>
                <w:noProof/>
                <w:webHidden/>
              </w:rPr>
            </w:r>
            <w:r>
              <w:rPr>
                <w:noProof/>
                <w:webHidden/>
              </w:rPr>
              <w:fldChar w:fldCharType="separate"/>
            </w:r>
            <w:r>
              <w:rPr>
                <w:noProof/>
                <w:webHidden/>
              </w:rPr>
              <w:t>4</w:t>
            </w:r>
            <w:r>
              <w:rPr>
                <w:noProof/>
                <w:webHidden/>
              </w:rPr>
              <w:fldChar w:fldCharType="end"/>
            </w:r>
          </w:hyperlink>
        </w:p>
        <w:p w14:paraId="70398C26" w14:textId="7D0FC7CA" w:rsidR="008640F5" w:rsidRDefault="008640F5">
          <w:pPr>
            <w:pStyle w:val="TOC3"/>
            <w:tabs>
              <w:tab w:val="right" w:leader="dot" w:pos="9062"/>
            </w:tabs>
            <w:rPr>
              <w:rFonts w:asciiTheme="minorHAnsi" w:hAnsiTheme="minorHAnsi"/>
              <w:noProof/>
              <w:kern w:val="2"/>
              <w:szCs w:val="24"/>
              <w14:ligatures w14:val="standardContextual"/>
            </w:rPr>
          </w:pPr>
          <w:hyperlink w:anchor="_Toc236595246" w:history="1">
            <w:r w:rsidRPr="001D2FC4">
              <w:rPr>
                <w:rStyle w:val="Hyperlink"/>
                <w:noProof/>
              </w:rPr>
              <w:t>1.5 Scope and Delimitations</w:t>
            </w:r>
            <w:r>
              <w:rPr>
                <w:noProof/>
                <w:webHidden/>
              </w:rPr>
              <w:tab/>
            </w:r>
            <w:r>
              <w:rPr>
                <w:noProof/>
                <w:webHidden/>
              </w:rPr>
              <w:fldChar w:fldCharType="begin"/>
            </w:r>
            <w:r>
              <w:rPr>
                <w:noProof/>
                <w:webHidden/>
              </w:rPr>
              <w:instrText xml:space="preserve"> PAGEREF _Toc236595246 \h </w:instrText>
            </w:r>
            <w:r>
              <w:rPr>
                <w:noProof/>
                <w:webHidden/>
              </w:rPr>
            </w:r>
            <w:r>
              <w:rPr>
                <w:noProof/>
                <w:webHidden/>
              </w:rPr>
              <w:fldChar w:fldCharType="separate"/>
            </w:r>
            <w:r>
              <w:rPr>
                <w:noProof/>
                <w:webHidden/>
              </w:rPr>
              <w:t>5</w:t>
            </w:r>
            <w:r>
              <w:rPr>
                <w:noProof/>
                <w:webHidden/>
              </w:rPr>
              <w:fldChar w:fldCharType="end"/>
            </w:r>
          </w:hyperlink>
        </w:p>
        <w:p w14:paraId="6AC2744E" w14:textId="376D308C" w:rsidR="008640F5" w:rsidRDefault="008640F5">
          <w:pPr>
            <w:pStyle w:val="TOC3"/>
            <w:tabs>
              <w:tab w:val="right" w:leader="dot" w:pos="9062"/>
            </w:tabs>
            <w:rPr>
              <w:rFonts w:asciiTheme="minorHAnsi" w:hAnsiTheme="minorHAnsi"/>
              <w:noProof/>
              <w:kern w:val="2"/>
              <w:szCs w:val="24"/>
              <w14:ligatures w14:val="standardContextual"/>
            </w:rPr>
          </w:pPr>
          <w:hyperlink w:anchor="_Toc236595247" w:history="1">
            <w:r w:rsidRPr="001D2FC4">
              <w:rPr>
                <w:rStyle w:val="Hyperlink"/>
                <w:noProof/>
              </w:rPr>
              <w:t>1.6 Significance of the Study</w:t>
            </w:r>
            <w:r>
              <w:rPr>
                <w:noProof/>
                <w:webHidden/>
              </w:rPr>
              <w:tab/>
            </w:r>
            <w:r>
              <w:rPr>
                <w:noProof/>
                <w:webHidden/>
              </w:rPr>
              <w:fldChar w:fldCharType="begin"/>
            </w:r>
            <w:r>
              <w:rPr>
                <w:noProof/>
                <w:webHidden/>
              </w:rPr>
              <w:instrText xml:space="preserve"> PAGEREF _Toc236595247 \h </w:instrText>
            </w:r>
            <w:r>
              <w:rPr>
                <w:noProof/>
                <w:webHidden/>
              </w:rPr>
            </w:r>
            <w:r>
              <w:rPr>
                <w:noProof/>
                <w:webHidden/>
              </w:rPr>
              <w:fldChar w:fldCharType="separate"/>
            </w:r>
            <w:r>
              <w:rPr>
                <w:noProof/>
                <w:webHidden/>
              </w:rPr>
              <w:t>5</w:t>
            </w:r>
            <w:r>
              <w:rPr>
                <w:noProof/>
                <w:webHidden/>
              </w:rPr>
              <w:fldChar w:fldCharType="end"/>
            </w:r>
          </w:hyperlink>
        </w:p>
        <w:p w14:paraId="40F4C0C2" w14:textId="6AA494C3" w:rsidR="008640F5" w:rsidRDefault="008640F5">
          <w:pPr>
            <w:pStyle w:val="TOC3"/>
            <w:tabs>
              <w:tab w:val="right" w:leader="dot" w:pos="9062"/>
            </w:tabs>
            <w:rPr>
              <w:rFonts w:asciiTheme="minorHAnsi" w:hAnsiTheme="minorHAnsi"/>
              <w:noProof/>
              <w:kern w:val="2"/>
              <w:szCs w:val="24"/>
              <w14:ligatures w14:val="standardContextual"/>
            </w:rPr>
          </w:pPr>
          <w:hyperlink w:anchor="_Toc236595248" w:history="1">
            <w:r w:rsidRPr="001D2FC4">
              <w:rPr>
                <w:rStyle w:val="Hyperlink"/>
                <w:noProof/>
              </w:rPr>
              <w:t>1.7 Structure of the Dissertation</w:t>
            </w:r>
            <w:r>
              <w:rPr>
                <w:noProof/>
                <w:webHidden/>
              </w:rPr>
              <w:tab/>
            </w:r>
            <w:r>
              <w:rPr>
                <w:noProof/>
                <w:webHidden/>
              </w:rPr>
              <w:fldChar w:fldCharType="begin"/>
            </w:r>
            <w:r>
              <w:rPr>
                <w:noProof/>
                <w:webHidden/>
              </w:rPr>
              <w:instrText xml:space="preserve"> PAGEREF _Toc236595248 \h </w:instrText>
            </w:r>
            <w:r>
              <w:rPr>
                <w:noProof/>
                <w:webHidden/>
              </w:rPr>
            </w:r>
            <w:r>
              <w:rPr>
                <w:noProof/>
                <w:webHidden/>
              </w:rPr>
              <w:fldChar w:fldCharType="separate"/>
            </w:r>
            <w:r>
              <w:rPr>
                <w:noProof/>
                <w:webHidden/>
              </w:rPr>
              <w:t>6</w:t>
            </w:r>
            <w:r>
              <w:rPr>
                <w:noProof/>
                <w:webHidden/>
              </w:rPr>
              <w:fldChar w:fldCharType="end"/>
            </w:r>
          </w:hyperlink>
        </w:p>
        <w:p w14:paraId="0893A5F3" w14:textId="62524EF7" w:rsidR="008640F5" w:rsidRDefault="008640F5">
          <w:pPr>
            <w:pStyle w:val="TOC2"/>
            <w:tabs>
              <w:tab w:val="right" w:leader="dot" w:pos="9062"/>
            </w:tabs>
            <w:rPr>
              <w:rFonts w:asciiTheme="minorHAnsi" w:hAnsiTheme="minorHAnsi"/>
              <w:noProof/>
              <w:kern w:val="2"/>
              <w:szCs w:val="24"/>
              <w14:ligatures w14:val="standardContextual"/>
            </w:rPr>
          </w:pPr>
          <w:hyperlink w:anchor="_Toc236595249" w:history="1">
            <w:r w:rsidRPr="001D2FC4">
              <w:rPr>
                <w:rStyle w:val="Hyperlink"/>
                <w:noProof/>
              </w:rPr>
              <w:t>2: Literature Review</w:t>
            </w:r>
            <w:r>
              <w:rPr>
                <w:noProof/>
                <w:webHidden/>
              </w:rPr>
              <w:tab/>
            </w:r>
            <w:r>
              <w:rPr>
                <w:noProof/>
                <w:webHidden/>
              </w:rPr>
              <w:fldChar w:fldCharType="begin"/>
            </w:r>
            <w:r>
              <w:rPr>
                <w:noProof/>
                <w:webHidden/>
              </w:rPr>
              <w:instrText xml:space="preserve"> PAGEREF _Toc236595249 \h </w:instrText>
            </w:r>
            <w:r>
              <w:rPr>
                <w:noProof/>
                <w:webHidden/>
              </w:rPr>
            </w:r>
            <w:r>
              <w:rPr>
                <w:noProof/>
                <w:webHidden/>
              </w:rPr>
              <w:fldChar w:fldCharType="separate"/>
            </w:r>
            <w:r>
              <w:rPr>
                <w:noProof/>
                <w:webHidden/>
              </w:rPr>
              <w:t>7</w:t>
            </w:r>
            <w:r>
              <w:rPr>
                <w:noProof/>
                <w:webHidden/>
              </w:rPr>
              <w:fldChar w:fldCharType="end"/>
            </w:r>
          </w:hyperlink>
        </w:p>
        <w:p w14:paraId="23521C18" w14:textId="0DD29C3A" w:rsidR="008640F5" w:rsidRDefault="008640F5">
          <w:pPr>
            <w:pStyle w:val="TOC3"/>
            <w:tabs>
              <w:tab w:val="right" w:leader="dot" w:pos="9062"/>
            </w:tabs>
            <w:rPr>
              <w:rFonts w:asciiTheme="minorHAnsi" w:hAnsiTheme="minorHAnsi"/>
              <w:noProof/>
              <w:kern w:val="2"/>
              <w:szCs w:val="24"/>
              <w14:ligatures w14:val="standardContextual"/>
            </w:rPr>
          </w:pPr>
          <w:hyperlink w:anchor="_Toc236595250" w:history="1">
            <w:r w:rsidRPr="001D2FC4">
              <w:rPr>
                <w:rStyle w:val="Hyperlink"/>
                <w:noProof/>
              </w:rPr>
              <w:t>2.1 Evolution of Large Language Models and the Persistence of Hallucination</w:t>
            </w:r>
            <w:r>
              <w:rPr>
                <w:noProof/>
                <w:webHidden/>
              </w:rPr>
              <w:tab/>
            </w:r>
            <w:r>
              <w:rPr>
                <w:noProof/>
                <w:webHidden/>
              </w:rPr>
              <w:fldChar w:fldCharType="begin"/>
            </w:r>
            <w:r>
              <w:rPr>
                <w:noProof/>
                <w:webHidden/>
              </w:rPr>
              <w:instrText xml:space="preserve"> PAGEREF _Toc236595250 \h </w:instrText>
            </w:r>
            <w:r>
              <w:rPr>
                <w:noProof/>
                <w:webHidden/>
              </w:rPr>
            </w:r>
            <w:r>
              <w:rPr>
                <w:noProof/>
                <w:webHidden/>
              </w:rPr>
              <w:fldChar w:fldCharType="separate"/>
            </w:r>
            <w:r>
              <w:rPr>
                <w:noProof/>
                <w:webHidden/>
              </w:rPr>
              <w:t>7</w:t>
            </w:r>
            <w:r>
              <w:rPr>
                <w:noProof/>
                <w:webHidden/>
              </w:rPr>
              <w:fldChar w:fldCharType="end"/>
            </w:r>
          </w:hyperlink>
        </w:p>
        <w:p w14:paraId="200C7CC4" w14:textId="5D21BBAE" w:rsidR="008640F5" w:rsidRDefault="008640F5">
          <w:pPr>
            <w:pStyle w:val="TOC3"/>
            <w:tabs>
              <w:tab w:val="right" w:leader="dot" w:pos="9062"/>
            </w:tabs>
            <w:rPr>
              <w:rFonts w:asciiTheme="minorHAnsi" w:hAnsiTheme="minorHAnsi"/>
              <w:noProof/>
              <w:kern w:val="2"/>
              <w:szCs w:val="24"/>
              <w14:ligatures w14:val="standardContextual"/>
            </w:rPr>
          </w:pPr>
          <w:hyperlink w:anchor="_Toc236595251" w:history="1">
            <w:r w:rsidRPr="001D2FC4">
              <w:rPr>
                <w:rStyle w:val="Hyperlink"/>
                <w:noProof/>
              </w:rPr>
              <w:t>2.2 A Taxonomy of Hallucination and Its Stakes for Educational Applications</w:t>
            </w:r>
            <w:r>
              <w:rPr>
                <w:noProof/>
                <w:webHidden/>
              </w:rPr>
              <w:tab/>
            </w:r>
            <w:r>
              <w:rPr>
                <w:noProof/>
                <w:webHidden/>
              </w:rPr>
              <w:fldChar w:fldCharType="begin"/>
            </w:r>
            <w:r>
              <w:rPr>
                <w:noProof/>
                <w:webHidden/>
              </w:rPr>
              <w:instrText xml:space="preserve"> PAGEREF _Toc236595251 \h </w:instrText>
            </w:r>
            <w:r>
              <w:rPr>
                <w:noProof/>
                <w:webHidden/>
              </w:rPr>
            </w:r>
            <w:r>
              <w:rPr>
                <w:noProof/>
                <w:webHidden/>
              </w:rPr>
              <w:fldChar w:fldCharType="separate"/>
            </w:r>
            <w:r>
              <w:rPr>
                <w:noProof/>
                <w:webHidden/>
              </w:rPr>
              <w:t>8</w:t>
            </w:r>
            <w:r>
              <w:rPr>
                <w:noProof/>
                <w:webHidden/>
              </w:rPr>
              <w:fldChar w:fldCharType="end"/>
            </w:r>
          </w:hyperlink>
        </w:p>
        <w:p w14:paraId="1A1B3FF3" w14:textId="4EF681D6" w:rsidR="008640F5" w:rsidRDefault="008640F5">
          <w:pPr>
            <w:pStyle w:val="TOC3"/>
            <w:tabs>
              <w:tab w:val="right" w:leader="dot" w:pos="9062"/>
            </w:tabs>
            <w:rPr>
              <w:rFonts w:asciiTheme="minorHAnsi" w:hAnsiTheme="minorHAnsi"/>
              <w:noProof/>
              <w:kern w:val="2"/>
              <w:szCs w:val="24"/>
              <w14:ligatures w14:val="standardContextual"/>
            </w:rPr>
          </w:pPr>
          <w:hyperlink w:anchor="_Toc236595252" w:history="1">
            <w:r w:rsidRPr="001D2FC4">
              <w:rPr>
                <w:rStyle w:val="Hyperlink"/>
                <w:noProof/>
              </w:rPr>
              <w:t>2.3 Retrieval-Augmented Generation: Foundations and Mechanism</w:t>
            </w:r>
            <w:r>
              <w:rPr>
                <w:noProof/>
                <w:webHidden/>
              </w:rPr>
              <w:tab/>
            </w:r>
            <w:r>
              <w:rPr>
                <w:noProof/>
                <w:webHidden/>
              </w:rPr>
              <w:fldChar w:fldCharType="begin"/>
            </w:r>
            <w:r>
              <w:rPr>
                <w:noProof/>
                <w:webHidden/>
              </w:rPr>
              <w:instrText xml:space="preserve"> PAGEREF _Toc236595252 \h </w:instrText>
            </w:r>
            <w:r>
              <w:rPr>
                <w:noProof/>
                <w:webHidden/>
              </w:rPr>
            </w:r>
            <w:r>
              <w:rPr>
                <w:noProof/>
                <w:webHidden/>
              </w:rPr>
              <w:fldChar w:fldCharType="separate"/>
            </w:r>
            <w:r>
              <w:rPr>
                <w:noProof/>
                <w:webHidden/>
              </w:rPr>
              <w:t>9</w:t>
            </w:r>
            <w:r>
              <w:rPr>
                <w:noProof/>
                <w:webHidden/>
              </w:rPr>
              <w:fldChar w:fldCharType="end"/>
            </w:r>
          </w:hyperlink>
        </w:p>
        <w:p w14:paraId="22711177" w14:textId="62F63897" w:rsidR="008640F5" w:rsidRDefault="008640F5">
          <w:pPr>
            <w:pStyle w:val="TOC3"/>
            <w:tabs>
              <w:tab w:val="right" w:leader="dot" w:pos="9062"/>
            </w:tabs>
            <w:rPr>
              <w:rFonts w:asciiTheme="minorHAnsi" w:hAnsiTheme="minorHAnsi"/>
              <w:noProof/>
              <w:kern w:val="2"/>
              <w:szCs w:val="24"/>
              <w14:ligatures w14:val="standardContextual"/>
            </w:rPr>
          </w:pPr>
          <w:hyperlink w:anchor="_Toc236595253" w:history="1">
            <w:r w:rsidRPr="001D2FC4">
              <w:rPr>
                <w:rStyle w:val="Hyperlink"/>
                <w:noProof/>
              </w:rPr>
              <w:t>2.4 RAG Variants, Architectural Optimizations and Configuration Sensitivity</w:t>
            </w:r>
            <w:r>
              <w:rPr>
                <w:noProof/>
                <w:webHidden/>
              </w:rPr>
              <w:tab/>
            </w:r>
            <w:r>
              <w:rPr>
                <w:noProof/>
                <w:webHidden/>
              </w:rPr>
              <w:fldChar w:fldCharType="begin"/>
            </w:r>
            <w:r>
              <w:rPr>
                <w:noProof/>
                <w:webHidden/>
              </w:rPr>
              <w:instrText xml:space="preserve"> PAGEREF _Toc236595253 \h </w:instrText>
            </w:r>
            <w:r>
              <w:rPr>
                <w:noProof/>
                <w:webHidden/>
              </w:rPr>
            </w:r>
            <w:r>
              <w:rPr>
                <w:noProof/>
                <w:webHidden/>
              </w:rPr>
              <w:fldChar w:fldCharType="separate"/>
            </w:r>
            <w:r>
              <w:rPr>
                <w:noProof/>
                <w:webHidden/>
              </w:rPr>
              <w:t>11</w:t>
            </w:r>
            <w:r>
              <w:rPr>
                <w:noProof/>
                <w:webHidden/>
              </w:rPr>
              <w:fldChar w:fldCharType="end"/>
            </w:r>
          </w:hyperlink>
        </w:p>
        <w:p w14:paraId="66B7C0F2" w14:textId="7FF2EFC3" w:rsidR="008640F5" w:rsidRDefault="008640F5">
          <w:pPr>
            <w:pStyle w:val="TOC3"/>
            <w:tabs>
              <w:tab w:val="right" w:leader="dot" w:pos="9062"/>
            </w:tabs>
            <w:rPr>
              <w:rFonts w:asciiTheme="minorHAnsi" w:hAnsiTheme="minorHAnsi"/>
              <w:noProof/>
              <w:kern w:val="2"/>
              <w:szCs w:val="24"/>
              <w14:ligatures w14:val="standardContextual"/>
            </w:rPr>
          </w:pPr>
          <w:hyperlink w:anchor="_Toc236595254" w:history="1">
            <w:r w:rsidRPr="001D2FC4">
              <w:rPr>
                <w:rStyle w:val="Hyperlink"/>
                <w:noProof/>
              </w:rPr>
              <w:t>2.5 Cross-Lingual NLP and the Digital Language Divide</w:t>
            </w:r>
            <w:r>
              <w:rPr>
                <w:noProof/>
                <w:webHidden/>
              </w:rPr>
              <w:tab/>
            </w:r>
            <w:r>
              <w:rPr>
                <w:noProof/>
                <w:webHidden/>
              </w:rPr>
              <w:fldChar w:fldCharType="begin"/>
            </w:r>
            <w:r>
              <w:rPr>
                <w:noProof/>
                <w:webHidden/>
              </w:rPr>
              <w:instrText xml:space="preserve"> PAGEREF _Toc236595254 \h </w:instrText>
            </w:r>
            <w:r>
              <w:rPr>
                <w:noProof/>
                <w:webHidden/>
              </w:rPr>
            </w:r>
            <w:r>
              <w:rPr>
                <w:noProof/>
                <w:webHidden/>
              </w:rPr>
              <w:fldChar w:fldCharType="separate"/>
            </w:r>
            <w:r>
              <w:rPr>
                <w:noProof/>
                <w:webHidden/>
              </w:rPr>
              <w:t>12</w:t>
            </w:r>
            <w:r>
              <w:rPr>
                <w:noProof/>
                <w:webHidden/>
              </w:rPr>
              <w:fldChar w:fldCharType="end"/>
            </w:r>
          </w:hyperlink>
        </w:p>
        <w:p w14:paraId="3271DF07" w14:textId="5C9EEFAD" w:rsidR="008640F5" w:rsidRDefault="008640F5">
          <w:pPr>
            <w:pStyle w:val="TOC3"/>
            <w:tabs>
              <w:tab w:val="right" w:leader="dot" w:pos="9062"/>
            </w:tabs>
            <w:rPr>
              <w:rFonts w:asciiTheme="minorHAnsi" w:hAnsiTheme="minorHAnsi"/>
              <w:noProof/>
              <w:kern w:val="2"/>
              <w:szCs w:val="24"/>
              <w14:ligatures w14:val="standardContextual"/>
            </w:rPr>
          </w:pPr>
          <w:hyperlink w:anchor="_Toc236595255" w:history="1">
            <w:r w:rsidRPr="001D2FC4">
              <w:rPr>
                <w:rStyle w:val="Hyperlink"/>
                <w:noProof/>
              </w:rPr>
              <w:t>2.6 Sinhala Natural Language Processing: State of the Art and Its Limits</w:t>
            </w:r>
            <w:r>
              <w:rPr>
                <w:noProof/>
                <w:webHidden/>
              </w:rPr>
              <w:tab/>
            </w:r>
            <w:r>
              <w:rPr>
                <w:noProof/>
                <w:webHidden/>
              </w:rPr>
              <w:fldChar w:fldCharType="begin"/>
            </w:r>
            <w:r>
              <w:rPr>
                <w:noProof/>
                <w:webHidden/>
              </w:rPr>
              <w:instrText xml:space="preserve"> PAGEREF _Toc236595255 \h </w:instrText>
            </w:r>
            <w:r>
              <w:rPr>
                <w:noProof/>
                <w:webHidden/>
              </w:rPr>
            </w:r>
            <w:r>
              <w:rPr>
                <w:noProof/>
                <w:webHidden/>
              </w:rPr>
              <w:fldChar w:fldCharType="separate"/>
            </w:r>
            <w:r>
              <w:rPr>
                <w:noProof/>
                <w:webHidden/>
              </w:rPr>
              <w:t>13</w:t>
            </w:r>
            <w:r>
              <w:rPr>
                <w:noProof/>
                <w:webHidden/>
              </w:rPr>
              <w:fldChar w:fldCharType="end"/>
            </w:r>
          </w:hyperlink>
        </w:p>
        <w:p w14:paraId="5585E496" w14:textId="1C02CDE9" w:rsidR="008640F5" w:rsidRDefault="008640F5">
          <w:pPr>
            <w:pStyle w:val="TOC3"/>
            <w:tabs>
              <w:tab w:val="right" w:leader="dot" w:pos="9062"/>
            </w:tabs>
            <w:rPr>
              <w:rFonts w:asciiTheme="minorHAnsi" w:hAnsiTheme="minorHAnsi"/>
              <w:noProof/>
              <w:kern w:val="2"/>
              <w:szCs w:val="24"/>
              <w14:ligatures w14:val="standardContextual"/>
            </w:rPr>
          </w:pPr>
          <w:hyperlink w:anchor="_Toc236595256" w:history="1">
            <w:r w:rsidRPr="001D2FC4">
              <w:rPr>
                <w:rStyle w:val="Hyperlink"/>
                <w:noProof/>
              </w:rPr>
              <w:t>2.7 Retrieval-Augmented Generation in Education</w:t>
            </w:r>
            <w:r>
              <w:rPr>
                <w:noProof/>
                <w:webHidden/>
              </w:rPr>
              <w:tab/>
            </w:r>
            <w:r>
              <w:rPr>
                <w:noProof/>
                <w:webHidden/>
              </w:rPr>
              <w:fldChar w:fldCharType="begin"/>
            </w:r>
            <w:r>
              <w:rPr>
                <w:noProof/>
                <w:webHidden/>
              </w:rPr>
              <w:instrText xml:space="preserve"> PAGEREF _Toc236595256 \h </w:instrText>
            </w:r>
            <w:r>
              <w:rPr>
                <w:noProof/>
                <w:webHidden/>
              </w:rPr>
            </w:r>
            <w:r>
              <w:rPr>
                <w:noProof/>
                <w:webHidden/>
              </w:rPr>
              <w:fldChar w:fldCharType="separate"/>
            </w:r>
            <w:r>
              <w:rPr>
                <w:noProof/>
                <w:webHidden/>
              </w:rPr>
              <w:t>15</w:t>
            </w:r>
            <w:r>
              <w:rPr>
                <w:noProof/>
                <w:webHidden/>
              </w:rPr>
              <w:fldChar w:fldCharType="end"/>
            </w:r>
          </w:hyperlink>
        </w:p>
        <w:p w14:paraId="0C9F2E8E" w14:textId="121292C5" w:rsidR="008640F5" w:rsidRDefault="008640F5">
          <w:pPr>
            <w:pStyle w:val="TOC3"/>
            <w:tabs>
              <w:tab w:val="right" w:leader="dot" w:pos="9062"/>
            </w:tabs>
            <w:rPr>
              <w:rFonts w:asciiTheme="minorHAnsi" w:hAnsiTheme="minorHAnsi"/>
              <w:noProof/>
              <w:kern w:val="2"/>
              <w:szCs w:val="24"/>
              <w14:ligatures w14:val="standardContextual"/>
            </w:rPr>
          </w:pPr>
          <w:hyperlink w:anchor="_Toc236595257" w:history="1">
            <w:r w:rsidRPr="001D2FC4">
              <w:rPr>
                <w:rStyle w:val="Hyperlink"/>
                <w:noProof/>
              </w:rPr>
              <w:t>2.8 Evaluation Frameworks for Retrieval-Augmented Generation</w:t>
            </w:r>
            <w:r>
              <w:rPr>
                <w:noProof/>
                <w:webHidden/>
              </w:rPr>
              <w:tab/>
            </w:r>
            <w:r>
              <w:rPr>
                <w:noProof/>
                <w:webHidden/>
              </w:rPr>
              <w:fldChar w:fldCharType="begin"/>
            </w:r>
            <w:r>
              <w:rPr>
                <w:noProof/>
                <w:webHidden/>
              </w:rPr>
              <w:instrText xml:space="preserve"> PAGEREF _Toc236595257 \h </w:instrText>
            </w:r>
            <w:r>
              <w:rPr>
                <w:noProof/>
                <w:webHidden/>
              </w:rPr>
            </w:r>
            <w:r>
              <w:rPr>
                <w:noProof/>
                <w:webHidden/>
              </w:rPr>
              <w:fldChar w:fldCharType="separate"/>
            </w:r>
            <w:r>
              <w:rPr>
                <w:noProof/>
                <w:webHidden/>
              </w:rPr>
              <w:t>15</w:t>
            </w:r>
            <w:r>
              <w:rPr>
                <w:noProof/>
                <w:webHidden/>
              </w:rPr>
              <w:fldChar w:fldCharType="end"/>
            </w:r>
          </w:hyperlink>
        </w:p>
        <w:p w14:paraId="51C9ABD1" w14:textId="12CC6813" w:rsidR="008640F5" w:rsidRDefault="008640F5">
          <w:pPr>
            <w:pStyle w:val="TOC3"/>
            <w:tabs>
              <w:tab w:val="right" w:leader="dot" w:pos="9062"/>
            </w:tabs>
            <w:rPr>
              <w:rFonts w:asciiTheme="minorHAnsi" w:hAnsiTheme="minorHAnsi"/>
              <w:noProof/>
              <w:kern w:val="2"/>
              <w:szCs w:val="24"/>
              <w14:ligatures w14:val="standardContextual"/>
            </w:rPr>
          </w:pPr>
          <w:hyperlink w:anchor="_Toc236595258" w:history="1">
            <w:r w:rsidRPr="001D2FC4">
              <w:rPr>
                <w:rStyle w:val="Hyperlink"/>
                <w:noProof/>
              </w:rPr>
              <w:t>2.9 Recent Research Evidence</w:t>
            </w:r>
            <w:r>
              <w:rPr>
                <w:noProof/>
                <w:webHidden/>
              </w:rPr>
              <w:tab/>
            </w:r>
            <w:r>
              <w:rPr>
                <w:noProof/>
                <w:webHidden/>
              </w:rPr>
              <w:fldChar w:fldCharType="begin"/>
            </w:r>
            <w:r>
              <w:rPr>
                <w:noProof/>
                <w:webHidden/>
              </w:rPr>
              <w:instrText xml:space="preserve"> PAGEREF _Toc236595258 \h </w:instrText>
            </w:r>
            <w:r>
              <w:rPr>
                <w:noProof/>
                <w:webHidden/>
              </w:rPr>
            </w:r>
            <w:r>
              <w:rPr>
                <w:noProof/>
                <w:webHidden/>
              </w:rPr>
              <w:fldChar w:fldCharType="separate"/>
            </w:r>
            <w:r>
              <w:rPr>
                <w:noProof/>
                <w:webHidden/>
              </w:rPr>
              <w:t>16</w:t>
            </w:r>
            <w:r>
              <w:rPr>
                <w:noProof/>
                <w:webHidden/>
              </w:rPr>
              <w:fldChar w:fldCharType="end"/>
            </w:r>
          </w:hyperlink>
        </w:p>
        <w:p w14:paraId="40D14D8A" w14:textId="04BFFD08" w:rsidR="008640F5" w:rsidRDefault="008640F5">
          <w:pPr>
            <w:pStyle w:val="TOC3"/>
            <w:tabs>
              <w:tab w:val="right" w:leader="dot" w:pos="9062"/>
            </w:tabs>
            <w:rPr>
              <w:rFonts w:asciiTheme="minorHAnsi" w:hAnsiTheme="minorHAnsi"/>
              <w:noProof/>
              <w:kern w:val="2"/>
              <w:szCs w:val="24"/>
              <w14:ligatures w14:val="standardContextual"/>
            </w:rPr>
          </w:pPr>
          <w:hyperlink w:anchor="_Toc236595259" w:history="1">
            <w:r w:rsidRPr="001D2FC4">
              <w:rPr>
                <w:rStyle w:val="Hyperlink"/>
                <w:noProof/>
              </w:rPr>
              <w:t>2.10 Research Gap and Contribution</w:t>
            </w:r>
            <w:r>
              <w:rPr>
                <w:noProof/>
                <w:webHidden/>
              </w:rPr>
              <w:tab/>
            </w:r>
            <w:r>
              <w:rPr>
                <w:noProof/>
                <w:webHidden/>
              </w:rPr>
              <w:fldChar w:fldCharType="begin"/>
            </w:r>
            <w:r>
              <w:rPr>
                <w:noProof/>
                <w:webHidden/>
              </w:rPr>
              <w:instrText xml:space="preserve"> PAGEREF _Toc236595259 \h </w:instrText>
            </w:r>
            <w:r>
              <w:rPr>
                <w:noProof/>
                <w:webHidden/>
              </w:rPr>
            </w:r>
            <w:r>
              <w:rPr>
                <w:noProof/>
                <w:webHidden/>
              </w:rPr>
              <w:fldChar w:fldCharType="separate"/>
            </w:r>
            <w:r>
              <w:rPr>
                <w:noProof/>
                <w:webHidden/>
              </w:rPr>
              <w:t>17</w:t>
            </w:r>
            <w:r>
              <w:rPr>
                <w:noProof/>
                <w:webHidden/>
              </w:rPr>
              <w:fldChar w:fldCharType="end"/>
            </w:r>
          </w:hyperlink>
        </w:p>
        <w:p w14:paraId="38986E17" w14:textId="39ECBE9F" w:rsidR="008640F5" w:rsidRDefault="008640F5">
          <w:pPr>
            <w:pStyle w:val="TOC2"/>
            <w:tabs>
              <w:tab w:val="right" w:leader="dot" w:pos="9062"/>
            </w:tabs>
            <w:rPr>
              <w:rFonts w:asciiTheme="minorHAnsi" w:hAnsiTheme="minorHAnsi"/>
              <w:noProof/>
              <w:kern w:val="2"/>
              <w:szCs w:val="24"/>
              <w14:ligatures w14:val="standardContextual"/>
            </w:rPr>
          </w:pPr>
          <w:hyperlink w:anchor="_Toc236595260" w:history="1">
            <w:r w:rsidRPr="001D2FC4">
              <w:rPr>
                <w:rStyle w:val="Hyperlink"/>
                <w:noProof/>
              </w:rPr>
              <w:t>3: Methodology</w:t>
            </w:r>
            <w:r>
              <w:rPr>
                <w:noProof/>
                <w:webHidden/>
              </w:rPr>
              <w:tab/>
            </w:r>
            <w:r>
              <w:rPr>
                <w:noProof/>
                <w:webHidden/>
              </w:rPr>
              <w:fldChar w:fldCharType="begin"/>
            </w:r>
            <w:r>
              <w:rPr>
                <w:noProof/>
                <w:webHidden/>
              </w:rPr>
              <w:instrText xml:space="preserve"> PAGEREF _Toc236595260 \h </w:instrText>
            </w:r>
            <w:r>
              <w:rPr>
                <w:noProof/>
                <w:webHidden/>
              </w:rPr>
            </w:r>
            <w:r>
              <w:rPr>
                <w:noProof/>
                <w:webHidden/>
              </w:rPr>
              <w:fldChar w:fldCharType="separate"/>
            </w:r>
            <w:r>
              <w:rPr>
                <w:noProof/>
                <w:webHidden/>
              </w:rPr>
              <w:t>20</w:t>
            </w:r>
            <w:r>
              <w:rPr>
                <w:noProof/>
                <w:webHidden/>
              </w:rPr>
              <w:fldChar w:fldCharType="end"/>
            </w:r>
          </w:hyperlink>
        </w:p>
        <w:p w14:paraId="4AC442B8" w14:textId="6BE4C84A" w:rsidR="008640F5" w:rsidRDefault="008640F5">
          <w:pPr>
            <w:pStyle w:val="TOC3"/>
            <w:tabs>
              <w:tab w:val="right" w:leader="dot" w:pos="9062"/>
            </w:tabs>
            <w:rPr>
              <w:rFonts w:asciiTheme="minorHAnsi" w:hAnsiTheme="minorHAnsi"/>
              <w:noProof/>
              <w:kern w:val="2"/>
              <w:szCs w:val="24"/>
              <w14:ligatures w14:val="standardContextual"/>
            </w:rPr>
          </w:pPr>
          <w:hyperlink w:anchor="_Toc236595261" w:history="1">
            <w:r w:rsidRPr="001D2FC4">
              <w:rPr>
                <w:rStyle w:val="Hyperlink"/>
                <w:noProof/>
              </w:rPr>
              <w:t>3.1 Research Philosophy and Approach</w:t>
            </w:r>
            <w:r>
              <w:rPr>
                <w:noProof/>
                <w:webHidden/>
              </w:rPr>
              <w:tab/>
            </w:r>
            <w:r>
              <w:rPr>
                <w:noProof/>
                <w:webHidden/>
              </w:rPr>
              <w:fldChar w:fldCharType="begin"/>
            </w:r>
            <w:r>
              <w:rPr>
                <w:noProof/>
                <w:webHidden/>
              </w:rPr>
              <w:instrText xml:space="preserve"> PAGEREF _Toc236595261 \h </w:instrText>
            </w:r>
            <w:r>
              <w:rPr>
                <w:noProof/>
                <w:webHidden/>
              </w:rPr>
            </w:r>
            <w:r>
              <w:rPr>
                <w:noProof/>
                <w:webHidden/>
              </w:rPr>
              <w:fldChar w:fldCharType="separate"/>
            </w:r>
            <w:r>
              <w:rPr>
                <w:noProof/>
                <w:webHidden/>
              </w:rPr>
              <w:t>20</w:t>
            </w:r>
            <w:r>
              <w:rPr>
                <w:noProof/>
                <w:webHidden/>
              </w:rPr>
              <w:fldChar w:fldCharType="end"/>
            </w:r>
          </w:hyperlink>
        </w:p>
        <w:p w14:paraId="664068EE" w14:textId="5C61024A" w:rsidR="008640F5" w:rsidRDefault="008640F5">
          <w:pPr>
            <w:pStyle w:val="TOC3"/>
            <w:tabs>
              <w:tab w:val="right" w:leader="dot" w:pos="9062"/>
            </w:tabs>
            <w:rPr>
              <w:rFonts w:asciiTheme="minorHAnsi" w:hAnsiTheme="minorHAnsi"/>
              <w:noProof/>
              <w:kern w:val="2"/>
              <w:szCs w:val="24"/>
              <w14:ligatures w14:val="standardContextual"/>
            </w:rPr>
          </w:pPr>
          <w:hyperlink w:anchor="_Toc236595262" w:history="1">
            <w:r w:rsidRPr="001D2FC4">
              <w:rPr>
                <w:rStyle w:val="Hyperlink"/>
                <w:noProof/>
              </w:rPr>
              <w:t>3.2 Research Design</w:t>
            </w:r>
            <w:r>
              <w:rPr>
                <w:noProof/>
                <w:webHidden/>
              </w:rPr>
              <w:tab/>
            </w:r>
            <w:r>
              <w:rPr>
                <w:noProof/>
                <w:webHidden/>
              </w:rPr>
              <w:fldChar w:fldCharType="begin"/>
            </w:r>
            <w:r>
              <w:rPr>
                <w:noProof/>
                <w:webHidden/>
              </w:rPr>
              <w:instrText xml:space="preserve"> PAGEREF _Toc236595262 \h </w:instrText>
            </w:r>
            <w:r>
              <w:rPr>
                <w:noProof/>
                <w:webHidden/>
              </w:rPr>
            </w:r>
            <w:r>
              <w:rPr>
                <w:noProof/>
                <w:webHidden/>
              </w:rPr>
              <w:fldChar w:fldCharType="separate"/>
            </w:r>
            <w:r>
              <w:rPr>
                <w:noProof/>
                <w:webHidden/>
              </w:rPr>
              <w:t>20</w:t>
            </w:r>
            <w:r>
              <w:rPr>
                <w:noProof/>
                <w:webHidden/>
              </w:rPr>
              <w:fldChar w:fldCharType="end"/>
            </w:r>
          </w:hyperlink>
        </w:p>
        <w:p w14:paraId="5006555E" w14:textId="27C2CE7D" w:rsidR="008640F5" w:rsidRDefault="008640F5">
          <w:pPr>
            <w:pStyle w:val="TOC3"/>
            <w:tabs>
              <w:tab w:val="right" w:leader="dot" w:pos="9062"/>
            </w:tabs>
            <w:rPr>
              <w:rFonts w:asciiTheme="minorHAnsi" w:hAnsiTheme="minorHAnsi"/>
              <w:noProof/>
              <w:kern w:val="2"/>
              <w:szCs w:val="24"/>
              <w14:ligatures w14:val="standardContextual"/>
            </w:rPr>
          </w:pPr>
          <w:hyperlink w:anchor="_Toc236595263" w:history="1">
            <w:r w:rsidRPr="001D2FC4">
              <w:rPr>
                <w:rStyle w:val="Hyperlink"/>
                <w:noProof/>
              </w:rPr>
              <w:t>3.3 Knowledge Base Construction</w:t>
            </w:r>
            <w:r>
              <w:rPr>
                <w:noProof/>
                <w:webHidden/>
              </w:rPr>
              <w:tab/>
            </w:r>
            <w:r>
              <w:rPr>
                <w:noProof/>
                <w:webHidden/>
              </w:rPr>
              <w:fldChar w:fldCharType="begin"/>
            </w:r>
            <w:r>
              <w:rPr>
                <w:noProof/>
                <w:webHidden/>
              </w:rPr>
              <w:instrText xml:space="preserve"> PAGEREF _Toc236595263 \h </w:instrText>
            </w:r>
            <w:r>
              <w:rPr>
                <w:noProof/>
                <w:webHidden/>
              </w:rPr>
            </w:r>
            <w:r>
              <w:rPr>
                <w:noProof/>
                <w:webHidden/>
              </w:rPr>
              <w:fldChar w:fldCharType="separate"/>
            </w:r>
            <w:r>
              <w:rPr>
                <w:noProof/>
                <w:webHidden/>
              </w:rPr>
              <w:t>22</w:t>
            </w:r>
            <w:r>
              <w:rPr>
                <w:noProof/>
                <w:webHidden/>
              </w:rPr>
              <w:fldChar w:fldCharType="end"/>
            </w:r>
          </w:hyperlink>
        </w:p>
        <w:p w14:paraId="1E05C800" w14:textId="603EB8DD" w:rsidR="008640F5" w:rsidRDefault="008640F5">
          <w:pPr>
            <w:pStyle w:val="TOC3"/>
            <w:tabs>
              <w:tab w:val="right" w:leader="dot" w:pos="9062"/>
            </w:tabs>
            <w:rPr>
              <w:rFonts w:asciiTheme="minorHAnsi" w:hAnsiTheme="minorHAnsi"/>
              <w:noProof/>
              <w:kern w:val="2"/>
              <w:szCs w:val="24"/>
              <w14:ligatures w14:val="standardContextual"/>
            </w:rPr>
          </w:pPr>
          <w:hyperlink w:anchor="_Toc236595264" w:history="1">
            <w:r w:rsidRPr="001D2FC4">
              <w:rPr>
                <w:rStyle w:val="Hyperlink"/>
                <w:noProof/>
              </w:rPr>
              <w:t>3.4 RAG Pipeline Development</w:t>
            </w:r>
            <w:r>
              <w:rPr>
                <w:noProof/>
                <w:webHidden/>
              </w:rPr>
              <w:tab/>
            </w:r>
            <w:r>
              <w:rPr>
                <w:noProof/>
                <w:webHidden/>
              </w:rPr>
              <w:fldChar w:fldCharType="begin"/>
            </w:r>
            <w:r>
              <w:rPr>
                <w:noProof/>
                <w:webHidden/>
              </w:rPr>
              <w:instrText xml:space="preserve"> PAGEREF _Toc236595264 \h </w:instrText>
            </w:r>
            <w:r>
              <w:rPr>
                <w:noProof/>
                <w:webHidden/>
              </w:rPr>
            </w:r>
            <w:r>
              <w:rPr>
                <w:noProof/>
                <w:webHidden/>
              </w:rPr>
              <w:fldChar w:fldCharType="separate"/>
            </w:r>
            <w:r>
              <w:rPr>
                <w:noProof/>
                <w:webHidden/>
              </w:rPr>
              <w:t>23</w:t>
            </w:r>
            <w:r>
              <w:rPr>
                <w:noProof/>
                <w:webHidden/>
              </w:rPr>
              <w:fldChar w:fldCharType="end"/>
            </w:r>
          </w:hyperlink>
        </w:p>
        <w:p w14:paraId="5ED65B19" w14:textId="75072928" w:rsidR="008640F5" w:rsidRDefault="008640F5">
          <w:pPr>
            <w:pStyle w:val="TOC3"/>
            <w:tabs>
              <w:tab w:val="right" w:leader="dot" w:pos="9062"/>
            </w:tabs>
            <w:rPr>
              <w:rFonts w:asciiTheme="minorHAnsi" w:hAnsiTheme="minorHAnsi"/>
              <w:noProof/>
              <w:kern w:val="2"/>
              <w:szCs w:val="24"/>
              <w14:ligatures w14:val="standardContextual"/>
            </w:rPr>
          </w:pPr>
          <w:hyperlink w:anchor="_Toc236595265" w:history="1">
            <w:r w:rsidRPr="001D2FC4">
              <w:rPr>
                <w:rStyle w:val="Hyperlink"/>
                <w:noProof/>
              </w:rPr>
              <w:t>3.5 Baseline Conditions</w:t>
            </w:r>
            <w:r>
              <w:rPr>
                <w:noProof/>
                <w:webHidden/>
              </w:rPr>
              <w:tab/>
            </w:r>
            <w:r>
              <w:rPr>
                <w:noProof/>
                <w:webHidden/>
              </w:rPr>
              <w:fldChar w:fldCharType="begin"/>
            </w:r>
            <w:r>
              <w:rPr>
                <w:noProof/>
                <w:webHidden/>
              </w:rPr>
              <w:instrText xml:space="preserve"> PAGEREF _Toc236595265 \h </w:instrText>
            </w:r>
            <w:r>
              <w:rPr>
                <w:noProof/>
                <w:webHidden/>
              </w:rPr>
            </w:r>
            <w:r>
              <w:rPr>
                <w:noProof/>
                <w:webHidden/>
              </w:rPr>
              <w:fldChar w:fldCharType="separate"/>
            </w:r>
            <w:r>
              <w:rPr>
                <w:noProof/>
                <w:webHidden/>
              </w:rPr>
              <w:t>23</w:t>
            </w:r>
            <w:r>
              <w:rPr>
                <w:noProof/>
                <w:webHidden/>
              </w:rPr>
              <w:fldChar w:fldCharType="end"/>
            </w:r>
          </w:hyperlink>
        </w:p>
        <w:p w14:paraId="6071C9A3" w14:textId="031252CB" w:rsidR="008640F5" w:rsidRDefault="008640F5">
          <w:pPr>
            <w:pStyle w:val="TOC3"/>
            <w:tabs>
              <w:tab w:val="right" w:leader="dot" w:pos="9062"/>
            </w:tabs>
            <w:rPr>
              <w:rFonts w:asciiTheme="minorHAnsi" w:hAnsiTheme="minorHAnsi"/>
              <w:noProof/>
              <w:kern w:val="2"/>
              <w:szCs w:val="24"/>
              <w14:ligatures w14:val="standardContextual"/>
            </w:rPr>
          </w:pPr>
          <w:hyperlink w:anchor="_Toc236595266" w:history="1">
            <w:r w:rsidRPr="001D2FC4">
              <w:rPr>
                <w:rStyle w:val="Hyperlink"/>
                <w:noProof/>
              </w:rPr>
              <w:t>3.6 Evaluation Methodology</w:t>
            </w:r>
            <w:r>
              <w:rPr>
                <w:noProof/>
                <w:webHidden/>
              </w:rPr>
              <w:tab/>
            </w:r>
            <w:r>
              <w:rPr>
                <w:noProof/>
                <w:webHidden/>
              </w:rPr>
              <w:fldChar w:fldCharType="begin"/>
            </w:r>
            <w:r>
              <w:rPr>
                <w:noProof/>
                <w:webHidden/>
              </w:rPr>
              <w:instrText xml:space="preserve"> PAGEREF _Toc236595266 \h </w:instrText>
            </w:r>
            <w:r>
              <w:rPr>
                <w:noProof/>
                <w:webHidden/>
              </w:rPr>
            </w:r>
            <w:r>
              <w:rPr>
                <w:noProof/>
                <w:webHidden/>
              </w:rPr>
              <w:fldChar w:fldCharType="separate"/>
            </w:r>
            <w:r>
              <w:rPr>
                <w:noProof/>
                <w:webHidden/>
              </w:rPr>
              <w:t>24</w:t>
            </w:r>
            <w:r>
              <w:rPr>
                <w:noProof/>
                <w:webHidden/>
              </w:rPr>
              <w:fldChar w:fldCharType="end"/>
            </w:r>
          </w:hyperlink>
        </w:p>
        <w:p w14:paraId="08516037" w14:textId="7D90E986" w:rsidR="008640F5" w:rsidRDefault="008640F5">
          <w:pPr>
            <w:pStyle w:val="TOC3"/>
            <w:tabs>
              <w:tab w:val="right" w:leader="dot" w:pos="9062"/>
            </w:tabs>
            <w:rPr>
              <w:rFonts w:asciiTheme="minorHAnsi" w:hAnsiTheme="minorHAnsi"/>
              <w:noProof/>
              <w:kern w:val="2"/>
              <w:szCs w:val="24"/>
              <w14:ligatures w14:val="standardContextual"/>
            </w:rPr>
          </w:pPr>
          <w:hyperlink w:anchor="_Toc236595267" w:history="1">
            <w:r w:rsidRPr="001D2FC4">
              <w:rPr>
                <w:rStyle w:val="Hyperlink"/>
                <w:noProof/>
              </w:rPr>
              <w:t>3.7 Human Validation Protocol</w:t>
            </w:r>
            <w:r>
              <w:rPr>
                <w:noProof/>
                <w:webHidden/>
              </w:rPr>
              <w:tab/>
            </w:r>
            <w:r>
              <w:rPr>
                <w:noProof/>
                <w:webHidden/>
              </w:rPr>
              <w:fldChar w:fldCharType="begin"/>
            </w:r>
            <w:r>
              <w:rPr>
                <w:noProof/>
                <w:webHidden/>
              </w:rPr>
              <w:instrText xml:space="preserve"> PAGEREF _Toc236595267 \h </w:instrText>
            </w:r>
            <w:r>
              <w:rPr>
                <w:noProof/>
                <w:webHidden/>
              </w:rPr>
            </w:r>
            <w:r>
              <w:rPr>
                <w:noProof/>
                <w:webHidden/>
              </w:rPr>
              <w:fldChar w:fldCharType="separate"/>
            </w:r>
            <w:r>
              <w:rPr>
                <w:noProof/>
                <w:webHidden/>
              </w:rPr>
              <w:t>26</w:t>
            </w:r>
            <w:r>
              <w:rPr>
                <w:noProof/>
                <w:webHidden/>
              </w:rPr>
              <w:fldChar w:fldCharType="end"/>
            </w:r>
          </w:hyperlink>
        </w:p>
        <w:p w14:paraId="34E4C3F8" w14:textId="4B020D50" w:rsidR="008640F5" w:rsidRDefault="008640F5">
          <w:pPr>
            <w:pStyle w:val="TOC3"/>
            <w:tabs>
              <w:tab w:val="right" w:leader="dot" w:pos="9062"/>
            </w:tabs>
            <w:rPr>
              <w:rFonts w:asciiTheme="minorHAnsi" w:hAnsiTheme="minorHAnsi"/>
              <w:noProof/>
              <w:kern w:val="2"/>
              <w:szCs w:val="24"/>
              <w14:ligatures w14:val="standardContextual"/>
            </w:rPr>
          </w:pPr>
          <w:hyperlink w:anchor="_Toc236595268" w:history="1">
            <w:r w:rsidRPr="001D2FC4">
              <w:rPr>
                <w:rStyle w:val="Hyperlink"/>
                <w:noProof/>
              </w:rPr>
              <w:t>3.8 Statistical Analysis Plan</w:t>
            </w:r>
            <w:r>
              <w:rPr>
                <w:noProof/>
                <w:webHidden/>
              </w:rPr>
              <w:tab/>
            </w:r>
            <w:r>
              <w:rPr>
                <w:noProof/>
                <w:webHidden/>
              </w:rPr>
              <w:fldChar w:fldCharType="begin"/>
            </w:r>
            <w:r>
              <w:rPr>
                <w:noProof/>
                <w:webHidden/>
              </w:rPr>
              <w:instrText xml:space="preserve"> PAGEREF _Toc236595268 \h </w:instrText>
            </w:r>
            <w:r>
              <w:rPr>
                <w:noProof/>
                <w:webHidden/>
              </w:rPr>
            </w:r>
            <w:r>
              <w:rPr>
                <w:noProof/>
                <w:webHidden/>
              </w:rPr>
              <w:fldChar w:fldCharType="separate"/>
            </w:r>
            <w:r>
              <w:rPr>
                <w:noProof/>
                <w:webHidden/>
              </w:rPr>
              <w:t>28</w:t>
            </w:r>
            <w:r>
              <w:rPr>
                <w:noProof/>
                <w:webHidden/>
              </w:rPr>
              <w:fldChar w:fldCharType="end"/>
            </w:r>
          </w:hyperlink>
        </w:p>
        <w:p w14:paraId="473EDE74" w14:textId="3BFDDBCF" w:rsidR="008640F5" w:rsidRDefault="008640F5">
          <w:pPr>
            <w:pStyle w:val="TOC3"/>
            <w:tabs>
              <w:tab w:val="right" w:leader="dot" w:pos="9062"/>
            </w:tabs>
            <w:rPr>
              <w:rFonts w:asciiTheme="minorHAnsi" w:hAnsiTheme="minorHAnsi"/>
              <w:noProof/>
              <w:kern w:val="2"/>
              <w:szCs w:val="24"/>
              <w14:ligatures w14:val="standardContextual"/>
            </w:rPr>
          </w:pPr>
          <w:hyperlink w:anchor="_Toc236595269" w:history="1">
            <w:r w:rsidRPr="001D2FC4">
              <w:rPr>
                <w:rStyle w:val="Hyperlink"/>
                <w:noProof/>
              </w:rPr>
              <w:t>3.9 Development Methodology</w:t>
            </w:r>
            <w:r>
              <w:rPr>
                <w:noProof/>
                <w:webHidden/>
              </w:rPr>
              <w:tab/>
            </w:r>
            <w:r>
              <w:rPr>
                <w:noProof/>
                <w:webHidden/>
              </w:rPr>
              <w:fldChar w:fldCharType="begin"/>
            </w:r>
            <w:r>
              <w:rPr>
                <w:noProof/>
                <w:webHidden/>
              </w:rPr>
              <w:instrText xml:space="preserve"> PAGEREF _Toc236595269 \h </w:instrText>
            </w:r>
            <w:r>
              <w:rPr>
                <w:noProof/>
                <w:webHidden/>
              </w:rPr>
            </w:r>
            <w:r>
              <w:rPr>
                <w:noProof/>
                <w:webHidden/>
              </w:rPr>
              <w:fldChar w:fldCharType="separate"/>
            </w:r>
            <w:r>
              <w:rPr>
                <w:noProof/>
                <w:webHidden/>
              </w:rPr>
              <w:t>29</w:t>
            </w:r>
            <w:r>
              <w:rPr>
                <w:noProof/>
                <w:webHidden/>
              </w:rPr>
              <w:fldChar w:fldCharType="end"/>
            </w:r>
          </w:hyperlink>
        </w:p>
        <w:p w14:paraId="51E8EE6B" w14:textId="66B96B92" w:rsidR="008640F5" w:rsidRDefault="008640F5">
          <w:pPr>
            <w:pStyle w:val="TOC3"/>
            <w:tabs>
              <w:tab w:val="right" w:leader="dot" w:pos="9062"/>
            </w:tabs>
            <w:rPr>
              <w:rFonts w:asciiTheme="minorHAnsi" w:hAnsiTheme="minorHAnsi"/>
              <w:noProof/>
              <w:kern w:val="2"/>
              <w:szCs w:val="24"/>
              <w14:ligatures w14:val="standardContextual"/>
            </w:rPr>
          </w:pPr>
          <w:hyperlink w:anchor="_Toc236595270" w:history="1">
            <w:r w:rsidRPr="001D2FC4">
              <w:rPr>
                <w:rStyle w:val="Hyperlink"/>
                <w:noProof/>
              </w:rPr>
              <w:t>3.10 Project Management and Timeline</w:t>
            </w:r>
            <w:r>
              <w:rPr>
                <w:noProof/>
                <w:webHidden/>
              </w:rPr>
              <w:tab/>
            </w:r>
            <w:r>
              <w:rPr>
                <w:noProof/>
                <w:webHidden/>
              </w:rPr>
              <w:fldChar w:fldCharType="begin"/>
            </w:r>
            <w:r>
              <w:rPr>
                <w:noProof/>
                <w:webHidden/>
              </w:rPr>
              <w:instrText xml:space="preserve"> PAGEREF _Toc236595270 \h </w:instrText>
            </w:r>
            <w:r>
              <w:rPr>
                <w:noProof/>
                <w:webHidden/>
              </w:rPr>
            </w:r>
            <w:r>
              <w:rPr>
                <w:noProof/>
                <w:webHidden/>
              </w:rPr>
              <w:fldChar w:fldCharType="separate"/>
            </w:r>
            <w:r>
              <w:rPr>
                <w:noProof/>
                <w:webHidden/>
              </w:rPr>
              <w:t>30</w:t>
            </w:r>
            <w:r>
              <w:rPr>
                <w:noProof/>
                <w:webHidden/>
              </w:rPr>
              <w:fldChar w:fldCharType="end"/>
            </w:r>
          </w:hyperlink>
        </w:p>
        <w:p w14:paraId="700F5662" w14:textId="020CDB1C" w:rsidR="008640F5" w:rsidRDefault="008640F5">
          <w:pPr>
            <w:pStyle w:val="TOC3"/>
            <w:tabs>
              <w:tab w:val="right" w:leader="dot" w:pos="9062"/>
            </w:tabs>
            <w:rPr>
              <w:rFonts w:asciiTheme="minorHAnsi" w:hAnsiTheme="minorHAnsi"/>
              <w:noProof/>
              <w:kern w:val="2"/>
              <w:szCs w:val="24"/>
              <w14:ligatures w14:val="standardContextual"/>
            </w:rPr>
          </w:pPr>
          <w:hyperlink w:anchor="_Toc236595271" w:history="1">
            <w:r w:rsidRPr="001D2FC4">
              <w:rPr>
                <w:rStyle w:val="Hyperlink"/>
                <w:noProof/>
              </w:rPr>
              <w:t>3.11 Resource Requirements</w:t>
            </w:r>
            <w:r>
              <w:rPr>
                <w:noProof/>
                <w:webHidden/>
              </w:rPr>
              <w:tab/>
            </w:r>
            <w:r>
              <w:rPr>
                <w:noProof/>
                <w:webHidden/>
              </w:rPr>
              <w:fldChar w:fldCharType="begin"/>
            </w:r>
            <w:r>
              <w:rPr>
                <w:noProof/>
                <w:webHidden/>
              </w:rPr>
              <w:instrText xml:space="preserve"> PAGEREF _Toc236595271 \h </w:instrText>
            </w:r>
            <w:r>
              <w:rPr>
                <w:noProof/>
                <w:webHidden/>
              </w:rPr>
            </w:r>
            <w:r>
              <w:rPr>
                <w:noProof/>
                <w:webHidden/>
              </w:rPr>
              <w:fldChar w:fldCharType="separate"/>
            </w:r>
            <w:r>
              <w:rPr>
                <w:noProof/>
                <w:webHidden/>
              </w:rPr>
              <w:t>31</w:t>
            </w:r>
            <w:r>
              <w:rPr>
                <w:noProof/>
                <w:webHidden/>
              </w:rPr>
              <w:fldChar w:fldCharType="end"/>
            </w:r>
          </w:hyperlink>
        </w:p>
        <w:p w14:paraId="1771F3CD" w14:textId="6F1F6C38" w:rsidR="008640F5" w:rsidRDefault="008640F5">
          <w:pPr>
            <w:pStyle w:val="TOC3"/>
            <w:tabs>
              <w:tab w:val="right" w:leader="dot" w:pos="9062"/>
            </w:tabs>
            <w:rPr>
              <w:rFonts w:asciiTheme="minorHAnsi" w:hAnsiTheme="minorHAnsi"/>
              <w:noProof/>
              <w:kern w:val="2"/>
              <w:szCs w:val="24"/>
              <w14:ligatures w14:val="standardContextual"/>
            </w:rPr>
          </w:pPr>
          <w:hyperlink w:anchor="_Toc236595272" w:history="1">
            <w:r w:rsidRPr="001D2FC4">
              <w:rPr>
                <w:rStyle w:val="Hyperlink"/>
                <w:noProof/>
              </w:rPr>
              <w:t>3.12 Risk Assessment and Mitigation</w:t>
            </w:r>
            <w:r>
              <w:rPr>
                <w:noProof/>
                <w:webHidden/>
              </w:rPr>
              <w:tab/>
            </w:r>
            <w:r>
              <w:rPr>
                <w:noProof/>
                <w:webHidden/>
              </w:rPr>
              <w:fldChar w:fldCharType="begin"/>
            </w:r>
            <w:r>
              <w:rPr>
                <w:noProof/>
                <w:webHidden/>
              </w:rPr>
              <w:instrText xml:space="preserve"> PAGEREF _Toc236595272 \h </w:instrText>
            </w:r>
            <w:r>
              <w:rPr>
                <w:noProof/>
                <w:webHidden/>
              </w:rPr>
            </w:r>
            <w:r>
              <w:rPr>
                <w:noProof/>
                <w:webHidden/>
              </w:rPr>
              <w:fldChar w:fldCharType="separate"/>
            </w:r>
            <w:r>
              <w:rPr>
                <w:noProof/>
                <w:webHidden/>
              </w:rPr>
              <w:t>32</w:t>
            </w:r>
            <w:r>
              <w:rPr>
                <w:noProof/>
                <w:webHidden/>
              </w:rPr>
              <w:fldChar w:fldCharType="end"/>
            </w:r>
          </w:hyperlink>
        </w:p>
        <w:p w14:paraId="09A2BF3E" w14:textId="2585C844" w:rsidR="008640F5" w:rsidRDefault="008640F5">
          <w:pPr>
            <w:pStyle w:val="TOC3"/>
            <w:tabs>
              <w:tab w:val="right" w:leader="dot" w:pos="9062"/>
            </w:tabs>
            <w:rPr>
              <w:rFonts w:asciiTheme="minorHAnsi" w:hAnsiTheme="minorHAnsi"/>
              <w:noProof/>
              <w:kern w:val="2"/>
              <w:szCs w:val="24"/>
              <w14:ligatures w14:val="standardContextual"/>
            </w:rPr>
          </w:pPr>
          <w:hyperlink w:anchor="_Toc236595273" w:history="1">
            <w:r w:rsidRPr="001D2FC4">
              <w:rPr>
                <w:rStyle w:val="Hyperlink"/>
                <w:noProof/>
              </w:rPr>
              <w:t>3.13 Ethical Considerations</w:t>
            </w:r>
            <w:r>
              <w:rPr>
                <w:noProof/>
                <w:webHidden/>
              </w:rPr>
              <w:tab/>
            </w:r>
            <w:r>
              <w:rPr>
                <w:noProof/>
                <w:webHidden/>
              </w:rPr>
              <w:fldChar w:fldCharType="begin"/>
            </w:r>
            <w:r>
              <w:rPr>
                <w:noProof/>
                <w:webHidden/>
              </w:rPr>
              <w:instrText xml:space="preserve"> PAGEREF _Toc236595273 \h </w:instrText>
            </w:r>
            <w:r>
              <w:rPr>
                <w:noProof/>
                <w:webHidden/>
              </w:rPr>
            </w:r>
            <w:r>
              <w:rPr>
                <w:noProof/>
                <w:webHidden/>
              </w:rPr>
              <w:fldChar w:fldCharType="separate"/>
            </w:r>
            <w:r>
              <w:rPr>
                <w:noProof/>
                <w:webHidden/>
              </w:rPr>
              <w:t>33</w:t>
            </w:r>
            <w:r>
              <w:rPr>
                <w:noProof/>
                <w:webHidden/>
              </w:rPr>
              <w:fldChar w:fldCharType="end"/>
            </w:r>
          </w:hyperlink>
        </w:p>
        <w:p w14:paraId="438F50BD" w14:textId="4D7B1506" w:rsidR="008640F5" w:rsidRDefault="008640F5">
          <w:pPr>
            <w:pStyle w:val="TOC2"/>
            <w:tabs>
              <w:tab w:val="right" w:leader="dot" w:pos="9062"/>
            </w:tabs>
            <w:rPr>
              <w:rFonts w:asciiTheme="minorHAnsi" w:hAnsiTheme="minorHAnsi"/>
              <w:noProof/>
              <w:kern w:val="2"/>
              <w:szCs w:val="24"/>
              <w14:ligatures w14:val="standardContextual"/>
            </w:rPr>
          </w:pPr>
          <w:hyperlink w:anchor="_Toc236595274" w:history="1">
            <w:r w:rsidRPr="001D2FC4">
              <w:rPr>
                <w:rStyle w:val="Hyperlink"/>
                <w:noProof/>
              </w:rPr>
              <w:t>4: Investigation and Analysis</w:t>
            </w:r>
            <w:r>
              <w:rPr>
                <w:noProof/>
                <w:webHidden/>
              </w:rPr>
              <w:tab/>
            </w:r>
            <w:r>
              <w:rPr>
                <w:noProof/>
                <w:webHidden/>
              </w:rPr>
              <w:fldChar w:fldCharType="begin"/>
            </w:r>
            <w:r>
              <w:rPr>
                <w:noProof/>
                <w:webHidden/>
              </w:rPr>
              <w:instrText xml:space="preserve"> PAGEREF _Toc236595274 \h </w:instrText>
            </w:r>
            <w:r>
              <w:rPr>
                <w:noProof/>
                <w:webHidden/>
              </w:rPr>
            </w:r>
            <w:r>
              <w:rPr>
                <w:noProof/>
                <w:webHidden/>
              </w:rPr>
              <w:fldChar w:fldCharType="separate"/>
            </w:r>
            <w:r>
              <w:rPr>
                <w:noProof/>
                <w:webHidden/>
              </w:rPr>
              <w:t>37</w:t>
            </w:r>
            <w:r>
              <w:rPr>
                <w:noProof/>
                <w:webHidden/>
              </w:rPr>
              <w:fldChar w:fldCharType="end"/>
            </w:r>
          </w:hyperlink>
        </w:p>
        <w:p w14:paraId="6C194ABC" w14:textId="5C290686" w:rsidR="008640F5" w:rsidRDefault="008640F5">
          <w:pPr>
            <w:pStyle w:val="TOC3"/>
            <w:tabs>
              <w:tab w:val="right" w:leader="dot" w:pos="9062"/>
            </w:tabs>
            <w:rPr>
              <w:rFonts w:asciiTheme="minorHAnsi" w:hAnsiTheme="minorHAnsi"/>
              <w:noProof/>
              <w:kern w:val="2"/>
              <w:szCs w:val="24"/>
              <w14:ligatures w14:val="standardContextual"/>
            </w:rPr>
          </w:pPr>
          <w:hyperlink w:anchor="_Toc236595275" w:history="1">
            <w:r w:rsidRPr="001D2FC4">
              <w:rPr>
                <w:rStyle w:val="Hyperlink"/>
                <w:noProof/>
              </w:rPr>
              <w:t>4.1 Problem Statement</w:t>
            </w:r>
            <w:r>
              <w:rPr>
                <w:noProof/>
                <w:webHidden/>
              </w:rPr>
              <w:tab/>
            </w:r>
            <w:r>
              <w:rPr>
                <w:noProof/>
                <w:webHidden/>
              </w:rPr>
              <w:fldChar w:fldCharType="begin"/>
            </w:r>
            <w:r>
              <w:rPr>
                <w:noProof/>
                <w:webHidden/>
              </w:rPr>
              <w:instrText xml:space="preserve"> PAGEREF _Toc236595275 \h </w:instrText>
            </w:r>
            <w:r>
              <w:rPr>
                <w:noProof/>
                <w:webHidden/>
              </w:rPr>
            </w:r>
            <w:r>
              <w:rPr>
                <w:noProof/>
                <w:webHidden/>
              </w:rPr>
              <w:fldChar w:fldCharType="separate"/>
            </w:r>
            <w:r>
              <w:rPr>
                <w:noProof/>
                <w:webHidden/>
              </w:rPr>
              <w:t>37</w:t>
            </w:r>
            <w:r>
              <w:rPr>
                <w:noProof/>
                <w:webHidden/>
              </w:rPr>
              <w:fldChar w:fldCharType="end"/>
            </w:r>
          </w:hyperlink>
        </w:p>
        <w:p w14:paraId="2154F39A" w14:textId="7DA0D759" w:rsidR="008640F5" w:rsidRDefault="008640F5">
          <w:pPr>
            <w:pStyle w:val="TOC3"/>
            <w:tabs>
              <w:tab w:val="right" w:leader="dot" w:pos="9062"/>
            </w:tabs>
            <w:rPr>
              <w:rFonts w:asciiTheme="minorHAnsi" w:hAnsiTheme="minorHAnsi"/>
              <w:noProof/>
              <w:kern w:val="2"/>
              <w:szCs w:val="24"/>
              <w14:ligatures w14:val="standardContextual"/>
            </w:rPr>
          </w:pPr>
          <w:hyperlink w:anchor="_Toc236595276" w:history="1">
            <w:r w:rsidRPr="001D2FC4">
              <w:rPr>
                <w:rStyle w:val="Hyperlink"/>
                <w:noProof/>
              </w:rPr>
              <w:t>4.2 Research Gap and Contribution</w:t>
            </w:r>
            <w:r>
              <w:rPr>
                <w:noProof/>
                <w:webHidden/>
              </w:rPr>
              <w:tab/>
            </w:r>
            <w:r>
              <w:rPr>
                <w:noProof/>
                <w:webHidden/>
              </w:rPr>
              <w:fldChar w:fldCharType="begin"/>
            </w:r>
            <w:r>
              <w:rPr>
                <w:noProof/>
                <w:webHidden/>
              </w:rPr>
              <w:instrText xml:space="preserve"> PAGEREF _Toc236595276 \h </w:instrText>
            </w:r>
            <w:r>
              <w:rPr>
                <w:noProof/>
                <w:webHidden/>
              </w:rPr>
            </w:r>
            <w:r>
              <w:rPr>
                <w:noProof/>
                <w:webHidden/>
              </w:rPr>
              <w:fldChar w:fldCharType="separate"/>
            </w:r>
            <w:r>
              <w:rPr>
                <w:noProof/>
                <w:webHidden/>
              </w:rPr>
              <w:t>37</w:t>
            </w:r>
            <w:r>
              <w:rPr>
                <w:noProof/>
                <w:webHidden/>
              </w:rPr>
              <w:fldChar w:fldCharType="end"/>
            </w:r>
          </w:hyperlink>
        </w:p>
        <w:p w14:paraId="53122499" w14:textId="290434BA" w:rsidR="008640F5" w:rsidRDefault="008640F5">
          <w:pPr>
            <w:pStyle w:val="TOC3"/>
            <w:tabs>
              <w:tab w:val="right" w:leader="dot" w:pos="9062"/>
            </w:tabs>
            <w:rPr>
              <w:rFonts w:asciiTheme="minorHAnsi" w:hAnsiTheme="minorHAnsi"/>
              <w:noProof/>
              <w:kern w:val="2"/>
              <w:szCs w:val="24"/>
              <w14:ligatures w14:val="standardContextual"/>
            </w:rPr>
          </w:pPr>
          <w:hyperlink w:anchor="_Toc236595277" w:history="1">
            <w:r w:rsidRPr="001D2FC4">
              <w:rPr>
                <w:rStyle w:val="Hyperlink"/>
                <w:noProof/>
              </w:rPr>
              <w:t>4.3 Research Design (Baseline Rationale)</w:t>
            </w:r>
            <w:r>
              <w:rPr>
                <w:noProof/>
                <w:webHidden/>
              </w:rPr>
              <w:tab/>
            </w:r>
            <w:r>
              <w:rPr>
                <w:noProof/>
                <w:webHidden/>
              </w:rPr>
              <w:fldChar w:fldCharType="begin"/>
            </w:r>
            <w:r>
              <w:rPr>
                <w:noProof/>
                <w:webHidden/>
              </w:rPr>
              <w:instrText xml:space="preserve"> PAGEREF _Toc236595277 \h </w:instrText>
            </w:r>
            <w:r>
              <w:rPr>
                <w:noProof/>
                <w:webHidden/>
              </w:rPr>
            </w:r>
            <w:r>
              <w:rPr>
                <w:noProof/>
                <w:webHidden/>
              </w:rPr>
              <w:fldChar w:fldCharType="separate"/>
            </w:r>
            <w:r>
              <w:rPr>
                <w:noProof/>
                <w:webHidden/>
              </w:rPr>
              <w:t>38</w:t>
            </w:r>
            <w:r>
              <w:rPr>
                <w:noProof/>
                <w:webHidden/>
              </w:rPr>
              <w:fldChar w:fldCharType="end"/>
            </w:r>
          </w:hyperlink>
        </w:p>
        <w:p w14:paraId="7A12F09F" w14:textId="1ADE670F" w:rsidR="008640F5" w:rsidRDefault="008640F5">
          <w:pPr>
            <w:pStyle w:val="TOC3"/>
            <w:tabs>
              <w:tab w:val="right" w:leader="dot" w:pos="9062"/>
            </w:tabs>
            <w:rPr>
              <w:rFonts w:asciiTheme="minorHAnsi" w:hAnsiTheme="minorHAnsi"/>
              <w:noProof/>
              <w:kern w:val="2"/>
              <w:szCs w:val="24"/>
              <w14:ligatures w14:val="standardContextual"/>
            </w:rPr>
          </w:pPr>
          <w:hyperlink w:anchor="_Toc236595278" w:history="1">
            <w:r w:rsidRPr="001D2FC4">
              <w:rPr>
                <w:rStyle w:val="Hyperlink"/>
                <w:noProof/>
              </w:rPr>
              <w:t>4.4 Baseline Conditions</w:t>
            </w:r>
            <w:r>
              <w:rPr>
                <w:noProof/>
                <w:webHidden/>
              </w:rPr>
              <w:tab/>
            </w:r>
            <w:r>
              <w:rPr>
                <w:noProof/>
                <w:webHidden/>
              </w:rPr>
              <w:fldChar w:fldCharType="begin"/>
            </w:r>
            <w:r>
              <w:rPr>
                <w:noProof/>
                <w:webHidden/>
              </w:rPr>
              <w:instrText xml:space="preserve"> PAGEREF _Toc236595278 \h </w:instrText>
            </w:r>
            <w:r>
              <w:rPr>
                <w:noProof/>
                <w:webHidden/>
              </w:rPr>
            </w:r>
            <w:r>
              <w:rPr>
                <w:noProof/>
                <w:webHidden/>
              </w:rPr>
              <w:fldChar w:fldCharType="separate"/>
            </w:r>
            <w:r>
              <w:rPr>
                <w:noProof/>
                <w:webHidden/>
              </w:rPr>
              <w:t>38</w:t>
            </w:r>
            <w:r>
              <w:rPr>
                <w:noProof/>
                <w:webHidden/>
              </w:rPr>
              <w:fldChar w:fldCharType="end"/>
            </w:r>
          </w:hyperlink>
        </w:p>
        <w:p w14:paraId="43A60B4F" w14:textId="4B877B05" w:rsidR="008640F5" w:rsidRDefault="008640F5">
          <w:pPr>
            <w:pStyle w:val="TOC2"/>
            <w:tabs>
              <w:tab w:val="right" w:leader="dot" w:pos="9062"/>
            </w:tabs>
            <w:rPr>
              <w:rFonts w:asciiTheme="minorHAnsi" w:hAnsiTheme="minorHAnsi"/>
              <w:noProof/>
              <w:kern w:val="2"/>
              <w:szCs w:val="24"/>
              <w14:ligatures w14:val="standardContextual"/>
            </w:rPr>
          </w:pPr>
          <w:hyperlink w:anchor="_Toc236595279" w:history="1">
            <w:r w:rsidRPr="001D2FC4">
              <w:rPr>
                <w:rStyle w:val="Hyperlink"/>
                <w:noProof/>
              </w:rPr>
              <w:t>5: Design</w:t>
            </w:r>
            <w:r>
              <w:rPr>
                <w:noProof/>
                <w:webHidden/>
              </w:rPr>
              <w:tab/>
            </w:r>
            <w:r>
              <w:rPr>
                <w:noProof/>
                <w:webHidden/>
              </w:rPr>
              <w:fldChar w:fldCharType="begin"/>
            </w:r>
            <w:r>
              <w:rPr>
                <w:noProof/>
                <w:webHidden/>
              </w:rPr>
              <w:instrText xml:space="preserve"> PAGEREF _Toc236595279 \h </w:instrText>
            </w:r>
            <w:r>
              <w:rPr>
                <w:noProof/>
                <w:webHidden/>
              </w:rPr>
            </w:r>
            <w:r>
              <w:rPr>
                <w:noProof/>
                <w:webHidden/>
              </w:rPr>
              <w:fldChar w:fldCharType="separate"/>
            </w:r>
            <w:r>
              <w:rPr>
                <w:noProof/>
                <w:webHidden/>
              </w:rPr>
              <w:t>40</w:t>
            </w:r>
            <w:r>
              <w:rPr>
                <w:noProof/>
                <w:webHidden/>
              </w:rPr>
              <w:fldChar w:fldCharType="end"/>
            </w:r>
          </w:hyperlink>
        </w:p>
        <w:p w14:paraId="540C9FCD" w14:textId="0B404F1D" w:rsidR="008640F5" w:rsidRDefault="008640F5">
          <w:pPr>
            <w:pStyle w:val="TOC3"/>
            <w:tabs>
              <w:tab w:val="right" w:leader="dot" w:pos="9062"/>
            </w:tabs>
            <w:rPr>
              <w:rFonts w:asciiTheme="minorHAnsi" w:hAnsiTheme="minorHAnsi"/>
              <w:noProof/>
              <w:kern w:val="2"/>
              <w:szCs w:val="24"/>
              <w14:ligatures w14:val="standardContextual"/>
            </w:rPr>
          </w:pPr>
          <w:hyperlink w:anchor="_Toc236595280" w:history="1">
            <w:r w:rsidRPr="001D2FC4">
              <w:rPr>
                <w:rStyle w:val="Hyperlink"/>
                <w:noProof/>
              </w:rPr>
              <w:t>5.1 High-Level Architecture</w:t>
            </w:r>
            <w:r>
              <w:rPr>
                <w:noProof/>
                <w:webHidden/>
              </w:rPr>
              <w:tab/>
            </w:r>
            <w:r>
              <w:rPr>
                <w:noProof/>
                <w:webHidden/>
              </w:rPr>
              <w:fldChar w:fldCharType="begin"/>
            </w:r>
            <w:r>
              <w:rPr>
                <w:noProof/>
                <w:webHidden/>
              </w:rPr>
              <w:instrText xml:space="preserve"> PAGEREF _Toc236595280 \h </w:instrText>
            </w:r>
            <w:r>
              <w:rPr>
                <w:noProof/>
                <w:webHidden/>
              </w:rPr>
            </w:r>
            <w:r>
              <w:rPr>
                <w:noProof/>
                <w:webHidden/>
              </w:rPr>
              <w:fldChar w:fldCharType="separate"/>
            </w:r>
            <w:r>
              <w:rPr>
                <w:noProof/>
                <w:webHidden/>
              </w:rPr>
              <w:t>40</w:t>
            </w:r>
            <w:r>
              <w:rPr>
                <w:noProof/>
                <w:webHidden/>
              </w:rPr>
              <w:fldChar w:fldCharType="end"/>
            </w:r>
          </w:hyperlink>
        </w:p>
        <w:p w14:paraId="035B6DF8" w14:textId="38AC89B4" w:rsidR="008640F5" w:rsidRDefault="008640F5">
          <w:pPr>
            <w:pStyle w:val="TOC3"/>
            <w:tabs>
              <w:tab w:val="right" w:leader="dot" w:pos="9062"/>
            </w:tabs>
            <w:rPr>
              <w:rFonts w:asciiTheme="minorHAnsi" w:hAnsiTheme="minorHAnsi"/>
              <w:noProof/>
              <w:kern w:val="2"/>
              <w:szCs w:val="24"/>
              <w14:ligatures w14:val="standardContextual"/>
            </w:rPr>
          </w:pPr>
          <w:hyperlink w:anchor="_Toc236595281" w:history="1">
            <w:r w:rsidRPr="001D2FC4">
              <w:rPr>
                <w:rStyle w:val="Hyperlink"/>
                <w:noProof/>
              </w:rPr>
              <w:t>5.2 Embedding and Indexing Strategy</w:t>
            </w:r>
            <w:r>
              <w:rPr>
                <w:noProof/>
                <w:webHidden/>
              </w:rPr>
              <w:tab/>
            </w:r>
            <w:r>
              <w:rPr>
                <w:noProof/>
                <w:webHidden/>
              </w:rPr>
              <w:fldChar w:fldCharType="begin"/>
            </w:r>
            <w:r>
              <w:rPr>
                <w:noProof/>
                <w:webHidden/>
              </w:rPr>
              <w:instrText xml:space="preserve"> PAGEREF _Toc236595281 \h </w:instrText>
            </w:r>
            <w:r>
              <w:rPr>
                <w:noProof/>
                <w:webHidden/>
              </w:rPr>
            </w:r>
            <w:r>
              <w:rPr>
                <w:noProof/>
                <w:webHidden/>
              </w:rPr>
              <w:fldChar w:fldCharType="separate"/>
            </w:r>
            <w:r>
              <w:rPr>
                <w:noProof/>
                <w:webHidden/>
              </w:rPr>
              <w:t>40</w:t>
            </w:r>
            <w:r>
              <w:rPr>
                <w:noProof/>
                <w:webHidden/>
              </w:rPr>
              <w:fldChar w:fldCharType="end"/>
            </w:r>
          </w:hyperlink>
        </w:p>
        <w:p w14:paraId="6596652F" w14:textId="772E9B9D" w:rsidR="008640F5" w:rsidRDefault="008640F5">
          <w:pPr>
            <w:pStyle w:val="TOC3"/>
            <w:tabs>
              <w:tab w:val="right" w:leader="dot" w:pos="9062"/>
            </w:tabs>
            <w:rPr>
              <w:rFonts w:asciiTheme="minorHAnsi" w:hAnsiTheme="minorHAnsi"/>
              <w:noProof/>
              <w:kern w:val="2"/>
              <w:szCs w:val="24"/>
              <w14:ligatures w14:val="standardContextual"/>
            </w:rPr>
          </w:pPr>
          <w:hyperlink w:anchor="_Toc236595282" w:history="1">
            <w:r w:rsidRPr="001D2FC4">
              <w:rPr>
                <w:rStyle w:val="Hyperlink"/>
                <w:noProof/>
              </w:rPr>
              <w:t>5.3 Model Selection Justification</w:t>
            </w:r>
            <w:r>
              <w:rPr>
                <w:noProof/>
                <w:webHidden/>
              </w:rPr>
              <w:tab/>
            </w:r>
            <w:r>
              <w:rPr>
                <w:noProof/>
                <w:webHidden/>
              </w:rPr>
              <w:fldChar w:fldCharType="begin"/>
            </w:r>
            <w:r>
              <w:rPr>
                <w:noProof/>
                <w:webHidden/>
              </w:rPr>
              <w:instrText xml:space="preserve"> PAGEREF _Toc236595282 \h </w:instrText>
            </w:r>
            <w:r>
              <w:rPr>
                <w:noProof/>
                <w:webHidden/>
              </w:rPr>
            </w:r>
            <w:r>
              <w:rPr>
                <w:noProof/>
                <w:webHidden/>
              </w:rPr>
              <w:fldChar w:fldCharType="separate"/>
            </w:r>
            <w:r>
              <w:rPr>
                <w:noProof/>
                <w:webHidden/>
              </w:rPr>
              <w:t>42</w:t>
            </w:r>
            <w:r>
              <w:rPr>
                <w:noProof/>
                <w:webHidden/>
              </w:rPr>
              <w:fldChar w:fldCharType="end"/>
            </w:r>
          </w:hyperlink>
        </w:p>
        <w:p w14:paraId="55B4AEB7" w14:textId="047A1330" w:rsidR="008640F5" w:rsidRDefault="008640F5">
          <w:pPr>
            <w:pStyle w:val="TOC2"/>
            <w:tabs>
              <w:tab w:val="right" w:leader="dot" w:pos="9062"/>
            </w:tabs>
            <w:rPr>
              <w:rFonts w:asciiTheme="minorHAnsi" w:hAnsiTheme="minorHAnsi"/>
              <w:noProof/>
              <w:kern w:val="2"/>
              <w:szCs w:val="24"/>
              <w14:ligatures w14:val="standardContextual"/>
            </w:rPr>
          </w:pPr>
          <w:hyperlink w:anchor="_Toc236595283" w:history="1">
            <w:r w:rsidRPr="001D2FC4">
              <w:rPr>
                <w:rStyle w:val="Hyperlink"/>
                <w:noProof/>
              </w:rPr>
              <w:t>6: Implementation</w:t>
            </w:r>
            <w:r>
              <w:rPr>
                <w:noProof/>
                <w:webHidden/>
              </w:rPr>
              <w:tab/>
            </w:r>
            <w:r>
              <w:rPr>
                <w:noProof/>
                <w:webHidden/>
              </w:rPr>
              <w:fldChar w:fldCharType="begin"/>
            </w:r>
            <w:r>
              <w:rPr>
                <w:noProof/>
                <w:webHidden/>
              </w:rPr>
              <w:instrText xml:space="preserve"> PAGEREF _Toc236595283 \h </w:instrText>
            </w:r>
            <w:r>
              <w:rPr>
                <w:noProof/>
                <w:webHidden/>
              </w:rPr>
            </w:r>
            <w:r>
              <w:rPr>
                <w:noProof/>
                <w:webHidden/>
              </w:rPr>
              <w:fldChar w:fldCharType="separate"/>
            </w:r>
            <w:r>
              <w:rPr>
                <w:noProof/>
                <w:webHidden/>
              </w:rPr>
              <w:t>43</w:t>
            </w:r>
            <w:r>
              <w:rPr>
                <w:noProof/>
                <w:webHidden/>
              </w:rPr>
              <w:fldChar w:fldCharType="end"/>
            </w:r>
          </w:hyperlink>
        </w:p>
        <w:p w14:paraId="0F9F78E0" w14:textId="38B9A3CE" w:rsidR="008640F5" w:rsidRDefault="008640F5">
          <w:pPr>
            <w:pStyle w:val="TOC3"/>
            <w:tabs>
              <w:tab w:val="right" w:leader="dot" w:pos="9062"/>
            </w:tabs>
            <w:rPr>
              <w:rFonts w:asciiTheme="minorHAnsi" w:hAnsiTheme="minorHAnsi"/>
              <w:noProof/>
              <w:kern w:val="2"/>
              <w:szCs w:val="24"/>
              <w14:ligatures w14:val="standardContextual"/>
            </w:rPr>
          </w:pPr>
          <w:hyperlink w:anchor="_Toc236595284" w:history="1">
            <w:r w:rsidRPr="001D2FC4">
              <w:rPr>
                <w:rStyle w:val="Hyperlink"/>
                <w:noProof/>
              </w:rPr>
              <w:t>6.1 Knowledge Base Ingestion Pipeline</w:t>
            </w:r>
            <w:r>
              <w:rPr>
                <w:noProof/>
                <w:webHidden/>
              </w:rPr>
              <w:tab/>
            </w:r>
            <w:r>
              <w:rPr>
                <w:noProof/>
                <w:webHidden/>
              </w:rPr>
              <w:fldChar w:fldCharType="begin"/>
            </w:r>
            <w:r>
              <w:rPr>
                <w:noProof/>
                <w:webHidden/>
              </w:rPr>
              <w:instrText xml:space="preserve"> PAGEREF _Toc236595284 \h </w:instrText>
            </w:r>
            <w:r>
              <w:rPr>
                <w:noProof/>
                <w:webHidden/>
              </w:rPr>
            </w:r>
            <w:r>
              <w:rPr>
                <w:noProof/>
                <w:webHidden/>
              </w:rPr>
              <w:fldChar w:fldCharType="separate"/>
            </w:r>
            <w:r>
              <w:rPr>
                <w:noProof/>
                <w:webHidden/>
              </w:rPr>
              <w:t>43</w:t>
            </w:r>
            <w:r>
              <w:rPr>
                <w:noProof/>
                <w:webHidden/>
              </w:rPr>
              <w:fldChar w:fldCharType="end"/>
            </w:r>
          </w:hyperlink>
        </w:p>
        <w:p w14:paraId="73ECED68" w14:textId="2C706603" w:rsidR="008640F5" w:rsidRDefault="008640F5">
          <w:pPr>
            <w:pStyle w:val="TOC3"/>
            <w:tabs>
              <w:tab w:val="right" w:leader="dot" w:pos="9062"/>
            </w:tabs>
            <w:rPr>
              <w:rFonts w:asciiTheme="minorHAnsi" w:hAnsiTheme="minorHAnsi"/>
              <w:noProof/>
              <w:kern w:val="2"/>
              <w:szCs w:val="24"/>
              <w14:ligatures w14:val="standardContextual"/>
            </w:rPr>
          </w:pPr>
          <w:hyperlink w:anchor="_Toc236595285" w:history="1">
            <w:r w:rsidRPr="001D2FC4">
              <w:rPr>
                <w:rStyle w:val="Hyperlink"/>
                <w:noProof/>
              </w:rPr>
              <w:t>6.2 Query Processing Pipeline</w:t>
            </w:r>
            <w:r>
              <w:rPr>
                <w:noProof/>
                <w:webHidden/>
              </w:rPr>
              <w:tab/>
            </w:r>
            <w:r>
              <w:rPr>
                <w:noProof/>
                <w:webHidden/>
              </w:rPr>
              <w:fldChar w:fldCharType="begin"/>
            </w:r>
            <w:r>
              <w:rPr>
                <w:noProof/>
                <w:webHidden/>
              </w:rPr>
              <w:instrText xml:space="preserve"> PAGEREF _Toc236595285 \h </w:instrText>
            </w:r>
            <w:r>
              <w:rPr>
                <w:noProof/>
                <w:webHidden/>
              </w:rPr>
            </w:r>
            <w:r>
              <w:rPr>
                <w:noProof/>
                <w:webHidden/>
              </w:rPr>
              <w:fldChar w:fldCharType="separate"/>
            </w:r>
            <w:r>
              <w:rPr>
                <w:noProof/>
                <w:webHidden/>
              </w:rPr>
              <w:t>47</w:t>
            </w:r>
            <w:r>
              <w:rPr>
                <w:noProof/>
                <w:webHidden/>
              </w:rPr>
              <w:fldChar w:fldCharType="end"/>
            </w:r>
          </w:hyperlink>
        </w:p>
        <w:p w14:paraId="635CAC49" w14:textId="5E90F406" w:rsidR="008640F5" w:rsidRDefault="008640F5">
          <w:pPr>
            <w:pStyle w:val="TOC3"/>
            <w:tabs>
              <w:tab w:val="right" w:leader="dot" w:pos="9062"/>
            </w:tabs>
            <w:rPr>
              <w:rFonts w:asciiTheme="minorHAnsi" w:hAnsiTheme="minorHAnsi"/>
              <w:noProof/>
              <w:kern w:val="2"/>
              <w:szCs w:val="24"/>
              <w14:ligatures w14:val="standardContextual"/>
            </w:rPr>
          </w:pPr>
          <w:hyperlink w:anchor="_Toc236595286" w:history="1">
            <w:r w:rsidRPr="001D2FC4">
              <w:rPr>
                <w:rStyle w:val="Hyperlink"/>
                <w:noProof/>
              </w:rPr>
              <w:t>6.3 Baseline Implementations</w:t>
            </w:r>
            <w:r>
              <w:rPr>
                <w:noProof/>
                <w:webHidden/>
              </w:rPr>
              <w:tab/>
            </w:r>
            <w:r>
              <w:rPr>
                <w:noProof/>
                <w:webHidden/>
              </w:rPr>
              <w:fldChar w:fldCharType="begin"/>
            </w:r>
            <w:r>
              <w:rPr>
                <w:noProof/>
                <w:webHidden/>
              </w:rPr>
              <w:instrText xml:space="preserve"> PAGEREF _Toc236595286 \h </w:instrText>
            </w:r>
            <w:r>
              <w:rPr>
                <w:noProof/>
                <w:webHidden/>
              </w:rPr>
            </w:r>
            <w:r>
              <w:rPr>
                <w:noProof/>
                <w:webHidden/>
              </w:rPr>
              <w:fldChar w:fldCharType="separate"/>
            </w:r>
            <w:r>
              <w:rPr>
                <w:noProof/>
                <w:webHidden/>
              </w:rPr>
              <w:t>48</w:t>
            </w:r>
            <w:r>
              <w:rPr>
                <w:noProof/>
                <w:webHidden/>
              </w:rPr>
              <w:fldChar w:fldCharType="end"/>
            </w:r>
          </w:hyperlink>
        </w:p>
        <w:p w14:paraId="754A4FF2" w14:textId="4C2C06B5" w:rsidR="008640F5" w:rsidRDefault="008640F5">
          <w:pPr>
            <w:pStyle w:val="TOC3"/>
            <w:tabs>
              <w:tab w:val="right" w:leader="dot" w:pos="9062"/>
            </w:tabs>
            <w:rPr>
              <w:rFonts w:asciiTheme="minorHAnsi" w:hAnsiTheme="minorHAnsi"/>
              <w:noProof/>
              <w:kern w:val="2"/>
              <w:szCs w:val="24"/>
              <w14:ligatures w14:val="standardContextual"/>
            </w:rPr>
          </w:pPr>
          <w:hyperlink w:anchor="_Toc236595287" w:history="1">
            <w:r w:rsidRPr="001D2FC4">
              <w:rPr>
                <w:rStyle w:val="Hyperlink"/>
                <w:noProof/>
              </w:rPr>
              <w:t>6.4 Technology Stack and Justification</w:t>
            </w:r>
            <w:r>
              <w:rPr>
                <w:noProof/>
                <w:webHidden/>
              </w:rPr>
              <w:tab/>
            </w:r>
            <w:r>
              <w:rPr>
                <w:noProof/>
                <w:webHidden/>
              </w:rPr>
              <w:fldChar w:fldCharType="begin"/>
            </w:r>
            <w:r>
              <w:rPr>
                <w:noProof/>
                <w:webHidden/>
              </w:rPr>
              <w:instrText xml:space="preserve"> PAGEREF _Toc236595287 \h </w:instrText>
            </w:r>
            <w:r>
              <w:rPr>
                <w:noProof/>
                <w:webHidden/>
              </w:rPr>
            </w:r>
            <w:r>
              <w:rPr>
                <w:noProof/>
                <w:webHidden/>
              </w:rPr>
              <w:fldChar w:fldCharType="separate"/>
            </w:r>
            <w:r>
              <w:rPr>
                <w:noProof/>
                <w:webHidden/>
              </w:rPr>
              <w:t>49</w:t>
            </w:r>
            <w:r>
              <w:rPr>
                <w:noProof/>
                <w:webHidden/>
              </w:rPr>
              <w:fldChar w:fldCharType="end"/>
            </w:r>
          </w:hyperlink>
        </w:p>
        <w:p w14:paraId="3EE9F88A" w14:textId="330AA7F5" w:rsidR="008640F5" w:rsidRDefault="008640F5">
          <w:pPr>
            <w:pStyle w:val="TOC3"/>
            <w:tabs>
              <w:tab w:val="right" w:leader="dot" w:pos="9062"/>
            </w:tabs>
            <w:rPr>
              <w:rFonts w:asciiTheme="minorHAnsi" w:hAnsiTheme="minorHAnsi"/>
              <w:noProof/>
              <w:kern w:val="2"/>
              <w:szCs w:val="24"/>
              <w14:ligatures w14:val="standardContextual"/>
            </w:rPr>
          </w:pPr>
          <w:hyperlink w:anchor="_Toc236595288" w:history="1">
            <w:r w:rsidRPr="001D2FC4">
              <w:rPr>
                <w:rStyle w:val="Hyperlink"/>
                <w:noProof/>
              </w:rPr>
              <w:t>6.5 Cloudflare Workers Deployment Architecture</w:t>
            </w:r>
            <w:r>
              <w:rPr>
                <w:noProof/>
                <w:webHidden/>
              </w:rPr>
              <w:tab/>
            </w:r>
            <w:r>
              <w:rPr>
                <w:noProof/>
                <w:webHidden/>
              </w:rPr>
              <w:fldChar w:fldCharType="begin"/>
            </w:r>
            <w:r>
              <w:rPr>
                <w:noProof/>
                <w:webHidden/>
              </w:rPr>
              <w:instrText xml:space="preserve"> PAGEREF _Toc236595288 \h </w:instrText>
            </w:r>
            <w:r>
              <w:rPr>
                <w:noProof/>
                <w:webHidden/>
              </w:rPr>
            </w:r>
            <w:r>
              <w:rPr>
                <w:noProof/>
                <w:webHidden/>
              </w:rPr>
              <w:fldChar w:fldCharType="separate"/>
            </w:r>
            <w:r>
              <w:rPr>
                <w:noProof/>
                <w:webHidden/>
              </w:rPr>
              <w:t>49</w:t>
            </w:r>
            <w:r>
              <w:rPr>
                <w:noProof/>
                <w:webHidden/>
              </w:rPr>
              <w:fldChar w:fldCharType="end"/>
            </w:r>
          </w:hyperlink>
        </w:p>
        <w:p w14:paraId="30F0A944" w14:textId="5FFA6D5D" w:rsidR="008640F5" w:rsidRDefault="008640F5">
          <w:pPr>
            <w:pStyle w:val="TOC2"/>
            <w:tabs>
              <w:tab w:val="right" w:leader="dot" w:pos="9062"/>
            </w:tabs>
            <w:rPr>
              <w:rFonts w:asciiTheme="minorHAnsi" w:hAnsiTheme="minorHAnsi"/>
              <w:noProof/>
              <w:kern w:val="2"/>
              <w:szCs w:val="24"/>
              <w14:ligatures w14:val="standardContextual"/>
            </w:rPr>
          </w:pPr>
          <w:hyperlink w:anchor="_Toc236595289" w:history="1">
            <w:r w:rsidRPr="001D2FC4">
              <w:rPr>
                <w:rStyle w:val="Hyperlink"/>
                <w:noProof/>
              </w:rPr>
              <w:t>7: Evaluation of Product</w:t>
            </w:r>
            <w:r>
              <w:rPr>
                <w:noProof/>
                <w:webHidden/>
              </w:rPr>
              <w:tab/>
            </w:r>
            <w:r>
              <w:rPr>
                <w:noProof/>
                <w:webHidden/>
              </w:rPr>
              <w:fldChar w:fldCharType="begin"/>
            </w:r>
            <w:r>
              <w:rPr>
                <w:noProof/>
                <w:webHidden/>
              </w:rPr>
              <w:instrText xml:space="preserve"> PAGEREF _Toc236595289 \h </w:instrText>
            </w:r>
            <w:r>
              <w:rPr>
                <w:noProof/>
                <w:webHidden/>
              </w:rPr>
            </w:r>
            <w:r>
              <w:rPr>
                <w:noProof/>
                <w:webHidden/>
              </w:rPr>
              <w:fldChar w:fldCharType="separate"/>
            </w:r>
            <w:r>
              <w:rPr>
                <w:noProof/>
                <w:webHidden/>
              </w:rPr>
              <w:t>56</w:t>
            </w:r>
            <w:r>
              <w:rPr>
                <w:noProof/>
                <w:webHidden/>
              </w:rPr>
              <w:fldChar w:fldCharType="end"/>
            </w:r>
          </w:hyperlink>
        </w:p>
        <w:p w14:paraId="1B9A5518" w14:textId="036EB085" w:rsidR="008640F5" w:rsidRDefault="008640F5">
          <w:pPr>
            <w:pStyle w:val="TOC3"/>
            <w:tabs>
              <w:tab w:val="right" w:leader="dot" w:pos="9062"/>
            </w:tabs>
            <w:rPr>
              <w:rFonts w:asciiTheme="minorHAnsi" w:hAnsiTheme="minorHAnsi"/>
              <w:noProof/>
              <w:kern w:val="2"/>
              <w:szCs w:val="24"/>
              <w14:ligatures w14:val="standardContextual"/>
            </w:rPr>
          </w:pPr>
          <w:hyperlink w:anchor="_Toc236595290" w:history="1">
            <w:r w:rsidRPr="001D2FC4">
              <w:rPr>
                <w:rStyle w:val="Hyperlink"/>
                <w:noProof/>
              </w:rPr>
              <w:t>7.1 The Deployed System: StudyMate AI</w:t>
            </w:r>
            <w:r>
              <w:rPr>
                <w:noProof/>
                <w:webHidden/>
              </w:rPr>
              <w:tab/>
            </w:r>
            <w:r>
              <w:rPr>
                <w:noProof/>
                <w:webHidden/>
              </w:rPr>
              <w:fldChar w:fldCharType="begin"/>
            </w:r>
            <w:r>
              <w:rPr>
                <w:noProof/>
                <w:webHidden/>
              </w:rPr>
              <w:instrText xml:space="preserve"> PAGEREF _Toc236595290 \h </w:instrText>
            </w:r>
            <w:r>
              <w:rPr>
                <w:noProof/>
                <w:webHidden/>
              </w:rPr>
            </w:r>
            <w:r>
              <w:rPr>
                <w:noProof/>
                <w:webHidden/>
              </w:rPr>
              <w:fldChar w:fldCharType="separate"/>
            </w:r>
            <w:r>
              <w:rPr>
                <w:noProof/>
                <w:webHidden/>
              </w:rPr>
              <w:t>56</w:t>
            </w:r>
            <w:r>
              <w:rPr>
                <w:noProof/>
                <w:webHidden/>
              </w:rPr>
              <w:fldChar w:fldCharType="end"/>
            </w:r>
          </w:hyperlink>
        </w:p>
        <w:p w14:paraId="0ABF46D3" w14:textId="06373C45" w:rsidR="008640F5" w:rsidRDefault="008640F5">
          <w:pPr>
            <w:pStyle w:val="TOC3"/>
            <w:tabs>
              <w:tab w:val="right" w:leader="dot" w:pos="9062"/>
            </w:tabs>
            <w:rPr>
              <w:rFonts w:asciiTheme="minorHAnsi" w:hAnsiTheme="minorHAnsi"/>
              <w:noProof/>
              <w:kern w:val="2"/>
              <w:szCs w:val="24"/>
              <w14:ligatures w14:val="standardContextual"/>
            </w:rPr>
          </w:pPr>
          <w:hyperlink w:anchor="_Toc236595291" w:history="1">
            <w:r w:rsidRPr="001D2FC4">
              <w:rPr>
                <w:rStyle w:val="Hyperlink"/>
                <w:noProof/>
              </w:rPr>
              <w:t>7.2 Automated Evaluation Results</w:t>
            </w:r>
            <w:r>
              <w:rPr>
                <w:noProof/>
                <w:webHidden/>
              </w:rPr>
              <w:tab/>
            </w:r>
            <w:r>
              <w:rPr>
                <w:noProof/>
                <w:webHidden/>
              </w:rPr>
              <w:fldChar w:fldCharType="begin"/>
            </w:r>
            <w:r>
              <w:rPr>
                <w:noProof/>
                <w:webHidden/>
              </w:rPr>
              <w:instrText xml:space="preserve"> PAGEREF _Toc236595291 \h </w:instrText>
            </w:r>
            <w:r>
              <w:rPr>
                <w:noProof/>
                <w:webHidden/>
              </w:rPr>
            </w:r>
            <w:r>
              <w:rPr>
                <w:noProof/>
                <w:webHidden/>
              </w:rPr>
              <w:fldChar w:fldCharType="separate"/>
            </w:r>
            <w:r>
              <w:rPr>
                <w:noProof/>
                <w:webHidden/>
              </w:rPr>
              <w:t>56</w:t>
            </w:r>
            <w:r>
              <w:rPr>
                <w:noProof/>
                <w:webHidden/>
              </w:rPr>
              <w:fldChar w:fldCharType="end"/>
            </w:r>
          </w:hyperlink>
        </w:p>
        <w:p w14:paraId="670CBC9B" w14:textId="49927095" w:rsidR="008640F5" w:rsidRDefault="008640F5">
          <w:pPr>
            <w:pStyle w:val="TOC3"/>
            <w:tabs>
              <w:tab w:val="right" w:leader="dot" w:pos="9062"/>
            </w:tabs>
            <w:rPr>
              <w:rFonts w:asciiTheme="minorHAnsi" w:hAnsiTheme="minorHAnsi"/>
              <w:noProof/>
              <w:kern w:val="2"/>
              <w:szCs w:val="24"/>
              <w14:ligatures w14:val="standardContextual"/>
            </w:rPr>
          </w:pPr>
          <w:hyperlink w:anchor="_Toc236595292" w:history="1">
            <w:r w:rsidRPr="001D2FC4">
              <w:rPr>
                <w:rStyle w:val="Hyperlink"/>
                <w:noProof/>
              </w:rPr>
              <w:t>7.3 Human Evaluation Results</w:t>
            </w:r>
            <w:r>
              <w:rPr>
                <w:noProof/>
                <w:webHidden/>
              </w:rPr>
              <w:tab/>
            </w:r>
            <w:r>
              <w:rPr>
                <w:noProof/>
                <w:webHidden/>
              </w:rPr>
              <w:fldChar w:fldCharType="begin"/>
            </w:r>
            <w:r>
              <w:rPr>
                <w:noProof/>
                <w:webHidden/>
              </w:rPr>
              <w:instrText xml:space="preserve"> PAGEREF _Toc236595292 \h </w:instrText>
            </w:r>
            <w:r>
              <w:rPr>
                <w:noProof/>
                <w:webHidden/>
              </w:rPr>
            </w:r>
            <w:r>
              <w:rPr>
                <w:noProof/>
                <w:webHidden/>
              </w:rPr>
              <w:fldChar w:fldCharType="separate"/>
            </w:r>
            <w:r>
              <w:rPr>
                <w:noProof/>
                <w:webHidden/>
              </w:rPr>
              <w:t>58</w:t>
            </w:r>
            <w:r>
              <w:rPr>
                <w:noProof/>
                <w:webHidden/>
              </w:rPr>
              <w:fldChar w:fldCharType="end"/>
            </w:r>
          </w:hyperlink>
        </w:p>
        <w:p w14:paraId="6EAC69BC" w14:textId="220BF0DA" w:rsidR="008640F5" w:rsidRDefault="008640F5">
          <w:pPr>
            <w:pStyle w:val="TOC3"/>
            <w:tabs>
              <w:tab w:val="right" w:leader="dot" w:pos="9062"/>
            </w:tabs>
            <w:rPr>
              <w:rFonts w:asciiTheme="minorHAnsi" w:hAnsiTheme="minorHAnsi"/>
              <w:noProof/>
              <w:kern w:val="2"/>
              <w:szCs w:val="24"/>
              <w14:ligatures w14:val="standardContextual"/>
            </w:rPr>
          </w:pPr>
          <w:hyperlink w:anchor="_Toc236595293" w:history="1">
            <w:r w:rsidRPr="001D2FC4">
              <w:rPr>
                <w:rStyle w:val="Hyperlink"/>
                <w:noProof/>
              </w:rPr>
              <w:t>7.4 Statistical Analysis</w:t>
            </w:r>
            <w:r>
              <w:rPr>
                <w:noProof/>
                <w:webHidden/>
              </w:rPr>
              <w:tab/>
            </w:r>
            <w:r>
              <w:rPr>
                <w:noProof/>
                <w:webHidden/>
              </w:rPr>
              <w:fldChar w:fldCharType="begin"/>
            </w:r>
            <w:r>
              <w:rPr>
                <w:noProof/>
                <w:webHidden/>
              </w:rPr>
              <w:instrText xml:space="preserve"> PAGEREF _Toc236595293 \h </w:instrText>
            </w:r>
            <w:r>
              <w:rPr>
                <w:noProof/>
                <w:webHidden/>
              </w:rPr>
            </w:r>
            <w:r>
              <w:rPr>
                <w:noProof/>
                <w:webHidden/>
              </w:rPr>
              <w:fldChar w:fldCharType="separate"/>
            </w:r>
            <w:r>
              <w:rPr>
                <w:noProof/>
                <w:webHidden/>
              </w:rPr>
              <w:t>60</w:t>
            </w:r>
            <w:r>
              <w:rPr>
                <w:noProof/>
                <w:webHidden/>
              </w:rPr>
              <w:fldChar w:fldCharType="end"/>
            </w:r>
          </w:hyperlink>
        </w:p>
        <w:p w14:paraId="676152EC" w14:textId="54B490AB" w:rsidR="008640F5" w:rsidRDefault="008640F5">
          <w:pPr>
            <w:pStyle w:val="TOC3"/>
            <w:tabs>
              <w:tab w:val="right" w:leader="dot" w:pos="9062"/>
            </w:tabs>
            <w:rPr>
              <w:rFonts w:asciiTheme="minorHAnsi" w:hAnsiTheme="minorHAnsi"/>
              <w:noProof/>
              <w:kern w:val="2"/>
              <w:szCs w:val="24"/>
              <w14:ligatures w14:val="standardContextual"/>
            </w:rPr>
          </w:pPr>
          <w:hyperlink w:anchor="_Toc236595294" w:history="1">
            <w:r w:rsidRPr="001D2FC4">
              <w:rPr>
                <w:rStyle w:val="Hyperlink"/>
                <w:noProof/>
              </w:rPr>
              <w:t>7.5 Comparative Analysis of Baselines</w:t>
            </w:r>
            <w:r>
              <w:rPr>
                <w:noProof/>
                <w:webHidden/>
              </w:rPr>
              <w:tab/>
            </w:r>
            <w:r>
              <w:rPr>
                <w:noProof/>
                <w:webHidden/>
              </w:rPr>
              <w:fldChar w:fldCharType="begin"/>
            </w:r>
            <w:r>
              <w:rPr>
                <w:noProof/>
                <w:webHidden/>
              </w:rPr>
              <w:instrText xml:space="preserve"> PAGEREF _Toc236595294 \h </w:instrText>
            </w:r>
            <w:r>
              <w:rPr>
                <w:noProof/>
                <w:webHidden/>
              </w:rPr>
            </w:r>
            <w:r>
              <w:rPr>
                <w:noProof/>
                <w:webHidden/>
              </w:rPr>
              <w:fldChar w:fldCharType="separate"/>
            </w:r>
            <w:r>
              <w:rPr>
                <w:noProof/>
                <w:webHidden/>
              </w:rPr>
              <w:t>62</w:t>
            </w:r>
            <w:r>
              <w:rPr>
                <w:noProof/>
                <w:webHidden/>
              </w:rPr>
              <w:fldChar w:fldCharType="end"/>
            </w:r>
          </w:hyperlink>
        </w:p>
        <w:p w14:paraId="1BB70ADE" w14:textId="7110D330" w:rsidR="008640F5" w:rsidRDefault="008640F5">
          <w:pPr>
            <w:pStyle w:val="TOC3"/>
            <w:tabs>
              <w:tab w:val="right" w:leader="dot" w:pos="9062"/>
            </w:tabs>
            <w:rPr>
              <w:rFonts w:asciiTheme="minorHAnsi" w:hAnsiTheme="minorHAnsi"/>
              <w:noProof/>
              <w:kern w:val="2"/>
              <w:szCs w:val="24"/>
              <w14:ligatures w14:val="standardContextual"/>
            </w:rPr>
          </w:pPr>
          <w:hyperlink w:anchor="_Toc236595295" w:history="1">
            <w:r w:rsidRPr="001D2FC4">
              <w:rPr>
                <w:rStyle w:val="Hyperlink"/>
                <w:noProof/>
              </w:rPr>
              <w:t>7.6 Embedding Model and Chunking Parameter Analysis</w:t>
            </w:r>
            <w:r>
              <w:rPr>
                <w:noProof/>
                <w:webHidden/>
              </w:rPr>
              <w:tab/>
            </w:r>
            <w:r>
              <w:rPr>
                <w:noProof/>
                <w:webHidden/>
              </w:rPr>
              <w:fldChar w:fldCharType="begin"/>
            </w:r>
            <w:r>
              <w:rPr>
                <w:noProof/>
                <w:webHidden/>
              </w:rPr>
              <w:instrText xml:space="preserve"> PAGEREF _Toc236595295 \h </w:instrText>
            </w:r>
            <w:r>
              <w:rPr>
                <w:noProof/>
                <w:webHidden/>
              </w:rPr>
            </w:r>
            <w:r>
              <w:rPr>
                <w:noProof/>
                <w:webHidden/>
              </w:rPr>
              <w:fldChar w:fldCharType="separate"/>
            </w:r>
            <w:r>
              <w:rPr>
                <w:noProof/>
                <w:webHidden/>
              </w:rPr>
              <w:t>63</w:t>
            </w:r>
            <w:r>
              <w:rPr>
                <w:noProof/>
                <w:webHidden/>
              </w:rPr>
              <w:fldChar w:fldCharType="end"/>
            </w:r>
          </w:hyperlink>
        </w:p>
        <w:p w14:paraId="5828A609" w14:textId="0E08F0FC" w:rsidR="008640F5" w:rsidRDefault="008640F5">
          <w:pPr>
            <w:pStyle w:val="TOC3"/>
            <w:tabs>
              <w:tab w:val="right" w:leader="dot" w:pos="9062"/>
            </w:tabs>
            <w:rPr>
              <w:rFonts w:asciiTheme="minorHAnsi" w:hAnsiTheme="minorHAnsi"/>
              <w:noProof/>
              <w:kern w:val="2"/>
              <w:szCs w:val="24"/>
              <w14:ligatures w14:val="standardContextual"/>
            </w:rPr>
          </w:pPr>
          <w:hyperlink w:anchor="_Toc236595296" w:history="1">
            <w:r w:rsidRPr="001D2FC4">
              <w:rPr>
                <w:rStyle w:val="Hyperlink"/>
                <w:noProof/>
              </w:rPr>
              <w:t>7.7 What the Results Mean for StudyMate AI</w:t>
            </w:r>
            <w:r>
              <w:rPr>
                <w:noProof/>
                <w:webHidden/>
              </w:rPr>
              <w:tab/>
            </w:r>
            <w:r>
              <w:rPr>
                <w:noProof/>
                <w:webHidden/>
              </w:rPr>
              <w:fldChar w:fldCharType="begin"/>
            </w:r>
            <w:r>
              <w:rPr>
                <w:noProof/>
                <w:webHidden/>
              </w:rPr>
              <w:instrText xml:space="preserve"> PAGEREF _Toc236595296 \h </w:instrText>
            </w:r>
            <w:r>
              <w:rPr>
                <w:noProof/>
                <w:webHidden/>
              </w:rPr>
            </w:r>
            <w:r>
              <w:rPr>
                <w:noProof/>
                <w:webHidden/>
              </w:rPr>
              <w:fldChar w:fldCharType="separate"/>
            </w:r>
            <w:r>
              <w:rPr>
                <w:noProof/>
                <w:webHidden/>
              </w:rPr>
              <w:t>64</w:t>
            </w:r>
            <w:r>
              <w:rPr>
                <w:noProof/>
                <w:webHidden/>
              </w:rPr>
              <w:fldChar w:fldCharType="end"/>
            </w:r>
          </w:hyperlink>
        </w:p>
        <w:p w14:paraId="2A769ABC" w14:textId="2B1E61E0" w:rsidR="008640F5" w:rsidRDefault="008640F5">
          <w:pPr>
            <w:pStyle w:val="TOC3"/>
            <w:tabs>
              <w:tab w:val="right" w:leader="dot" w:pos="9062"/>
            </w:tabs>
            <w:rPr>
              <w:rFonts w:asciiTheme="minorHAnsi" w:hAnsiTheme="minorHAnsi"/>
              <w:noProof/>
              <w:kern w:val="2"/>
              <w:szCs w:val="24"/>
              <w14:ligatures w14:val="standardContextual"/>
            </w:rPr>
          </w:pPr>
          <w:hyperlink w:anchor="_Toc236595297" w:history="1">
            <w:r w:rsidRPr="001D2FC4">
              <w:rPr>
                <w:rStyle w:val="Hyperlink"/>
                <w:noProof/>
              </w:rPr>
              <w:t>7.8 Interpretation of Findings</w:t>
            </w:r>
            <w:r>
              <w:rPr>
                <w:noProof/>
                <w:webHidden/>
              </w:rPr>
              <w:tab/>
            </w:r>
            <w:r>
              <w:rPr>
                <w:noProof/>
                <w:webHidden/>
              </w:rPr>
              <w:fldChar w:fldCharType="begin"/>
            </w:r>
            <w:r>
              <w:rPr>
                <w:noProof/>
                <w:webHidden/>
              </w:rPr>
              <w:instrText xml:space="preserve"> PAGEREF _Toc236595297 \h </w:instrText>
            </w:r>
            <w:r>
              <w:rPr>
                <w:noProof/>
                <w:webHidden/>
              </w:rPr>
            </w:r>
            <w:r>
              <w:rPr>
                <w:noProof/>
                <w:webHidden/>
              </w:rPr>
              <w:fldChar w:fldCharType="separate"/>
            </w:r>
            <w:r>
              <w:rPr>
                <w:noProof/>
                <w:webHidden/>
              </w:rPr>
              <w:t>66</w:t>
            </w:r>
            <w:r>
              <w:rPr>
                <w:noProof/>
                <w:webHidden/>
              </w:rPr>
              <w:fldChar w:fldCharType="end"/>
            </w:r>
          </w:hyperlink>
        </w:p>
        <w:p w14:paraId="231AF49E" w14:textId="03F8126D" w:rsidR="008640F5" w:rsidRDefault="008640F5">
          <w:pPr>
            <w:pStyle w:val="TOC3"/>
            <w:tabs>
              <w:tab w:val="right" w:leader="dot" w:pos="9062"/>
            </w:tabs>
            <w:rPr>
              <w:rFonts w:asciiTheme="minorHAnsi" w:hAnsiTheme="minorHAnsi"/>
              <w:noProof/>
              <w:kern w:val="2"/>
              <w:szCs w:val="24"/>
              <w14:ligatures w14:val="standardContextual"/>
            </w:rPr>
          </w:pPr>
          <w:hyperlink w:anchor="_Toc236595298" w:history="1">
            <w:r w:rsidRPr="001D2FC4">
              <w:rPr>
                <w:rStyle w:val="Hyperlink"/>
                <w:noProof/>
              </w:rPr>
              <w:t>7.9 Implications for Low-Resource Language RAG</w:t>
            </w:r>
            <w:r>
              <w:rPr>
                <w:noProof/>
                <w:webHidden/>
              </w:rPr>
              <w:tab/>
            </w:r>
            <w:r>
              <w:rPr>
                <w:noProof/>
                <w:webHidden/>
              </w:rPr>
              <w:fldChar w:fldCharType="begin"/>
            </w:r>
            <w:r>
              <w:rPr>
                <w:noProof/>
                <w:webHidden/>
              </w:rPr>
              <w:instrText xml:space="preserve"> PAGEREF _Toc236595298 \h </w:instrText>
            </w:r>
            <w:r>
              <w:rPr>
                <w:noProof/>
                <w:webHidden/>
              </w:rPr>
            </w:r>
            <w:r>
              <w:rPr>
                <w:noProof/>
                <w:webHidden/>
              </w:rPr>
              <w:fldChar w:fldCharType="separate"/>
            </w:r>
            <w:r>
              <w:rPr>
                <w:noProof/>
                <w:webHidden/>
              </w:rPr>
              <w:t>67</w:t>
            </w:r>
            <w:r>
              <w:rPr>
                <w:noProof/>
                <w:webHidden/>
              </w:rPr>
              <w:fldChar w:fldCharType="end"/>
            </w:r>
          </w:hyperlink>
        </w:p>
        <w:p w14:paraId="5C270E77" w14:textId="764CA2B3" w:rsidR="008640F5" w:rsidRDefault="008640F5">
          <w:pPr>
            <w:pStyle w:val="TOC3"/>
            <w:tabs>
              <w:tab w:val="right" w:leader="dot" w:pos="9062"/>
            </w:tabs>
            <w:rPr>
              <w:rFonts w:asciiTheme="minorHAnsi" w:hAnsiTheme="minorHAnsi"/>
              <w:noProof/>
              <w:kern w:val="2"/>
              <w:szCs w:val="24"/>
              <w14:ligatures w14:val="standardContextual"/>
            </w:rPr>
          </w:pPr>
          <w:hyperlink w:anchor="_Toc236595299" w:history="1">
            <w:r w:rsidRPr="001D2FC4">
              <w:rPr>
                <w:rStyle w:val="Hyperlink"/>
                <w:noProof/>
              </w:rPr>
              <w:t>7.10 Practical Implications for Sinhala Education</w:t>
            </w:r>
            <w:r>
              <w:rPr>
                <w:noProof/>
                <w:webHidden/>
              </w:rPr>
              <w:tab/>
            </w:r>
            <w:r>
              <w:rPr>
                <w:noProof/>
                <w:webHidden/>
              </w:rPr>
              <w:fldChar w:fldCharType="begin"/>
            </w:r>
            <w:r>
              <w:rPr>
                <w:noProof/>
                <w:webHidden/>
              </w:rPr>
              <w:instrText xml:space="preserve"> PAGEREF _Toc236595299 \h </w:instrText>
            </w:r>
            <w:r>
              <w:rPr>
                <w:noProof/>
                <w:webHidden/>
              </w:rPr>
            </w:r>
            <w:r>
              <w:rPr>
                <w:noProof/>
                <w:webHidden/>
              </w:rPr>
              <w:fldChar w:fldCharType="separate"/>
            </w:r>
            <w:r>
              <w:rPr>
                <w:noProof/>
                <w:webHidden/>
              </w:rPr>
              <w:t>68</w:t>
            </w:r>
            <w:r>
              <w:rPr>
                <w:noProof/>
                <w:webHidden/>
              </w:rPr>
              <w:fldChar w:fldCharType="end"/>
            </w:r>
          </w:hyperlink>
        </w:p>
        <w:p w14:paraId="6162C67E" w14:textId="338AFA4A" w:rsidR="008640F5" w:rsidRDefault="008640F5">
          <w:pPr>
            <w:pStyle w:val="TOC3"/>
            <w:tabs>
              <w:tab w:val="right" w:leader="dot" w:pos="9062"/>
            </w:tabs>
            <w:rPr>
              <w:rFonts w:asciiTheme="minorHAnsi" w:hAnsiTheme="minorHAnsi"/>
              <w:noProof/>
              <w:kern w:val="2"/>
              <w:szCs w:val="24"/>
              <w14:ligatures w14:val="standardContextual"/>
            </w:rPr>
          </w:pPr>
          <w:hyperlink w:anchor="_Toc236595300" w:history="1">
            <w:r w:rsidRPr="001D2FC4">
              <w:rPr>
                <w:rStyle w:val="Hyperlink"/>
                <w:noProof/>
              </w:rPr>
              <w:t>7.11 Comparison With Related Work</w:t>
            </w:r>
            <w:r>
              <w:rPr>
                <w:noProof/>
                <w:webHidden/>
              </w:rPr>
              <w:tab/>
            </w:r>
            <w:r>
              <w:rPr>
                <w:noProof/>
                <w:webHidden/>
              </w:rPr>
              <w:fldChar w:fldCharType="begin"/>
            </w:r>
            <w:r>
              <w:rPr>
                <w:noProof/>
                <w:webHidden/>
              </w:rPr>
              <w:instrText xml:space="preserve"> PAGEREF _Toc236595300 \h </w:instrText>
            </w:r>
            <w:r>
              <w:rPr>
                <w:noProof/>
                <w:webHidden/>
              </w:rPr>
            </w:r>
            <w:r>
              <w:rPr>
                <w:noProof/>
                <w:webHidden/>
              </w:rPr>
              <w:fldChar w:fldCharType="separate"/>
            </w:r>
            <w:r>
              <w:rPr>
                <w:noProof/>
                <w:webHidden/>
              </w:rPr>
              <w:t>68</w:t>
            </w:r>
            <w:r>
              <w:rPr>
                <w:noProof/>
                <w:webHidden/>
              </w:rPr>
              <w:fldChar w:fldCharType="end"/>
            </w:r>
          </w:hyperlink>
        </w:p>
        <w:p w14:paraId="2565B2C1" w14:textId="199DFFB5" w:rsidR="008640F5" w:rsidRDefault="008640F5">
          <w:pPr>
            <w:pStyle w:val="TOC2"/>
            <w:tabs>
              <w:tab w:val="right" w:leader="dot" w:pos="9062"/>
            </w:tabs>
            <w:rPr>
              <w:rFonts w:asciiTheme="minorHAnsi" w:hAnsiTheme="minorHAnsi"/>
              <w:noProof/>
              <w:kern w:val="2"/>
              <w:szCs w:val="24"/>
              <w14:ligatures w14:val="standardContextual"/>
            </w:rPr>
          </w:pPr>
          <w:hyperlink w:anchor="_Toc236595301" w:history="1">
            <w:r w:rsidRPr="001D2FC4">
              <w:rPr>
                <w:rStyle w:val="Hyperlink"/>
                <w:noProof/>
              </w:rPr>
              <w:t>8: Critical Evaluation of Project</w:t>
            </w:r>
            <w:r>
              <w:rPr>
                <w:noProof/>
                <w:webHidden/>
              </w:rPr>
              <w:tab/>
            </w:r>
            <w:r>
              <w:rPr>
                <w:noProof/>
                <w:webHidden/>
              </w:rPr>
              <w:fldChar w:fldCharType="begin"/>
            </w:r>
            <w:r>
              <w:rPr>
                <w:noProof/>
                <w:webHidden/>
              </w:rPr>
              <w:instrText xml:space="preserve"> PAGEREF _Toc236595301 \h </w:instrText>
            </w:r>
            <w:r>
              <w:rPr>
                <w:noProof/>
                <w:webHidden/>
              </w:rPr>
            </w:r>
            <w:r>
              <w:rPr>
                <w:noProof/>
                <w:webHidden/>
              </w:rPr>
              <w:fldChar w:fldCharType="separate"/>
            </w:r>
            <w:r>
              <w:rPr>
                <w:noProof/>
                <w:webHidden/>
              </w:rPr>
              <w:t>70</w:t>
            </w:r>
            <w:r>
              <w:rPr>
                <w:noProof/>
                <w:webHidden/>
              </w:rPr>
              <w:fldChar w:fldCharType="end"/>
            </w:r>
          </w:hyperlink>
        </w:p>
        <w:p w14:paraId="49876DEE" w14:textId="692ED910" w:rsidR="008640F5" w:rsidRDefault="008640F5">
          <w:pPr>
            <w:pStyle w:val="TOC3"/>
            <w:tabs>
              <w:tab w:val="right" w:leader="dot" w:pos="9062"/>
            </w:tabs>
            <w:rPr>
              <w:rFonts w:asciiTheme="minorHAnsi" w:hAnsiTheme="minorHAnsi"/>
              <w:noProof/>
              <w:kern w:val="2"/>
              <w:szCs w:val="24"/>
              <w14:ligatures w14:val="standardContextual"/>
            </w:rPr>
          </w:pPr>
          <w:hyperlink w:anchor="_Toc236595302" w:history="1">
            <w:r w:rsidRPr="001D2FC4">
              <w:rPr>
                <w:rStyle w:val="Hyperlink"/>
                <w:noProof/>
              </w:rPr>
              <w:t>8.1 Strengths</w:t>
            </w:r>
            <w:r>
              <w:rPr>
                <w:noProof/>
                <w:webHidden/>
              </w:rPr>
              <w:tab/>
            </w:r>
            <w:r>
              <w:rPr>
                <w:noProof/>
                <w:webHidden/>
              </w:rPr>
              <w:fldChar w:fldCharType="begin"/>
            </w:r>
            <w:r>
              <w:rPr>
                <w:noProof/>
                <w:webHidden/>
              </w:rPr>
              <w:instrText xml:space="preserve"> PAGEREF _Toc236595302 \h </w:instrText>
            </w:r>
            <w:r>
              <w:rPr>
                <w:noProof/>
                <w:webHidden/>
              </w:rPr>
            </w:r>
            <w:r>
              <w:rPr>
                <w:noProof/>
                <w:webHidden/>
              </w:rPr>
              <w:fldChar w:fldCharType="separate"/>
            </w:r>
            <w:r>
              <w:rPr>
                <w:noProof/>
                <w:webHidden/>
              </w:rPr>
              <w:t>70</w:t>
            </w:r>
            <w:r>
              <w:rPr>
                <w:noProof/>
                <w:webHidden/>
              </w:rPr>
              <w:fldChar w:fldCharType="end"/>
            </w:r>
          </w:hyperlink>
        </w:p>
        <w:p w14:paraId="6B9118CD" w14:textId="4A512AF0" w:rsidR="008640F5" w:rsidRDefault="008640F5">
          <w:pPr>
            <w:pStyle w:val="TOC3"/>
            <w:tabs>
              <w:tab w:val="right" w:leader="dot" w:pos="9062"/>
            </w:tabs>
            <w:rPr>
              <w:rFonts w:asciiTheme="minorHAnsi" w:hAnsiTheme="minorHAnsi"/>
              <w:noProof/>
              <w:kern w:val="2"/>
              <w:szCs w:val="24"/>
              <w14:ligatures w14:val="standardContextual"/>
            </w:rPr>
          </w:pPr>
          <w:hyperlink w:anchor="_Toc236595303" w:history="1">
            <w:r w:rsidRPr="001D2FC4">
              <w:rPr>
                <w:rStyle w:val="Hyperlink"/>
                <w:noProof/>
              </w:rPr>
              <w:t>8.2 Weaknesses</w:t>
            </w:r>
            <w:r>
              <w:rPr>
                <w:noProof/>
                <w:webHidden/>
              </w:rPr>
              <w:tab/>
            </w:r>
            <w:r>
              <w:rPr>
                <w:noProof/>
                <w:webHidden/>
              </w:rPr>
              <w:fldChar w:fldCharType="begin"/>
            </w:r>
            <w:r>
              <w:rPr>
                <w:noProof/>
                <w:webHidden/>
              </w:rPr>
              <w:instrText xml:space="preserve"> PAGEREF _Toc236595303 \h </w:instrText>
            </w:r>
            <w:r>
              <w:rPr>
                <w:noProof/>
                <w:webHidden/>
              </w:rPr>
            </w:r>
            <w:r>
              <w:rPr>
                <w:noProof/>
                <w:webHidden/>
              </w:rPr>
              <w:fldChar w:fldCharType="separate"/>
            </w:r>
            <w:r>
              <w:rPr>
                <w:noProof/>
                <w:webHidden/>
              </w:rPr>
              <w:t>71</w:t>
            </w:r>
            <w:r>
              <w:rPr>
                <w:noProof/>
                <w:webHidden/>
              </w:rPr>
              <w:fldChar w:fldCharType="end"/>
            </w:r>
          </w:hyperlink>
        </w:p>
        <w:p w14:paraId="38716C68" w14:textId="5646C851" w:rsidR="008640F5" w:rsidRDefault="008640F5">
          <w:pPr>
            <w:pStyle w:val="TOC3"/>
            <w:tabs>
              <w:tab w:val="right" w:leader="dot" w:pos="9062"/>
            </w:tabs>
            <w:rPr>
              <w:rFonts w:asciiTheme="minorHAnsi" w:hAnsiTheme="minorHAnsi"/>
              <w:noProof/>
              <w:kern w:val="2"/>
              <w:szCs w:val="24"/>
              <w14:ligatures w14:val="standardContextual"/>
            </w:rPr>
          </w:pPr>
          <w:hyperlink w:anchor="_Toc236595304" w:history="1">
            <w:r w:rsidRPr="001D2FC4">
              <w:rPr>
                <w:rStyle w:val="Hyperlink"/>
                <w:noProof/>
              </w:rPr>
              <w:t>8.3 Constraints</w:t>
            </w:r>
            <w:r>
              <w:rPr>
                <w:noProof/>
                <w:webHidden/>
              </w:rPr>
              <w:tab/>
            </w:r>
            <w:r>
              <w:rPr>
                <w:noProof/>
                <w:webHidden/>
              </w:rPr>
              <w:fldChar w:fldCharType="begin"/>
            </w:r>
            <w:r>
              <w:rPr>
                <w:noProof/>
                <w:webHidden/>
              </w:rPr>
              <w:instrText xml:space="preserve"> PAGEREF _Toc236595304 \h </w:instrText>
            </w:r>
            <w:r>
              <w:rPr>
                <w:noProof/>
                <w:webHidden/>
              </w:rPr>
            </w:r>
            <w:r>
              <w:rPr>
                <w:noProof/>
                <w:webHidden/>
              </w:rPr>
              <w:fldChar w:fldCharType="separate"/>
            </w:r>
            <w:r>
              <w:rPr>
                <w:noProof/>
                <w:webHidden/>
              </w:rPr>
              <w:t>72</w:t>
            </w:r>
            <w:r>
              <w:rPr>
                <w:noProof/>
                <w:webHidden/>
              </w:rPr>
              <w:fldChar w:fldCharType="end"/>
            </w:r>
          </w:hyperlink>
        </w:p>
        <w:p w14:paraId="7258960A" w14:textId="63358DDE" w:rsidR="008640F5" w:rsidRDefault="008640F5">
          <w:pPr>
            <w:pStyle w:val="TOC3"/>
            <w:tabs>
              <w:tab w:val="right" w:leader="dot" w:pos="9062"/>
            </w:tabs>
            <w:rPr>
              <w:rFonts w:asciiTheme="minorHAnsi" w:hAnsiTheme="minorHAnsi"/>
              <w:noProof/>
              <w:kern w:val="2"/>
              <w:szCs w:val="24"/>
              <w14:ligatures w14:val="standardContextual"/>
            </w:rPr>
          </w:pPr>
          <w:hyperlink w:anchor="_Toc236595305" w:history="1">
            <w:r w:rsidRPr="001D2FC4">
              <w:rPr>
                <w:rStyle w:val="Hyperlink"/>
                <w:noProof/>
              </w:rPr>
              <w:t>8.4 Future Work</w:t>
            </w:r>
            <w:r>
              <w:rPr>
                <w:noProof/>
                <w:webHidden/>
              </w:rPr>
              <w:tab/>
            </w:r>
            <w:r>
              <w:rPr>
                <w:noProof/>
                <w:webHidden/>
              </w:rPr>
              <w:fldChar w:fldCharType="begin"/>
            </w:r>
            <w:r>
              <w:rPr>
                <w:noProof/>
                <w:webHidden/>
              </w:rPr>
              <w:instrText xml:space="preserve"> PAGEREF _Toc236595305 \h </w:instrText>
            </w:r>
            <w:r>
              <w:rPr>
                <w:noProof/>
                <w:webHidden/>
              </w:rPr>
            </w:r>
            <w:r>
              <w:rPr>
                <w:noProof/>
                <w:webHidden/>
              </w:rPr>
              <w:fldChar w:fldCharType="separate"/>
            </w:r>
            <w:r>
              <w:rPr>
                <w:noProof/>
                <w:webHidden/>
              </w:rPr>
              <w:t>74</w:t>
            </w:r>
            <w:r>
              <w:rPr>
                <w:noProof/>
                <w:webHidden/>
              </w:rPr>
              <w:fldChar w:fldCharType="end"/>
            </w:r>
          </w:hyperlink>
        </w:p>
        <w:p w14:paraId="4B80E9AE" w14:textId="794770BA" w:rsidR="008640F5" w:rsidRDefault="008640F5">
          <w:pPr>
            <w:pStyle w:val="TOC2"/>
            <w:tabs>
              <w:tab w:val="right" w:leader="dot" w:pos="9062"/>
            </w:tabs>
            <w:rPr>
              <w:rFonts w:asciiTheme="minorHAnsi" w:hAnsiTheme="minorHAnsi"/>
              <w:noProof/>
              <w:kern w:val="2"/>
              <w:szCs w:val="24"/>
              <w14:ligatures w14:val="standardContextual"/>
            </w:rPr>
          </w:pPr>
          <w:hyperlink w:anchor="_Toc236595306" w:history="1">
            <w:r w:rsidRPr="001D2FC4">
              <w:rPr>
                <w:rStyle w:val="Hyperlink"/>
                <w:noProof/>
              </w:rPr>
              <w:t>9: Conclusion</w:t>
            </w:r>
            <w:r>
              <w:rPr>
                <w:noProof/>
                <w:webHidden/>
              </w:rPr>
              <w:tab/>
            </w:r>
            <w:r>
              <w:rPr>
                <w:noProof/>
                <w:webHidden/>
              </w:rPr>
              <w:fldChar w:fldCharType="begin"/>
            </w:r>
            <w:r>
              <w:rPr>
                <w:noProof/>
                <w:webHidden/>
              </w:rPr>
              <w:instrText xml:space="preserve"> PAGEREF _Toc236595306 \h </w:instrText>
            </w:r>
            <w:r>
              <w:rPr>
                <w:noProof/>
                <w:webHidden/>
              </w:rPr>
            </w:r>
            <w:r>
              <w:rPr>
                <w:noProof/>
                <w:webHidden/>
              </w:rPr>
              <w:fldChar w:fldCharType="separate"/>
            </w:r>
            <w:r>
              <w:rPr>
                <w:noProof/>
                <w:webHidden/>
              </w:rPr>
              <w:t>75</w:t>
            </w:r>
            <w:r>
              <w:rPr>
                <w:noProof/>
                <w:webHidden/>
              </w:rPr>
              <w:fldChar w:fldCharType="end"/>
            </w:r>
          </w:hyperlink>
        </w:p>
        <w:p w14:paraId="2B918F5B" w14:textId="10F5AFE7" w:rsidR="008640F5" w:rsidRDefault="008640F5">
          <w:pPr>
            <w:pStyle w:val="TOC3"/>
            <w:tabs>
              <w:tab w:val="right" w:leader="dot" w:pos="9062"/>
            </w:tabs>
            <w:rPr>
              <w:rFonts w:asciiTheme="minorHAnsi" w:hAnsiTheme="minorHAnsi"/>
              <w:noProof/>
              <w:kern w:val="2"/>
              <w:szCs w:val="24"/>
              <w14:ligatures w14:val="standardContextual"/>
            </w:rPr>
          </w:pPr>
          <w:hyperlink w:anchor="_Toc236595307" w:history="1">
            <w:r w:rsidRPr="001D2FC4">
              <w:rPr>
                <w:rStyle w:val="Hyperlink"/>
                <w:noProof/>
              </w:rPr>
              <w:t>9.1 Summary of Contributions</w:t>
            </w:r>
            <w:r>
              <w:rPr>
                <w:noProof/>
                <w:webHidden/>
              </w:rPr>
              <w:tab/>
            </w:r>
            <w:r>
              <w:rPr>
                <w:noProof/>
                <w:webHidden/>
              </w:rPr>
              <w:fldChar w:fldCharType="begin"/>
            </w:r>
            <w:r>
              <w:rPr>
                <w:noProof/>
                <w:webHidden/>
              </w:rPr>
              <w:instrText xml:space="preserve"> PAGEREF _Toc236595307 \h </w:instrText>
            </w:r>
            <w:r>
              <w:rPr>
                <w:noProof/>
                <w:webHidden/>
              </w:rPr>
            </w:r>
            <w:r>
              <w:rPr>
                <w:noProof/>
                <w:webHidden/>
              </w:rPr>
              <w:fldChar w:fldCharType="separate"/>
            </w:r>
            <w:r>
              <w:rPr>
                <w:noProof/>
                <w:webHidden/>
              </w:rPr>
              <w:t>75</w:t>
            </w:r>
            <w:r>
              <w:rPr>
                <w:noProof/>
                <w:webHidden/>
              </w:rPr>
              <w:fldChar w:fldCharType="end"/>
            </w:r>
          </w:hyperlink>
        </w:p>
        <w:p w14:paraId="0A35530E" w14:textId="48710593" w:rsidR="008640F5" w:rsidRDefault="008640F5">
          <w:pPr>
            <w:pStyle w:val="TOC3"/>
            <w:tabs>
              <w:tab w:val="right" w:leader="dot" w:pos="9062"/>
            </w:tabs>
            <w:rPr>
              <w:rFonts w:asciiTheme="minorHAnsi" w:hAnsiTheme="minorHAnsi"/>
              <w:noProof/>
              <w:kern w:val="2"/>
              <w:szCs w:val="24"/>
              <w14:ligatures w14:val="standardContextual"/>
            </w:rPr>
          </w:pPr>
          <w:hyperlink w:anchor="_Toc236595308" w:history="1">
            <w:r w:rsidRPr="001D2FC4">
              <w:rPr>
                <w:rStyle w:val="Hyperlink"/>
                <w:noProof/>
              </w:rPr>
              <w:t>9.2 Recommendations</w:t>
            </w:r>
            <w:r>
              <w:rPr>
                <w:noProof/>
                <w:webHidden/>
              </w:rPr>
              <w:tab/>
            </w:r>
            <w:r>
              <w:rPr>
                <w:noProof/>
                <w:webHidden/>
              </w:rPr>
              <w:fldChar w:fldCharType="begin"/>
            </w:r>
            <w:r>
              <w:rPr>
                <w:noProof/>
                <w:webHidden/>
              </w:rPr>
              <w:instrText xml:space="preserve"> PAGEREF _Toc236595308 \h </w:instrText>
            </w:r>
            <w:r>
              <w:rPr>
                <w:noProof/>
                <w:webHidden/>
              </w:rPr>
            </w:r>
            <w:r>
              <w:rPr>
                <w:noProof/>
                <w:webHidden/>
              </w:rPr>
              <w:fldChar w:fldCharType="separate"/>
            </w:r>
            <w:r>
              <w:rPr>
                <w:noProof/>
                <w:webHidden/>
              </w:rPr>
              <w:t>76</w:t>
            </w:r>
            <w:r>
              <w:rPr>
                <w:noProof/>
                <w:webHidden/>
              </w:rPr>
              <w:fldChar w:fldCharType="end"/>
            </w:r>
          </w:hyperlink>
        </w:p>
        <w:p w14:paraId="3ABFEE05" w14:textId="311CE01E" w:rsidR="008640F5" w:rsidRDefault="008640F5">
          <w:pPr>
            <w:pStyle w:val="TOC3"/>
            <w:tabs>
              <w:tab w:val="right" w:leader="dot" w:pos="9062"/>
            </w:tabs>
            <w:rPr>
              <w:rFonts w:asciiTheme="minorHAnsi" w:hAnsiTheme="minorHAnsi"/>
              <w:noProof/>
              <w:kern w:val="2"/>
              <w:szCs w:val="24"/>
              <w14:ligatures w14:val="standardContextual"/>
            </w:rPr>
          </w:pPr>
          <w:hyperlink w:anchor="_Toc236595309" w:history="1">
            <w:r w:rsidRPr="001D2FC4">
              <w:rPr>
                <w:rStyle w:val="Hyperlink"/>
                <w:noProof/>
              </w:rPr>
              <w:t>9.3 Closing Statement</w:t>
            </w:r>
            <w:r>
              <w:rPr>
                <w:noProof/>
                <w:webHidden/>
              </w:rPr>
              <w:tab/>
            </w:r>
            <w:r>
              <w:rPr>
                <w:noProof/>
                <w:webHidden/>
              </w:rPr>
              <w:fldChar w:fldCharType="begin"/>
            </w:r>
            <w:r>
              <w:rPr>
                <w:noProof/>
                <w:webHidden/>
              </w:rPr>
              <w:instrText xml:space="preserve"> PAGEREF _Toc236595309 \h </w:instrText>
            </w:r>
            <w:r>
              <w:rPr>
                <w:noProof/>
                <w:webHidden/>
              </w:rPr>
            </w:r>
            <w:r>
              <w:rPr>
                <w:noProof/>
                <w:webHidden/>
              </w:rPr>
              <w:fldChar w:fldCharType="separate"/>
            </w:r>
            <w:r>
              <w:rPr>
                <w:noProof/>
                <w:webHidden/>
              </w:rPr>
              <w:t>76</w:t>
            </w:r>
            <w:r>
              <w:rPr>
                <w:noProof/>
                <w:webHidden/>
              </w:rPr>
              <w:fldChar w:fldCharType="end"/>
            </w:r>
          </w:hyperlink>
        </w:p>
        <w:p w14:paraId="701AF68D" w14:textId="0438E058" w:rsidR="008640F5" w:rsidRDefault="008640F5">
          <w:pPr>
            <w:pStyle w:val="TOC2"/>
            <w:tabs>
              <w:tab w:val="right" w:leader="dot" w:pos="9062"/>
            </w:tabs>
            <w:rPr>
              <w:rFonts w:asciiTheme="minorHAnsi" w:hAnsiTheme="minorHAnsi"/>
              <w:noProof/>
              <w:kern w:val="2"/>
              <w:szCs w:val="24"/>
              <w14:ligatures w14:val="standardContextual"/>
            </w:rPr>
          </w:pPr>
          <w:hyperlink w:anchor="_Toc236595310" w:history="1">
            <w:r w:rsidRPr="001D2FC4">
              <w:rPr>
                <w:rStyle w:val="Hyperlink"/>
                <w:noProof/>
              </w:rPr>
              <w:t xml:space="preserve"> References</w:t>
            </w:r>
            <w:r>
              <w:rPr>
                <w:noProof/>
                <w:webHidden/>
              </w:rPr>
              <w:tab/>
            </w:r>
            <w:r>
              <w:rPr>
                <w:noProof/>
                <w:webHidden/>
              </w:rPr>
              <w:fldChar w:fldCharType="begin"/>
            </w:r>
            <w:r>
              <w:rPr>
                <w:noProof/>
                <w:webHidden/>
              </w:rPr>
              <w:instrText xml:space="preserve"> PAGEREF _Toc236595310 \h </w:instrText>
            </w:r>
            <w:r>
              <w:rPr>
                <w:noProof/>
                <w:webHidden/>
              </w:rPr>
            </w:r>
            <w:r>
              <w:rPr>
                <w:noProof/>
                <w:webHidden/>
              </w:rPr>
              <w:fldChar w:fldCharType="separate"/>
            </w:r>
            <w:r>
              <w:rPr>
                <w:noProof/>
                <w:webHidden/>
              </w:rPr>
              <w:t>77</w:t>
            </w:r>
            <w:r>
              <w:rPr>
                <w:noProof/>
                <w:webHidden/>
              </w:rPr>
              <w:fldChar w:fldCharType="end"/>
            </w:r>
          </w:hyperlink>
        </w:p>
        <w:p w14:paraId="55717D07" w14:textId="3B13C902" w:rsidR="008640F5" w:rsidRDefault="008640F5">
          <w:pPr>
            <w:pStyle w:val="TOC2"/>
            <w:tabs>
              <w:tab w:val="right" w:leader="dot" w:pos="9062"/>
            </w:tabs>
            <w:rPr>
              <w:rFonts w:asciiTheme="minorHAnsi" w:hAnsiTheme="minorHAnsi"/>
              <w:noProof/>
              <w:kern w:val="2"/>
              <w:szCs w:val="24"/>
              <w14:ligatures w14:val="standardContextual"/>
            </w:rPr>
          </w:pPr>
          <w:hyperlink w:anchor="_Toc236595311" w:history="1">
            <w:r w:rsidRPr="001D2FC4">
              <w:rPr>
                <w:rStyle w:val="Hyperlink"/>
                <w:noProof/>
              </w:rPr>
              <w:t>Appendices</w:t>
            </w:r>
            <w:r>
              <w:rPr>
                <w:noProof/>
                <w:webHidden/>
              </w:rPr>
              <w:tab/>
            </w:r>
            <w:r>
              <w:rPr>
                <w:noProof/>
                <w:webHidden/>
              </w:rPr>
              <w:fldChar w:fldCharType="begin"/>
            </w:r>
            <w:r>
              <w:rPr>
                <w:noProof/>
                <w:webHidden/>
              </w:rPr>
              <w:instrText xml:space="preserve"> PAGEREF _Toc236595311 \h </w:instrText>
            </w:r>
            <w:r>
              <w:rPr>
                <w:noProof/>
                <w:webHidden/>
              </w:rPr>
            </w:r>
            <w:r>
              <w:rPr>
                <w:noProof/>
                <w:webHidden/>
              </w:rPr>
              <w:fldChar w:fldCharType="separate"/>
            </w:r>
            <w:r>
              <w:rPr>
                <w:noProof/>
                <w:webHidden/>
              </w:rPr>
              <w:t>86</w:t>
            </w:r>
            <w:r>
              <w:rPr>
                <w:noProof/>
                <w:webHidden/>
              </w:rPr>
              <w:fldChar w:fldCharType="end"/>
            </w:r>
          </w:hyperlink>
        </w:p>
        <w:p w14:paraId="7DD64E7B" w14:textId="547BADE0" w:rsidR="008640F5" w:rsidRDefault="008640F5">
          <w:pPr>
            <w:pStyle w:val="TOC3"/>
            <w:tabs>
              <w:tab w:val="right" w:leader="dot" w:pos="9062"/>
            </w:tabs>
            <w:rPr>
              <w:rFonts w:asciiTheme="minorHAnsi" w:hAnsiTheme="minorHAnsi"/>
              <w:noProof/>
              <w:kern w:val="2"/>
              <w:szCs w:val="24"/>
              <w14:ligatures w14:val="standardContextual"/>
            </w:rPr>
          </w:pPr>
          <w:hyperlink w:anchor="_Toc236595312" w:history="1">
            <w:r w:rsidRPr="001D2FC4">
              <w:rPr>
                <w:rStyle w:val="Hyperlink"/>
                <w:noProof/>
              </w:rPr>
              <w:t>Appendix 1: Project Proposal</w:t>
            </w:r>
            <w:r>
              <w:rPr>
                <w:noProof/>
                <w:webHidden/>
              </w:rPr>
              <w:tab/>
            </w:r>
            <w:r>
              <w:rPr>
                <w:noProof/>
                <w:webHidden/>
              </w:rPr>
              <w:fldChar w:fldCharType="begin"/>
            </w:r>
            <w:r>
              <w:rPr>
                <w:noProof/>
                <w:webHidden/>
              </w:rPr>
              <w:instrText xml:space="preserve"> PAGEREF _Toc236595312 \h </w:instrText>
            </w:r>
            <w:r>
              <w:rPr>
                <w:noProof/>
                <w:webHidden/>
              </w:rPr>
            </w:r>
            <w:r>
              <w:rPr>
                <w:noProof/>
                <w:webHidden/>
              </w:rPr>
              <w:fldChar w:fldCharType="separate"/>
            </w:r>
            <w:r>
              <w:rPr>
                <w:noProof/>
                <w:webHidden/>
              </w:rPr>
              <w:t>86</w:t>
            </w:r>
            <w:r>
              <w:rPr>
                <w:noProof/>
                <w:webHidden/>
              </w:rPr>
              <w:fldChar w:fldCharType="end"/>
            </w:r>
          </w:hyperlink>
        </w:p>
        <w:p w14:paraId="218DB5D4" w14:textId="1981C2C3" w:rsidR="008640F5" w:rsidRDefault="008640F5">
          <w:pPr>
            <w:pStyle w:val="TOC3"/>
            <w:tabs>
              <w:tab w:val="right" w:leader="dot" w:pos="9062"/>
            </w:tabs>
            <w:rPr>
              <w:rFonts w:asciiTheme="minorHAnsi" w:hAnsiTheme="minorHAnsi"/>
              <w:noProof/>
              <w:kern w:val="2"/>
              <w:szCs w:val="24"/>
              <w14:ligatures w14:val="standardContextual"/>
            </w:rPr>
          </w:pPr>
          <w:hyperlink w:anchor="_Toc236595313" w:history="1">
            <w:r w:rsidRPr="001D2FC4">
              <w:rPr>
                <w:rStyle w:val="Hyperlink"/>
                <w:noProof/>
              </w:rPr>
              <w:t>Appendix 2: Evaluation Question Set</w:t>
            </w:r>
            <w:r>
              <w:rPr>
                <w:noProof/>
                <w:webHidden/>
              </w:rPr>
              <w:tab/>
            </w:r>
            <w:r>
              <w:rPr>
                <w:noProof/>
                <w:webHidden/>
              </w:rPr>
              <w:fldChar w:fldCharType="begin"/>
            </w:r>
            <w:r>
              <w:rPr>
                <w:noProof/>
                <w:webHidden/>
              </w:rPr>
              <w:instrText xml:space="preserve"> PAGEREF _Toc236595313 \h </w:instrText>
            </w:r>
            <w:r>
              <w:rPr>
                <w:noProof/>
                <w:webHidden/>
              </w:rPr>
            </w:r>
            <w:r>
              <w:rPr>
                <w:noProof/>
                <w:webHidden/>
              </w:rPr>
              <w:fldChar w:fldCharType="separate"/>
            </w:r>
            <w:r>
              <w:rPr>
                <w:noProof/>
                <w:webHidden/>
              </w:rPr>
              <w:t>90</w:t>
            </w:r>
            <w:r>
              <w:rPr>
                <w:noProof/>
                <w:webHidden/>
              </w:rPr>
              <w:fldChar w:fldCharType="end"/>
            </w:r>
          </w:hyperlink>
        </w:p>
        <w:p w14:paraId="54854448" w14:textId="4315477F" w:rsidR="008640F5" w:rsidRDefault="008640F5">
          <w:pPr>
            <w:pStyle w:val="TOC3"/>
            <w:tabs>
              <w:tab w:val="right" w:leader="dot" w:pos="9062"/>
            </w:tabs>
            <w:rPr>
              <w:rFonts w:asciiTheme="minorHAnsi" w:hAnsiTheme="minorHAnsi"/>
              <w:noProof/>
              <w:kern w:val="2"/>
              <w:szCs w:val="24"/>
              <w14:ligatures w14:val="standardContextual"/>
            </w:rPr>
          </w:pPr>
          <w:hyperlink w:anchor="_Toc236595314" w:history="1">
            <w:r w:rsidRPr="001D2FC4">
              <w:rPr>
                <w:rStyle w:val="Hyperlink"/>
                <w:noProof/>
              </w:rPr>
              <w:t>Appendix 3: Human Evaluation Rubric</w:t>
            </w:r>
            <w:r>
              <w:rPr>
                <w:noProof/>
                <w:webHidden/>
              </w:rPr>
              <w:tab/>
            </w:r>
            <w:r>
              <w:rPr>
                <w:noProof/>
                <w:webHidden/>
              </w:rPr>
              <w:fldChar w:fldCharType="begin"/>
            </w:r>
            <w:r>
              <w:rPr>
                <w:noProof/>
                <w:webHidden/>
              </w:rPr>
              <w:instrText xml:space="preserve"> PAGEREF _Toc236595314 \h </w:instrText>
            </w:r>
            <w:r>
              <w:rPr>
                <w:noProof/>
                <w:webHidden/>
              </w:rPr>
            </w:r>
            <w:r>
              <w:rPr>
                <w:noProof/>
                <w:webHidden/>
              </w:rPr>
              <w:fldChar w:fldCharType="separate"/>
            </w:r>
            <w:r>
              <w:rPr>
                <w:noProof/>
                <w:webHidden/>
              </w:rPr>
              <w:t>120</w:t>
            </w:r>
            <w:r>
              <w:rPr>
                <w:noProof/>
                <w:webHidden/>
              </w:rPr>
              <w:fldChar w:fldCharType="end"/>
            </w:r>
          </w:hyperlink>
        </w:p>
        <w:p w14:paraId="179955D3" w14:textId="093BDC4B" w:rsidR="008640F5" w:rsidRDefault="008640F5">
          <w:pPr>
            <w:pStyle w:val="TOC3"/>
            <w:tabs>
              <w:tab w:val="right" w:leader="dot" w:pos="9062"/>
            </w:tabs>
            <w:rPr>
              <w:rFonts w:asciiTheme="minorHAnsi" w:hAnsiTheme="minorHAnsi"/>
              <w:noProof/>
              <w:kern w:val="2"/>
              <w:szCs w:val="24"/>
              <w14:ligatures w14:val="standardContextual"/>
            </w:rPr>
          </w:pPr>
          <w:hyperlink w:anchor="_Toc236595315" w:history="1">
            <w:r w:rsidRPr="001D2FC4">
              <w:rPr>
                <w:rStyle w:val="Hyperlink"/>
                <w:noProof/>
              </w:rPr>
              <w:t>Appendix 6: Evaluation Configuration and Sample Output</w:t>
            </w:r>
            <w:r>
              <w:rPr>
                <w:noProof/>
                <w:webHidden/>
              </w:rPr>
              <w:tab/>
            </w:r>
            <w:r>
              <w:rPr>
                <w:noProof/>
                <w:webHidden/>
              </w:rPr>
              <w:fldChar w:fldCharType="begin"/>
            </w:r>
            <w:r>
              <w:rPr>
                <w:noProof/>
                <w:webHidden/>
              </w:rPr>
              <w:instrText xml:space="preserve"> PAGEREF _Toc236595315 \h </w:instrText>
            </w:r>
            <w:r>
              <w:rPr>
                <w:noProof/>
                <w:webHidden/>
              </w:rPr>
            </w:r>
            <w:r>
              <w:rPr>
                <w:noProof/>
                <w:webHidden/>
              </w:rPr>
              <w:fldChar w:fldCharType="separate"/>
            </w:r>
            <w:r>
              <w:rPr>
                <w:noProof/>
                <w:webHidden/>
              </w:rPr>
              <w:t>129</w:t>
            </w:r>
            <w:r>
              <w:rPr>
                <w:noProof/>
                <w:webHidden/>
              </w:rPr>
              <w:fldChar w:fldCharType="end"/>
            </w:r>
          </w:hyperlink>
        </w:p>
        <w:p w14:paraId="707E470E" w14:textId="147C472D" w:rsidR="008640F5" w:rsidRDefault="008640F5">
          <w:pPr>
            <w:pStyle w:val="TOC3"/>
            <w:tabs>
              <w:tab w:val="right" w:leader="dot" w:pos="9062"/>
            </w:tabs>
            <w:rPr>
              <w:rFonts w:asciiTheme="minorHAnsi" w:hAnsiTheme="minorHAnsi"/>
              <w:noProof/>
              <w:kern w:val="2"/>
              <w:szCs w:val="24"/>
              <w14:ligatures w14:val="standardContextual"/>
            </w:rPr>
          </w:pPr>
          <w:hyperlink w:anchor="_Toc236595316" w:history="1">
            <w:r w:rsidRPr="001D2FC4">
              <w:rPr>
                <w:rStyle w:val="Hyperlink"/>
                <w:noProof/>
              </w:rPr>
              <w:t>Appendix 7: Statistical Test Logs and Inter-Rater Reliability</w:t>
            </w:r>
            <w:r>
              <w:rPr>
                <w:noProof/>
                <w:webHidden/>
              </w:rPr>
              <w:tab/>
            </w:r>
            <w:r>
              <w:rPr>
                <w:noProof/>
                <w:webHidden/>
              </w:rPr>
              <w:fldChar w:fldCharType="begin"/>
            </w:r>
            <w:r>
              <w:rPr>
                <w:noProof/>
                <w:webHidden/>
              </w:rPr>
              <w:instrText xml:space="preserve"> PAGEREF _Toc236595316 \h </w:instrText>
            </w:r>
            <w:r>
              <w:rPr>
                <w:noProof/>
                <w:webHidden/>
              </w:rPr>
            </w:r>
            <w:r>
              <w:rPr>
                <w:noProof/>
                <w:webHidden/>
              </w:rPr>
              <w:fldChar w:fldCharType="separate"/>
            </w:r>
            <w:r>
              <w:rPr>
                <w:noProof/>
                <w:webHidden/>
              </w:rPr>
              <w:t>130</w:t>
            </w:r>
            <w:r>
              <w:rPr>
                <w:noProof/>
                <w:webHidden/>
              </w:rPr>
              <w:fldChar w:fldCharType="end"/>
            </w:r>
          </w:hyperlink>
        </w:p>
        <w:p w14:paraId="08BFF959" w14:textId="4DEF43AC" w:rsidR="004B485B" w:rsidRDefault="004B485B">
          <w:r>
            <w:rPr>
              <w:b/>
              <w:bCs/>
              <w:noProof/>
            </w:rPr>
            <w:fldChar w:fldCharType="end"/>
          </w:r>
        </w:p>
      </w:sdtContent>
    </w:sdt>
    <w:p w14:paraId="4AD28C4B" w14:textId="77777777" w:rsidR="004B485B" w:rsidRDefault="004B485B">
      <w:pPr>
        <w:spacing w:before="360" w:after="240" w:line="360" w:lineRule="auto"/>
        <w:rPr>
          <w:b/>
          <w:color w:val="000000"/>
          <w:sz w:val="28"/>
        </w:rPr>
      </w:pPr>
    </w:p>
    <w:p w14:paraId="190D9435" w14:textId="77777777" w:rsidR="004B485B" w:rsidRDefault="004B485B">
      <w:pPr>
        <w:spacing w:before="360" w:after="240" w:line="360" w:lineRule="auto"/>
        <w:rPr>
          <w:b/>
          <w:color w:val="000000"/>
          <w:sz w:val="28"/>
        </w:rPr>
      </w:pPr>
    </w:p>
    <w:p w14:paraId="15DA8522" w14:textId="77777777" w:rsidR="00EA27FE" w:rsidRDefault="00000000">
      <w:r>
        <w:br w:type="page"/>
      </w:r>
    </w:p>
    <w:p w14:paraId="7B321ACD" w14:textId="77777777" w:rsidR="00EA27FE" w:rsidRDefault="00000000" w:rsidP="004E1E8D">
      <w:pPr>
        <w:pStyle w:val="Heading2"/>
      </w:pPr>
      <w:bookmarkStart w:id="2" w:name="_Toc236595240"/>
      <w:r>
        <w:lastRenderedPageBreak/>
        <w:t>List of Figures</w:t>
      </w:r>
      <w:bookmarkEnd w:id="2"/>
    </w:p>
    <w:p w14:paraId="226DE688" w14:textId="67C446D0" w:rsidR="008640F5" w:rsidRPr="008640F5" w:rsidRDefault="008640F5" w:rsidP="008640F5">
      <w:pPr>
        <w:numPr>
          <w:ilvl w:val="0"/>
          <w:numId w:val="16"/>
        </w:numPr>
        <w:spacing w:after="240" w:line="240" w:lineRule="auto"/>
      </w:pPr>
      <w:r w:rsidRPr="008640F5">
        <w:t>Figure 1.1: Sinhala LLM Hallucination — Gemini vs Source Textbook (</w:t>
      </w:r>
      <w:r>
        <w:t>section</w:t>
      </w:r>
      <w:r w:rsidRPr="008640F5">
        <w:t>1.1)</w:t>
      </w:r>
    </w:p>
    <w:p w14:paraId="6D31A38E" w14:textId="238EC3CF" w:rsidR="008640F5" w:rsidRPr="008640F5" w:rsidRDefault="008640F5" w:rsidP="008640F5">
      <w:pPr>
        <w:numPr>
          <w:ilvl w:val="0"/>
          <w:numId w:val="16"/>
        </w:numPr>
        <w:spacing w:after="240" w:line="240" w:lineRule="auto"/>
      </w:pPr>
      <w:r w:rsidRPr="008640F5">
        <w:t>Figure 2.1: RAG Architecture — 4-Phase Pipeline (</w:t>
      </w:r>
      <w:r>
        <w:t>section</w:t>
      </w:r>
      <w:r w:rsidRPr="008640F5">
        <w:t>2.3)</w:t>
      </w:r>
    </w:p>
    <w:p w14:paraId="245C689D" w14:textId="46F91F6A" w:rsidR="008640F5" w:rsidRPr="008640F5" w:rsidRDefault="008640F5" w:rsidP="008640F5">
      <w:pPr>
        <w:numPr>
          <w:ilvl w:val="0"/>
          <w:numId w:val="16"/>
        </w:numPr>
        <w:spacing w:after="240" w:line="240" w:lineRule="auto"/>
      </w:pPr>
      <w:r w:rsidRPr="008640F5">
        <w:t>Figure 2.2: Research Gap Positioning (</w:t>
      </w:r>
      <w:r>
        <w:t>section</w:t>
      </w:r>
      <w:r w:rsidRPr="008640F5">
        <w:t>2.10)</w:t>
      </w:r>
    </w:p>
    <w:p w14:paraId="0826036A" w14:textId="7EA40E5D" w:rsidR="008640F5" w:rsidRPr="008640F5" w:rsidRDefault="008640F5" w:rsidP="008640F5">
      <w:pPr>
        <w:numPr>
          <w:ilvl w:val="0"/>
          <w:numId w:val="16"/>
        </w:numPr>
        <w:spacing w:after="240" w:line="240" w:lineRule="auto"/>
      </w:pPr>
      <w:r w:rsidRPr="008640F5">
        <w:t>Figure 3.3: RAG Architecture and Evaluation Design (</w:t>
      </w:r>
      <w:r>
        <w:t>section</w:t>
      </w:r>
      <w:r w:rsidRPr="008640F5">
        <w:t>3.2)</w:t>
      </w:r>
    </w:p>
    <w:p w14:paraId="355DABB6" w14:textId="71589B24" w:rsidR="008640F5" w:rsidRPr="008640F5" w:rsidRDefault="008640F5" w:rsidP="008640F5">
      <w:pPr>
        <w:numPr>
          <w:ilvl w:val="0"/>
          <w:numId w:val="16"/>
        </w:numPr>
        <w:spacing w:after="240" w:line="240" w:lineRule="auto"/>
      </w:pPr>
      <w:r w:rsidRPr="008640F5">
        <w:t>Figure 3.4: Evaluation Design (</w:t>
      </w:r>
      <w:r>
        <w:t>section</w:t>
      </w:r>
      <w:r w:rsidRPr="008640F5">
        <w:t>3.7)</w:t>
      </w:r>
    </w:p>
    <w:p w14:paraId="6591336A" w14:textId="353034AB" w:rsidR="008640F5" w:rsidRPr="008640F5" w:rsidRDefault="008640F5" w:rsidP="008640F5">
      <w:pPr>
        <w:numPr>
          <w:ilvl w:val="0"/>
          <w:numId w:val="16"/>
        </w:numPr>
        <w:spacing w:after="240" w:line="240" w:lineRule="auto"/>
      </w:pPr>
      <w:r w:rsidRPr="008640F5">
        <w:t>Figure 3.5: Dissertation Project Timetable — Gantt Chart (</w:t>
      </w:r>
      <w:r>
        <w:t>section</w:t>
      </w:r>
      <w:r w:rsidRPr="008640F5">
        <w:t>3.10)</w:t>
      </w:r>
    </w:p>
    <w:p w14:paraId="0E6E6298" w14:textId="535E780A" w:rsidR="008640F5" w:rsidRPr="008640F5" w:rsidRDefault="008640F5" w:rsidP="008640F5">
      <w:pPr>
        <w:numPr>
          <w:ilvl w:val="0"/>
          <w:numId w:val="16"/>
        </w:numPr>
        <w:spacing w:after="240" w:line="240" w:lineRule="auto"/>
      </w:pPr>
      <w:r w:rsidRPr="008640F5">
        <w:t>Figure 3.6: Iterative Development Methodology (</w:t>
      </w:r>
      <w:r>
        <w:t>section</w:t>
      </w:r>
      <w:r w:rsidRPr="008640F5">
        <w:t>3.9)</w:t>
      </w:r>
    </w:p>
    <w:p w14:paraId="3BC92913" w14:textId="4C3E4168" w:rsidR="008640F5" w:rsidRPr="008640F5" w:rsidRDefault="008640F5" w:rsidP="008640F5">
      <w:pPr>
        <w:numPr>
          <w:ilvl w:val="0"/>
          <w:numId w:val="16"/>
        </w:numPr>
        <w:spacing w:after="240" w:line="240" w:lineRule="auto"/>
      </w:pPr>
      <w:r w:rsidRPr="008640F5">
        <w:t>Figure 4.1: Investigation &amp; Analysis Flow (</w:t>
      </w:r>
      <w:r>
        <w:t>section</w:t>
      </w:r>
      <w:r w:rsidRPr="008640F5">
        <w:t>4.4)</w:t>
      </w:r>
    </w:p>
    <w:p w14:paraId="2F399F29" w14:textId="7CB499BE" w:rsidR="008640F5" w:rsidRPr="008640F5" w:rsidRDefault="008640F5" w:rsidP="008640F5">
      <w:pPr>
        <w:numPr>
          <w:ilvl w:val="0"/>
          <w:numId w:val="16"/>
        </w:numPr>
        <w:spacing w:after="240" w:line="240" w:lineRule="auto"/>
      </w:pPr>
      <w:r w:rsidRPr="008640F5">
        <w:t>Figure 5.1: High-Level RAG System Architecture (</w:t>
      </w:r>
      <w:r>
        <w:t>section</w:t>
      </w:r>
      <w:r w:rsidRPr="008640F5">
        <w:t>5.1)</w:t>
      </w:r>
    </w:p>
    <w:p w14:paraId="509BB8E4" w14:textId="07EBCCAA" w:rsidR="008640F5" w:rsidRPr="008640F5" w:rsidRDefault="008640F5" w:rsidP="008640F5">
      <w:pPr>
        <w:numPr>
          <w:ilvl w:val="0"/>
          <w:numId w:val="16"/>
        </w:numPr>
        <w:spacing w:after="240" w:line="240" w:lineRule="auto"/>
      </w:pPr>
      <w:r w:rsidRPr="008640F5">
        <w:t>Figure 6.1: Knowledge Base Composition (</w:t>
      </w:r>
      <w:r>
        <w:t>section</w:t>
      </w:r>
      <w:r w:rsidRPr="008640F5">
        <w:t>6.1.1)</w:t>
      </w:r>
    </w:p>
    <w:p w14:paraId="0110EA3C" w14:textId="24CBAFB0" w:rsidR="008640F5" w:rsidRPr="008640F5" w:rsidRDefault="008640F5" w:rsidP="008640F5">
      <w:pPr>
        <w:numPr>
          <w:ilvl w:val="0"/>
          <w:numId w:val="16"/>
        </w:numPr>
        <w:spacing w:after="240" w:line="240" w:lineRule="auto"/>
      </w:pPr>
      <w:r w:rsidRPr="008640F5">
        <w:t>Figure 6.2: Passage Yield by Chunking Strategy (</w:t>
      </w:r>
      <w:r>
        <w:t>section</w:t>
      </w:r>
      <w:r w:rsidRPr="008640F5">
        <w:t>6.1.3)</w:t>
      </w:r>
    </w:p>
    <w:p w14:paraId="00F6A664" w14:textId="1A570126" w:rsidR="008640F5" w:rsidRPr="008640F5" w:rsidRDefault="008640F5" w:rsidP="008640F5">
      <w:pPr>
        <w:numPr>
          <w:ilvl w:val="0"/>
          <w:numId w:val="16"/>
        </w:numPr>
        <w:spacing w:after="240" w:line="240" w:lineRule="auto"/>
      </w:pPr>
      <w:r w:rsidRPr="008640F5">
        <w:t>Figure 6.3: Cloudflare Workers Deployment Architecture (</w:t>
      </w:r>
      <w:r>
        <w:t>section</w:t>
      </w:r>
      <w:r w:rsidRPr="008640F5">
        <w:t>6.5.2)</w:t>
      </w:r>
    </w:p>
    <w:p w14:paraId="1159EC5A" w14:textId="558ECD4B" w:rsidR="008640F5" w:rsidRPr="008640F5" w:rsidRDefault="008640F5" w:rsidP="008640F5">
      <w:pPr>
        <w:numPr>
          <w:ilvl w:val="0"/>
          <w:numId w:val="16"/>
        </w:numPr>
        <w:spacing w:after="240" w:line="240" w:lineRule="auto"/>
      </w:pPr>
      <w:r w:rsidRPr="008640F5">
        <w:t>Figure 6.4: StudyMate AI Chat Interface (</w:t>
      </w:r>
      <w:r>
        <w:t>section</w:t>
      </w:r>
      <w:r w:rsidRPr="008640F5">
        <w:t>6.5.2)</w:t>
      </w:r>
    </w:p>
    <w:p w14:paraId="41CCE324" w14:textId="131CF464" w:rsidR="008640F5" w:rsidRPr="008640F5" w:rsidRDefault="008640F5" w:rsidP="008640F5">
      <w:pPr>
        <w:numPr>
          <w:ilvl w:val="0"/>
          <w:numId w:val="16"/>
        </w:numPr>
        <w:spacing w:after="240" w:line="240" w:lineRule="auto"/>
      </w:pPr>
      <w:r w:rsidRPr="008640F5">
        <w:t>Figure 6.5: Cloudflare Dashboard — Workers AI Metrics (</w:t>
      </w:r>
      <w:r>
        <w:t>section</w:t>
      </w:r>
      <w:r w:rsidRPr="008640F5">
        <w:t>6.5.2)</w:t>
      </w:r>
    </w:p>
    <w:p w14:paraId="6C32AE3C" w14:textId="0160F17D" w:rsidR="008640F5" w:rsidRPr="008640F5" w:rsidRDefault="008640F5" w:rsidP="008640F5">
      <w:pPr>
        <w:numPr>
          <w:ilvl w:val="0"/>
          <w:numId w:val="16"/>
        </w:numPr>
        <w:spacing w:after="240" w:line="240" w:lineRule="auto"/>
      </w:pPr>
      <w:r w:rsidRPr="008640F5">
        <w:t>Figure 6.6: Knowledge Base Sync Pipeline (</w:t>
      </w:r>
      <w:r>
        <w:t>section</w:t>
      </w:r>
      <w:r w:rsidRPr="008640F5">
        <w:t>6.5.2)</w:t>
      </w:r>
    </w:p>
    <w:p w14:paraId="6F532755" w14:textId="184DEA3E" w:rsidR="008640F5" w:rsidRPr="008640F5" w:rsidRDefault="008640F5" w:rsidP="008640F5">
      <w:pPr>
        <w:numPr>
          <w:ilvl w:val="0"/>
          <w:numId w:val="16"/>
        </w:numPr>
        <w:spacing w:after="240" w:line="240" w:lineRule="auto"/>
      </w:pPr>
      <w:r w:rsidRPr="008640F5">
        <w:t>Figure 7.6: Answer Relevancy — Median, Mean and Interquartile Range by Condition (</w:t>
      </w:r>
      <w:r>
        <w:t>section</w:t>
      </w:r>
      <w:r w:rsidRPr="008640F5">
        <w:t>7.2)</w:t>
      </w:r>
    </w:p>
    <w:p w14:paraId="6418EBAD" w14:textId="665C554A" w:rsidR="008640F5" w:rsidRPr="008640F5" w:rsidRDefault="008640F5" w:rsidP="008640F5">
      <w:pPr>
        <w:numPr>
          <w:ilvl w:val="0"/>
          <w:numId w:val="16"/>
        </w:numPr>
        <w:spacing w:after="240" w:line="240" w:lineRule="auto"/>
      </w:pPr>
      <w:r w:rsidRPr="008640F5">
        <w:t>Figure 7.7: Divergence Between Automated and Human Evaluation Signals (</w:t>
      </w:r>
      <w:r>
        <w:t>section</w:t>
      </w:r>
      <w:r w:rsidRPr="008640F5">
        <w:t>7.2)</w:t>
      </w:r>
    </w:p>
    <w:p w14:paraId="2B16392B" w14:textId="7A74844E" w:rsidR="008640F5" w:rsidRPr="008640F5" w:rsidRDefault="008640F5" w:rsidP="008640F5">
      <w:pPr>
        <w:numPr>
          <w:ilvl w:val="0"/>
          <w:numId w:val="16"/>
        </w:numPr>
        <w:spacing w:after="240" w:line="240" w:lineRule="auto"/>
      </w:pPr>
      <w:r w:rsidRPr="008640F5">
        <w:t>Figure 7.8: Human Evaluation Ratings by Condition and Dimension (</w:t>
      </w:r>
      <w:r>
        <w:t>section</w:t>
      </w:r>
      <w:r w:rsidRPr="008640F5">
        <w:t>7.3)</w:t>
      </w:r>
    </w:p>
    <w:p w14:paraId="0E9C00FD" w14:textId="449C0EB5" w:rsidR="008640F5" w:rsidRPr="008640F5" w:rsidRDefault="008640F5" w:rsidP="008640F5">
      <w:pPr>
        <w:numPr>
          <w:ilvl w:val="0"/>
          <w:numId w:val="16"/>
        </w:numPr>
        <w:spacing w:after="240" w:line="240" w:lineRule="auto"/>
      </w:pPr>
      <w:r w:rsidRPr="008640F5">
        <w:t>Figure 7.9: Statistical Significance of RAG vs. Baseline Comparisons (</w:t>
      </w:r>
      <w:r>
        <w:t>section</w:t>
      </w:r>
      <w:r w:rsidRPr="008640F5">
        <w:t>7.4)</w:t>
      </w:r>
    </w:p>
    <w:p w14:paraId="11DE9FA3" w14:textId="6DC1344B" w:rsidR="008640F5" w:rsidRPr="008640F5" w:rsidRDefault="008640F5" w:rsidP="008640F5">
      <w:pPr>
        <w:numPr>
          <w:ilvl w:val="0"/>
          <w:numId w:val="16"/>
        </w:numPr>
        <w:spacing w:after="240" w:line="240" w:lineRule="auto"/>
      </w:pPr>
      <w:r w:rsidRPr="008640F5">
        <w:t>Figure 7.10: Decomposition of Accuracy Gains — Prompting vs. Retrieval (</w:t>
      </w:r>
      <w:r>
        <w:t>section</w:t>
      </w:r>
      <w:r w:rsidRPr="008640F5">
        <w:t>7.5)</w:t>
      </w:r>
    </w:p>
    <w:p w14:paraId="249EECC2" w14:textId="27E4EC64" w:rsidR="008640F5" w:rsidRPr="008640F5" w:rsidRDefault="008640F5" w:rsidP="008640F5">
      <w:pPr>
        <w:numPr>
          <w:ilvl w:val="0"/>
          <w:numId w:val="16"/>
        </w:numPr>
        <w:spacing w:after="240" w:line="240" w:lineRule="auto"/>
      </w:pPr>
      <w:r w:rsidRPr="008640F5">
        <w:t>Figure 7.11: StudyMate AI — Sinhala Query and Grounded Response (</w:t>
      </w:r>
      <w:r>
        <w:t>section</w:t>
      </w:r>
      <w:r w:rsidRPr="008640F5">
        <w:t>7.7)</w:t>
      </w:r>
    </w:p>
    <w:p w14:paraId="7FED9F52" w14:textId="7CA007CD" w:rsidR="008640F5" w:rsidRPr="008640F5" w:rsidRDefault="008640F5" w:rsidP="008640F5">
      <w:pPr>
        <w:numPr>
          <w:ilvl w:val="0"/>
          <w:numId w:val="16"/>
        </w:numPr>
        <w:spacing w:after="240" w:line="240" w:lineRule="auto"/>
      </w:pPr>
      <w:r w:rsidRPr="008640F5">
        <w:t>Figure 7.12: Teacher Evaluation Interface (</w:t>
      </w:r>
      <w:r>
        <w:t>section</w:t>
      </w:r>
      <w:r w:rsidRPr="008640F5">
        <w:t>7.7)</w:t>
      </w:r>
    </w:p>
    <w:p w14:paraId="5A060C9E" w14:textId="681E124D" w:rsidR="008640F5" w:rsidRPr="008640F5" w:rsidRDefault="008640F5" w:rsidP="008640F5">
      <w:pPr>
        <w:numPr>
          <w:ilvl w:val="0"/>
          <w:numId w:val="16"/>
        </w:numPr>
        <w:spacing w:after="240" w:line="240" w:lineRule="auto"/>
      </w:pPr>
      <w:r w:rsidRPr="008640F5">
        <w:t>Figure 7.13: Automated Evaluation Dashboard (</w:t>
      </w:r>
      <w:r>
        <w:t>section</w:t>
      </w:r>
      <w:r w:rsidRPr="008640F5">
        <w:t>7.7)</w:t>
      </w:r>
    </w:p>
    <w:p w14:paraId="29B16448" w14:textId="77777777" w:rsidR="00EA27FE" w:rsidRDefault="00EA27FE">
      <w:pPr>
        <w:sectPr w:rsidR="00EA27FE" w:rsidSect="004E1E8D">
          <w:headerReference w:type="default" r:id="rId8"/>
          <w:footerReference w:type="default" r:id="rId9"/>
          <w:pgSz w:w="11906" w:h="16838"/>
          <w:pgMar w:top="1417" w:right="1417" w:bottom="1417" w:left="1417" w:header="720" w:footer="720" w:gutter="0"/>
          <w:pgNumType w:fmt="lowerRoman" w:start="1"/>
          <w:cols w:space="720"/>
          <w:titlePg/>
          <w:docGrid w:linePitch="360"/>
        </w:sectPr>
      </w:pPr>
    </w:p>
    <w:p w14:paraId="3FF4F2E7" w14:textId="07D02CD9" w:rsidR="00EA27FE" w:rsidRPr="00DD4F9E" w:rsidRDefault="00000000" w:rsidP="001141C7">
      <w:pPr>
        <w:pStyle w:val="Heading2"/>
      </w:pPr>
      <w:bookmarkStart w:id="3" w:name="_Toc236595241"/>
      <w:r w:rsidRPr="00DD4F9E">
        <w:lastRenderedPageBreak/>
        <w:t>1: Introduction</w:t>
      </w:r>
      <w:bookmarkEnd w:id="3"/>
    </w:p>
    <w:p w14:paraId="33174F53" w14:textId="77777777" w:rsidR="00EA27FE" w:rsidRPr="00DD4F9E" w:rsidRDefault="00000000" w:rsidP="00DD4F9E">
      <w:pPr>
        <w:pStyle w:val="Heading3"/>
      </w:pPr>
      <w:bookmarkStart w:id="4" w:name="_Toc236595242"/>
      <w:r w:rsidRPr="00DD4F9E">
        <w:t>1.1 Background and Context</w:t>
      </w:r>
      <w:bookmarkEnd w:id="4"/>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 .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w:t>
      </w:r>
      <w:r>
        <w:lastRenderedPageBreak/>
        <w:t>approach can successfully close the existing gap between LLM's superior ability to generate 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53B4CDA2">
            <wp:extent cx="5200139" cy="49028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203650" cy="4906145"/>
                    </a:xfrm>
                    <a:prstGeom prst="rect">
                      <a:avLst/>
                    </a:prstGeom>
                  </pic:spPr>
                </pic:pic>
              </a:graphicData>
            </a:graphic>
          </wp:inline>
        </w:drawing>
      </w:r>
    </w:p>
    <w:p w14:paraId="1A8E85B8" w14:textId="684D9F6D" w:rsidR="00EA27FE" w:rsidRDefault="00000000">
      <w:pPr>
        <w:spacing w:after="240" w:line="240" w:lineRule="auto"/>
        <w:jc w:val="center"/>
      </w:pPr>
      <w:r>
        <w:rPr>
          <w:i/>
          <w:sz w:val="20"/>
        </w:rPr>
        <w:t xml:space="preserve">Figure 1.1: A real hallucination captured during preliminary investigation. </w:t>
      </w:r>
    </w:p>
    <w:p w14:paraId="68ACABC6" w14:textId="77777777" w:rsidR="00EA27FE" w:rsidRPr="00725A23" w:rsidRDefault="00000000" w:rsidP="00725A23">
      <w:pPr>
        <w:pStyle w:val="Heading3"/>
      </w:pPr>
      <w:bookmarkStart w:id="5" w:name="_Toc236595243"/>
      <w:r w:rsidRPr="00725A23">
        <w:t>1.2 Problem Statement</w:t>
      </w:r>
      <w:bookmarkEnd w:id="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w:t>
      </w:r>
      <w:r>
        <w:lastRenderedPageBreak/>
        <w:t>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amount of hallucinations generated for educational content written in the Sinhala language.</w:t>
      </w:r>
    </w:p>
    <w:p w14:paraId="5AE38261" w14:textId="77777777" w:rsidR="00EA27FE" w:rsidRPr="00725A23" w:rsidRDefault="00000000" w:rsidP="0077485F">
      <w:pPr>
        <w:pStyle w:val="Heading3"/>
      </w:pPr>
      <w:bookmarkStart w:id="6" w:name="_Toc236595244"/>
      <w:r w:rsidRPr="00725A23">
        <w:t>1.3 Research Aim and Objectives</w:t>
      </w:r>
      <w:bookmarkEnd w:id="6"/>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compatible API Client for conducting LLM-inference; Use DeepSeek V4-Pro as the </w:t>
      </w:r>
      <w:r>
        <w:lastRenderedPageBreak/>
        <w:t>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Pr="00725A23" w:rsidRDefault="00000000" w:rsidP="0077485F">
      <w:pPr>
        <w:pStyle w:val="Heading3"/>
      </w:pPr>
      <w:bookmarkStart w:id="7" w:name="_Toc236595245"/>
      <w:r w:rsidRPr="00725A23">
        <w:t>1.4 Research Questions</w:t>
      </w:r>
      <w:bookmarkEnd w:id="7"/>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1101"/>
        <w:gridCol w:w="7971"/>
      </w:tblGrid>
      <w:tr w:rsidR="00EA27FE" w14:paraId="575B563E" w14:textId="77777777" w:rsidTr="00EC76FC">
        <w:tc>
          <w:tcPr>
            <w:tcW w:w="1101" w:type="dxa"/>
            <w:shd w:val="clear" w:color="auto" w:fill="D9E2F3"/>
          </w:tcPr>
          <w:p w14:paraId="68001810" w14:textId="77777777" w:rsidR="00EA27FE" w:rsidRDefault="00000000">
            <w:r>
              <w:rPr>
                <w:b/>
                <w:sz w:val="20"/>
              </w:rPr>
              <w:t>Identifier</w:t>
            </w:r>
          </w:p>
        </w:tc>
        <w:tc>
          <w:tcPr>
            <w:tcW w:w="7971" w:type="dxa"/>
            <w:shd w:val="clear" w:color="auto" w:fill="D9E2F3"/>
          </w:tcPr>
          <w:p w14:paraId="66A80882" w14:textId="77777777" w:rsidR="00EA27FE" w:rsidRDefault="00000000">
            <w:r>
              <w:rPr>
                <w:b/>
                <w:sz w:val="20"/>
              </w:rPr>
              <w:t>Research Question</w:t>
            </w:r>
          </w:p>
        </w:tc>
      </w:tr>
      <w:tr w:rsidR="00EA27FE" w14:paraId="47D6F910" w14:textId="77777777" w:rsidTr="00EC76FC">
        <w:tc>
          <w:tcPr>
            <w:tcW w:w="1101" w:type="dxa"/>
          </w:tcPr>
          <w:p w14:paraId="66085B64" w14:textId="77777777" w:rsidR="00EA27FE" w:rsidRDefault="00000000">
            <w:r>
              <w:rPr>
                <w:sz w:val="20"/>
              </w:rPr>
              <w:t>**RQ1**</w:t>
            </w:r>
          </w:p>
        </w:tc>
        <w:tc>
          <w:tcPr>
            <w:tcW w:w="7971"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EC76FC">
        <w:tc>
          <w:tcPr>
            <w:tcW w:w="1101" w:type="dxa"/>
          </w:tcPr>
          <w:p w14:paraId="1D1DAC90" w14:textId="77777777" w:rsidR="00EA27FE" w:rsidRDefault="00000000">
            <w:r>
              <w:rPr>
                <w:sz w:val="20"/>
              </w:rPr>
              <w:t>**RQ2**</w:t>
            </w:r>
          </w:p>
        </w:tc>
        <w:tc>
          <w:tcPr>
            <w:tcW w:w="7971"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EC76FC">
        <w:tc>
          <w:tcPr>
            <w:tcW w:w="1101" w:type="dxa"/>
          </w:tcPr>
          <w:p w14:paraId="725764F6" w14:textId="77777777" w:rsidR="00EA27FE" w:rsidRDefault="00000000">
            <w:r>
              <w:rPr>
                <w:sz w:val="20"/>
              </w:rPr>
              <w:t>**RQ3** (Optional)</w:t>
            </w:r>
          </w:p>
        </w:tc>
        <w:tc>
          <w:tcPr>
            <w:tcW w:w="7971"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
          <w:sz w:val="20"/>
        </w:rPr>
      </w:pPr>
    </w:p>
    <w:p w14:paraId="291D74C3" w14:textId="270B9088" w:rsidR="00623D4E" w:rsidRDefault="00623D4E" w:rsidP="00623D4E">
      <w:pPr>
        <w:spacing w:after="240" w:line="240" w:lineRule="auto"/>
        <w:jc w:val="center"/>
      </w:pPr>
      <w:r>
        <w:rPr>
          <w:i/>
          <w:sz w:val="20"/>
        </w:rPr>
        <w:t xml:space="preserve">Table 1.1: </w:t>
      </w:r>
      <w:r>
        <w:rPr>
          <w:i/>
          <w:sz w:val="20"/>
        </w:rPr>
        <w:t>Research Questions</w:t>
      </w:r>
    </w:p>
    <w:p w14:paraId="28862BBF" w14:textId="77777777" w:rsidR="00EA27FE" w:rsidRDefault="00EA27FE"/>
    <w:p w14:paraId="3E48FE4D" w14:textId="77777777" w:rsidR="00EA27FE" w:rsidRDefault="00000000">
      <w:pPr>
        <w:spacing w:after="240" w:line="360" w:lineRule="auto"/>
      </w:pPr>
      <w:r>
        <w:rPr>
          <w:b/>
        </w:rPr>
        <w:lastRenderedPageBreak/>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5E36463E" w14:textId="49B19C9C" w:rsidR="00EA27FE" w:rsidRDefault="00000000" w:rsidP="0077485F">
      <w:pPr>
        <w:pStyle w:val="Heading3"/>
      </w:pPr>
      <w:bookmarkStart w:id="8" w:name="_Toc236595246"/>
      <w:r>
        <w:t>1.5 Scope and Delimitations</w:t>
      </w:r>
      <w:bookmarkEnd w:id="8"/>
    </w:p>
    <w:tbl>
      <w:tblPr>
        <w:tblStyle w:val="TableGrid"/>
        <w:tblW w:w="0" w:type="auto"/>
        <w:tblLook w:val="04A0" w:firstRow="1" w:lastRow="0" w:firstColumn="1" w:lastColumn="0" w:noHBand="0" w:noVBand="1"/>
      </w:tblPr>
      <w:tblGrid>
        <w:gridCol w:w="2660"/>
        <w:gridCol w:w="2693"/>
        <w:gridCol w:w="3719"/>
      </w:tblGrid>
      <w:tr w:rsidR="00EA27FE" w14:paraId="18BBD079" w14:textId="77777777" w:rsidTr="004E1E8D">
        <w:tc>
          <w:tcPr>
            <w:tcW w:w="2660" w:type="dxa"/>
            <w:shd w:val="clear" w:color="auto" w:fill="D9E2F3"/>
          </w:tcPr>
          <w:p w14:paraId="63319E93" w14:textId="77777777" w:rsidR="00EA27FE" w:rsidRDefault="00000000">
            <w:r>
              <w:rPr>
                <w:b/>
                <w:sz w:val="20"/>
              </w:rPr>
              <w:t>In Scope</w:t>
            </w:r>
          </w:p>
        </w:tc>
        <w:tc>
          <w:tcPr>
            <w:tcW w:w="2693" w:type="dxa"/>
            <w:shd w:val="clear" w:color="auto" w:fill="D9E2F3"/>
          </w:tcPr>
          <w:p w14:paraId="019D5662" w14:textId="77777777" w:rsidR="00EA27FE" w:rsidRDefault="00000000">
            <w:r>
              <w:rPr>
                <w:b/>
                <w:sz w:val="20"/>
              </w:rPr>
              <w:t>Out of Scope</w:t>
            </w:r>
          </w:p>
        </w:tc>
        <w:tc>
          <w:tcPr>
            <w:tcW w:w="3719" w:type="dxa"/>
            <w:shd w:val="clear" w:color="auto" w:fill="D9E2F3"/>
          </w:tcPr>
          <w:p w14:paraId="0C078D13" w14:textId="77777777" w:rsidR="00EA27FE" w:rsidRDefault="00000000">
            <w:r>
              <w:rPr>
                <w:b/>
                <w:sz w:val="20"/>
              </w:rPr>
              <w:t>Rationale</w:t>
            </w:r>
          </w:p>
        </w:tc>
      </w:tr>
      <w:tr w:rsidR="00EA27FE" w14:paraId="61ED636E" w14:textId="77777777" w:rsidTr="004E1E8D">
        <w:tc>
          <w:tcPr>
            <w:tcW w:w="2660" w:type="dxa"/>
          </w:tcPr>
          <w:p w14:paraId="78396445" w14:textId="77777777" w:rsidR="00EA27FE" w:rsidRDefault="00000000">
            <w:r>
              <w:rPr>
                <w:sz w:val="20"/>
              </w:rPr>
              <w:t>GCE O/L Business Studies curriculum (NIE syllabus only)</w:t>
            </w:r>
          </w:p>
        </w:tc>
        <w:tc>
          <w:tcPr>
            <w:tcW w:w="2693" w:type="dxa"/>
          </w:tcPr>
          <w:p w14:paraId="4CC89700" w14:textId="77777777" w:rsidR="00EA27FE" w:rsidRDefault="00000000">
            <w:r>
              <w:rPr>
                <w:sz w:val="20"/>
              </w:rPr>
              <w:t>Other O/L subjects; A/L Business Studies or Economics</w:t>
            </w:r>
          </w:p>
        </w:tc>
        <w:tc>
          <w:tcPr>
            <w:tcW w:w="3719" w:type="dxa"/>
          </w:tcPr>
          <w:p w14:paraId="4655BAD5" w14:textId="77777777" w:rsidR="00EA27FE" w:rsidRDefault="00000000">
            <w:r>
              <w:rPr>
                <w:sz w:val="20"/>
              </w:rPr>
              <w:t>Single-subject focus enables deep knowledge base construction</w:t>
            </w:r>
          </w:p>
        </w:tc>
      </w:tr>
      <w:tr w:rsidR="00EA27FE" w14:paraId="0C992C91" w14:textId="77777777" w:rsidTr="004E1E8D">
        <w:tc>
          <w:tcPr>
            <w:tcW w:w="2660" w:type="dxa"/>
          </w:tcPr>
          <w:p w14:paraId="6B0C5BEF" w14:textId="77777777" w:rsidR="00EA27FE" w:rsidRDefault="00000000">
            <w:r>
              <w:rPr>
                <w:sz w:val="20"/>
              </w:rPr>
              <w:t>Sinhala-language content only</w:t>
            </w:r>
          </w:p>
        </w:tc>
        <w:tc>
          <w:tcPr>
            <w:tcW w:w="2693" w:type="dxa"/>
          </w:tcPr>
          <w:p w14:paraId="542FCC05" w14:textId="77777777" w:rsidR="00EA27FE" w:rsidRDefault="00000000">
            <w:r>
              <w:rPr>
                <w:sz w:val="20"/>
              </w:rPr>
              <w:t>Sinhala-English code-switching; Tamil-medium content</w:t>
            </w:r>
          </w:p>
        </w:tc>
        <w:tc>
          <w:tcPr>
            <w:tcW w:w="3719" w:type="dxa"/>
          </w:tcPr>
          <w:p w14:paraId="48B2C0BF" w14:textId="77777777" w:rsidR="00EA27FE" w:rsidRDefault="00000000">
            <w:r>
              <w:rPr>
                <w:sz w:val="20"/>
              </w:rPr>
              <w:t>Code-switching introduces bilingual retrieval complexity beyond controlled-experiment scope</w:t>
            </w:r>
          </w:p>
        </w:tc>
      </w:tr>
      <w:tr w:rsidR="00EA27FE" w14:paraId="63842FB0" w14:textId="77777777" w:rsidTr="004E1E8D">
        <w:tc>
          <w:tcPr>
            <w:tcW w:w="2660" w:type="dxa"/>
          </w:tcPr>
          <w:p w14:paraId="6B4F6D99" w14:textId="77777777" w:rsidR="00EA27FE" w:rsidRDefault="00000000">
            <w:r>
              <w:rPr>
                <w:sz w:val="20"/>
              </w:rPr>
              <w:t>RAG architecture: sentence_transformers, Chroma, DeepSeek v4 Pro</w:t>
            </w:r>
          </w:p>
        </w:tc>
        <w:tc>
          <w:tcPr>
            <w:tcW w:w="2693" w:type="dxa"/>
          </w:tcPr>
          <w:p w14:paraId="612C65E4" w14:textId="77777777" w:rsidR="00EA27FE" w:rsidRDefault="00000000">
            <w:r>
              <w:rPr>
                <w:sz w:val="20"/>
              </w:rPr>
              <w:t>Fine-tuned Sinhala LLMs</w:t>
            </w:r>
          </w:p>
        </w:tc>
        <w:tc>
          <w:tcPr>
            <w:tcW w:w="3719" w:type="dxa"/>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rsidTr="004E1E8D">
        <w:tc>
          <w:tcPr>
            <w:tcW w:w="2660" w:type="dxa"/>
          </w:tcPr>
          <w:p w14:paraId="61265CA9" w14:textId="77777777" w:rsidR="00EA27FE" w:rsidRDefault="00000000">
            <w:r>
              <w:rPr>
                <w:sz w:val="20"/>
              </w:rPr>
              <w:t>multilingual-E5 and BGE-M3 embeddings</w:t>
            </w:r>
          </w:p>
        </w:tc>
        <w:tc>
          <w:tcPr>
            <w:tcW w:w="2693" w:type="dxa"/>
          </w:tcPr>
          <w:p w14:paraId="17BDA48D" w14:textId="77777777" w:rsidR="00EA27FE" w:rsidRDefault="00000000">
            <w:r>
              <w:rPr>
                <w:sz w:val="20"/>
              </w:rPr>
              <w:t>Monolingual Sinhala embeddings</w:t>
            </w:r>
          </w:p>
        </w:tc>
        <w:tc>
          <w:tcPr>
            <w:tcW w:w="3719" w:type="dxa"/>
          </w:tcPr>
          <w:p w14:paraId="615E70F0" w14:textId="77777777" w:rsidR="00EA27FE" w:rsidRDefault="00000000">
            <w:r>
              <w:rPr>
                <w:sz w:val="20"/>
              </w:rPr>
              <w:t>No production-quality monolingual Sinhala embedding model exists at comparable scale</w:t>
            </w:r>
          </w:p>
        </w:tc>
      </w:tr>
      <w:tr w:rsidR="00EA27FE" w14:paraId="7D8A6030" w14:textId="77777777" w:rsidTr="004E1E8D">
        <w:tc>
          <w:tcPr>
            <w:tcW w:w="2660" w:type="dxa"/>
          </w:tcPr>
          <w:p w14:paraId="7B0F6863" w14:textId="77777777" w:rsidR="00EA27FE" w:rsidRDefault="00000000">
            <w:r>
              <w:rPr>
                <w:sz w:val="20"/>
              </w:rPr>
              <w:t>Automated evaluation: embedding-based cosine similarity</w:t>
            </w:r>
          </w:p>
        </w:tc>
        <w:tc>
          <w:tcPr>
            <w:tcW w:w="2693" w:type="dxa"/>
          </w:tcPr>
          <w:p w14:paraId="1924957A" w14:textId="77777777" w:rsidR="00EA27FE" w:rsidRDefault="00000000">
            <w:r>
              <w:rPr>
                <w:sz w:val="20"/>
              </w:rPr>
              <w:t>LLM-as-judge evaluation</w:t>
            </w:r>
          </w:p>
        </w:tc>
        <w:tc>
          <w:tcPr>
            <w:tcW w:w="3719" w:type="dxa"/>
          </w:tcPr>
          <w:p w14:paraId="2B87385F" w14:textId="77777777" w:rsidR="00EA27FE" w:rsidRDefault="00000000">
            <w:r>
              <w:rPr>
                <w:sz w:val="20"/>
              </w:rPr>
              <w:t>LLM judges documented as unreliable for low-resource languages [75]</w:t>
            </w:r>
          </w:p>
        </w:tc>
      </w:tr>
      <w:tr w:rsidR="00EA27FE" w14:paraId="42860553" w14:textId="77777777" w:rsidTr="004E1E8D">
        <w:tc>
          <w:tcPr>
            <w:tcW w:w="2660" w:type="dxa"/>
          </w:tcPr>
          <w:p w14:paraId="4098FCCF" w14:textId="77777777" w:rsidR="00EA27FE" w:rsidRDefault="00000000">
            <w:r>
              <w:rPr>
                <w:sz w:val="20"/>
              </w:rPr>
              <w:t>Human evaluation: 2 O/L Business Studies teachers</w:t>
            </w:r>
          </w:p>
        </w:tc>
        <w:tc>
          <w:tcPr>
            <w:tcW w:w="2693" w:type="dxa"/>
          </w:tcPr>
          <w:p w14:paraId="48277647" w14:textId="77777777" w:rsidR="00EA27FE" w:rsidRDefault="00000000">
            <w:r>
              <w:rPr>
                <w:sz w:val="20"/>
              </w:rPr>
              <w:t>Large-scale student trials or classroom deployment</w:t>
            </w:r>
          </w:p>
        </w:tc>
        <w:tc>
          <w:tcPr>
            <w:tcW w:w="3719" w:type="dxa"/>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rsidTr="004E1E8D">
        <w:tc>
          <w:tcPr>
            <w:tcW w:w="2660" w:type="dxa"/>
          </w:tcPr>
          <w:p w14:paraId="2A872136" w14:textId="77777777" w:rsidR="00EA27FE" w:rsidRDefault="00000000">
            <w:r>
              <w:rPr>
                <w:sz w:val="20"/>
              </w:rPr>
              <w:t>Publicly available NIE documents</w:t>
            </w:r>
          </w:p>
        </w:tc>
        <w:tc>
          <w:tcPr>
            <w:tcW w:w="2693" w:type="dxa"/>
          </w:tcPr>
          <w:p w14:paraId="1D11E937" w14:textId="77777777" w:rsidR="00EA27FE" w:rsidRDefault="00000000">
            <w:r>
              <w:rPr>
                <w:sz w:val="20"/>
              </w:rPr>
              <w:t>Proprietary or private textbook content</w:t>
            </w:r>
          </w:p>
        </w:tc>
        <w:tc>
          <w:tcPr>
            <w:tcW w:w="3719" w:type="dxa"/>
          </w:tcPr>
          <w:p w14:paraId="532C993A" w14:textId="77777777" w:rsidR="00EA27FE" w:rsidRDefault="00000000">
            <w:r>
              <w:rPr>
                <w:sz w:val="20"/>
              </w:rPr>
              <w:t>Public domain ensures reproducibility</w:t>
            </w:r>
          </w:p>
        </w:tc>
      </w:tr>
      <w:tr w:rsidR="00EA27FE" w14:paraId="67FBAAA3" w14:textId="77777777" w:rsidTr="004E1E8D">
        <w:tc>
          <w:tcPr>
            <w:tcW w:w="2660" w:type="dxa"/>
          </w:tcPr>
          <w:p w14:paraId="09635DB2" w14:textId="77777777" w:rsidR="00EA27FE" w:rsidRDefault="00000000">
            <w:r>
              <w:rPr>
                <w:sz w:val="20"/>
              </w:rPr>
              <w:t>60–80 curated evaluation questions</w:t>
            </w:r>
          </w:p>
        </w:tc>
        <w:tc>
          <w:tcPr>
            <w:tcW w:w="2693" w:type="dxa"/>
          </w:tcPr>
          <w:p w14:paraId="440E2B8A" w14:textId="77777777" w:rsidR="00EA27FE" w:rsidRDefault="00000000">
            <w:r>
              <w:rPr>
                <w:sz w:val="20"/>
              </w:rPr>
              <w:t>Full bank beyond existing past papers</w:t>
            </w:r>
          </w:p>
        </w:tc>
        <w:tc>
          <w:tcPr>
            <w:tcW w:w="3719" w:type="dxa"/>
          </w:tcPr>
          <w:p w14:paraId="6EA9179C" w14:textId="77777777" w:rsidR="00EA27FE" w:rsidRDefault="00000000">
            <w:r>
              <w:rPr>
                <w:sz w:val="20"/>
              </w:rPr>
              <w:t>Enables robust statistical comparisons; exhaustive bank coverage is future work</w:t>
            </w:r>
          </w:p>
        </w:tc>
      </w:tr>
      <w:tr w:rsidR="00EA27FE" w14:paraId="483AA1E8" w14:textId="77777777" w:rsidTr="004E1E8D">
        <w:tc>
          <w:tcPr>
            <w:tcW w:w="2660" w:type="dxa"/>
          </w:tcPr>
          <w:p w14:paraId="3CCE2FDE" w14:textId="77777777" w:rsidR="00EA27FE" w:rsidRDefault="00000000">
            <w:r>
              <w:rPr>
                <w:sz w:val="20"/>
              </w:rPr>
              <w:t>Sri Lankan educational context</w:t>
            </w:r>
          </w:p>
        </w:tc>
        <w:tc>
          <w:tcPr>
            <w:tcW w:w="2693" w:type="dxa"/>
          </w:tcPr>
          <w:p w14:paraId="4D0F2CC4" w14:textId="77777777" w:rsidR="00EA27FE" w:rsidRDefault="00000000">
            <w:r>
              <w:rPr>
                <w:sz w:val="20"/>
              </w:rPr>
              <w:t>Sinhala-speaking communities outside Sri Lanka</w:t>
            </w:r>
          </w:p>
        </w:tc>
        <w:tc>
          <w:tcPr>
            <w:tcW w:w="3719" w:type="dxa"/>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3DD1F6FF" w:rsidR="00EA27FE" w:rsidRDefault="00000000">
      <w:pPr>
        <w:spacing w:after="240" w:line="240" w:lineRule="auto"/>
        <w:jc w:val="center"/>
      </w:pPr>
      <w:r>
        <w:rPr>
          <w:i/>
          <w:sz w:val="20"/>
        </w:rPr>
        <w:t>Table 1.</w:t>
      </w:r>
      <w:r w:rsidR="00623D4E">
        <w:rPr>
          <w:i/>
          <w:sz w:val="20"/>
        </w:rPr>
        <w:t>2</w:t>
      </w:r>
      <w:r>
        <w:rPr>
          <w:i/>
          <w:sz w:val="20"/>
        </w:rPr>
        <w:t>: Scope boundaries and delimitations of the study.</w:t>
      </w:r>
    </w:p>
    <w:p w14:paraId="6B901A9F" w14:textId="77777777" w:rsidR="00EA27FE" w:rsidRPr="00725A23" w:rsidRDefault="00000000" w:rsidP="0077485F">
      <w:pPr>
        <w:pStyle w:val="Heading3"/>
      </w:pPr>
      <w:bookmarkStart w:id="9" w:name="_Toc236595247"/>
      <w:r w:rsidRPr="00725A23">
        <w:t>1.6 Significance of the Study</w:t>
      </w:r>
      <w:bookmarkEnd w:id="9"/>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xml:space="preserve">: A confirmed RAG </w:t>
      </w:r>
      <w:r>
        <w:lastRenderedPageBreak/>
        <w:t>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rsidP="0077485F">
      <w:pPr>
        <w:pStyle w:val="Heading3"/>
      </w:pPr>
      <w:bookmarkStart w:id="10" w:name="_Toc236595248"/>
      <w:r>
        <w:t>1.7 Structure of the Dissertation</w:t>
      </w:r>
      <w:bookmarkEnd w:id="10"/>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58552E50" w:rsidR="00EA27FE" w:rsidRDefault="00000000" w:rsidP="0077485F">
      <w:pPr>
        <w:pStyle w:val="Heading2"/>
      </w:pPr>
      <w:bookmarkStart w:id="11" w:name="_Toc236595249"/>
      <w:r>
        <w:lastRenderedPageBreak/>
        <w:t>2: Literature Review</w:t>
      </w:r>
      <w:bookmarkEnd w:id="11"/>
    </w:p>
    <w:p w14:paraId="55910C98" w14:textId="77777777" w:rsidR="00EA27FE" w:rsidRDefault="00000000" w:rsidP="0077485F">
      <w:pPr>
        <w:pStyle w:val="Heading3"/>
      </w:pPr>
      <w:bookmarkStart w:id="12" w:name="_Toc236595250"/>
      <w:r>
        <w:t>2.1 Evolution of Large Language Models and the Persistence of Hallucination</w:t>
      </w:r>
      <w:bookmarkEnd w:id="12"/>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rsidP="0077485F">
      <w:pPr>
        <w:pStyle w:val="Heading3"/>
      </w:pPr>
      <w:bookmarkStart w:id="13" w:name="_Toc236595251"/>
      <w:r>
        <w:t>2.2 A Taxonomy of Hallucination and Its Stakes for Educational Applications</w:t>
      </w:r>
      <w:bookmarkEnd w:id="13"/>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rsidP="0077485F">
      <w:pPr>
        <w:pStyle w:val="Heading3"/>
      </w:pPr>
      <w:bookmarkStart w:id="14" w:name="_Toc236595252"/>
      <w:r>
        <w:t>2.3 Retrieval-Augmented Generation: Foundations and Mechanism</w:t>
      </w:r>
      <w:bookmarkEnd w:id="14"/>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3AFD64D0" w:rsidR="00EA27FE" w:rsidRDefault="00000000">
      <w:pPr>
        <w:spacing w:after="240" w:line="360" w:lineRule="auto"/>
      </w:pPr>
      <w:r>
        <w:t xml:space="preserve">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w:t>
      </w:r>
      <w:r w:rsidR="00A40160">
        <w:t>section</w:t>
      </w:r>
      <w:r>
        <w:t>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6F8A017E">
            <wp:extent cx="6203950" cy="47338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rotWithShape="1">
                    <a:blip r:embed="rId11"/>
                    <a:srcRect t="4972"/>
                    <a:stretch>
                      <a:fillRect/>
                    </a:stretch>
                  </pic:blipFill>
                  <pic:spPr bwMode="auto">
                    <a:xfrm>
                      <a:off x="0" y="0"/>
                      <a:ext cx="6212969" cy="4740702"/>
                    </a:xfrm>
                    <a:prstGeom prst="rect">
                      <a:avLst/>
                    </a:prstGeom>
                    <a:ln>
                      <a:noFill/>
                    </a:ln>
                    <a:extLst>
                      <a:ext uri="{53640926-AAD7-44D8-BBD7-CCE9431645EC}">
                        <a14:shadowObscured xmlns:a14="http://schemas.microsoft.com/office/drawing/2010/main"/>
                      </a:ext>
                    </a:extLst>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73D74EF2" w14:textId="77777777" w:rsidR="0096620B" w:rsidRDefault="0096620B">
      <w:pPr>
        <w:spacing w:after="240" w:line="240" w:lineRule="auto"/>
        <w:jc w:val="center"/>
        <w:rPr>
          <w:i/>
          <w:sz w:val="20"/>
        </w:rPr>
      </w:pPr>
    </w:p>
    <w:p w14:paraId="2A3677BC" w14:textId="77777777" w:rsidR="00DD4F9E" w:rsidRDefault="00DD4F9E">
      <w:pPr>
        <w:spacing w:after="240" w:line="240" w:lineRule="auto"/>
        <w:jc w:val="center"/>
      </w:pPr>
    </w:p>
    <w:p w14:paraId="73E17317" w14:textId="77777777" w:rsidR="00EA27FE" w:rsidRDefault="00000000" w:rsidP="0077485F">
      <w:pPr>
        <w:pStyle w:val="Heading3"/>
      </w:pPr>
      <w:bookmarkStart w:id="15" w:name="_Toc236595253"/>
      <w:r>
        <w:t>2.4 RAG Variants, Architectural Optimizations and Configuration Sensitivity</w:t>
      </w:r>
      <w:bookmarkEnd w:id="15"/>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w:t>
      </w:r>
      <w:r>
        <w:lastRenderedPageBreak/>
        <w:t>threshold used to filter retrieved passages) result in significant changes in downstream accuracy. One of the most influential configurable options in a standard RAG pipeline is the 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rsidP="0077485F">
      <w:pPr>
        <w:pStyle w:val="Heading3"/>
      </w:pPr>
      <w:bookmarkStart w:id="16" w:name="_Toc236595254"/>
      <w:r>
        <w:t>2.5 Cross-Lingual NLP and the Digital Language Divide</w:t>
      </w:r>
      <w:bookmarkEnd w:id="16"/>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lastRenderedPageBreak/>
        <w:t>Retrieval tasks highlight this divide especially clearly because they require alignment at the semantic level between representations of queries and passages rather than fluent text 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rsidP="0077485F">
      <w:pPr>
        <w:pStyle w:val="Heading3"/>
      </w:pPr>
      <w:bookmarkStart w:id="17" w:name="_Toc236595255"/>
      <w:r>
        <w:t>2.6 Sinhala Natural Language Processing: State of the Art and Its Limits</w:t>
      </w:r>
      <w:bookmarkEnd w:id="17"/>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w:t>
      </w:r>
      <w:r>
        <w:lastRenderedPageBreak/>
        <w:t>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188949D4" w:rsidR="00EA27FE" w:rsidRDefault="00000000">
      <w:pPr>
        <w:spacing w:after="240" w:line="360" w:lineRule="auto"/>
      </w:pPr>
      <w:r>
        <w:t xml:space="preserve">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r w:rsidR="00A40160">
        <w:t>section</w:t>
      </w:r>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r w:rsidR="00A40160">
        <w:t>section</w:t>
      </w:r>
      <w:r>
        <w:t>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rsidP="0077485F">
      <w:pPr>
        <w:pStyle w:val="Heading3"/>
      </w:pPr>
      <w:bookmarkStart w:id="18" w:name="_Toc236595256"/>
      <w:r>
        <w:t>2.7 Retrieval-Augmented Generation in Education</w:t>
      </w:r>
      <w:bookmarkEnd w:id="18"/>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rsidP="0077485F">
      <w:pPr>
        <w:pStyle w:val="Heading3"/>
      </w:pPr>
      <w:bookmarkStart w:id="19" w:name="_Toc236595257"/>
      <w:r>
        <w:t>2.8 Evaluation Frameworks for Retrieval-Augmented Generation</w:t>
      </w:r>
      <w:bookmarkEnd w:id="19"/>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w:t>
      </w:r>
      <w:r>
        <w:lastRenderedPageBreak/>
        <w:t>new human judgment. Efficiency though carries a specific risk here: scores themselves are 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rsidP="0077485F">
      <w:pPr>
        <w:pStyle w:val="Heading3"/>
      </w:pPr>
      <w:bookmarkStart w:id="20" w:name="_Toc236595258"/>
      <w:r>
        <w:t>2.9 Recent Research Evidence</w:t>
      </w:r>
      <w:bookmarkEnd w:id="20"/>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rsidP="0077485F">
      <w:pPr>
        <w:pStyle w:val="Heading3"/>
      </w:pPr>
      <w:bookmarkStart w:id="21" w:name="_Toc236595259"/>
      <w:r>
        <w:t>2.10 Research Gap and Contribution</w:t>
      </w:r>
      <w:bookmarkEnd w:id="21"/>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w:t>
      </w:r>
      <w:r>
        <w:lastRenderedPageBreak/>
        <w:t>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56DE96B7" w:rsidR="00EA27FE" w:rsidRDefault="00000000" w:rsidP="0077485F">
      <w:pPr>
        <w:pStyle w:val="Heading2"/>
      </w:pPr>
      <w:bookmarkStart w:id="22" w:name="_Toc236595260"/>
      <w:r>
        <w:lastRenderedPageBreak/>
        <w:t>3: Methodology</w:t>
      </w:r>
      <w:bookmarkEnd w:id="22"/>
    </w:p>
    <w:p w14:paraId="4F2BC1CE" w14:textId="5E898820" w:rsidR="00EA27FE" w:rsidRDefault="00000000" w:rsidP="0077485F">
      <w:pPr>
        <w:pStyle w:val="Heading3"/>
      </w:pPr>
      <w:bookmarkStart w:id="23" w:name="_Toc236595261"/>
      <w:r>
        <w:t>3.1 Research Philosophy and Approach</w:t>
      </w:r>
      <w:bookmarkEnd w:id="23"/>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
          <w:sz w:val="20"/>
        </w:rPr>
      </w:pPr>
    </w:p>
    <w:p w14:paraId="052F76E1" w14:textId="5F805746" w:rsidR="00EA27FE" w:rsidRPr="004E1E8D" w:rsidRDefault="0096620B" w:rsidP="004E1E8D">
      <w:pPr>
        <w:spacing w:after="240" w:line="240" w:lineRule="auto"/>
        <w:jc w:val="center"/>
        <w:rPr>
          <w:i/>
          <w:sz w:val="20"/>
        </w:rPr>
      </w:pPr>
      <w:r>
        <w:rPr>
          <w:i/>
          <w:sz w:val="20"/>
        </w:rPr>
        <w:t xml:space="preserve">Table </w:t>
      </w:r>
      <w:r>
        <w:rPr>
          <w:i/>
          <w:sz w:val="20"/>
        </w:rPr>
        <w:t>3</w:t>
      </w:r>
      <w:r>
        <w:rPr>
          <w:i/>
          <w:sz w:val="20"/>
        </w:rPr>
        <w:t xml:space="preserve">.1: </w:t>
      </w:r>
      <w:r w:rsidRPr="0096620B">
        <w:rPr>
          <w:i/>
          <w:sz w:val="20"/>
        </w:rPr>
        <w:t>Research Methodology (Saunders Research Onion</w:t>
      </w:r>
      <w:r>
        <w:rPr>
          <w:i/>
          <w:sz w:val="20"/>
        </w:rPr>
        <w:t xml:space="preserve"> </w:t>
      </w:r>
      <w:r w:rsidRPr="004E1E8D">
        <w:rPr>
          <w:i/>
          <w:sz w:val="20"/>
        </w:rPr>
        <w:t>[71]</w:t>
      </w:r>
      <w:r w:rsidRPr="0096620B">
        <w:rPr>
          <w:i/>
          <w:sz w:val="20"/>
        </w:rPr>
        <w:t>)</w:t>
      </w:r>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rsidP="0077485F">
      <w:pPr>
        <w:pStyle w:val="Heading3"/>
      </w:pPr>
      <w:bookmarkStart w:id="24" w:name="_Toc236595262"/>
      <w:r>
        <w:t>3.2 Research Design</w:t>
      </w:r>
      <w:bookmarkEnd w:id="24"/>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lastRenderedPageBreak/>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69963F08" w14:textId="77777777" w:rsidR="00EA27FE" w:rsidRDefault="00000000" w:rsidP="0077485F">
      <w:pPr>
        <w:pStyle w:val="Heading3"/>
      </w:pPr>
      <w:bookmarkStart w:id="25" w:name="_Toc236595263"/>
      <w:r>
        <w:lastRenderedPageBreak/>
        <w:t>3.3 Knowledge Base Construction</w:t>
      </w:r>
      <w:bookmarkEnd w:id="25"/>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Pr="00E70AB5" w:rsidRDefault="00000000" w:rsidP="0077485F">
      <w:pPr>
        <w:pStyle w:val="Heading4"/>
      </w:pPr>
      <w:r w:rsidRPr="00E70AB5">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rsidP="0077485F">
      <w:pPr>
        <w:pStyle w:val="Heading4"/>
      </w:pPr>
      <w: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rsidP="0077485F">
      <w:pPr>
        <w:pStyle w:val="Heading4"/>
      </w:pPr>
      <w: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rsidP="0077485F">
      <w:pPr>
        <w:pStyle w:val="Heading4"/>
      </w:pPr>
      <w:r>
        <w:t>3.3.4 Question Set Compilation</w:t>
      </w:r>
    </w:p>
    <w:p w14:paraId="6D25B4D7" w14:textId="77777777" w:rsidR="00EA27FE" w:rsidRDefault="00000000">
      <w:pPr>
        <w:spacing w:after="240" w:line="360" w:lineRule="auto"/>
      </w:pPr>
      <w: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rsidP="0077485F">
      <w:pPr>
        <w:pStyle w:val="Heading3"/>
      </w:pPr>
      <w:bookmarkStart w:id="26" w:name="_Toc236595264"/>
      <w:r>
        <w:lastRenderedPageBreak/>
        <w:t>3.4 RAG Pipeline Development</w:t>
      </w:r>
      <w:bookmarkEnd w:id="26"/>
    </w:p>
    <w:p w14:paraId="03408C73" w14:textId="4ADF3A9A" w:rsidR="00EA27FE" w:rsidRDefault="00000000">
      <w:pPr>
        <w:spacing w:after="240" w:line="360" w:lineRule="auto"/>
      </w:pPr>
      <w:r>
        <w:t xml:space="preserve">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w:t>
      </w:r>
      <w:r w:rsidR="00A40160">
        <w:t>section</w:t>
      </w:r>
      <w:r>
        <w:t>5.3.</w:t>
      </w:r>
    </w:p>
    <w:p w14:paraId="5E58D3DE" w14:textId="77777777" w:rsidR="00EA27FE" w:rsidRDefault="00000000" w:rsidP="0077485F">
      <w:pPr>
        <w:pStyle w:val="Heading4"/>
      </w:pPr>
      <w:r>
        <w:t>3.4.1 Ingestion Pipeline (Design Overview)</w:t>
      </w:r>
    </w:p>
    <w:p w14:paraId="10C4DF6B" w14:textId="27184F3D" w:rsidR="00EA27FE" w:rsidRDefault="00000000">
      <w:pPr>
        <w:spacing w:after="240" w:line="360" w:lineRule="auto"/>
      </w:pPr>
      <w:r>
        <w:t xml:space="preserve">Documents extracted in </w:t>
      </w:r>
      <w:r w:rsidR="00A40160">
        <w:t>section</w:t>
      </w:r>
      <w:r>
        <w:t xml:space="preserve">3.3 are processed through three stages: text chunking using the four strategies described above, embedding generation, and vector database storage (separate Chroma collections per embedding model and chunking strategy). The engineerial detail is presented in </w:t>
      </w:r>
      <w:r w:rsidR="00A40160">
        <w:t>section</w:t>
      </w:r>
      <w:r>
        <w:t>6.1.</w:t>
      </w:r>
    </w:p>
    <w:p w14:paraId="6BBBC856" w14:textId="77777777" w:rsidR="00EA27FE" w:rsidRDefault="00000000" w:rsidP="0077485F">
      <w:pPr>
        <w:pStyle w:val="Heading4"/>
      </w:pPr>
      <w: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rsidP="0077485F">
      <w:pPr>
        <w:pStyle w:val="Heading4"/>
      </w:pPr>
      <w: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rsidP="0077485F">
      <w:pPr>
        <w:pStyle w:val="Heading3"/>
      </w:pPr>
      <w:bookmarkStart w:id="27" w:name="_Toc236595265"/>
      <w:r>
        <w:t>3.5 Baseline Conditions</w:t>
      </w:r>
      <w:bookmarkEnd w:id="27"/>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w:t>
      </w:r>
      <w:r>
        <w:lastRenderedPageBreak/>
        <w:t xml:space="preserve">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16513D3D" w14:textId="77777777" w:rsidR="00EA27FE" w:rsidRDefault="00000000" w:rsidP="0077485F">
      <w:pPr>
        <w:pStyle w:val="Heading3"/>
      </w:pPr>
      <w:bookmarkStart w:id="28" w:name="_Toc236595266"/>
      <w:r>
        <w:t>3.6 Evaluation Methodology</w:t>
      </w:r>
      <w:bookmarkEnd w:id="28"/>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rsidP="0077485F">
      <w:pPr>
        <w:pStyle w:val="Heading4"/>
      </w:pPr>
      <w: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lastRenderedPageBreak/>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rsidP="0077485F">
      <w:pPr>
        <w:pStyle w:val="Heading4"/>
      </w:pPr>
      <w: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rsidP="0077485F">
      <w:pPr>
        <w:pStyle w:val="Heading3"/>
      </w:pPr>
      <w:bookmarkStart w:id="29" w:name="_Toc236595267"/>
      <w:r>
        <w:lastRenderedPageBreak/>
        <w:t>3.7 Human Validation Protocol</w:t>
      </w:r>
      <w:bookmarkEnd w:id="29"/>
    </w:p>
    <w:p w14:paraId="4C0C6B97" w14:textId="77777777" w:rsidR="00EA27FE" w:rsidRDefault="00000000" w:rsidP="0077485F">
      <w:pPr>
        <w:pStyle w:val="Heading4"/>
      </w:pPr>
      <w: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rsidP="0077485F">
      <w:pPr>
        <w:pStyle w:val="Heading4"/>
      </w:pPr>
      <w: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lastRenderedPageBreak/>
        <w:t>The overall evaluation process is illustrated by Figure 3.4.</w:t>
      </w:r>
    </w:p>
    <w:p w14:paraId="5467F37A" w14:textId="77777777" w:rsidR="00EA27FE" w:rsidRDefault="00000000">
      <w:pPr>
        <w:jc w:val="center"/>
      </w:pPr>
      <w:r>
        <w:rPr>
          <w:noProof/>
        </w:rPr>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3C99AEA0" w14:textId="77777777" w:rsidR="00EA27FE" w:rsidRDefault="00000000" w:rsidP="0077485F">
      <w:pPr>
        <w:pStyle w:val="Heading4"/>
      </w:pPr>
      <w: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lastRenderedPageBreak/>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rsidP="0077485F">
      <w:pPr>
        <w:pStyle w:val="Heading3"/>
      </w:pPr>
      <w:bookmarkStart w:id="30" w:name="_Toc236595268"/>
      <w:r>
        <w:t>3.8 Statistical Analysis Plan</w:t>
      </w:r>
      <w:bookmarkEnd w:id="30"/>
    </w:p>
    <w:p w14:paraId="7DDE88EE" w14:textId="77777777" w:rsidR="00EA27FE" w:rsidRDefault="00000000" w:rsidP="0077485F">
      <w:pPr>
        <w:pStyle w:val="Heading4"/>
      </w:pPr>
      <w: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rsidP="0077485F">
      <w:pPr>
        <w:pStyle w:val="Heading3"/>
      </w:pPr>
      <w:bookmarkStart w:id="31" w:name="_Toc236595269"/>
      <w:r>
        <w:t>3.9 Development Methodology</w:t>
      </w:r>
      <w:bookmarkEnd w:id="31"/>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4E1E8D">
        <w:rPr>
          <w:b/>
          <w:bCs/>
        </w:rPr>
        <w:t>Iterative #1</w:t>
      </w:r>
      <w:r>
        <w:t xml:space="preserve">: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4E1E8D">
        <w:rPr>
          <w:b/>
          <w:bCs/>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4E1E8D">
        <w:rPr>
          <w:b/>
          <w:bCs/>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4E1E8D">
        <w:rPr>
          <w:b/>
          <w:bCs/>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Documentation of each iteration included version controlled code, configuration files, and decision logs.</w:t>
      </w:r>
    </w:p>
    <w:p w14:paraId="4D8AA3FC" w14:textId="77777777" w:rsidR="00DD4F9E" w:rsidRDefault="00DD4F9E">
      <w:pPr>
        <w:spacing w:after="240" w:line="360" w:lineRule="auto"/>
      </w:pPr>
    </w:p>
    <w:p w14:paraId="406AE48A" w14:textId="77777777" w:rsidR="00EA27FE" w:rsidRDefault="00000000" w:rsidP="0077485F">
      <w:pPr>
        <w:pStyle w:val="Heading3"/>
      </w:pPr>
      <w:bookmarkStart w:id="32" w:name="_Toc236595270"/>
      <w:r>
        <w:t>3.10 Project Management and Timeline</w:t>
      </w:r>
      <w:bookmarkEnd w:id="32"/>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rsidP="0077485F">
      <w:pPr>
        <w:pStyle w:val="Heading4"/>
      </w:pPr>
      <w: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2961B287" w14:textId="77777777" w:rsidR="008406F9" w:rsidRDefault="008406F9" w:rsidP="008406F9">
      <w:pPr>
        <w:spacing w:after="240" w:line="240" w:lineRule="auto"/>
        <w:jc w:val="center"/>
        <w:rPr>
          <w:i/>
          <w:sz w:val="20"/>
        </w:rPr>
      </w:pPr>
    </w:p>
    <w:p w14:paraId="7D7B2E8E" w14:textId="48E47338" w:rsidR="008406F9" w:rsidRPr="00BC650F" w:rsidRDefault="008406F9" w:rsidP="008406F9">
      <w:pPr>
        <w:spacing w:after="240" w:line="240" w:lineRule="auto"/>
        <w:jc w:val="center"/>
        <w:rPr>
          <w:i/>
          <w:sz w:val="20"/>
        </w:rPr>
      </w:pPr>
      <w:r>
        <w:rPr>
          <w:i/>
          <w:sz w:val="20"/>
        </w:rPr>
        <w:t>Table 3.</w:t>
      </w:r>
      <w:r>
        <w:rPr>
          <w:i/>
          <w:sz w:val="20"/>
        </w:rPr>
        <w:t>2</w:t>
      </w:r>
      <w:r>
        <w:rPr>
          <w:i/>
          <w:sz w:val="20"/>
        </w:rPr>
        <w:t xml:space="preserve">: </w:t>
      </w:r>
      <w:r w:rsidRPr="008406F9">
        <w:rPr>
          <w:i/>
          <w:sz w:val="20"/>
        </w:rPr>
        <w:t>Work Breakdown Structure</w:t>
      </w:r>
    </w:p>
    <w:p w14:paraId="6D4FDEAB" w14:textId="77777777" w:rsidR="00EA27FE" w:rsidRDefault="00EA27FE"/>
    <w:p w14:paraId="2C1E35EA" w14:textId="77777777" w:rsidR="00EA27FE" w:rsidRDefault="00000000" w:rsidP="0077485F">
      <w:pPr>
        <w:pStyle w:val="Heading4"/>
      </w:pPr>
      <w: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rPr>
          <w:i/>
          <w:sz w:val="20"/>
        </w:rPr>
      </w:pPr>
      <w:r>
        <w:rPr>
          <w:i/>
          <w:sz w:val="20"/>
        </w:rPr>
        <w:lastRenderedPageBreak/>
        <w:t>Figure 3.5: Dissertation Project Timetable — Gantt Chart</w:t>
      </w:r>
    </w:p>
    <w:p w14:paraId="0FD1A929" w14:textId="77777777" w:rsidR="004D49F4" w:rsidRDefault="004D49F4">
      <w:pPr>
        <w:spacing w:after="240" w:line="240" w:lineRule="auto"/>
        <w:jc w:val="center"/>
        <w:rPr>
          <w:i/>
          <w:sz w:val="20"/>
        </w:rPr>
      </w:pPr>
    </w:p>
    <w:p w14:paraId="3AC4A7A4" w14:textId="399740A5" w:rsidR="004D49F4" w:rsidRDefault="004D49F4">
      <w:pPr>
        <w:spacing w:after="240" w:line="240" w:lineRule="auto"/>
        <w:jc w:val="center"/>
      </w:pPr>
      <w:r w:rsidRPr="004D49F4">
        <w:drawing>
          <wp:inline distT="0" distB="0" distL="0" distR="0" wp14:anchorId="7A97BC1A" wp14:editId="0076EE6F">
            <wp:extent cx="5760720" cy="1847850"/>
            <wp:effectExtent l="0" t="0" r="0" b="0"/>
            <wp:docPr id="1936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2681" name=""/>
                    <pic:cNvPicPr/>
                  </pic:nvPicPr>
                  <pic:blipFill rotWithShape="1">
                    <a:blip r:embed="rId16"/>
                    <a:srcRect t="12163" b="11718"/>
                    <a:stretch>
                      <a:fillRect/>
                    </a:stretch>
                  </pic:blipFill>
                  <pic:spPr bwMode="auto">
                    <a:xfrm>
                      <a:off x="0" y="0"/>
                      <a:ext cx="5760720" cy="1847850"/>
                    </a:xfrm>
                    <a:prstGeom prst="rect">
                      <a:avLst/>
                    </a:prstGeom>
                    <a:ln>
                      <a:noFill/>
                    </a:ln>
                    <a:extLst>
                      <a:ext uri="{53640926-AAD7-44D8-BBD7-CCE9431645EC}">
                        <a14:shadowObscured xmlns:a14="http://schemas.microsoft.com/office/drawing/2010/main"/>
                      </a:ext>
                    </a:extLst>
                  </pic:spPr>
                </pic:pic>
              </a:graphicData>
            </a:graphic>
          </wp:inline>
        </w:drawing>
      </w:r>
    </w:p>
    <w:p w14:paraId="4AB70917" w14:textId="53B2E6A9" w:rsidR="004D49F4" w:rsidRDefault="004D49F4">
      <w:pPr>
        <w:spacing w:after="240" w:line="240" w:lineRule="auto"/>
        <w:jc w:val="center"/>
      </w:pPr>
      <w:r w:rsidRPr="004D49F4">
        <w:rPr>
          <w:i/>
          <w:iCs/>
        </w:rPr>
        <w:t>Figure 3.6: The four-iteration prototyping cycle used to develop the RAG pipeline, from minimum viable pipeline through to the hardened production configuration used for formal evaluation</w:t>
      </w:r>
    </w:p>
    <w:p w14:paraId="639EDFA6" w14:textId="77777777" w:rsidR="00EA27FE" w:rsidRDefault="00000000" w:rsidP="0077485F">
      <w:pPr>
        <w:pStyle w:val="Heading4"/>
      </w:pPr>
      <w: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354FC070" w14:textId="77777777" w:rsidR="008406F9" w:rsidRDefault="008406F9" w:rsidP="008406F9">
      <w:pPr>
        <w:spacing w:after="240" w:line="240" w:lineRule="auto"/>
        <w:jc w:val="center"/>
        <w:rPr>
          <w:i/>
          <w:sz w:val="20"/>
        </w:rPr>
      </w:pPr>
    </w:p>
    <w:p w14:paraId="14B92375" w14:textId="725801F3" w:rsidR="008406F9" w:rsidRPr="00BC650F" w:rsidRDefault="008406F9" w:rsidP="008406F9">
      <w:pPr>
        <w:spacing w:after="240" w:line="240" w:lineRule="auto"/>
        <w:jc w:val="center"/>
        <w:rPr>
          <w:i/>
          <w:sz w:val="20"/>
        </w:rPr>
      </w:pPr>
      <w:r>
        <w:rPr>
          <w:i/>
          <w:sz w:val="20"/>
        </w:rPr>
        <w:t>Table 3.</w:t>
      </w:r>
      <w:r>
        <w:rPr>
          <w:i/>
          <w:sz w:val="20"/>
        </w:rPr>
        <w:t>3</w:t>
      </w:r>
      <w:r>
        <w:rPr>
          <w:i/>
          <w:sz w:val="20"/>
        </w:rPr>
        <w:t xml:space="preserve">: </w:t>
      </w:r>
      <w:r w:rsidRPr="008406F9">
        <w:rPr>
          <w:i/>
          <w:sz w:val="20"/>
        </w:rPr>
        <w:t>Milestones</w:t>
      </w:r>
    </w:p>
    <w:p w14:paraId="7AC0244C" w14:textId="77777777" w:rsidR="00EA27FE" w:rsidRDefault="00EA27FE"/>
    <w:p w14:paraId="383D6A53" w14:textId="77777777" w:rsidR="00EA27FE" w:rsidRDefault="00000000" w:rsidP="0077485F">
      <w:pPr>
        <w:pStyle w:val="Heading3"/>
      </w:pPr>
      <w:bookmarkStart w:id="33" w:name="_Toc236595271"/>
      <w:r>
        <w:t>3.11 Resource Requirements</w:t>
      </w:r>
      <w:bookmarkEnd w:id="33"/>
    </w:p>
    <w:p w14:paraId="2724CF97" w14:textId="77777777" w:rsidR="00EA27FE" w:rsidRDefault="00000000" w:rsidP="0077485F">
      <w:pPr>
        <w:pStyle w:val="Heading4"/>
      </w:pPr>
      <w: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lastRenderedPageBreak/>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59279FF2" w14:textId="77777777" w:rsidR="008406F9" w:rsidRDefault="008406F9" w:rsidP="008406F9">
      <w:pPr>
        <w:spacing w:after="240" w:line="240" w:lineRule="auto"/>
        <w:jc w:val="center"/>
        <w:rPr>
          <w:i/>
          <w:sz w:val="20"/>
        </w:rPr>
      </w:pPr>
    </w:p>
    <w:p w14:paraId="7BEB3629" w14:textId="616E2252" w:rsidR="008406F9" w:rsidRPr="00BC650F" w:rsidRDefault="008406F9" w:rsidP="008406F9">
      <w:pPr>
        <w:spacing w:after="240" w:line="240" w:lineRule="auto"/>
        <w:jc w:val="center"/>
        <w:rPr>
          <w:i/>
          <w:sz w:val="20"/>
        </w:rPr>
      </w:pPr>
      <w:r>
        <w:rPr>
          <w:i/>
          <w:sz w:val="20"/>
        </w:rPr>
        <w:t>Table 3.</w:t>
      </w:r>
      <w:r>
        <w:rPr>
          <w:i/>
          <w:sz w:val="20"/>
        </w:rPr>
        <w:t>4</w:t>
      </w:r>
      <w:r>
        <w:rPr>
          <w:i/>
          <w:sz w:val="20"/>
        </w:rPr>
        <w:t xml:space="preserve">: </w:t>
      </w:r>
      <w:r w:rsidRPr="008406F9">
        <w:rPr>
          <w:i/>
          <w:sz w:val="20"/>
        </w:rPr>
        <w:t>Software and Infrastructure</w:t>
      </w:r>
    </w:p>
    <w:p w14:paraId="4EF223D4" w14:textId="77777777" w:rsidR="00EA27FE" w:rsidRDefault="00EA27FE"/>
    <w:p w14:paraId="3A556C42" w14:textId="77777777" w:rsidR="00EA27FE" w:rsidRDefault="00000000" w:rsidP="0077485F">
      <w:pPr>
        <w:pStyle w:val="Heading4"/>
      </w:pPr>
      <w:r>
        <w:t>3.11.2 Budget</w:t>
      </w:r>
    </w:p>
    <w:tbl>
      <w:tblPr>
        <w:tblStyle w:val="TableGrid"/>
        <w:tblW w:w="0" w:type="auto"/>
        <w:tblLook w:val="04A0" w:firstRow="1" w:lastRow="0" w:firstColumn="1" w:lastColumn="0" w:noHBand="0" w:noVBand="1"/>
      </w:tblPr>
      <w:tblGrid>
        <w:gridCol w:w="2376"/>
        <w:gridCol w:w="1985"/>
        <w:gridCol w:w="4711"/>
      </w:tblGrid>
      <w:tr w:rsidR="00EA27FE" w14:paraId="04460ED3" w14:textId="77777777" w:rsidTr="004E1E8D">
        <w:tc>
          <w:tcPr>
            <w:tcW w:w="2376" w:type="dxa"/>
            <w:shd w:val="clear" w:color="auto" w:fill="D9E2F3"/>
          </w:tcPr>
          <w:p w14:paraId="7A26FD8F" w14:textId="77777777" w:rsidR="00EA27FE" w:rsidRDefault="00000000">
            <w:r>
              <w:rPr>
                <w:b/>
                <w:sz w:val="20"/>
              </w:rPr>
              <w:t>Item</w:t>
            </w:r>
          </w:p>
        </w:tc>
        <w:tc>
          <w:tcPr>
            <w:tcW w:w="1985" w:type="dxa"/>
            <w:shd w:val="clear" w:color="auto" w:fill="D9E2F3"/>
          </w:tcPr>
          <w:p w14:paraId="44DA5222" w14:textId="77777777" w:rsidR="00EA27FE" w:rsidRDefault="00000000">
            <w:r>
              <w:rPr>
                <w:b/>
                <w:sz w:val="20"/>
              </w:rPr>
              <w:t>Cost</w:t>
            </w:r>
          </w:p>
        </w:tc>
        <w:tc>
          <w:tcPr>
            <w:tcW w:w="4711" w:type="dxa"/>
            <w:shd w:val="clear" w:color="auto" w:fill="D9E2F3"/>
          </w:tcPr>
          <w:p w14:paraId="068DAD82" w14:textId="77777777" w:rsidR="00EA27FE" w:rsidRDefault="00000000">
            <w:r>
              <w:rPr>
                <w:b/>
                <w:sz w:val="20"/>
              </w:rPr>
              <w:t>Notes</w:t>
            </w:r>
          </w:p>
        </w:tc>
      </w:tr>
      <w:tr w:rsidR="00EA27FE" w14:paraId="70C9F0B4" w14:textId="77777777" w:rsidTr="004E1E8D">
        <w:tc>
          <w:tcPr>
            <w:tcW w:w="2376" w:type="dxa"/>
          </w:tcPr>
          <w:p w14:paraId="0EB369C8" w14:textId="77777777" w:rsidR="00EA27FE" w:rsidRDefault="00000000">
            <w:r>
              <w:rPr>
                <w:sz w:val="20"/>
              </w:rPr>
              <w:t>API usage (LLM + embeddings)</w:t>
            </w:r>
          </w:p>
        </w:tc>
        <w:tc>
          <w:tcPr>
            <w:tcW w:w="1985" w:type="dxa"/>
          </w:tcPr>
          <w:p w14:paraId="13EDC8D1" w14:textId="77777777" w:rsidR="00EA27FE" w:rsidRDefault="00000000">
            <w:r>
              <w:rPr>
                <w:sz w:val="20"/>
              </w:rPr>
              <w:t>LKR 0</w:t>
            </w:r>
          </w:p>
        </w:tc>
        <w:tc>
          <w:tcPr>
            <w:tcW w:w="4711" w:type="dxa"/>
          </w:tcPr>
          <w:p w14:paraId="243DC561" w14:textId="77777777" w:rsidR="00EA27FE" w:rsidRDefault="00000000">
            <w:r>
              <w:rPr>
                <w:sz w:val="20"/>
              </w:rPr>
              <w:t>Free tiers: Gemini, OpenCode, Cloudflare Workers AI, Ollama local</w:t>
            </w:r>
          </w:p>
        </w:tc>
      </w:tr>
      <w:tr w:rsidR="00EA27FE" w14:paraId="26E92D50" w14:textId="77777777" w:rsidTr="004E1E8D">
        <w:tc>
          <w:tcPr>
            <w:tcW w:w="2376" w:type="dxa"/>
          </w:tcPr>
          <w:p w14:paraId="0E241AC3" w14:textId="77777777" w:rsidR="00EA27FE" w:rsidRDefault="00000000">
            <w:r>
              <w:rPr>
                <w:sz w:val="20"/>
              </w:rPr>
              <w:t>VPS for testing</w:t>
            </w:r>
          </w:p>
        </w:tc>
        <w:tc>
          <w:tcPr>
            <w:tcW w:w="1985" w:type="dxa"/>
          </w:tcPr>
          <w:p w14:paraId="1A235793" w14:textId="77777777" w:rsidR="00EA27FE" w:rsidRDefault="00000000">
            <w:r>
              <w:rPr>
                <w:sz w:val="20"/>
              </w:rPr>
              <w:t>~LKR 7,500</w:t>
            </w:r>
          </w:p>
        </w:tc>
        <w:tc>
          <w:tcPr>
            <w:tcW w:w="4711" w:type="dxa"/>
          </w:tcPr>
          <w:p w14:paraId="58E366BC" w14:textId="77777777" w:rsidR="00EA27FE" w:rsidRDefault="00000000">
            <w:r>
              <w:rPr>
                <w:sz w:val="20"/>
              </w:rPr>
              <w:t>Contabo VPS, ~USD 7/month × 3 months</w:t>
            </w:r>
          </w:p>
        </w:tc>
      </w:tr>
      <w:tr w:rsidR="00EA27FE" w14:paraId="3CB28041" w14:textId="77777777" w:rsidTr="004E1E8D">
        <w:tc>
          <w:tcPr>
            <w:tcW w:w="2376" w:type="dxa"/>
          </w:tcPr>
          <w:p w14:paraId="5A7C28EF" w14:textId="77777777" w:rsidR="00EA27FE" w:rsidRDefault="00000000">
            <w:r>
              <w:rPr>
                <w:sz w:val="20"/>
              </w:rPr>
              <w:t>Vector database (local)</w:t>
            </w:r>
          </w:p>
        </w:tc>
        <w:tc>
          <w:tcPr>
            <w:tcW w:w="1985" w:type="dxa"/>
          </w:tcPr>
          <w:p w14:paraId="683B2E9D" w14:textId="77777777" w:rsidR="00EA27FE" w:rsidRDefault="00000000">
            <w:r>
              <w:rPr>
                <w:sz w:val="20"/>
              </w:rPr>
              <w:t>LKR 0</w:t>
            </w:r>
          </w:p>
        </w:tc>
        <w:tc>
          <w:tcPr>
            <w:tcW w:w="4711" w:type="dxa"/>
          </w:tcPr>
          <w:p w14:paraId="41783C6A" w14:textId="77777777" w:rsidR="00EA27FE" w:rsidRDefault="00000000">
            <w:r>
              <w:rPr>
                <w:sz w:val="20"/>
              </w:rPr>
              <w:t>Chroma runs locally</w:t>
            </w:r>
          </w:p>
        </w:tc>
      </w:tr>
      <w:tr w:rsidR="00EA27FE" w14:paraId="46B69282" w14:textId="77777777" w:rsidTr="004E1E8D">
        <w:tc>
          <w:tcPr>
            <w:tcW w:w="2376" w:type="dxa"/>
          </w:tcPr>
          <w:p w14:paraId="26EF1DF9" w14:textId="77777777" w:rsidR="00EA27FE" w:rsidRDefault="00000000">
            <w:r>
              <w:rPr>
                <w:sz w:val="20"/>
              </w:rPr>
              <w:t>Teacher honoraria</w:t>
            </w:r>
          </w:p>
        </w:tc>
        <w:tc>
          <w:tcPr>
            <w:tcW w:w="1985" w:type="dxa"/>
          </w:tcPr>
          <w:p w14:paraId="3E5DA390" w14:textId="77777777" w:rsidR="00EA27FE" w:rsidRDefault="00000000">
            <w:r>
              <w:rPr>
                <w:sz w:val="20"/>
              </w:rPr>
              <w:t>LKR 0</w:t>
            </w:r>
          </w:p>
        </w:tc>
        <w:tc>
          <w:tcPr>
            <w:tcW w:w="4711" w:type="dxa"/>
          </w:tcPr>
          <w:p w14:paraId="29589771" w14:textId="77777777" w:rsidR="00EA27FE" w:rsidRDefault="00000000">
            <w:r>
              <w:rPr>
                <w:sz w:val="20"/>
              </w:rPr>
              <w:t>In-kind: 4-month free platform access</w:t>
            </w:r>
          </w:p>
        </w:tc>
      </w:tr>
      <w:tr w:rsidR="00EA27FE" w14:paraId="241DAA3C" w14:textId="77777777" w:rsidTr="004E1E8D">
        <w:tc>
          <w:tcPr>
            <w:tcW w:w="2376" w:type="dxa"/>
          </w:tcPr>
          <w:p w14:paraId="651F5180" w14:textId="77777777" w:rsidR="00EA27FE" w:rsidRDefault="00000000">
            <w:r>
              <w:rPr>
                <w:sz w:val="20"/>
              </w:rPr>
              <w:t>**Total**</w:t>
            </w:r>
          </w:p>
        </w:tc>
        <w:tc>
          <w:tcPr>
            <w:tcW w:w="1985" w:type="dxa"/>
          </w:tcPr>
          <w:p w14:paraId="7D869841" w14:textId="77777777" w:rsidR="00EA27FE" w:rsidRDefault="00000000">
            <w:r>
              <w:rPr>
                <w:sz w:val="20"/>
              </w:rPr>
              <w:t>**~LKR 7,500**</w:t>
            </w:r>
          </w:p>
        </w:tc>
        <w:tc>
          <w:tcPr>
            <w:tcW w:w="4711" w:type="dxa"/>
          </w:tcPr>
          <w:p w14:paraId="2F8BE003" w14:textId="77777777" w:rsidR="00EA27FE" w:rsidRDefault="00000000">
            <w:r>
              <w:rPr>
                <w:sz w:val="20"/>
              </w:rPr>
              <w:t>**~£19**</w:t>
            </w:r>
          </w:p>
        </w:tc>
      </w:tr>
    </w:tbl>
    <w:p w14:paraId="04841478" w14:textId="77777777" w:rsidR="008406F9" w:rsidRDefault="008406F9" w:rsidP="008406F9">
      <w:pPr>
        <w:spacing w:after="240" w:line="240" w:lineRule="auto"/>
        <w:jc w:val="center"/>
        <w:rPr>
          <w:i/>
          <w:sz w:val="20"/>
        </w:rPr>
      </w:pPr>
    </w:p>
    <w:p w14:paraId="0F028CD5" w14:textId="7A0748E3" w:rsidR="008406F9" w:rsidRPr="00BC650F" w:rsidRDefault="008406F9" w:rsidP="008406F9">
      <w:pPr>
        <w:spacing w:after="240" w:line="240" w:lineRule="auto"/>
        <w:jc w:val="center"/>
        <w:rPr>
          <w:i/>
          <w:sz w:val="20"/>
        </w:rPr>
      </w:pPr>
      <w:r>
        <w:rPr>
          <w:i/>
          <w:sz w:val="20"/>
        </w:rPr>
        <w:t>Table 3.</w:t>
      </w:r>
      <w:r>
        <w:rPr>
          <w:i/>
          <w:sz w:val="20"/>
        </w:rPr>
        <w:t>5</w:t>
      </w:r>
      <w:r>
        <w:rPr>
          <w:i/>
          <w:sz w:val="20"/>
        </w:rPr>
        <w:t xml:space="preserve">: </w:t>
      </w:r>
      <w:r w:rsidRPr="008406F9">
        <w:rPr>
          <w:i/>
          <w:sz w:val="20"/>
        </w:rPr>
        <w:t>Budget</w:t>
      </w:r>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rsidP="0077485F">
      <w:pPr>
        <w:pStyle w:val="Heading3"/>
      </w:pPr>
      <w:bookmarkStart w:id="34" w:name="_Toc236595272"/>
      <w:r>
        <w:t>3.12 Risk Assessment and Mitigation</w:t>
      </w:r>
      <w:bookmarkEnd w:id="34"/>
    </w:p>
    <w:tbl>
      <w:tblPr>
        <w:tblStyle w:val="TableGrid"/>
        <w:tblW w:w="0" w:type="auto"/>
        <w:tblLook w:val="04A0" w:firstRow="1" w:lastRow="0" w:firstColumn="1" w:lastColumn="0" w:noHBand="0" w:noVBand="1"/>
      </w:tblPr>
      <w:tblGrid>
        <w:gridCol w:w="1951"/>
        <w:gridCol w:w="1139"/>
        <w:gridCol w:w="987"/>
        <w:gridCol w:w="5142"/>
      </w:tblGrid>
      <w:tr w:rsidR="00EA27FE" w14:paraId="3909CDE2" w14:textId="77777777" w:rsidTr="004E1E8D">
        <w:tc>
          <w:tcPr>
            <w:tcW w:w="1951" w:type="dxa"/>
            <w:shd w:val="clear" w:color="auto" w:fill="D9E2F3"/>
          </w:tcPr>
          <w:p w14:paraId="0343F5B9" w14:textId="77777777" w:rsidR="00EA27FE" w:rsidRDefault="00000000">
            <w:r>
              <w:rPr>
                <w:b/>
                <w:sz w:val="20"/>
              </w:rPr>
              <w:t>Risk</w:t>
            </w:r>
          </w:p>
        </w:tc>
        <w:tc>
          <w:tcPr>
            <w:tcW w:w="1139" w:type="dxa"/>
            <w:shd w:val="clear" w:color="auto" w:fill="D9E2F3"/>
          </w:tcPr>
          <w:p w14:paraId="61366CC8" w14:textId="77777777" w:rsidR="00EA27FE" w:rsidRDefault="00000000">
            <w:r>
              <w:rPr>
                <w:b/>
                <w:sz w:val="20"/>
              </w:rPr>
              <w:t>Likelihood</w:t>
            </w:r>
          </w:p>
        </w:tc>
        <w:tc>
          <w:tcPr>
            <w:tcW w:w="987" w:type="dxa"/>
            <w:shd w:val="clear" w:color="auto" w:fill="D9E2F3"/>
          </w:tcPr>
          <w:p w14:paraId="7FF825CC" w14:textId="77777777" w:rsidR="00EA27FE" w:rsidRDefault="00000000">
            <w:r>
              <w:rPr>
                <w:b/>
                <w:sz w:val="20"/>
              </w:rPr>
              <w:t>Impact</w:t>
            </w:r>
          </w:p>
        </w:tc>
        <w:tc>
          <w:tcPr>
            <w:tcW w:w="5142" w:type="dxa"/>
            <w:shd w:val="clear" w:color="auto" w:fill="D9E2F3"/>
          </w:tcPr>
          <w:p w14:paraId="6DCEFE97" w14:textId="77777777" w:rsidR="00EA27FE" w:rsidRDefault="00000000">
            <w:r>
              <w:rPr>
                <w:b/>
                <w:sz w:val="20"/>
              </w:rPr>
              <w:t>Mitigation</w:t>
            </w:r>
          </w:p>
        </w:tc>
      </w:tr>
      <w:tr w:rsidR="00EA27FE" w14:paraId="4CD0E8B2" w14:textId="77777777" w:rsidTr="004E1E8D">
        <w:tc>
          <w:tcPr>
            <w:tcW w:w="1951" w:type="dxa"/>
          </w:tcPr>
          <w:p w14:paraId="482C27A6" w14:textId="77777777" w:rsidR="00EA27FE" w:rsidRDefault="00000000">
            <w:r>
              <w:rPr>
                <w:sz w:val="20"/>
              </w:rPr>
              <w:t>AI model incapability with Sinhala</w:t>
            </w:r>
          </w:p>
        </w:tc>
        <w:tc>
          <w:tcPr>
            <w:tcW w:w="1139" w:type="dxa"/>
          </w:tcPr>
          <w:p w14:paraId="60F9EF42" w14:textId="77777777" w:rsidR="00EA27FE" w:rsidRDefault="00000000">
            <w:r>
              <w:rPr>
                <w:sz w:val="20"/>
              </w:rPr>
              <w:t>High</w:t>
            </w:r>
          </w:p>
        </w:tc>
        <w:tc>
          <w:tcPr>
            <w:tcW w:w="987" w:type="dxa"/>
          </w:tcPr>
          <w:p w14:paraId="6F5C9CA7" w14:textId="77777777" w:rsidR="00EA27FE" w:rsidRDefault="00000000">
            <w:r>
              <w:rPr>
                <w:sz w:val="20"/>
              </w:rPr>
              <w:t>High</w:t>
            </w:r>
          </w:p>
        </w:tc>
        <w:tc>
          <w:tcPr>
            <w:tcW w:w="5142"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4E1E8D">
        <w:tc>
          <w:tcPr>
            <w:tcW w:w="1951" w:type="dxa"/>
          </w:tcPr>
          <w:p w14:paraId="057BD7B9" w14:textId="77777777" w:rsidR="00EA27FE" w:rsidRDefault="00000000">
            <w:r>
              <w:rPr>
                <w:sz w:val="20"/>
              </w:rPr>
              <w:t>Poor retrieval quality for Sinhala</w:t>
            </w:r>
          </w:p>
        </w:tc>
        <w:tc>
          <w:tcPr>
            <w:tcW w:w="1139" w:type="dxa"/>
          </w:tcPr>
          <w:p w14:paraId="7B0F8CA0" w14:textId="77777777" w:rsidR="00EA27FE" w:rsidRDefault="00000000">
            <w:r>
              <w:rPr>
                <w:sz w:val="20"/>
              </w:rPr>
              <w:t>Medium</w:t>
            </w:r>
          </w:p>
        </w:tc>
        <w:tc>
          <w:tcPr>
            <w:tcW w:w="987" w:type="dxa"/>
          </w:tcPr>
          <w:p w14:paraId="1E92CDB7" w14:textId="77777777" w:rsidR="00EA27FE" w:rsidRDefault="00000000">
            <w:r>
              <w:rPr>
                <w:sz w:val="20"/>
              </w:rPr>
              <w:t>High</w:t>
            </w:r>
          </w:p>
        </w:tc>
        <w:tc>
          <w:tcPr>
            <w:tcW w:w="5142"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4E1E8D">
        <w:tc>
          <w:tcPr>
            <w:tcW w:w="1951" w:type="dxa"/>
          </w:tcPr>
          <w:p w14:paraId="427103ED" w14:textId="77777777" w:rsidR="00EA27FE" w:rsidRDefault="00000000">
            <w:r>
              <w:rPr>
                <w:sz w:val="20"/>
              </w:rPr>
              <w:t>Human evaluator dropout</w:t>
            </w:r>
          </w:p>
        </w:tc>
        <w:tc>
          <w:tcPr>
            <w:tcW w:w="1139" w:type="dxa"/>
          </w:tcPr>
          <w:p w14:paraId="04B0614F" w14:textId="77777777" w:rsidR="00EA27FE" w:rsidRDefault="00000000">
            <w:r>
              <w:rPr>
                <w:sz w:val="20"/>
              </w:rPr>
              <w:t>Low</w:t>
            </w:r>
          </w:p>
        </w:tc>
        <w:tc>
          <w:tcPr>
            <w:tcW w:w="987" w:type="dxa"/>
          </w:tcPr>
          <w:p w14:paraId="7D91CEBD" w14:textId="77777777" w:rsidR="00EA27FE" w:rsidRDefault="00000000">
            <w:r>
              <w:rPr>
                <w:sz w:val="20"/>
              </w:rPr>
              <w:t>Medium</w:t>
            </w:r>
          </w:p>
        </w:tc>
        <w:tc>
          <w:tcPr>
            <w:tcW w:w="5142" w:type="dxa"/>
          </w:tcPr>
          <w:p w14:paraId="5DB52DF5" w14:textId="77777777" w:rsidR="00EA27FE" w:rsidRDefault="00000000">
            <w:r>
              <w:rPr>
                <w:sz w:val="20"/>
              </w:rPr>
              <w:t>Recruit 3 evaluators; prepare backup contacts</w:t>
            </w:r>
          </w:p>
        </w:tc>
      </w:tr>
      <w:tr w:rsidR="00EA27FE" w14:paraId="5471E33C" w14:textId="77777777" w:rsidTr="004E1E8D">
        <w:tc>
          <w:tcPr>
            <w:tcW w:w="1951" w:type="dxa"/>
          </w:tcPr>
          <w:p w14:paraId="40D6CBD4" w14:textId="77777777" w:rsidR="00EA27FE" w:rsidRDefault="00000000">
            <w:r>
              <w:rPr>
                <w:sz w:val="20"/>
              </w:rPr>
              <w:t>LLM hallucination in evaluation context</w:t>
            </w:r>
          </w:p>
        </w:tc>
        <w:tc>
          <w:tcPr>
            <w:tcW w:w="1139" w:type="dxa"/>
          </w:tcPr>
          <w:p w14:paraId="0B566799" w14:textId="77777777" w:rsidR="00EA27FE" w:rsidRDefault="00000000">
            <w:r>
              <w:rPr>
                <w:sz w:val="20"/>
              </w:rPr>
              <w:t>Medium</w:t>
            </w:r>
          </w:p>
        </w:tc>
        <w:tc>
          <w:tcPr>
            <w:tcW w:w="987" w:type="dxa"/>
          </w:tcPr>
          <w:p w14:paraId="0CD11B6C" w14:textId="77777777" w:rsidR="00EA27FE" w:rsidRDefault="00000000">
            <w:r>
              <w:rPr>
                <w:sz w:val="20"/>
              </w:rPr>
              <w:t>Medium</w:t>
            </w:r>
          </w:p>
        </w:tc>
        <w:tc>
          <w:tcPr>
            <w:tcW w:w="5142"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4E1E8D">
        <w:tc>
          <w:tcPr>
            <w:tcW w:w="1951" w:type="dxa"/>
          </w:tcPr>
          <w:p w14:paraId="30276976" w14:textId="77777777" w:rsidR="00EA27FE" w:rsidRDefault="00000000">
            <w:r>
              <w:rPr>
                <w:sz w:val="20"/>
              </w:rPr>
              <w:t>Technical integration failures</w:t>
            </w:r>
          </w:p>
        </w:tc>
        <w:tc>
          <w:tcPr>
            <w:tcW w:w="1139" w:type="dxa"/>
          </w:tcPr>
          <w:p w14:paraId="7305A696" w14:textId="77777777" w:rsidR="00EA27FE" w:rsidRDefault="00000000">
            <w:r>
              <w:rPr>
                <w:sz w:val="20"/>
              </w:rPr>
              <w:t>Low</w:t>
            </w:r>
          </w:p>
        </w:tc>
        <w:tc>
          <w:tcPr>
            <w:tcW w:w="987" w:type="dxa"/>
          </w:tcPr>
          <w:p w14:paraId="3AD4B6B6" w14:textId="77777777" w:rsidR="00EA27FE" w:rsidRDefault="00000000">
            <w:r>
              <w:rPr>
                <w:sz w:val="20"/>
              </w:rPr>
              <w:t>Medium</w:t>
            </w:r>
          </w:p>
        </w:tc>
        <w:tc>
          <w:tcPr>
            <w:tcW w:w="5142"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4E1E8D">
        <w:tc>
          <w:tcPr>
            <w:tcW w:w="1951" w:type="dxa"/>
          </w:tcPr>
          <w:p w14:paraId="5291704D" w14:textId="77777777" w:rsidR="00EA27FE" w:rsidRDefault="00000000">
            <w:r>
              <w:rPr>
                <w:sz w:val="20"/>
              </w:rPr>
              <w:t>Insufficient statistical power</w:t>
            </w:r>
          </w:p>
        </w:tc>
        <w:tc>
          <w:tcPr>
            <w:tcW w:w="1139" w:type="dxa"/>
          </w:tcPr>
          <w:p w14:paraId="308E2DBD" w14:textId="77777777" w:rsidR="00EA27FE" w:rsidRDefault="00000000">
            <w:r>
              <w:rPr>
                <w:sz w:val="20"/>
              </w:rPr>
              <w:t>Medium</w:t>
            </w:r>
          </w:p>
        </w:tc>
        <w:tc>
          <w:tcPr>
            <w:tcW w:w="987" w:type="dxa"/>
          </w:tcPr>
          <w:p w14:paraId="597D777D" w14:textId="77777777" w:rsidR="00EA27FE" w:rsidRDefault="00000000">
            <w:r>
              <w:rPr>
                <w:sz w:val="20"/>
              </w:rPr>
              <w:t>Medium</w:t>
            </w:r>
          </w:p>
        </w:tc>
        <w:tc>
          <w:tcPr>
            <w:tcW w:w="5142" w:type="dxa"/>
          </w:tcPr>
          <w:p w14:paraId="3D5DC95B" w14:textId="77777777" w:rsidR="00EA27FE" w:rsidRDefault="00000000">
            <w:r>
              <w:rPr>
                <w:sz w:val="20"/>
              </w:rPr>
              <w:t>82-question set across 7 topics; Wilcoxon paired design maximises power</w:t>
            </w:r>
          </w:p>
        </w:tc>
      </w:tr>
      <w:tr w:rsidR="00EA27FE" w14:paraId="58FB5049" w14:textId="77777777" w:rsidTr="004E1E8D">
        <w:tc>
          <w:tcPr>
            <w:tcW w:w="1951" w:type="dxa"/>
          </w:tcPr>
          <w:p w14:paraId="45AE412F" w14:textId="77777777" w:rsidR="00EA27FE" w:rsidRDefault="00000000">
            <w:r>
              <w:rPr>
                <w:sz w:val="20"/>
              </w:rPr>
              <w:t>Time overrun</w:t>
            </w:r>
          </w:p>
        </w:tc>
        <w:tc>
          <w:tcPr>
            <w:tcW w:w="1139" w:type="dxa"/>
          </w:tcPr>
          <w:p w14:paraId="49077A32" w14:textId="77777777" w:rsidR="00EA27FE" w:rsidRDefault="00000000">
            <w:r>
              <w:rPr>
                <w:sz w:val="20"/>
              </w:rPr>
              <w:t>Medium</w:t>
            </w:r>
          </w:p>
        </w:tc>
        <w:tc>
          <w:tcPr>
            <w:tcW w:w="987" w:type="dxa"/>
          </w:tcPr>
          <w:p w14:paraId="3EE7AD00" w14:textId="77777777" w:rsidR="00EA27FE" w:rsidRDefault="00000000">
            <w:r>
              <w:rPr>
                <w:sz w:val="20"/>
              </w:rPr>
              <w:t>High</w:t>
            </w:r>
          </w:p>
        </w:tc>
        <w:tc>
          <w:tcPr>
            <w:tcW w:w="5142" w:type="dxa"/>
          </w:tcPr>
          <w:p w14:paraId="58E4B4DC" w14:textId="77777777" w:rsidR="00EA27FE" w:rsidRDefault="00000000">
            <w:r>
              <w:rPr>
                <w:sz w:val="20"/>
              </w:rPr>
              <w:t>Build buffer into timeline; prioritise core RQs; defer RQ3 if necessary</w:t>
            </w:r>
          </w:p>
        </w:tc>
      </w:tr>
    </w:tbl>
    <w:p w14:paraId="3D0C1839" w14:textId="77777777" w:rsidR="008406F9" w:rsidRDefault="008406F9" w:rsidP="008406F9">
      <w:pPr>
        <w:spacing w:after="240" w:line="240" w:lineRule="auto"/>
        <w:jc w:val="center"/>
        <w:rPr>
          <w:i/>
          <w:sz w:val="20"/>
        </w:rPr>
      </w:pPr>
    </w:p>
    <w:p w14:paraId="27ABCF47" w14:textId="7BADB374" w:rsidR="008406F9" w:rsidRPr="00BC650F" w:rsidRDefault="008406F9" w:rsidP="008406F9">
      <w:pPr>
        <w:spacing w:after="240" w:line="240" w:lineRule="auto"/>
        <w:jc w:val="center"/>
        <w:rPr>
          <w:i/>
          <w:sz w:val="20"/>
        </w:rPr>
      </w:pPr>
      <w:r>
        <w:rPr>
          <w:i/>
          <w:sz w:val="20"/>
        </w:rPr>
        <w:t>Table 3.</w:t>
      </w:r>
      <w:r>
        <w:rPr>
          <w:i/>
          <w:sz w:val="20"/>
        </w:rPr>
        <w:t>6</w:t>
      </w:r>
      <w:r>
        <w:rPr>
          <w:i/>
          <w:sz w:val="20"/>
        </w:rPr>
        <w:t xml:space="preserve">: </w:t>
      </w:r>
      <w:r w:rsidRPr="008406F9">
        <w:rPr>
          <w:i/>
          <w:sz w:val="20"/>
        </w:rPr>
        <w:t>Risk Assessment and Mitigation</w:t>
      </w:r>
    </w:p>
    <w:p w14:paraId="3C43DDBB" w14:textId="77777777" w:rsidR="00EA27FE" w:rsidRDefault="00EA27FE"/>
    <w:p w14:paraId="129E2747" w14:textId="77777777" w:rsidR="00EA27FE" w:rsidRDefault="00000000" w:rsidP="0077485F">
      <w:pPr>
        <w:pStyle w:val="Heading3"/>
      </w:pPr>
      <w:bookmarkStart w:id="35" w:name="_Toc236595273"/>
      <w:r>
        <w:t>3.13 Ethical Considerations</w:t>
      </w:r>
      <w:bookmarkEnd w:id="35"/>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rsidP="0077485F">
      <w:pPr>
        <w:pStyle w:val="Heading4"/>
      </w:pPr>
      <w:r>
        <w:t>3.13.1 Data Ethics</w:t>
      </w:r>
    </w:p>
    <w:p w14:paraId="645A7369" w14:textId="77777777" w:rsidR="00EA27FE" w:rsidRDefault="00000000">
      <w:pPr>
        <w:spacing w:after="240" w:line="360" w:lineRule="auto"/>
      </w:pPr>
      <w:r>
        <w:t>Beginning with source documents — all of the source documents that will be fed into this database, all of the source documents will be publically available curriculum resources 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rsidP="0077485F">
      <w:pPr>
        <w:pStyle w:val="Heading4"/>
      </w:pPr>
      <w: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lastRenderedPageBreak/>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rsidP="0077485F">
      <w:pPr>
        <w:pStyle w:val="Heading4"/>
      </w:pPr>
      <w:r>
        <w:lastRenderedPageBreak/>
        <w:t>3.13.3 AI Ethics</w:t>
      </w:r>
    </w:p>
    <w:p w14:paraId="01E49125" w14:textId="77777777" w:rsidR="00EA27FE" w:rsidRPr="004E1E8D" w:rsidRDefault="00000000">
      <w:pPr>
        <w:spacing w:after="240" w:line="360" w:lineRule="auto"/>
        <w:rPr>
          <w:b/>
          <w:bCs/>
        </w:rPr>
      </w:pPr>
      <w:r w:rsidRPr="004E1E8D">
        <w:rPr>
          <w:b/>
          <w:bCs/>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4E1E8D" w:rsidRDefault="00000000">
      <w:pPr>
        <w:spacing w:after="240" w:line="360" w:lineRule="auto"/>
        <w:rPr>
          <w:b/>
          <w:bCs/>
        </w:rPr>
      </w:pPr>
      <w:r w:rsidRPr="004E1E8D">
        <w:rPr>
          <w:b/>
          <w:bCs/>
        </w:rPr>
        <w:t>Use of Retrieval-Augmented Generation (RAG) to Mitigate Hallucinations.</w:t>
      </w:r>
    </w:p>
    <w:p w14:paraId="16A58BD6" w14:textId="5E884958"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r w:rsidR="00A40160">
        <w:t>section</w:t>
      </w:r>
      <w:r>
        <w:t>2.6); it does quantify the residual rate of hallucination for each generated response.</w:t>
      </w:r>
    </w:p>
    <w:p w14:paraId="67F24497" w14:textId="77777777" w:rsidR="00EA27FE" w:rsidRPr="004E1E8D" w:rsidRDefault="00000000">
      <w:pPr>
        <w:spacing w:after="240" w:line="360" w:lineRule="auto"/>
        <w:rPr>
          <w:b/>
          <w:bCs/>
        </w:rPr>
      </w:pPr>
      <w:r w:rsidRPr="004E1E8D">
        <w:rPr>
          <w:b/>
          <w:bCs/>
        </w:rPr>
        <w:t>Use of Supervision Only.</w:t>
      </w:r>
    </w:p>
    <w:p w14:paraId="543E495E" w14:textId="77777777" w:rsidR="00EA27FE" w:rsidRDefault="00000000">
      <w:pPr>
        <w:spacing w:after="240" w:line="360" w:lineRule="auto"/>
      </w:pPr>
      <w:r>
        <w:t>This project has been developed as a teacher assistance tool, rather than as a means for un-supervised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Pr="004E1E8D" w:rsidRDefault="00000000">
      <w:pPr>
        <w:spacing w:after="240" w:line="360" w:lineRule="auto"/>
        <w:rPr>
          <w:b/>
          <w:bCs/>
        </w:rPr>
      </w:pPr>
      <w:r w:rsidRPr="004E1E8D">
        <w:rPr>
          <w:b/>
          <w:bCs/>
        </w:rPr>
        <w:t>Enhancing Equity and Access.</w:t>
      </w:r>
    </w:p>
    <w:p w14:paraId="0DD9E1B6" w14:textId="77777777" w:rsidR="00EA27FE" w:rsidRDefault="00000000">
      <w:pPr>
        <w:spacing w:after="240" w:line="360" w:lineRule="auto"/>
      </w:pPr>
      <w:r>
        <w:t>In deploying AI for use in Sri Lanka’s Sinhala medium education system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4E1E8D" w:rsidRDefault="00000000">
      <w:pPr>
        <w:spacing w:after="240" w:line="360" w:lineRule="auto"/>
        <w:rPr>
          <w:b/>
          <w:bCs/>
        </w:rPr>
      </w:pPr>
      <w:r w:rsidRPr="004E1E8D">
        <w:rPr>
          <w:b/>
          <w:bCs/>
        </w:rPr>
        <w:t>Environmental Impact.</w:t>
      </w:r>
    </w:p>
    <w:p w14:paraId="02D06B41" w14:textId="77777777" w:rsidR="00EA27FE" w:rsidRDefault="00000000">
      <w:pPr>
        <w:spacing w:after="240" w:line="360" w:lineRule="auto"/>
      </w:pPr>
      <w:r>
        <w:lastRenderedPageBreak/>
        <w:t>Our system has minimal environmental cost. All embedding were created locally on a single workstation (multilingual-E5, 560M parameters). We do not currently utilize any GPU cluster(s).</w:t>
      </w:r>
    </w:p>
    <w:p w14:paraId="10AF5C61" w14:textId="77777777" w:rsidR="00EA27FE" w:rsidRDefault="00000000" w:rsidP="0077485F">
      <w:pPr>
        <w:pStyle w:val="Heading4"/>
      </w:pPr>
      <w:r>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3448DAA6" w:rsidR="00EA27FE" w:rsidRDefault="00000000" w:rsidP="0077485F">
      <w:pPr>
        <w:pStyle w:val="Heading2"/>
      </w:pPr>
      <w:bookmarkStart w:id="36" w:name="_Toc236595274"/>
      <w:r>
        <w:lastRenderedPageBreak/>
        <w:t>4: Investigation and Analysis</w:t>
      </w:r>
      <w:bookmarkEnd w:id="36"/>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rsidP="0077485F">
      <w:pPr>
        <w:pStyle w:val="Heading3"/>
      </w:pPr>
      <w:bookmarkStart w:id="37" w:name="_Toc236595275"/>
      <w:r>
        <w:t>4.1 Problem Statement</w:t>
      </w:r>
      <w:bookmarkEnd w:id="37"/>
    </w:p>
    <w:p w14:paraId="0C6AC58C" w14:textId="2D72922E" w:rsidR="00EA27FE" w:rsidRDefault="00000000">
      <w:pPr>
        <w:spacing w:after="240" w:line="360" w:lineRule="auto"/>
      </w:pPr>
      <w:r>
        <w:t xml:space="preserve">The three aspects of the issue being researched are presented fully within </w:t>
      </w:r>
      <w:r w:rsidR="00A40160">
        <w:t>section</w:t>
      </w:r>
      <w:r>
        <w:t>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rsidP="0077485F">
      <w:pPr>
        <w:pStyle w:val="Heading3"/>
      </w:pPr>
      <w:bookmarkStart w:id="38" w:name="_Toc236595276"/>
      <w:r>
        <w:t>4.2 Research Gap and Contribution</w:t>
      </w:r>
      <w:bookmarkEnd w:id="38"/>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1F5EC70E"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r w:rsidR="00A40160">
        <w:t>section</w:t>
      </w:r>
      <w:r>
        <w:t>2.10 are compared and contrasted with the results of chapter 7.</w:t>
      </w:r>
    </w:p>
    <w:p w14:paraId="5C99D386" w14:textId="77777777" w:rsidR="00EA27FE" w:rsidRDefault="00000000" w:rsidP="0077485F">
      <w:pPr>
        <w:pStyle w:val="Heading3"/>
      </w:pPr>
      <w:bookmarkStart w:id="39" w:name="_Toc236595277"/>
      <w:r>
        <w:t>4.3 Research Design (Baseline Rationale)</w:t>
      </w:r>
      <w:bookmarkEnd w:id="39"/>
    </w:p>
    <w:p w14:paraId="14549A9E" w14:textId="6AF5F16E" w:rsidR="00EA27FE" w:rsidRDefault="00000000">
      <w:pPr>
        <w:spacing w:after="240" w:line="360" w:lineRule="auto"/>
      </w:pPr>
      <w:r>
        <w:t xml:space="preserve">The whole experimental design is described in </w:t>
      </w:r>
      <w:r w:rsidR="00A40160">
        <w:t>section</w:t>
      </w:r>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r w:rsidR="00A40160">
        <w:t>section</w:t>
      </w:r>
      <w:r>
        <w:t xml:space="preserve">4.4 and implemented in </w:t>
      </w:r>
      <w:r w:rsidR="00A40160">
        <w:t>section</w:t>
      </w:r>
      <w:r>
        <w:t xml:space="preserve">6.3. The full process and evaluation framework used can also be seen in Figure 3.3 in </w:t>
      </w:r>
      <w:r w:rsidR="00A40160">
        <w:t>section</w:t>
      </w:r>
      <w:r>
        <w:t>3.2</w:t>
      </w:r>
    </w:p>
    <w:p w14:paraId="0CBC5833" w14:textId="77777777" w:rsidR="00EA27FE" w:rsidRDefault="00000000" w:rsidP="0077485F">
      <w:pPr>
        <w:pStyle w:val="Heading3"/>
      </w:pPr>
      <w:bookmarkStart w:id="40" w:name="_Toc236595278"/>
      <w:r>
        <w:t>4.4 Baseline Conditions</w:t>
      </w:r>
      <w:bookmarkEnd w:id="40"/>
    </w:p>
    <w:p w14:paraId="309043DE" w14:textId="783BF168" w:rsidR="00EA27FE" w:rsidRDefault="00000000">
      <w:pPr>
        <w:spacing w:after="240" w:line="360" w:lineRule="auto"/>
      </w:pPr>
      <w:r>
        <w:t xml:space="preserve">The two ungrounded base-line cases that were created to determine the influence of retrieval augmentation as opposed to all other factors -- such as a "grounded" vs. "ungrounded" LLM and a "prompt-constrained" but still "ungounded" LLM -- were fully described in </w:t>
      </w:r>
      <w:r w:rsidR="00A40160">
        <w:t>section</w:t>
      </w:r>
      <w:r>
        <w:t>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3076C5DB" w14:textId="1E11BF60" w:rsidR="004D49F4" w:rsidRDefault="004D49F4">
      <w:pPr>
        <w:spacing w:after="240" w:line="360" w:lineRule="auto"/>
      </w:pPr>
      <w:r w:rsidRPr="004D49F4">
        <w:lastRenderedPageBreak/>
        <w:drawing>
          <wp:inline distT="0" distB="0" distL="0" distR="0" wp14:anchorId="29E77ADA" wp14:editId="28013B29">
            <wp:extent cx="5760720" cy="4181475"/>
            <wp:effectExtent l="0" t="0" r="0" b="9525"/>
            <wp:docPr id="12847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89581" name=""/>
                    <pic:cNvPicPr/>
                  </pic:nvPicPr>
                  <pic:blipFill rotWithShape="1">
                    <a:blip r:embed="rId17"/>
                    <a:srcRect b="10065"/>
                    <a:stretch>
                      <a:fillRect/>
                    </a:stretch>
                  </pic:blipFill>
                  <pic:spPr bwMode="auto">
                    <a:xfrm>
                      <a:off x="0" y="0"/>
                      <a:ext cx="5760720" cy="4181475"/>
                    </a:xfrm>
                    <a:prstGeom prst="rect">
                      <a:avLst/>
                    </a:prstGeom>
                    <a:ln>
                      <a:noFill/>
                    </a:ln>
                    <a:extLst>
                      <a:ext uri="{53640926-AAD7-44D8-BBD7-CCE9431645EC}">
                        <a14:shadowObscured xmlns:a14="http://schemas.microsoft.com/office/drawing/2010/main"/>
                      </a:ext>
                    </a:extLst>
                  </pic:spPr>
                </pic:pic>
              </a:graphicData>
            </a:graphic>
          </wp:inline>
        </w:drawing>
      </w:r>
    </w:p>
    <w:p w14:paraId="5C408E75" w14:textId="3D1051F9" w:rsidR="004D49F4" w:rsidRPr="00EC76FC" w:rsidRDefault="004D49F4" w:rsidP="00EC76FC">
      <w:pPr>
        <w:spacing w:after="240" w:line="240" w:lineRule="auto"/>
        <w:jc w:val="center"/>
        <w:rPr>
          <w:i/>
          <w:sz w:val="20"/>
        </w:rPr>
      </w:pPr>
      <w:r w:rsidRPr="00EC76FC">
        <w:rPr>
          <w:i/>
          <w:sz w:val="20"/>
        </w:rPr>
        <w:t>Figure 4.1: Investigation and analysis flow</w:t>
      </w:r>
    </w:p>
    <w:p w14:paraId="29885CFD" w14:textId="77777777" w:rsidR="00EA27FE" w:rsidRDefault="00000000">
      <w:r>
        <w:br w:type="page"/>
      </w:r>
    </w:p>
    <w:p w14:paraId="6F64185E" w14:textId="69F8E8EB" w:rsidR="00EA27FE" w:rsidRDefault="00000000" w:rsidP="0077485F">
      <w:pPr>
        <w:pStyle w:val="Heading2"/>
      </w:pPr>
      <w:bookmarkStart w:id="41" w:name="_Toc236595279"/>
      <w:r w:rsidRPr="00652325">
        <w:lastRenderedPageBreak/>
        <w:t>5: Design</w:t>
      </w:r>
      <w:bookmarkEnd w:id="41"/>
    </w:p>
    <w:p w14:paraId="6E07D2C5" w14:textId="77777777" w:rsidR="00EA27FE" w:rsidRPr="00652325" w:rsidRDefault="00000000" w:rsidP="0077485F">
      <w:pPr>
        <w:pStyle w:val="Heading3"/>
      </w:pPr>
      <w:bookmarkStart w:id="42" w:name="_Toc236595280"/>
      <w:r w:rsidRPr="00652325">
        <w:t>5.1 High-Level Architecture</w:t>
      </w:r>
      <w:bookmarkEnd w:id="42"/>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8"/>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rsidP="0077485F">
      <w:pPr>
        <w:pStyle w:val="Heading3"/>
      </w:pPr>
      <w:bookmarkStart w:id="43" w:name="_Toc236595281"/>
      <w:r>
        <w:t>5.2 Embedding and Indexing Strategy</w:t>
      </w:r>
      <w:bookmarkEnd w:id="43"/>
    </w:p>
    <w:p w14:paraId="6D292A8C" w14:textId="77777777" w:rsidR="00EA27FE" w:rsidRDefault="00000000" w:rsidP="0077485F">
      <w:pPr>
        <w:pStyle w:val="Heading4"/>
      </w:pPr>
      <w:r>
        <w:t>5.2.1 Vector Database Selection</w:t>
      </w:r>
    </w:p>
    <w:p w14:paraId="5F523E42" w14:textId="77777777" w:rsidR="00EA27FE" w:rsidRDefault="00000000">
      <w:pPr>
        <w:spacing w:after="240" w:line="360" w:lineRule="auto"/>
      </w:pPr>
      <w:r>
        <w:t xml:space="preserve">The Vector Database Layer utilizes ChromaDB as the Embedded Vector Database which was chosen due to it's Zero-Dependency Local Deployment Model and Native Cosine Distance </w:t>
      </w:r>
      <w:r>
        <w:lastRenderedPageBreak/>
        <w:t>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rsidP="0077485F">
      <w:pPr>
        <w:pStyle w:val="Heading4"/>
      </w:pPr>
      <w: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2AE66154" w:rsidR="00EA27FE" w:rsidRDefault="00000000" w:rsidP="004E1E8D">
      <w:pPr>
        <w:pStyle w:val="ListParagraph"/>
        <w:numPr>
          <w:ilvl w:val="0"/>
          <w:numId w:val="14"/>
        </w:numPr>
        <w:spacing w:after="240" w:line="360" w:lineRule="auto"/>
      </w:pPr>
      <w:r>
        <w:t>Create an empty index/collection that will have the correct number of dimensions and use the appropriate distance metric</w:t>
      </w:r>
    </w:p>
    <w:p w14:paraId="7BC81678" w14:textId="63309CCB" w:rsidR="00EA27FE" w:rsidRDefault="00000000" w:rsidP="004E1E8D">
      <w:pPr>
        <w:pStyle w:val="ListParagraph"/>
        <w:numPr>
          <w:ilvl w:val="0"/>
          <w:numId w:val="14"/>
        </w:numPr>
        <w:spacing w:after="240" w:line="360" w:lineRule="auto"/>
      </w:pPr>
      <w:r>
        <w:t>Process documents through ingestion pipe line for the selected chunking strategy</w:t>
      </w:r>
    </w:p>
    <w:p w14:paraId="4612E497" w14:textId="5AFC0A4F" w:rsidR="00EA27FE" w:rsidRDefault="00000000" w:rsidP="004E1E8D">
      <w:pPr>
        <w:pStyle w:val="ListParagraph"/>
        <w:numPr>
          <w:ilvl w:val="0"/>
          <w:numId w:val="14"/>
        </w:numPr>
        <w:spacing w:after="240" w:line="360" w:lineRule="auto"/>
      </w:pPr>
      <w:r>
        <w:t>Generate embeddings for all chunks based upon the selected embedder model</w:t>
      </w:r>
    </w:p>
    <w:p w14:paraId="5DD85D61" w14:textId="12246E7D" w:rsidR="00EA27FE" w:rsidRDefault="00000000" w:rsidP="004E1E8D">
      <w:pPr>
        <w:pStyle w:val="ListParagraph"/>
        <w:numPr>
          <w:ilvl w:val="0"/>
          <w:numId w:val="14"/>
        </w:numPr>
        <w:spacing w:after="240" w:line="360" w:lineRule="auto"/>
      </w:pPr>
      <w:r>
        <w:t>Upset embeddings for chunks with their respective metadata within the vector database</w:t>
      </w:r>
    </w:p>
    <w:p w14:paraId="50833AFD" w14:textId="1AAF7992" w:rsidR="00EA27FE" w:rsidRDefault="00000000" w:rsidP="004E1E8D">
      <w:pPr>
        <w:pStyle w:val="ListParagraph"/>
        <w:numPr>
          <w:ilvl w:val="0"/>
          <w:numId w:val="14"/>
        </w:numPr>
        <w:spacing w:after="240" w:line="360" w:lineRule="auto"/>
      </w:pPr>
      <w:r>
        <w:t>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rsidP="0077485F">
      <w:pPr>
        <w:pStyle w:val="Heading4"/>
      </w:pPr>
      <w:r>
        <w:t>5.2.3 Retrieval Configuration</w:t>
      </w:r>
    </w:p>
    <w:p w14:paraId="35AEC175" w14:textId="77777777" w:rsidR="00EA27FE" w:rsidRDefault="00000000">
      <w:pPr>
        <w:spacing w:after="240" w:line="360" w:lineRule="auto"/>
      </w:pPr>
      <w:r>
        <w:t>The Retrieval Module is capable of supporting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rsidP="0077485F">
      <w:pPr>
        <w:pStyle w:val="Heading3"/>
      </w:pPr>
      <w:bookmarkStart w:id="44" w:name="_Toc236595282"/>
      <w:r>
        <w:lastRenderedPageBreak/>
        <w:t>5.3 Model Selection Justification</w:t>
      </w:r>
      <w:bookmarkEnd w:id="44"/>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1824B4B8" w14:textId="77777777" w:rsidR="00C80B40" w:rsidRDefault="00C80B40" w:rsidP="002C0E8D">
      <w:pPr>
        <w:spacing w:after="240" w:line="240" w:lineRule="auto"/>
        <w:jc w:val="center"/>
        <w:rPr>
          <w:i/>
          <w:sz w:val="20"/>
        </w:rPr>
      </w:pPr>
    </w:p>
    <w:p w14:paraId="28354682" w14:textId="0AC3E494" w:rsidR="002C0E8D" w:rsidRPr="00BC650F" w:rsidRDefault="002C0E8D" w:rsidP="002C0E8D">
      <w:pPr>
        <w:spacing w:after="240" w:line="240" w:lineRule="auto"/>
        <w:jc w:val="center"/>
        <w:rPr>
          <w:i/>
          <w:sz w:val="20"/>
        </w:rPr>
      </w:pPr>
      <w:r>
        <w:rPr>
          <w:i/>
          <w:sz w:val="20"/>
        </w:rPr>
        <w:t xml:space="preserve">Table </w:t>
      </w:r>
      <w:r w:rsidR="00C80B40">
        <w:rPr>
          <w:i/>
          <w:sz w:val="20"/>
        </w:rPr>
        <w:t>5</w:t>
      </w:r>
      <w:r>
        <w:rPr>
          <w:i/>
          <w:sz w:val="20"/>
        </w:rPr>
        <w:t>.</w:t>
      </w:r>
      <w:r w:rsidR="00C80B40">
        <w:rPr>
          <w:i/>
          <w:sz w:val="20"/>
        </w:rPr>
        <w:t>1</w:t>
      </w:r>
      <w:r>
        <w:rPr>
          <w:i/>
          <w:sz w:val="20"/>
        </w:rPr>
        <w:t xml:space="preserve">: </w:t>
      </w:r>
      <w:r w:rsidR="00C80B40" w:rsidRPr="00C80B40">
        <w:rPr>
          <w:i/>
          <w:sz w:val="20"/>
        </w:rPr>
        <w:t>Performance Benchmark Summary</w:t>
      </w:r>
    </w:p>
    <w:p w14:paraId="5E796D74" w14:textId="77777777" w:rsidR="00EA27FE" w:rsidRDefault="00EA27FE"/>
    <w:p w14:paraId="7368D3C7" w14:textId="77777777" w:rsidR="00EA27FE" w:rsidRDefault="00000000">
      <w:r>
        <w:br w:type="page"/>
      </w:r>
    </w:p>
    <w:p w14:paraId="179174ED" w14:textId="0D0C7EAD" w:rsidR="00EA27FE" w:rsidRDefault="00000000" w:rsidP="0077485F">
      <w:pPr>
        <w:pStyle w:val="Heading2"/>
      </w:pPr>
      <w:bookmarkStart w:id="45" w:name="_Toc236595283"/>
      <w:r>
        <w:lastRenderedPageBreak/>
        <w:t>6: Implementation</w:t>
      </w:r>
      <w:bookmarkEnd w:id="45"/>
    </w:p>
    <w:p w14:paraId="423F76D9" w14:textId="77777777" w:rsidR="00EA27FE" w:rsidRDefault="00000000" w:rsidP="0077485F">
      <w:pPr>
        <w:pStyle w:val="Heading3"/>
      </w:pPr>
      <w:bookmarkStart w:id="46" w:name="_Toc236595284"/>
      <w:r>
        <w:t>6.1 Knowledge Base Ingestion Pipeline</w:t>
      </w:r>
      <w:bookmarkEnd w:id="46"/>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Pr="00652325" w:rsidRDefault="00000000" w:rsidP="0077485F">
      <w:pPr>
        <w:pStyle w:val="Heading4"/>
      </w:pPr>
      <w:r w:rsidRPr="00652325">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1DA4D063" w14:textId="22A6192C" w:rsidR="004D49F4" w:rsidRDefault="004D49F4">
      <w:pPr>
        <w:spacing w:after="240" w:line="360" w:lineRule="auto"/>
      </w:pPr>
      <w:r w:rsidRPr="004D49F4">
        <w:lastRenderedPageBreak/>
        <w:drawing>
          <wp:inline distT="0" distB="0" distL="0" distR="0" wp14:anchorId="59206EFF" wp14:editId="2FF1248F">
            <wp:extent cx="6136795" cy="2476500"/>
            <wp:effectExtent l="0" t="0" r="0" b="0"/>
            <wp:docPr id="73130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007" name=""/>
                    <pic:cNvPicPr/>
                  </pic:nvPicPr>
                  <pic:blipFill rotWithShape="1">
                    <a:blip r:embed="rId19"/>
                    <a:srcRect t="11592"/>
                    <a:stretch>
                      <a:fillRect/>
                    </a:stretch>
                  </pic:blipFill>
                  <pic:spPr bwMode="auto">
                    <a:xfrm>
                      <a:off x="0" y="0"/>
                      <a:ext cx="6139719" cy="2477680"/>
                    </a:xfrm>
                    <a:prstGeom prst="rect">
                      <a:avLst/>
                    </a:prstGeom>
                    <a:ln>
                      <a:noFill/>
                    </a:ln>
                    <a:extLst>
                      <a:ext uri="{53640926-AAD7-44D8-BBD7-CCE9431645EC}">
                        <a14:shadowObscured xmlns:a14="http://schemas.microsoft.com/office/drawing/2010/main"/>
                      </a:ext>
                    </a:extLst>
                  </pic:spPr>
                </pic:pic>
              </a:graphicData>
            </a:graphic>
          </wp:inline>
        </w:drawing>
      </w:r>
    </w:p>
    <w:p w14:paraId="60F2CC12" w14:textId="542B3EB1" w:rsidR="004D49F4" w:rsidRDefault="004D49F4">
      <w:pPr>
        <w:spacing w:after="240" w:line="360" w:lineRule="auto"/>
      </w:pPr>
      <w:r w:rsidRPr="004D49F4">
        <w:rPr>
          <w:i/>
          <w:iCs/>
        </w:rPr>
        <w:t>Figure 6.1: Composition of the 33-document knowledge base by document type (left) and confirmation of full coverage across all seven GCE O/L Business Studies syllabus topics</w:t>
      </w:r>
    </w:p>
    <w:p w14:paraId="3B94D20A" w14:textId="77777777" w:rsidR="00EA27FE" w:rsidRDefault="00000000" w:rsidP="0077485F">
      <w:pPr>
        <w:pStyle w:val="Heading4"/>
      </w:pPr>
      <w: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Text extracted from PDFs in Sinhala faces specific particular challenges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rsidP="0077485F">
      <w:pPr>
        <w:pStyle w:val="Heading4"/>
      </w:pPr>
      <w: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lastRenderedPageBreak/>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7C40CF3C" w14:textId="5F4D83ED" w:rsidR="00EA27FE" w:rsidRDefault="00EA27FE">
      <w:pPr>
        <w:spacing w:after="240" w:line="360" w:lineRule="auto"/>
      </w:pP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w:t>
            </w:r>
            <w:r>
              <w:rPr>
                <w:sz w:val="20"/>
              </w:rPr>
              <w:lastRenderedPageBreak/>
              <w:t>Section</w:t>
            </w:r>
          </w:p>
        </w:tc>
        <w:tc>
          <w:tcPr>
            <w:tcW w:w="1512" w:type="dxa"/>
          </w:tcPr>
          <w:p w14:paraId="5E5AD706" w14:textId="77777777" w:rsidR="00EA27FE" w:rsidRDefault="00000000">
            <w:r>
              <w:rPr>
                <w:sz w:val="20"/>
              </w:rPr>
              <w:lastRenderedPageBreak/>
              <w:t>Variable, topic-</w:t>
            </w:r>
            <w:r>
              <w:rPr>
                <w:sz w:val="20"/>
              </w:rPr>
              <w:lastRenderedPageBreak/>
              <w:t>length</w:t>
            </w:r>
          </w:p>
        </w:tc>
        <w:tc>
          <w:tcPr>
            <w:tcW w:w="1512" w:type="dxa"/>
          </w:tcPr>
          <w:p w14:paraId="5DF7F83D" w14:textId="77777777" w:rsidR="00EA27FE" w:rsidRDefault="00000000">
            <w:r>
              <w:rPr>
                <w:sz w:val="20"/>
              </w:rPr>
              <w:lastRenderedPageBreak/>
              <w:t xml:space="preserve">Curriculum </w:t>
            </w:r>
            <w:r>
              <w:rPr>
                <w:sz w:val="20"/>
              </w:rPr>
              <w:lastRenderedPageBreak/>
              <w:t>topic numbers (1.1, 2.3)</w:t>
            </w:r>
          </w:p>
        </w:tc>
        <w:tc>
          <w:tcPr>
            <w:tcW w:w="1512" w:type="dxa"/>
          </w:tcPr>
          <w:p w14:paraId="0CFB2E0E" w14:textId="77777777" w:rsidR="00EA27FE" w:rsidRDefault="00000000">
            <w:r>
              <w:rPr>
                <w:sz w:val="20"/>
              </w:rPr>
              <w:lastRenderedPageBreak/>
              <w:t xml:space="preserve">High — </w:t>
            </w:r>
            <w:r>
              <w:rPr>
                <w:sz w:val="20"/>
              </w:rPr>
              <w:lastRenderedPageBreak/>
              <w:t>preserves complete pedagogical units</w:t>
            </w:r>
          </w:p>
        </w:tc>
        <w:tc>
          <w:tcPr>
            <w:tcW w:w="1512" w:type="dxa"/>
          </w:tcPr>
          <w:p w14:paraId="1B228629" w14:textId="77777777" w:rsidR="00EA27FE" w:rsidRDefault="00000000">
            <w:r>
              <w:rPr>
                <w:sz w:val="20"/>
              </w:rPr>
              <w:lastRenderedPageBreak/>
              <w:t>Coarse, topic-</w:t>
            </w:r>
            <w:r>
              <w:rPr>
                <w:sz w:val="20"/>
              </w:rPr>
              <w:lastRenderedPageBreak/>
              <w:t>dependent</w:t>
            </w:r>
          </w:p>
        </w:tc>
        <w:tc>
          <w:tcPr>
            <w:tcW w:w="1512" w:type="dxa"/>
          </w:tcPr>
          <w:p w14:paraId="168199C8" w14:textId="77777777" w:rsidR="00EA27FE" w:rsidRDefault="00000000">
            <w:r>
              <w:rPr>
                <w:sz w:val="20"/>
              </w:rPr>
              <w:lastRenderedPageBreak/>
              <w:t xml:space="preserve">Coherent </w:t>
            </w:r>
            <w:r>
              <w:rPr>
                <w:sz w:val="20"/>
              </w:rPr>
              <w:lastRenderedPageBreak/>
              <w:t>chunks; uneven size can affect embedding quality</w:t>
            </w:r>
          </w:p>
        </w:tc>
      </w:tr>
      <w:tr w:rsidR="00EA27FE" w14:paraId="7B54E83D" w14:textId="77777777">
        <w:tc>
          <w:tcPr>
            <w:tcW w:w="1512" w:type="dxa"/>
          </w:tcPr>
          <w:p w14:paraId="4ED95225" w14:textId="77777777" w:rsidR="00EA27FE" w:rsidRDefault="00000000">
            <w:r>
              <w:rPr>
                <w:sz w:val="20"/>
              </w:rPr>
              <w:lastRenderedPageBreak/>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08AF4A1F" w14:textId="77777777" w:rsidR="00C80B40" w:rsidRDefault="00C80B40" w:rsidP="00C80B40">
      <w:pPr>
        <w:spacing w:after="240" w:line="240" w:lineRule="auto"/>
        <w:jc w:val="center"/>
        <w:rPr>
          <w:i/>
          <w:sz w:val="20"/>
        </w:rPr>
      </w:pPr>
    </w:p>
    <w:p w14:paraId="2DC9671C" w14:textId="3434E618" w:rsidR="00EA27FE" w:rsidRDefault="00C80B40" w:rsidP="00C80B40">
      <w:pPr>
        <w:spacing w:after="240" w:line="240" w:lineRule="auto"/>
        <w:jc w:val="center"/>
      </w:pPr>
      <w:r>
        <w:rPr>
          <w:i/>
          <w:sz w:val="20"/>
        </w:rPr>
        <w:t xml:space="preserve">Table </w:t>
      </w:r>
      <w:r>
        <w:rPr>
          <w:i/>
          <w:sz w:val="20"/>
        </w:rPr>
        <w:t>6</w:t>
      </w:r>
      <w:r>
        <w:rPr>
          <w:i/>
          <w:sz w:val="20"/>
        </w:rPr>
        <w:t xml:space="preserve">.1: </w:t>
      </w:r>
      <w:r w:rsidRPr="00C80B40">
        <w:rPr>
          <w:i/>
          <w:sz w:val="20"/>
        </w:rPr>
        <w:t>Comparison of Chunking Strategies</w:t>
      </w:r>
    </w:p>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6542DB7C" w14:textId="5BB7040C" w:rsidR="004D49F4" w:rsidRDefault="004D49F4">
      <w:pPr>
        <w:spacing w:after="240" w:line="360" w:lineRule="auto"/>
      </w:pPr>
      <w:r w:rsidRPr="004D49F4">
        <w:drawing>
          <wp:inline distT="0" distB="0" distL="0" distR="0" wp14:anchorId="17231974" wp14:editId="1D4517F0">
            <wp:extent cx="5760720" cy="3277870"/>
            <wp:effectExtent l="0" t="0" r="0" b="0"/>
            <wp:docPr id="11853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1648" name=""/>
                    <pic:cNvPicPr/>
                  </pic:nvPicPr>
                  <pic:blipFill rotWithShape="1">
                    <a:blip r:embed="rId20"/>
                    <a:srcRect t="6008"/>
                    <a:stretch>
                      <a:fillRect/>
                    </a:stretch>
                  </pic:blipFill>
                  <pic:spPr bwMode="auto">
                    <a:xfrm>
                      <a:off x="0" y="0"/>
                      <a:ext cx="5760720" cy="3277870"/>
                    </a:xfrm>
                    <a:prstGeom prst="rect">
                      <a:avLst/>
                    </a:prstGeom>
                    <a:ln>
                      <a:noFill/>
                    </a:ln>
                    <a:extLst>
                      <a:ext uri="{53640926-AAD7-44D8-BBD7-CCE9431645EC}">
                        <a14:shadowObscured xmlns:a14="http://schemas.microsoft.com/office/drawing/2010/main"/>
                      </a:ext>
                    </a:extLst>
                  </pic:spPr>
                </pic:pic>
              </a:graphicData>
            </a:graphic>
          </wp:inline>
        </w:drawing>
      </w:r>
    </w:p>
    <w:p w14:paraId="5847EEBB" w14:textId="6FFE9F7D" w:rsidR="004D49F4" w:rsidRDefault="004D49F4" w:rsidP="00EC76FC">
      <w:pPr>
        <w:spacing w:after="240" w:line="360" w:lineRule="auto"/>
        <w:jc w:val="center"/>
      </w:pPr>
      <w:r w:rsidRPr="004D49F4">
        <w:rPr>
          <w:i/>
          <w:iCs/>
        </w:rPr>
        <w:t>Figure 6.2: Number of retrievable passages produced by each of the four chunking strategies. Sliding-window dominates by volume</w:t>
      </w:r>
    </w:p>
    <w:p w14:paraId="757B5C87" w14:textId="77777777" w:rsidR="00EA27FE" w:rsidRDefault="00000000" w:rsidP="0077485F">
      <w:pPr>
        <w:pStyle w:val="Heading4"/>
      </w:pPr>
      <w: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rsidP="0077485F">
      <w:pPr>
        <w:pStyle w:val="Heading3"/>
      </w:pPr>
      <w:bookmarkStart w:id="47" w:name="_Toc236595285"/>
      <w:r>
        <w:t>6.2 Query Processing Pipeline</w:t>
      </w:r>
      <w:bookmarkEnd w:id="47"/>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rsidP="0077485F">
      <w:pPr>
        <w:pStyle w:val="Heading4"/>
      </w:pPr>
      <w: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rsidP="0077485F">
      <w:pPr>
        <w:pStyle w:val="Heading4"/>
      </w:pPr>
      <w: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rsidP="0077485F">
      <w:pPr>
        <w:pStyle w:val="Heading4"/>
      </w:pPr>
      <w: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rsidP="0077485F">
      <w:pPr>
        <w:pStyle w:val="Heading4"/>
      </w:pPr>
      <w: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rsidP="0077485F">
      <w:pPr>
        <w:pStyle w:val="Heading3"/>
      </w:pPr>
      <w:bookmarkStart w:id="48" w:name="_Toc236595286"/>
      <w:r>
        <w:t>6.3 Baseline Implementations</w:t>
      </w:r>
      <w:bookmarkEnd w:id="48"/>
    </w:p>
    <w:p w14:paraId="0A20A772" w14:textId="77777777" w:rsidR="00EA27FE" w:rsidRDefault="00000000" w:rsidP="0077485F">
      <w:pPr>
        <w:pStyle w:val="Heading4"/>
      </w:pPr>
      <w: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rsidP="0077485F">
      <w:pPr>
        <w:pStyle w:val="Heading4"/>
      </w:pPr>
      <w: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rsidP="0077485F">
      <w:pPr>
        <w:pStyle w:val="Heading3"/>
      </w:pPr>
      <w:bookmarkStart w:id="49" w:name="_Toc236595287"/>
      <w:r>
        <w:t>6.4 Technology Stack and Justification</w:t>
      </w:r>
      <w:bookmarkEnd w:id="49"/>
    </w:p>
    <w:tbl>
      <w:tblPr>
        <w:tblStyle w:val="TableGrid"/>
        <w:tblW w:w="0" w:type="auto"/>
        <w:tblLook w:val="04A0" w:firstRow="1" w:lastRow="0" w:firstColumn="1" w:lastColumn="0" w:noHBand="0" w:noVBand="1"/>
      </w:tblPr>
      <w:tblGrid>
        <w:gridCol w:w="1526"/>
        <w:gridCol w:w="2016"/>
        <w:gridCol w:w="1244"/>
        <w:gridCol w:w="4459"/>
      </w:tblGrid>
      <w:tr w:rsidR="00EA27FE" w14:paraId="47B2A463" w14:textId="77777777" w:rsidTr="004E1E8D">
        <w:tc>
          <w:tcPr>
            <w:tcW w:w="1526" w:type="dxa"/>
            <w:shd w:val="clear" w:color="auto" w:fill="D9E2F3"/>
          </w:tcPr>
          <w:p w14:paraId="2708B812" w14:textId="77777777" w:rsidR="00EA27FE" w:rsidRDefault="00000000">
            <w:r>
              <w:rPr>
                <w:b/>
                <w:sz w:val="20"/>
              </w:rPr>
              <w:t>Component</w:t>
            </w:r>
          </w:p>
        </w:tc>
        <w:tc>
          <w:tcPr>
            <w:tcW w:w="2016" w:type="dxa"/>
            <w:shd w:val="clear" w:color="auto" w:fill="D9E2F3"/>
          </w:tcPr>
          <w:p w14:paraId="148A56AB" w14:textId="77777777" w:rsidR="00EA27FE" w:rsidRDefault="00000000">
            <w:r>
              <w:rPr>
                <w:b/>
                <w:sz w:val="20"/>
              </w:rPr>
              <w:t>Technology</w:t>
            </w:r>
          </w:p>
        </w:tc>
        <w:tc>
          <w:tcPr>
            <w:tcW w:w="1244" w:type="dxa"/>
            <w:shd w:val="clear" w:color="auto" w:fill="D9E2F3"/>
          </w:tcPr>
          <w:p w14:paraId="1A2BA694" w14:textId="77777777" w:rsidR="00EA27FE" w:rsidRDefault="00000000">
            <w:r>
              <w:rPr>
                <w:b/>
                <w:sz w:val="20"/>
              </w:rPr>
              <w:t>Version</w:t>
            </w:r>
          </w:p>
        </w:tc>
        <w:tc>
          <w:tcPr>
            <w:tcW w:w="4459" w:type="dxa"/>
            <w:shd w:val="clear" w:color="auto" w:fill="D9E2F3"/>
          </w:tcPr>
          <w:p w14:paraId="17A2480C" w14:textId="77777777" w:rsidR="00EA27FE" w:rsidRDefault="00000000">
            <w:r>
              <w:rPr>
                <w:b/>
                <w:sz w:val="20"/>
              </w:rPr>
              <w:t>Justification</w:t>
            </w:r>
          </w:p>
        </w:tc>
      </w:tr>
      <w:tr w:rsidR="00EA27FE" w14:paraId="5816786D" w14:textId="77777777" w:rsidTr="004E1E8D">
        <w:tc>
          <w:tcPr>
            <w:tcW w:w="1526" w:type="dxa"/>
          </w:tcPr>
          <w:p w14:paraId="2B59545D" w14:textId="77777777" w:rsidR="00EA27FE" w:rsidRDefault="00000000">
            <w:r>
              <w:rPr>
                <w:sz w:val="20"/>
              </w:rPr>
              <w:t>Programming Language</w:t>
            </w:r>
          </w:p>
        </w:tc>
        <w:tc>
          <w:tcPr>
            <w:tcW w:w="2016" w:type="dxa"/>
          </w:tcPr>
          <w:p w14:paraId="1D064AEE" w14:textId="77777777" w:rsidR="00EA27FE" w:rsidRDefault="00000000">
            <w:r>
              <w:rPr>
                <w:sz w:val="20"/>
              </w:rPr>
              <w:t>Python</w:t>
            </w:r>
          </w:p>
        </w:tc>
        <w:tc>
          <w:tcPr>
            <w:tcW w:w="1244" w:type="dxa"/>
          </w:tcPr>
          <w:p w14:paraId="15754975" w14:textId="77777777" w:rsidR="00EA27FE" w:rsidRDefault="00000000">
            <w:r>
              <w:rPr>
                <w:sz w:val="20"/>
              </w:rPr>
              <w:t>3.11+</w:t>
            </w:r>
          </w:p>
        </w:tc>
        <w:tc>
          <w:tcPr>
            <w:tcW w:w="4459" w:type="dxa"/>
          </w:tcPr>
          <w:p w14:paraId="4F8FBB6F" w14:textId="77777777" w:rsidR="00EA27FE" w:rsidRDefault="00000000">
            <w:r>
              <w:rPr>
                <w:sz w:val="20"/>
              </w:rPr>
              <w:t>Dominant ecosystem for NLP/ML; sentence_transformers and chromadb are Python-native</w:t>
            </w:r>
          </w:p>
        </w:tc>
      </w:tr>
      <w:tr w:rsidR="00EA27FE" w14:paraId="4C9D191C" w14:textId="77777777" w:rsidTr="004E1E8D">
        <w:tc>
          <w:tcPr>
            <w:tcW w:w="1526" w:type="dxa"/>
          </w:tcPr>
          <w:p w14:paraId="7116C509" w14:textId="77777777" w:rsidR="00EA27FE" w:rsidRDefault="00000000">
            <w:r>
              <w:rPr>
                <w:sz w:val="20"/>
              </w:rPr>
              <w:t>Embedding Models</w:t>
            </w:r>
          </w:p>
        </w:tc>
        <w:tc>
          <w:tcPr>
            <w:tcW w:w="2016" w:type="dxa"/>
          </w:tcPr>
          <w:p w14:paraId="1191E980" w14:textId="77777777" w:rsidR="00EA27FE" w:rsidRDefault="00000000">
            <w:r>
              <w:rPr>
                <w:sz w:val="20"/>
              </w:rPr>
              <w:t>sentence_transformers (multilingual-E5, BGE-M3)</w:t>
            </w:r>
          </w:p>
        </w:tc>
        <w:tc>
          <w:tcPr>
            <w:tcW w:w="1244" w:type="dxa"/>
          </w:tcPr>
          <w:p w14:paraId="25B79776" w14:textId="77777777" w:rsidR="00EA27FE" w:rsidRDefault="00000000">
            <w:r>
              <w:rPr>
                <w:sz w:val="20"/>
              </w:rPr>
              <w:t>Latest</w:t>
            </w:r>
          </w:p>
        </w:tc>
        <w:tc>
          <w:tcPr>
            <w:tcW w:w="4459" w:type="dxa"/>
          </w:tcPr>
          <w:p w14:paraId="0F3A5A0B" w14:textId="77777777" w:rsidR="00EA27FE" w:rsidRDefault="00000000">
            <w:r>
              <w:rPr>
                <w:sz w:val="20"/>
              </w:rPr>
              <w:t>State-of-the-art multilingual retrieval performance; locally hosted, no API costs</w:t>
            </w:r>
          </w:p>
        </w:tc>
      </w:tr>
      <w:tr w:rsidR="00EA27FE" w14:paraId="1D1E0113" w14:textId="77777777" w:rsidTr="004E1E8D">
        <w:tc>
          <w:tcPr>
            <w:tcW w:w="1526" w:type="dxa"/>
          </w:tcPr>
          <w:p w14:paraId="41D91B17" w14:textId="77777777" w:rsidR="00EA27FE" w:rsidRDefault="00000000">
            <w:r>
              <w:rPr>
                <w:sz w:val="20"/>
              </w:rPr>
              <w:t>Vector DB</w:t>
            </w:r>
          </w:p>
        </w:tc>
        <w:tc>
          <w:tcPr>
            <w:tcW w:w="2016" w:type="dxa"/>
          </w:tcPr>
          <w:p w14:paraId="40F12BFB" w14:textId="77777777" w:rsidR="00EA27FE" w:rsidRDefault="00000000">
            <w:r>
              <w:rPr>
                <w:sz w:val="20"/>
              </w:rPr>
              <w:t>ChromaDB</w:t>
            </w:r>
          </w:p>
        </w:tc>
        <w:tc>
          <w:tcPr>
            <w:tcW w:w="1244" w:type="dxa"/>
          </w:tcPr>
          <w:p w14:paraId="7F3101DD" w14:textId="77777777" w:rsidR="00EA27FE" w:rsidRDefault="00000000">
            <w:r>
              <w:rPr>
                <w:sz w:val="20"/>
              </w:rPr>
              <w:t>≥0.5.0</w:t>
            </w:r>
          </w:p>
        </w:tc>
        <w:tc>
          <w:tcPr>
            <w:tcW w:w="4459" w:type="dxa"/>
          </w:tcPr>
          <w:p w14:paraId="162178A5" w14:textId="77777777" w:rsidR="00EA27FE" w:rsidRDefault="00000000">
            <w:r>
              <w:rPr>
                <w:sz w:val="20"/>
              </w:rPr>
              <w:t>Open-source, embedded vector database; cosine distance; persistent local storage</w:t>
            </w:r>
          </w:p>
        </w:tc>
      </w:tr>
      <w:tr w:rsidR="00EA27FE" w14:paraId="50B07B7E" w14:textId="77777777" w:rsidTr="004E1E8D">
        <w:tc>
          <w:tcPr>
            <w:tcW w:w="1526" w:type="dxa"/>
          </w:tcPr>
          <w:p w14:paraId="231BF30C" w14:textId="77777777" w:rsidR="00EA27FE" w:rsidRDefault="00000000">
            <w:r>
              <w:rPr>
                <w:sz w:val="20"/>
              </w:rPr>
              <w:t>LLM Backend</w:t>
            </w:r>
          </w:p>
        </w:tc>
        <w:tc>
          <w:tcPr>
            <w:tcW w:w="2016" w:type="dxa"/>
          </w:tcPr>
          <w:p w14:paraId="0247CF3B" w14:textId="77777777" w:rsidR="00EA27FE" w:rsidRDefault="00000000">
            <w:r>
              <w:rPr>
                <w:sz w:val="20"/>
              </w:rPr>
              <w:t>DeepSeek v4 Pro</w:t>
            </w:r>
          </w:p>
        </w:tc>
        <w:tc>
          <w:tcPr>
            <w:tcW w:w="1244" w:type="dxa"/>
          </w:tcPr>
          <w:p w14:paraId="17E5C2EF" w14:textId="77777777" w:rsidR="00EA27FE" w:rsidRDefault="00000000">
            <w:r>
              <w:rPr>
                <w:sz w:val="20"/>
              </w:rPr>
              <w:t>Latest</w:t>
            </w:r>
          </w:p>
        </w:tc>
        <w:tc>
          <w:tcPr>
            <w:tcW w:w="4459" w:type="dxa"/>
          </w:tcPr>
          <w:p w14:paraId="6473FCA7" w14:textId="77777777" w:rsidR="00EA27FE" w:rsidRDefault="00000000">
            <w:r>
              <w:rPr>
                <w:sz w:val="20"/>
              </w:rPr>
              <w:t>High-capacity multilingual generation via local OpenAI-compatible endpoint</w:t>
            </w:r>
          </w:p>
        </w:tc>
      </w:tr>
      <w:tr w:rsidR="00EA27FE" w14:paraId="72A026A4" w14:textId="77777777" w:rsidTr="004E1E8D">
        <w:tc>
          <w:tcPr>
            <w:tcW w:w="1526" w:type="dxa"/>
          </w:tcPr>
          <w:p w14:paraId="1D7E6F09" w14:textId="77777777" w:rsidR="00EA27FE" w:rsidRDefault="00000000">
            <w:r>
              <w:rPr>
                <w:sz w:val="20"/>
              </w:rPr>
              <w:t>LLM Client</w:t>
            </w:r>
          </w:p>
        </w:tc>
        <w:tc>
          <w:tcPr>
            <w:tcW w:w="2016" w:type="dxa"/>
          </w:tcPr>
          <w:p w14:paraId="16767314" w14:textId="77777777" w:rsidR="00EA27FE" w:rsidRDefault="00000000">
            <w:r>
              <w:rPr>
                <w:sz w:val="20"/>
              </w:rPr>
              <w:t>OpenAI Python SDK</w:t>
            </w:r>
          </w:p>
        </w:tc>
        <w:tc>
          <w:tcPr>
            <w:tcW w:w="1244" w:type="dxa"/>
          </w:tcPr>
          <w:p w14:paraId="592992B1" w14:textId="77777777" w:rsidR="00EA27FE" w:rsidRDefault="00000000">
            <w:r>
              <w:rPr>
                <w:sz w:val="20"/>
              </w:rPr>
              <w:t>≥1.0</w:t>
            </w:r>
          </w:p>
        </w:tc>
        <w:tc>
          <w:tcPr>
            <w:tcW w:w="4459" w:type="dxa"/>
          </w:tcPr>
          <w:p w14:paraId="2AED74A2" w14:textId="77777777" w:rsidR="00EA27FE" w:rsidRDefault="00000000">
            <w:r>
              <w:rPr>
                <w:sz w:val="20"/>
              </w:rPr>
              <w:t>Standard API client; compatible with local endpoints; temperature and token controls</w:t>
            </w:r>
          </w:p>
        </w:tc>
      </w:tr>
      <w:tr w:rsidR="00EA27FE" w14:paraId="6A990B96" w14:textId="77777777" w:rsidTr="004E1E8D">
        <w:tc>
          <w:tcPr>
            <w:tcW w:w="1526" w:type="dxa"/>
          </w:tcPr>
          <w:p w14:paraId="04F75FD6" w14:textId="77777777" w:rsidR="00EA27FE" w:rsidRDefault="00000000">
            <w:r>
              <w:rPr>
                <w:sz w:val="20"/>
              </w:rPr>
              <w:t>Evaluation</w:t>
            </w:r>
          </w:p>
        </w:tc>
        <w:tc>
          <w:tcPr>
            <w:tcW w:w="2016" w:type="dxa"/>
          </w:tcPr>
          <w:p w14:paraId="21244AC5" w14:textId="77777777" w:rsidR="00EA27FE" w:rsidRDefault="00000000">
            <w:r>
              <w:rPr>
                <w:sz w:val="20"/>
              </w:rPr>
              <w:t>Cosine similarity (multilingual-E5)</w:t>
            </w:r>
          </w:p>
        </w:tc>
        <w:tc>
          <w:tcPr>
            <w:tcW w:w="1244" w:type="dxa"/>
          </w:tcPr>
          <w:p w14:paraId="0855199F" w14:textId="77777777" w:rsidR="00EA27FE" w:rsidRDefault="00000000">
            <w:r>
              <w:rPr>
                <w:sz w:val="20"/>
              </w:rPr>
              <w:t>Custom</w:t>
            </w:r>
          </w:p>
        </w:tc>
        <w:tc>
          <w:tcPr>
            <w:tcW w:w="4459" w:type="dxa"/>
          </w:tcPr>
          <w:p w14:paraId="43C4A920" w14:textId="77777777" w:rsidR="00EA27FE" w:rsidRDefault="00000000">
            <w:r>
              <w:rPr>
                <w:sz w:val="20"/>
              </w:rPr>
              <w:t>Embedding-based semantic similarity metrics; no LLM judge dependency</w:t>
            </w:r>
          </w:p>
        </w:tc>
      </w:tr>
      <w:tr w:rsidR="00EA27FE" w14:paraId="0299F4C6" w14:textId="77777777" w:rsidTr="004E1E8D">
        <w:tc>
          <w:tcPr>
            <w:tcW w:w="1526" w:type="dxa"/>
          </w:tcPr>
          <w:p w14:paraId="0C5E66F7" w14:textId="77777777" w:rsidR="00EA27FE" w:rsidRDefault="00000000">
            <w:r>
              <w:rPr>
                <w:sz w:val="20"/>
              </w:rPr>
              <w:t>PDF Extraction</w:t>
            </w:r>
          </w:p>
        </w:tc>
        <w:tc>
          <w:tcPr>
            <w:tcW w:w="2016" w:type="dxa"/>
          </w:tcPr>
          <w:p w14:paraId="1CA0D3AB" w14:textId="77777777" w:rsidR="00EA27FE" w:rsidRDefault="00000000">
            <w:r>
              <w:rPr>
                <w:sz w:val="20"/>
              </w:rPr>
              <w:t>PyMuPDF, pdfplumber, Tesseract</w:t>
            </w:r>
          </w:p>
        </w:tc>
        <w:tc>
          <w:tcPr>
            <w:tcW w:w="1244" w:type="dxa"/>
          </w:tcPr>
          <w:p w14:paraId="60E51AF7" w14:textId="77777777" w:rsidR="00EA27FE" w:rsidRDefault="00000000">
            <w:r>
              <w:rPr>
                <w:sz w:val="20"/>
              </w:rPr>
              <w:t>Latest</w:t>
            </w:r>
          </w:p>
        </w:tc>
        <w:tc>
          <w:tcPr>
            <w:tcW w:w="4459" w:type="dxa"/>
          </w:tcPr>
          <w:p w14:paraId="50485962" w14:textId="77777777" w:rsidR="00EA27FE" w:rsidRDefault="00000000">
            <w:r>
              <w:rPr>
                <w:sz w:val="20"/>
              </w:rPr>
              <w:t>Three-path extraction: Unicode, legacy font mapping, OCR</w:t>
            </w:r>
          </w:p>
        </w:tc>
      </w:tr>
      <w:tr w:rsidR="00EA27FE" w14:paraId="2C72D52D" w14:textId="77777777" w:rsidTr="004E1E8D">
        <w:tc>
          <w:tcPr>
            <w:tcW w:w="1526" w:type="dxa"/>
          </w:tcPr>
          <w:p w14:paraId="6750002E" w14:textId="77777777" w:rsidR="00EA27FE" w:rsidRDefault="00000000">
            <w:r>
              <w:rPr>
                <w:sz w:val="20"/>
              </w:rPr>
              <w:t>Statistical Analysis</w:t>
            </w:r>
          </w:p>
        </w:tc>
        <w:tc>
          <w:tcPr>
            <w:tcW w:w="2016" w:type="dxa"/>
          </w:tcPr>
          <w:p w14:paraId="0323E405" w14:textId="77777777" w:rsidR="00EA27FE" w:rsidRDefault="00000000">
            <w:r>
              <w:rPr>
                <w:sz w:val="20"/>
              </w:rPr>
              <w:t>SciPy, NumPy</w:t>
            </w:r>
          </w:p>
        </w:tc>
        <w:tc>
          <w:tcPr>
            <w:tcW w:w="1244" w:type="dxa"/>
          </w:tcPr>
          <w:p w14:paraId="12EF4F3D" w14:textId="77777777" w:rsidR="00EA27FE" w:rsidRDefault="00000000">
            <w:r>
              <w:rPr>
                <w:sz w:val="20"/>
              </w:rPr>
              <w:t>Latest</w:t>
            </w:r>
          </w:p>
        </w:tc>
        <w:tc>
          <w:tcPr>
            <w:tcW w:w="4459" w:type="dxa"/>
          </w:tcPr>
          <w:p w14:paraId="01BF8C37" w14:textId="77777777" w:rsidR="00EA27FE" w:rsidRDefault="00000000">
            <w:r>
              <w:rPr>
                <w:sz w:val="20"/>
              </w:rPr>
              <w:t>Wilcoxon signed-rank test, descriptive statistics, effect sizes</w:t>
            </w:r>
          </w:p>
        </w:tc>
      </w:tr>
      <w:tr w:rsidR="00EA27FE" w14:paraId="42BAEFAD" w14:textId="77777777" w:rsidTr="004E1E8D">
        <w:tc>
          <w:tcPr>
            <w:tcW w:w="1526" w:type="dxa"/>
          </w:tcPr>
          <w:p w14:paraId="4C68E5DB" w14:textId="77777777" w:rsidR="00EA27FE" w:rsidRDefault="00000000">
            <w:r>
              <w:rPr>
                <w:sz w:val="20"/>
              </w:rPr>
              <w:t>Version Control</w:t>
            </w:r>
          </w:p>
        </w:tc>
        <w:tc>
          <w:tcPr>
            <w:tcW w:w="2016" w:type="dxa"/>
          </w:tcPr>
          <w:p w14:paraId="6F46F07A" w14:textId="77777777" w:rsidR="00EA27FE" w:rsidRDefault="00000000">
            <w:r>
              <w:rPr>
                <w:sz w:val="20"/>
              </w:rPr>
              <w:t>Git + GitHub</w:t>
            </w:r>
          </w:p>
        </w:tc>
        <w:tc>
          <w:tcPr>
            <w:tcW w:w="1244" w:type="dxa"/>
          </w:tcPr>
          <w:p w14:paraId="0F846412" w14:textId="77777777" w:rsidR="00EA27FE" w:rsidRDefault="00000000">
            <w:r>
              <w:rPr>
                <w:sz w:val="20"/>
              </w:rPr>
              <w:t>Latest</w:t>
            </w:r>
          </w:p>
        </w:tc>
        <w:tc>
          <w:tcPr>
            <w:tcW w:w="4459" w:type="dxa"/>
          </w:tcPr>
          <w:p w14:paraId="64FFC1CE" w14:textId="77777777" w:rsidR="00EA27FE" w:rsidRDefault="00000000">
            <w:r>
              <w:rPr>
                <w:sz w:val="20"/>
              </w:rPr>
              <w:t>Code management; experimental configuration tracking</w:t>
            </w:r>
          </w:p>
        </w:tc>
      </w:tr>
    </w:tbl>
    <w:p w14:paraId="2C88D071" w14:textId="77777777" w:rsidR="00C80B40" w:rsidRDefault="00C80B40" w:rsidP="00C80B40">
      <w:pPr>
        <w:spacing w:after="240" w:line="240" w:lineRule="auto"/>
        <w:jc w:val="center"/>
        <w:rPr>
          <w:i/>
          <w:sz w:val="20"/>
        </w:rPr>
      </w:pPr>
    </w:p>
    <w:p w14:paraId="15DCD295" w14:textId="6858AA44" w:rsidR="00C80B40" w:rsidRDefault="00C80B40" w:rsidP="00C80B40">
      <w:pPr>
        <w:spacing w:after="240" w:line="240" w:lineRule="auto"/>
        <w:jc w:val="center"/>
      </w:pPr>
      <w:r>
        <w:rPr>
          <w:i/>
          <w:sz w:val="20"/>
        </w:rPr>
        <w:t>Table 6.</w:t>
      </w:r>
      <w:r>
        <w:rPr>
          <w:i/>
          <w:sz w:val="20"/>
        </w:rPr>
        <w:t>2</w:t>
      </w:r>
      <w:r>
        <w:rPr>
          <w:i/>
          <w:sz w:val="20"/>
        </w:rPr>
        <w:t xml:space="preserve">: </w:t>
      </w:r>
      <w:r w:rsidRPr="00C80B40">
        <w:rPr>
          <w:i/>
          <w:sz w:val="20"/>
        </w:rPr>
        <w:t>Technology Stack and Justification</w:t>
      </w:r>
    </w:p>
    <w:p w14:paraId="188992A5" w14:textId="77777777" w:rsidR="00EA27FE" w:rsidRDefault="00EA27FE"/>
    <w:p w14:paraId="70CB92C3" w14:textId="77777777" w:rsidR="00EA27FE" w:rsidRDefault="00000000" w:rsidP="0077485F">
      <w:pPr>
        <w:pStyle w:val="Heading3"/>
      </w:pPr>
      <w:bookmarkStart w:id="50" w:name="_Toc236595288"/>
      <w:r>
        <w:t>6.5 Cloudflare Workers Deployment Architecture</w:t>
      </w:r>
      <w:bookmarkEnd w:id="50"/>
    </w:p>
    <w:p w14:paraId="4CCA4657" w14:textId="77777777" w:rsidR="00EA27FE" w:rsidRDefault="00000000">
      <w:pPr>
        <w:spacing w:after="240" w:line="360" w:lineRule="auto"/>
      </w:pPr>
      <w:r>
        <w:lastRenderedPageBreak/>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rsidP="0077485F">
      <w:pPr>
        <w:pStyle w:val="Heading4"/>
      </w:pPr>
      <w: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1668"/>
        <w:gridCol w:w="2126"/>
        <w:gridCol w:w="5278"/>
      </w:tblGrid>
      <w:tr w:rsidR="00EA27FE" w14:paraId="0ABACE07" w14:textId="77777777" w:rsidTr="004E1E8D">
        <w:tc>
          <w:tcPr>
            <w:tcW w:w="1668" w:type="dxa"/>
            <w:shd w:val="clear" w:color="auto" w:fill="D9E2F3"/>
          </w:tcPr>
          <w:p w14:paraId="1FF655A1" w14:textId="77777777" w:rsidR="00EA27FE" w:rsidRDefault="00000000">
            <w:r>
              <w:rPr>
                <w:b/>
                <w:sz w:val="20"/>
              </w:rPr>
              <w:t>Repository</w:t>
            </w:r>
          </w:p>
        </w:tc>
        <w:tc>
          <w:tcPr>
            <w:tcW w:w="2126" w:type="dxa"/>
            <w:shd w:val="clear" w:color="auto" w:fill="D9E2F3"/>
          </w:tcPr>
          <w:p w14:paraId="483FCC1E" w14:textId="77777777" w:rsidR="00EA27FE" w:rsidRDefault="00000000">
            <w:r>
              <w:rPr>
                <w:b/>
                <w:sz w:val="20"/>
              </w:rPr>
              <w:t>Role</w:t>
            </w:r>
          </w:p>
        </w:tc>
        <w:tc>
          <w:tcPr>
            <w:tcW w:w="5278" w:type="dxa"/>
            <w:shd w:val="clear" w:color="auto" w:fill="D9E2F3"/>
          </w:tcPr>
          <w:p w14:paraId="52867171" w14:textId="77777777" w:rsidR="00EA27FE" w:rsidRDefault="00000000">
            <w:r>
              <w:rPr>
                <w:b/>
                <w:sz w:val="20"/>
              </w:rPr>
              <w:t>Contents</w:t>
            </w:r>
          </w:p>
        </w:tc>
      </w:tr>
      <w:tr w:rsidR="00EA27FE" w14:paraId="65735418" w14:textId="77777777" w:rsidTr="004E1E8D">
        <w:tc>
          <w:tcPr>
            <w:tcW w:w="1668" w:type="dxa"/>
          </w:tcPr>
          <w:p w14:paraId="3B7E8B14" w14:textId="77777777" w:rsidR="00EA27FE" w:rsidRDefault="00000000">
            <w:r>
              <w:rPr>
                <w:sz w:val="20"/>
              </w:rPr>
              <w:t>`com738-dissertation`</w:t>
            </w:r>
          </w:p>
        </w:tc>
        <w:tc>
          <w:tcPr>
            <w:tcW w:w="2126" w:type="dxa"/>
          </w:tcPr>
          <w:p w14:paraId="00AA6260" w14:textId="77777777" w:rsidR="00EA27FE" w:rsidRDefault="00000000">
            <w:r>
              <w:rPr>
                <w:sz w:val="20"/>
              </w:rPr>
              <w:t>Local pipeline and evaluation</w:t>
            </w:r>
          </w:p>
        </w:tc>
        <w:tc>
          <w:tcPr>
            <w:tcW w:w="5278"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rsidTr="004E1E8D">
        <w:tc>
          <w:tcPr>
            <w:tcW w:w="1668" w:type="dxa"/>
          </w:tcPr>
          <w:p w14:paraId="146E0369" w14:textId="77777777" w:rsidR="00EA27FE" w:rsidRDefault="00000000">
            <w:r>
              <w:rPr>
                <w:sz w:val="20"/>
              </w:rPr>
              <w:t>`com738-rag-app`</w:t>
            </w:r>
          </w:p>
        </w:tc>
        <w:tc>
          <w:tcPr>
            <w:tcW w:w="2126" w:type="dxa"/>
          </w:tcPr>
          <w:p w14:paraId="5B85977A" w14:textId="77777777" w:rsidR="00EA27FE" w:rsidRDefault="00000000">
            <w:r>
              <w:rPr>
                <w:sz w:val="20"/>
              </w:rPr>
              <w:t>Cloudflare production deployment</w:t>
            </w:r>
          </w:p>
        </w:tc>
        <w:tc>
          <w:tcPr>
            <w:tcW w:w="5278"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55AAF314" w14:textId="77777777" w:rsidR="00C80B40" w:rsidRDefault="00C80B40" w:rsidP="00C80B40">
      <w:pPr>
        <w:spacing w:after="240" w:line="240" w:lineRule="auto"/>
        <w:jc w:val="center"/>
        <w:rPr>
          <w:i/>
          <w:sz w:val="20"/>
        </w:rPr>
      </w:pPr>
    </w:p>
    <w:p w14:paraId="68044404" w14:textId="0206B06D" w:rsidR="00C80B40" w:rsidRDefault="00C80B40" w:rsidP="00C80B40">
      <w:pPr>
        <w:spacing w:after="240" w:line="240" w:lineRule="auto"/>
        <w:jc w:val="center"/>
      </w:pPr>
      <w:r>
        <w:rPr>
          <w:i/>
          <w:sz w:val="20"/>
        </w:rPr>
        <w:t>Table 6.</w:t>
      </w:r>
      <w:r>
        <w:rPr>
          <w:i/>
          <w:sz w:val="20"/>
        </w:rPr>
        <w:t>3</w:t>
      </w:r>
      <w:r>
        <w:rPr>
          <w:i/>
          <w:sz w:val="20"/>
        </w:rPr>
        <w:t xml:space="preserve">: </w:t>
      </w:r>
      <w:r w:rsidRPr="00C80B40">
        <w:rPr>
          <w:i/>
          <w:sz w:val="20"/>
        </w:rPr>
        <w:t>Repository Structure</w:t>
      </w:r>
    </w:p>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rsidP="0077485F">
      <w:pPr>
        <w:pStyle w:val="Heading4"/>
      </w:pPr>
      <w:r>
        <w:t>6.5.2 Knowledge Base Sync Pipeline (GitHub Actions)</w:t>
      </w:r>
    </w:p>
    <w:p w14:paraId="6B164099" w14:textId="77777777" w:rsidR="00EA27FE" w:rsidRDefault="00000000">
      <w:pPr>
        <w:spacing w:after="240" w:line="360" w:lineRule="auto"/>
      </w:pPr>
      <w:r>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lastRenderedPageBreak/>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592B1228">
            <wp:extent cx="6237605" cy="3409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rotWithShape="1">
                    <a:blip r:embed="rId21"/>
                    <a:srcRect l="1799" t="8761" b="4112"/>
                    <a:stretch>
                      <a:fillRect/>
                    </a:stretch>
                  </pic:blipFill>
                  <pic:spPr bwMode="auto">
                    <a:xfrm>
                      <a:off x="0" y="0"/>
                      <a:ext cx="6258921" cy="3421603"/>
                    </a:xfrm>
                    <a:prstGeom prst="rect">
                      <a:avLst/>
                    </a:prstGeom>
                    <a:ln>
                      <a:noFill/>
                    </a:ln>
                    <a:extLst>
                      <a:ext uri="{53640926-AAD7-44D8-BBD7-CCE9431645EC}">
                        <a14:shadowObscured xmlns:a14="http://schemas.microsoft.com/office/drawing/2010/main"/>
                      </a:ext>
                    </a:extLst>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lastRenderedPageBreak/>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473D3204" w14:textId="77777777" w:rsidR="00C80B40" w:rsidRDefault="00C80B40" w:rsidP="00C80B40">
      <w:pPr>
        <w:spacing w:after="240" w:line="240" w:lineRule="auto"/>
        <w:jc w:val="center"/>
        <w:rPr>
          <w:i/>
          <w:sz w:val="20"/>
        </w:rPr>
      </w:pPr>
    </w:p>
    <w:p w14:paraId="2A84C04C" w14:textId="54DBA5D9" w:rsidR="00C80B40" w:rsidRDefault="00C80B40" w:rsidP="00C80B40">
      <w:pPr>
        <w:spacing w:after="240" w:line="240" w:lineRule="auto"/>
        <w:jc w:val="center"/>
      </w:pPr>
      <w:r>
        <w:rPr>
          <w:i/>
          <w:sz w:val="20"/>
        </w:rPr>
        <w:t>Table 6.</w:t>
      </w:r>
      <w:r>
        <w:rPr>
          <w:i/>
          <w:sz w:val="20"/>
        </w:rPr>
        <w:t>4</w:t>
      </w:r>
      <w:r>
        <w:rPr>
          <w:i/>
          <w:sz w:val="20"/>
        </w:rPr>
        <w:t xml:space="preserve">: </w:t>
      </w:r>
      <w:r>
        <w:rPr>
          <w:i/>
          <w:sz w:val="20"/>
        </w:rPr>
        <w:t>software components</w:t>
      </w:r>
    </w:p>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373AF2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2A7B35" w14:textId="766532DD" w:rsidR="00EA27FE" w:rsidRDefault="00000000">
      <w:pPr>
        <w:spacing w:after="240" w:line="240" w:lineRule="auto"/>
        <w:jc w:val="center"/>
      </w:pPr>
      <w:r>
        <w:rPr>
          <w:i/>
          <w:sz w:val="20"/>
        </w:rPr>
        <w:t xml:space="preserve">Figure 6.2: StudyMate AI </w:t>
      </w:r>
      <w:r w:rsidR="00C80B40">
        <w:rPr>
          <w:i/>
          <w:sz w:val="20"/>
        </w:rPr>
        <w:t>-startup page</w:t>
      </w:r>
    </w:p>
    <w:p w14:paraId="3D39B664" w14:textId="467B339D" w:rsidR="00EA27FE" w:rsidRDefault="00000000">
      <w:pPr>
        <w:jc w:val="center"/>
      </w:pPr>
      <w:r>
        <w:rPr>
          <w:noProof/>
        </w:rPr>
        <w:lastRenderedPageBreak/>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119D728E" w14:textId="5035720A" w:rsidR="00EA27FE" w:rsidRDefault="00000000">
      <w:pPr>
        <w:jc w:val="center"/>
      </w:pPr>
      <w:r>
        <w:rPr>
          <w:i/>
          <w:sz w:val="20"/>
        </w:rPr>
        <w:lastRenderedPageBreak/>
        <w:t xml:space="preserve">Figure 6.3: </w:t>
      </w:r>
      <w:r w:rsidR="00C80B40">
        <w:rPr>
          <w:i/>
          <w:sz w:val="20"/>
        </w:rPr>
        <w:t xml:space="preserve">StudyMate AI </w:t>
      </w:r>
      <w:r w:rsidR="00C80B40">
        <w:rPr>
          <w:i/>
          <w:sz w:val="20"/>
        </w:rPr>
        <w:t>– Login page</w:t>
      </w:r>
      <w:r>
        <w:rPr>
          <w:noProof/>
        </w:rPr>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6040655C" w14:textId="47BCC960" w:rsidR="00EA27FE" w:rsidRDefault="00000000">
      <w:pPr>
        <w:spacing w:after="240" w:line="240" w:lineRule="auto"/>
        <w:jc w:val="center"/>
      </w:pPr>
      <w:r>
        <w:rPr>
          <w:i/>
          <w:sz w:val="20"/>
        </w:rPr>
        <w:t xml:space="preserve">Figure 6.4: </w:t>
      </w:r>
      <w:r w:rsidR="00C80B40">
        <w:rPr>
          <w:i/>
          <w:sz w:val="20"/>
        </w:rPr>
        <w:t>StudyMate AI</w:t>
      </w:r>
      <w:r w:rsidR="00C80B40">
        <w:rPr>
          <w:i/>
          <w:sz w:val="20"/>
        </w:rPr>
        <w:t xml:space="preserve"> -chat interface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556847FE" w14:textId="77777777" w:rsidR="00C80B40" w:rsidRDefault="00C80B40" w:rsidP="00C80B40">
      <w:pPr>
        <w:spacing w:after="240" w:line="240" w:lineRule="auto"/>
        <w:jc w:val="center"/>
        <w:rPr>
          <w:i/>
          <w:sz w:val="20"/>
        </w:rPr>
      </w:pPr>
    </w:p>
    <w:p w14:paraId="51BBED53" w14:textId="45472521" w:rsidR="00C80B40" w:rsidRDefault="00C80B40" w:rsidP="00C80B40">
      <w:pPr>
        <w:spacing w:after="240" w:line="240" w:lineRule="auto"/>
        <w:jc w:val="center"/>
      </w:pPr>
      <w:r>
        <w:rPr>
          <w:i/>
          <w:sz w:val="20"/>
        </w:rPr>
        <w:t>Table 6.</w:t>
      </w:r>
      <w:r>
        <w:rPr>
          <w:i/>
          <w:sz w:val="20"/>
        </w:rPr>
        <w:t>5</w:t>
      </w:r>
      <w:r>
        <w:rPr>
          <w:i/>
          <w:sz w:val="20"/>
        </w:rPr>
        <w:t xml:space="preserve">: </w:t>
      </w:r>
      <w:r w:rsidRPr="00C80B40">
        <w:rPr>
          <w:i/>
          <w:sz w:val="20"/>
        </w:rPr>
        <w:t>Key Differences</w:t>
      </w:r>
    </w:p>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33647DA1" w:rsidR="00EA27FE" w:rsidRDefault="00000000" w:rsidP="0077485F">
      <w:pPr>
        <w:pStyle w:val="Heading2"/>
      </w:pPr>
      <w:bookmarkStart w:id="51" w:name="_Toc236595289"/>
      <w:r>
        <w:lastRenderedPageBreak/>
        <w:t>7: Evaluation of Product</w:t>
      </w:r>
      <w:bookmarkEnd w:id="51"/>
    </w:p>
    <w:p w14:paraId="537E74DE" w14:textId="77777777" w:rsidR="00EA27FE" w:rsidRDefault="00000000" w:rsidP="0077485F">
      <w:pPr>
        <w:pStyle w:val="Heading3"/>
      </w:pPr>
      <w:bookmarkStart w:id="52" w:name="_Toc236595290"/>
      <w:r>
        <w:t>7.1 The Deployed System: StudyMate AI</w:t>
      </w:r>
      <w:bookmarkEnd w:id="52"/>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rsidP="0077485F">
      <w:pPr>
        <w:pStyle w:val="Heading3"/>
      </w:pPr>
      <w:bookmarkStart w:id="53" w:name="_Toc236595291"/>
      <w:r>
        <w:t>7.2 Automated Evaluation Results</w:t>
      </w:r>
      <w:bookmarkEnd w:id="53"/>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6752F958"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4184D51F" w14:textId="77777777" w:rsidR="00C80B40" w:rsidRDefault="00C80B40" w:rsidP="00C80B40">
      <w:pPr>
        <w:spacing w:after="240" w:line="240" w:lineRule="auto"/>
        <w:jc w:val="center"/>
        <w:rPr>
          <w:i/>
          <w:sz w:val="20"/>
        </w:rPr>
      </w:pPr>
    </w:p>
    <w:p w14:paraId="66C9C77E" w14:textId="5033CD4D" w:rsidR="00C80B40" w:rsidRDefault="00C80B40" w:rsidP="00C80B40">
      <w:pPr>
        <w:spacing w:after="240" w:line="240" w:lineRule="auto"/>
        <w:jc w:val="center"/>
      </w:pPr>
      <w:r>
        <w:rPr>
          <w:i/>
          <w:sz w:val="20"/>
        </w:rPr>
        <w:t xml:space="preserve">Table </w:t>
      </w:r>
      <w:r>
        <w:rPr>
          <w:i/>
          <w:sz w:val="20"/>
        </w:rPr>
        <w:t>7</w:t>
      </w:r>
      <w:r>
        <w:rPr>
          <w:i/>
          <w:sz w:val="20"/>
        </w:rPr>
        <w:t>.</w:t>
      </w:r>
      <w:r>
        <w:rPr>
          <w:i/>
          <w:sz w:val="20"/>
        </w:rPr>
        <w:t>1</w:t>
      </w:r>
      <w:r>
        <w:rPr>
          <w:i/>
          <w:sz w:val="20"/>
        </w:rPr>
        <w:t xml:space="preserve">: </w:t>
      </w:r>
      <w:r w:rsidRPr="00C80B40">
        <w:rPr>
          <w:i/>
          <w:sz w:val="20"/>
        </w:rPr>
        <w:t>Automated Evaluation Results (N = 82 questions)</w:t>
      </w:r>
    </w:p>
    <w:p w14:paraId="277C2584" w14:textId="26A8FAC4" w:rsidR="00EA27FE" w:rsidRDefault="004D49F4">
      <w:r w:rsidRPr="004D49F4">
        <w:lastRenderedPageBreak/>
        <w:drawing>
          <wp:inline distT="0" distB="0" distL="0" distR="0" wp14:anchorId="3BA8EB46" wp14:editId="65AC0CAD">
            <wp:extent cx="5760720" cy="3186430"/>
            <wp:effectExtent l="0" t="0" r="0" b="0"/>
            <wp:docPr id="5444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1328" name=""/>
                    <pic:cNvPicPr/>
                  </pic:nvPicPr>
                  <pic:blipFill rotWithShape="1">
                    <a:blip r:embed="rId25"/>
                    <a:srcRect t="10201"/>
                    <a:stretch>
                      <a:fillRect/>
                    </a:stretch>
                  </pic:blipFill>
                  <pic:spPr bwMode="auto">
                    <a:xfrm>
                      <a:off x="0" y="0"/>
                      <a:ext cx="5760720" cy="3186430"/>
                    </a:xfrm>
                    <a:prstGeom prst="rect">
                      <a:avLst/>
                    </a:prstGeom>
                    <a:ln>
                      <a:noFill/>
                    </a:ln>
                    <a:extLst>
                      <a:ext uri="{53640926-AAD7-44D8-BBD7-CCE9431645EC}">
                        <a14:shadowObscured xmlns:a14="http://schemas.microsoft.com/office/drawing/2010/main"/>
                      </a:ext>
                    </a:extLst>
                  </pic:spPr>
                </pic:pic>
              </a:graphicData>
            </a:graphic>
          </wp:inline>
        </w:drawing>
      </w:r>
    </w:p>
    <w:p w14:paraId="0FEF40A2" w14:textId="303D5462" w:rsidR="00EC76FC" w:rsidRPr="00EC76FC" w:rsidRDefault="00EC76FC" w:rsidP="00EC76FC">
      <w:pPr>
        <w:jc w:val="center"/>
        <w:rPr>
          <w:i/>
          <w:sz w:val="20"/>
        </w:rPr>
      </w:pPr>
      <w:r w:rsidRPr="00EC76FC">
        <w:rPr>
          <w:i/>
          <w:sz w:val="20"/>
        </w:rPr>
        <w:t>Figure 7.6</w:t>
      </w:r>
      <w:r w:rsidRPr="00EC76FC">
        <w:rPr>
          <w:i/>
          <w:sz w:val="20"/>
        </w:rPr>
        <w:t xml:space="preserve"> </w:t>
      </w:r>
      <w:r w:rsidRPr="00C80B40">
        <w:rPr>
          <w:i/>
          <w:sz w:val="20"/>
        </w:rPr>
        <w:t>Automated Evaluation Results</w:t>
      </w:r>
    </w:p>
    <w:p w14:paraId="60B80381" w14:textId="77777777" w:rsidR="00EA27FE" w:rsidRDefault="00000000">
      <w:pPr>
        <w:spacing w:after="240" w:line="360" w:lineRule="auto"/>
      </w:pPr>
      <w:r>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w:t>
      </w:r>
      <w:r>
        <w:lastRenderedPageBreak/>
        <w:t xml:space="preserve">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5BF99689" w14:textId="3A932337" w:rsidR="00EC76FC" w:rsidRDefault="00EC76FC">
      <w:pPr>
        <w:spacing w:after="240" w:line="360" w:lineRule="auto"/>
      </w:pPr>
      <w:r w:rsidRPr="00EC76FC">
        <w:drawing>
          <wp:inline distT="0" distB="0" distL="0" distR="0" wp14:anchorId="61E124C1" wp14:editId="7FB2927D">
            <wp:extent cx="5760720" cy="2499360"/>
            <wp:effectExtent l="0" t="0" r="0" b="0"/>
            <wp:docPr id="108100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618" name=""/>
                    <pic:cNvPicPr/>
                  </pic:nvPicPr>
                  <pic:blipFill rotWithShape="1">
                    <a:blip r:embed="rId26"/>
                    <a:srcRect t="8380"/>
                    <a:stretch>
                      <a:fillRect/>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r w:rsidRPr="00EC76FC">
        <w:rPr>
          <w:rFonts w:ascii="Segoe UI" w:hAnsi="Segoe UI" w:cs="Segoe UI"/>
          <w:i/>
          <w:iCs/>
          <w:color w:val="BBBEBF"/>
          <w:sz w:val="21"/>
          <w:szCs w:val="21"/>
        </w:rPr>
        <w:t xml:space="preserve"> </w:t>
      </w:r>
      <w:r w:rsidRPr="00EC76FC">
        <w:rPr>
          <w:i/>
          <w:iCs/>
        </w:rPr>
        <w:t>Figure 7.7: Side-by-side comparison </w:t>
      </w:r>
    </w:p>
    <w:p w14:paraId="350F1E06" w14:textId="77777777" w:rsidR="00EA27FE" w:rsidRDefault="00000000" w:rsidP="0077485F">
      <w:pPr>
        <w:pStyle w:val="Heading3"/>
      </w:pPr>
      <w:bookmarkStart w:id="54" w:name="_Toc236595292"/>
      <w:r>
        <w:t>7.3 Human Evaluation Results</w:t>
      </w:r>
      <w:bookmarkEnd w:id="54"/>
    </w:p>
    <w:p w14:paraId="1FFFAE90" w14:textId="77777777" w:rsidR="00EA27FE" w:rsidRDefault="00000000">
      <w:pPr>
        <w:spacing w:after="240" w:line="360" w:lineRule="auto"/>
      </w:pPr>
      <w:r>
        <w:lastRenderedPageBreak/>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29B379BB"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788CBE17" w14:textId="77777777" w:rsidR="00C80B40" w:rsidRDefault="00C80B40" w:rsidP="00C80B40">
      <w:pPr>
        <w:spacing w:after="240" w:line="240" w:lineRule="auto"/>
        <w:jc w:val="center"/>
        <w:rPr>
          <w:i/>
          <w:sz w:val="20"/>
        </w:rPr>
      </w:pPr>
    </w:p>
    <w:p w14:paraId="3D482A51" w14:textId="1B313DD3" w:rsidR="00C80B40" w:rsidRDefault="00C80B40" w:rsidP="00C80B40">
      <w:pPr>
        <w:spacing w:after="240" w:line="240" w:lineRule="auto"/>
        <w:jc w:val="center"/>
      </w:pPr>
      <w:r>
        <w:rPr>
          <w:i/>
          <w:sz w:val="20"/>
        </w:rPr>
        <w:t>Table 7.</w:t>
      </w:r>
      <w:r>
        <w:rPr>
          <w:i/>
          <w:sz w:val="20"/>
        </w:rPr>
        <w:t>2</w:t>
      </w:r>
      <w:r>
        <w:rPr>
          <w:i/>
          <w:sz w:val="20"/>
        </w:rPr>
        <w:t xml:space="preserve">: </w:t>
      </w:r>
      <w:r w:rsidRPr="00C80B40">
        <w:rPr>
          <w:i/>
          <w:sz w:val="20"/>
        </w:rPr>
        <w:t>Human Evaluation Ratings by Condition</w:t>
      </w:r>
    </w:p>
    <w:p w14:paraId="279927CF" w14:textId="666CB878" w:rsidR="00EA27FE" w:rsidRDefault="00EC76FC">
      <w:r w:rsidRPr="00EC76FC">
        <w:drawing>
          <wp:inline distT="0" distB="0" distL="0" distR="0" wp14:anchorId="73EDC21C" wp14:editId="4BC57BD9">
            <wp:extent cx="5760720" cy="3165475"/>
            <wp:effectExtent l="0" t="0" r="0" b="0"/>
            <wp:docPr id="8488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6121" name=""/>
                    <pic:cNvPicPr/>
                  </pic:nvPicPr>
                  <pic:blipFill rotWithShape="1">
                    <a:blip r:embed="rId27"/>
                    <a:srcRect t="5408"/>
                    <a:stretch>
                      <a:fillRect/>
                    </a:stretch>
                  </pic:blipFill>
                  <pic:spPr bwMode="auto">
                    <a:xfrm>
                      <a:off x="0" y="0"/>
                      <a:ext cx="5760720" cy="3165475"/>
                    </a:xfrm>
                    <a:prstGeom prst="rect">
                      <a:avLst/>
                    </a:prstGeom>
                    <a:ln>
                      <a:noFill/>
                    </a:ln>
                    <a:extLst>
                      <a:ext uri="{53640926-AAD7-44D8-BBD7-CCE9431645EC}">
                        <a14:shadowObscured xmlns:a14="http://schemas.microsoft.com/office/drawing/2010/main"/>
                      </a:ext>
                    </a:extLst>
                  </pic:spPr>
                </pic:pic>
              </a:graphicData>
            </a:graphic>
          </wp:inline>
        </w:drawing>
      </w:r>
    </w:p>
    <w:p w14:paraId="4F8C772C" w14:textId="06BCBB02" w:rsidR="00EC76FC" w:rsidRPr="00EC76FC" w:rsidRDefault="00EC76FC" w:rsidP="00EC76FC">
      <w:pPr>
        <w:spacing w:after="240" w:line="240" w:lineRule="auto"/>
        <w:jc w:val="center"/>
        <w:rPr>
          <w:i/>
          <w:sz w:val="20"/>
        </w:rPr>
      </w:pPr>
      <w:r w:rsidRPr="00EC76FC">
        <w:rPr>
          <w:i/>
          <w:sz w:val="20"/>
        </w:rPr>
        <w:t>Figure 7.8: Grouped bar chart of teacher-rated scores</w:t>
      </w:r>
    </w:p>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w:t>
      </w:r>
      <w:r>
        <w:lastRenderedPageBreak/>
        <w:t>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rsidP="0077485F">
      <w:pPr>
        <w:pStyle w:val="Heading3"/>
      </w:pPr>
      <w:bookmarkStart w:id="55" w:name="_Toc236595293"/>
      <w:r>
        <w:t>7.4 Statistical Analysis</w:t>
      </w:r>
      <w:bookmarkEnd w:id="55"/>
    </w:p>
    <w:p w14:paraId="64BF57C6" w14:textId="77777777" w:rsidR="00EA27FE" w:rsidRDefault="00000000">
      <w:pPr>
        <w:spacing w:after="240" w:line="360" w:lineRule="auto"/>
      </w:pPr>
      <w:r>
        <w:lastRenderedPageBreak/>
        <w:t>To test whether the performance differences between RAG and baseline conditions were statistically significant, paired Wilcoxon signed-rank tests were conducted on both automated and human evaluation scores.</w:t>
      </w:r>
    </w:p>
    <w:p w14:paraId="1B974436" w14:textId="6551CD5A" w:rsidR="00EA27FE" w:rsidRDefault="00EA27FE">
      <w:pPr>
        <w:spacing w:after="240" w:line="360" w:lineRule="auto"/>
      </w:pP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**Automated: RAG vs. Baseline A**</w:t>
            </w:r>
          </w:p>
        </w:tc>
        <w:tc>
          <w:tcPr>
            <w:tcW w:w="2268" w:type="dxa"/>
          </w:tcPr>
          <w:p w14:paraId="5FE92958" w14:textId="77777777" w:rsidR="00EA27FE" w:rsidRDefault="00000000">
            <w:r>
              <w:rPr>
                <w:sz w:val="20"/>
              </w:rPr>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3A2C9BF0" w14:textId="77777777" w:rsidR="00A60359" w:rsidRDefault="00A60359" w:rsidP="00A60359">
      <w:pPr>
        <w:spacing w:after="240" w:line="240" w:lineRule="auto"/>
        <w:jc w:val="center"/>
        <w:rPr>
          <w:i/>
          <w:sz w:val="20"/>
        </w:rPr>
      </w:pPr>
    </w:p>
    <w:p w14:paraId="50DB8A03" w14:textId="4239B048" w:rsidR="00A60359" w:rsidRDefault="00A60359" w:rsidP="00A60359">
      <w:pPr>
        <w:spacing w:after="240" w:line="240" w:lineRule="auto"/>
        <w:jc w:val="center"/>
      </w:pPr>
      <w:r>
        <w:rPr>
          <w:i/>
          <w:sz w:val="20"/>
        </w:rPr>
        <w:t>Table 7.</w:t>
      </w:r>
      <w:r>
        <w:rPr>
          <w:i/>
          <w:sz w:val="20"/>
        </w:rPr>
        <w:t>3</w:t>
      </w:r>
      <w:r>
        <w:rPr>
          <w:i/>
          <w:sz w:val="20"/>
        </w:rPr>
        <w:t xml:space="preserve">: </w:t>
      </w:r>
      <w:r w:rsidRPr="00A60359">
        <w:rPr>
          <w:i/>
          <w:sz w:val="20"/>
        </w:rPr>
        <w:t>Wilcoxon Signed-Rank Test Results</w:t>
      </w:r>
    </w:p>
    <w:p w14:paraId="5041388B" w14:textId="5B8C90D5" w:rsidR="00EA27FE" w:rsidRDefault="00EC76FC">
      <w:r w:rsidRPr="00EC76FC">
        <w:drawing>
          <wp:inline distT="0" distB="0" distL="0" distR="0" wp14:anchorId="3A9D1CCA" wp14:editId="727B768B">
            <wp:extent cx="5760720" cy="2505075"/>
            <wp:effectExtent l="0" t="0" r="0" b="9525"/>
            <wp:docPr id="15386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8558" name=""/>
                    <pic:cNvPicPr/>
                  </pic:nvPicPr>
                  <pic:blipFill rotWithShape="1">
                    <a:blip r:embed="rId28"/>
                    <a:srcRect t="12040"/>
                    <a:stretch>
                      <a:fillRect/>
                    </a:stretch>
                  </pic:blipFill>
                  <pic:spPr bwMode="auto">
                    <a:xfrm>
                      <a:off x="0" y="0"/>
                      <a:ext cx="5760720" cy="2505075"/>
                    </a:xfrm>
                    <a:prstGeom prst="rect">
                      <a:avLst/>
                    </a:prstGeom>
                    <a:ln>
                      <a:noFill/>
                    </a:ln>
                    <a:extLst>
                      <a:ext uri="{53640926-AAD7-44D8-BBD7-CCE9431645EC}">
                        <a14:shadowObscured xmlns:a14="http://schemas.microsoft.com/office/drawing/2010/main"/>
                      </a:ext>
                    </a:extLst>
                  </pic:spPr>
                </pic:pic>
              </a:graphicData>
            </a:graphic>
          </wp:inline>
        </w:drawing>
      </w:r>
    </w:p>
    <w:p w14:paraId="1BC7D9BC" w14:textId="20ADA364" w:rsidR="00EC76FC" w:rsidRPr="00EC76FC" w:rsidRDefault="00EC76FC" w:rsidP="00EC76FC">
      <w:pPr>
        <w:spacing w:after="240" w:line="240" w:lineRule="auto"/>
        <w:jc w:val="center"/>
        <w:rPr>
          <w:i/>
          <w:sz w:val="20"/>
        </w:rPr>
      </w:pPr>
      <w:r w:rsidRPr="00EC76FC">
        <w:rPr>
          <w:i/>
          <w:sz w:val="20"/>
        </w:rPr>
        <w:t>Figure 7.9:</w:t>
      </w:r>
      <w:r w:rsidRPr="00EC76FC">
        <w:rPr>
          <w:i/>
          <w:sz w:val="20"/>
        </w:rPr>
        <w:t xml:space="preserve"> </w:t>
      </w:r>
      <w:r w:rsidRPr="00A60359">
        <w:rPr>
          <w:i/>
          <w:sz w:val="20"/>
        </w:rPr>
        <w:t>Wilcoxon Signed-Rank Test Results</w:t>
      </w:r>
    </w:p>
    <w:p w14:paraId="71230DFA" w14:textId="77777777" w:rsidR="00EA27FE" w:rsidRDefault="00000000">
      <w:pPr>
        <w:spacing w:after="240" w:line="360" w:lineRule="auto"/>
      </w:pPr>
      <w:r>
        <w:t xml:space="preserve">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t>
      </w:r>
      <w:r>
        <w:lastRenderedPageBreak/>
        <w:t>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rsidP="0077485F">
      <w:pPr>
        <w:pStyle w:val="Heading3"/>
      </w:pPr>
      <w:bookmarkStart w:id="56" w:name="_Toc236595294"/>
      <w:r>
        <w:t>7.5 Comparative Analysis of Baselines</w:t>
      </w:r>
      <w:bookmarkEnd w:id="56"/>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45A9D729" w:rsidR="00EA27FE" w:rsidRDefault="00000000">
      <w:pPr>
        <w:spacing w:after="240" w:line="360" w:lineRule="auto"/>
      </w:pPr>
      <w:r>
        <w:t>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factual information the model has access to. The b-to-RAG improvement (+1.80 points on accuracy, which is greater than the a-to-b increment) is due to the addition of verified retrieval context -- only the RAG condition actually provides the model with grounded passages from the NIE curricula (</w:t>
      </w:r>
      <w:r w:rsidR="00A40160">
        <w:t>section</w:t>
      </w:r>
      <w:r>
        <w:t xml:space="preserve">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w:t>
      </w:r>
      <w:r w:rsidR="00A40160">
        <w:t>section</w:t>
      </w:r>
      <w:r>
        <w:t>7.10): investment in well-curated and verified knowledge base and functional retrieval pipeline yields large return on accuracy investment than investment in prompt engineering alone; however both approaches are synergistic rather than mutually exclusive as demonstrated by non-trivial improve between baselines a &amp; b.</w:t>
      </w:r>
    </w:p>
    <w:p w14:paraId="03E388CB" w14:textId="6D8D8C51" w:rsidR="00EC76FC" w:rsidRDefault="00EC76FC">
      <w:pPr>
        <w:spacing w:after="240" w:line="360" w:lineRule="auto"/>
      </w:pPr>
      <w:r w:rsidRPr="00EC76FC">
        <w:lastRenderedPageBreak/>
        <w:drawing>
          <wp:inline distT="0" distB="0" distL="0" distR="0" wp14:anchorId="6A4D02D9" wp14:editId="7DC98137">
            <wp:extent cx="5760720" cy="3423920"/>
            <wp:effectExtent l="0" t="0" r="0" b="5080"/>
            <wp:docPr id="20085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679" name=""/>
                    <pic:cNvPicPr/>
                  </pic:nvPicPr>
                  <pic:blipFill rotWithShape="1">
                    <a:blip r:embed="rId29"/>
                    <a:srcRect t="6745"/>
                    <a:stretch>
                      <a:fillRect/>
                    </a:stretch>
                  </pic:blipFill>
                  <pic:spPr bwMode="auto">
                    <a:xfrm>
                      <a:off x="0" y="0"/>
                      <a:ext cx="5760720" cy="3423920"/>
                    </a:xfrm>
                    <a:prstGeom prst="rect">
                      <a:avLst/>
                    </a:prstGeom>
                    <a:ln>
                      <a:noFill/>
                    </a:ln>
                    <a:extLst>
                      <a:ext uri="{53640926-AAD7-44D8-BBD7-CCE9431645EC}">
                        <a14:shadowObscured xmlns:a14="http://schemas.microsoft.com/office/drawing/2010/main"/>
                      </a:ext>
                    </a:extLst>
                  </pic:spPr>
                </pic:pic>
              </a:graphicData>
            </a:graphic>
          </wp:inline>
        </w:drawing>
      </w:r>
    </w:p>
    <w:p w14:paraId="32471F19" w14:textId="29E3AFFC" w:rsidR="00EC76FC" w:rsidRPr="00EC76FC" w:rsidRDefault="00EC76FC" w:rsidP="00EC76FC">
      <w:pPr>
        <w:spacing w:after="240" w:line="360" w:lineRule="auto"/>
        <w:jc w:val="center"/>
        <w:rPr>
          <w:i/>
          <w:iCs/>
        </w:rPr>
      </w:pPr>
      <w:r w:rsidRPr="00EC76FC">
        <w:rPr>
          <w:i/>
          <w:iCs/>
        </w:rPr>
        <w:t>Figure 7.10: Comparative Analysis of Baselines</w:t>
      </w:r>
    </w:p>
    <w:p w14:paraId="3F4EE48C" w14:textId="77777777" w:rsidR="00EA27FE" w:rsidRDefault="00000000" w:rsidP="0077485F">
      <w:pPr>
        <w:pStyle w:val="Heading3"/>
      </w:pPr>
      <w:bookmarkStart w:id="57" w:name="_Toc236595295"/>
      <w:r>
        <w:t>7.6 Embedding Model and Chunking Parameter Analysis</w:t>
      </w:r>
      <w:bookmarkEnd w:id="57"/>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rsidP="0077485F">
      <w:pPr>
        <w:pStyle w:val="Heading3"/>
      </w:pPr>
      <w:bookmarkStart w:id="58" w:name="_Toc236595296"/>
      <w:r>
        <w:lastRenderedPageBreak/>
        <w:t>7.7 What the Results Mean for StudyMate AI</w:t>
      </w:r>
      <w:bookmarkEnd w:id="58"/>
    </w:p>
    <w:p w14:paraId="78A03017" w14:textId="1FB00F65" w:rsidR="00EA27FE" w:rsidRDefault="00000000">
      <w:pPr>
        <w:spacing w:after="240" w:line="360" w:lineRule="auto"/>
      </w:pPr>
      <w:r>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w:t>
      </w:r>
      <w:r w:rsidR="00A40160">
        <w:t>section</w:t>
      </w:r>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66E8C942" w14:textId="75348C4B" w:rsidR="00EC76FC" w:rsidRDefault="00EC76FC" w:rsidP="00EC76FC">
      <w:pPr>
        <w:spacing w:after="240" w:line="360" w:lineRule="auto"/>
      </w:pPr>
      <w:r>
        <w:rPr>
          <w:b/>
        </w:rPr>
        <w:t>StudyMate AI Production Interface</w:t>
      </w:r>
    </w:p>
    <w:p w14:paraId="0B7DE044" w14:textId="77777777" w:rsidR="00EC76FC" w:rsidRDefault="00EC76FC" w:rsidP="00EC76FC">
      <w:pPr>
        <w:jc w:val="center"/>
      </w:pPr>
      <w:r>
        <w:rPr>
          <w:noProof/>
        </w:rPr>
        <w:drawing>
          <wp:inline distT="0" distB="0" distL="0" distR="0" wp14:anchorId="58753660" wp14:editId="23B3E5A8">
            <wp:extent cx="5029200" cy="4347587"/>
            <wp:effectExtent l="0" t="0" r="0" b="0"/>
            <wp:docPr id="1434728056" name="Picture 14347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22"/>
                    <a:stretch>
                      <a:fillRect/>
                    </a:stretch>
                  </pic:blipFill>
                  <pic:spPr>
                    <a:xfrm>
                      <a:off x="0" y="0"/>
                      <a:ext cx="5029200" cy="4347587"/>
                    </a:xfrm>
                    <a:prstGeom prst="rect">
                      <a:avLst/>
                    </a:prstGeom>
                  </pic:spPr>
                </pic:pic>
              </a:graphicData>
            </a:graphic>
          </wp:inline>
        </w:drawing>
      </w:r>
    </w:p>
    <w:p w14:paraId="77114AC5" w14:textId="77777777" w:rsidR="00EC76FC" w:rsidRDefault="00EC76FC" w:rsidP="00EC76FC">
      <w:pPr>
        <w:spacing w:after="240" w:line="240" w:lineRule="auto"/>
        <w:jc w:val="center"/>
      </w:pPr>
      <w:r>
        <w:rPr>
          <w:i/>
          <w:sz w:val="20"/>
        </w:rPr>
        <w:t>Figure 6.2: StudyMate AI -startup page</w:t>
      </w:r>
    </w:p>
    <w:p w14:paraId="6D6E5F00" w14:textId="77777777" w:rsidR="00EC76FC" w:rsidRDefault="00EC76FC" w:rsidP="00EC76FC">
      <w:pPr>
        <w:jc w:val="center"/>
      </w:pPr>
      <w:r>
        <w:rPr>
          <w:noProof/>
        </w:rPr>
        <w:lastRenderedPageBreak/>
        <w:drawing>
          <wp:inline distT="0" distB="0" distL="0" distR="0" wp14:anchorId="477E1D45" wp14:editId="4C35C598">
            <wp:extent cx="5029200" cy="4297597"/>
            <wp:effectExtent l="0" t="0" r="0" b="0"/>
            <wp:docPr id="2057649208" name="Picture 20576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23"/>
                    <a:stretch>
                      <a:fillRect/>
                    </a:stretch>
                  </pic:blipFill>
                  <pic:spPr>
                    <a:xfrm>
                      <a:off x="0" y="0"/>
                      <a:ext cx="5029200" cy="4297597"/>
                    </a:xfrm>
                    <a:prstGeom prst="rect">
                      <a:avLst/>
                    </a:prstGeom>
                  </pic:spPr>
                </pic:pic>
              </a:graphicData>
            </a:graphic>
          </wp:inline>
        </w:drawing>
      </w:r>
    </w:p>
    <w:p w14:paraId="3E3F7185" w14:textId="77777777" w:rsidR="00EC76FC" w:rsidRDefault="00EC76FC" w:rsidP="00EC76FC">
      <w:pPr>
        <w:jc w:val="center"/>
      </w:pPr>
      <w:r>
        <w:rPr>
          <w:i/>
          <w:sz w:val="20"/>
        </w:rPr>
        <w:lastRenderedPageBreak/>
        <w:t>Figure 6.3: StudyMate AI – Login page</w:t>
      </w:r>
      <w:r>
        <w:rPr>
          <w:noProof/>
        </w:rPr>
        <w:drawing>
          <wp:inline distT="0" distB="0" distL="0" distR="0" wp14:anchorId="45EA36C7" wp14:editId="454452F9">
            <wp:extent cx="5029200" cy="4894221"/>
            <wp:effectExtent l="0" t="0" r="0" b="0"/>
            <wp:docPr id="462136263" name="Picture 46213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4"/>
                    <a:stretch>
                      <a:fillRect/>
                    </a:stretch>
                  </pic:blipFill>
                  <pic:spPr>
                    <a:xfrm>
                      <a:off x="0" y="0"/>
                      <a:ext cx="5029200" cy="4894221"/>
                    </a:xfrm>
                    <a:prstGeom prst="rect">
                      <a:avLst/>
                    </a:prstGeom>
                  </pic:spPr>
                </pic:pic>
              </a:graphicData>
            </a:graphic>
          </wp:inline>
        </w:drawing>
      </w:r>
    </w:p>
    <w:p w14:paraId="22F2D229" w14:textId="77777777" w:rsidR="00EC76FC" w:rsidRDefault="00EC76FC" w:rsidP="00EC76FC">
      <w:pPr>
        <w:spacing w:after="240" w:line="240" w:lineRule="auto"/>
        <w:jc w:val="center"/>
      </w:pPr>
      <w:r>
        <w:rPr>
          <w:i/>
          <w:sz w:val="20"/>
        </w:rPr>
        <w:t>Figure 6.4: StudyMate AI -chat interface</w:t>
      </w:r>
    </w:p>
    <w:p w14:paraId="7551436F" w14:textId="77777777" w:rsidR="00EC76FC" w:rsidRDefault="00EC76FC">
      <w:pPr>
        <w:spacing w:after="240" w:line="360" w:lineRule="auto"/>
      </w:pPr>
    </w:p>
    <w:p w14:paraId="26F03FB8" w14:textId="7BF70597" w:rsidR="00EA27FE" w:rsidRDefault="00EA27FE">
      <w:pPr>
        <w:jc w:val="center"/>
      </w:pPr>
    </w:p>
    <w:p w14:paraId="2E5AC82A" w14:textId="1E3C40C4" w:rsidR="00EA27FE" w:rsidRDefault="00EA27FE">
      <w:pPr>
        <w:jc w:val="center"/>
      </w:pPr>
    </w:p>
    <w:p w14:paraId="50760CE6" w14:textId="175368BB" w:rsidR="00EA27FE" w:rsidRDefault="00EA27FE">
      <w:pPr>
        <w:jc w:val="center"/>
      </w:pPr>
    </w:p>
    <w:p w14:paraId="1FA28929" w14:textId="77777777" w:rsidR="00EA27FE" w:rsidRDefault="00000000" w:rsidP="0077485F">
      <w:pPr>
        <w:pStyle w:val="Heading3"/>
      </w:pPr>
      <w:bookmarkStart w:id="59" w:name="_Toc236595297"/>
      <w:r>
        <w:t>7.8 Interpretation of Findings</w:t>
      </w:r>
      <w:bookmarkEnd w:id="59"/>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lastRenderedPageBreak/>
        <w:t>All conditions of the RAG system were able to produce high quality scores very close to maximum possible human performance (4.4 – 4.7 / 5.0), while all conditions of the ungrouned LLMs were unable to achieve anything like comparable levels of factual correctness (average =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rsidP="008640F5">
      <w:pPr>
        <w:pStyle w:val="Heading3"/>
      </w:pPr>
      <w:bookmarkStart w:id="60" w:name="_Toc236595298"/>
      <w:r>
        <w:t>7.9 Implications for Low-Resource Language RAG</w:t>
      </w:r>
      <w:bookmarkEnd w:id="60"/>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04B64D1"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r w:rsidR="00A40160">
        <w:t>section</w:t>
      </w:r>
      <w:r>
        <w:t>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4789604A"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w:t>
      </w:r>
      <w:r w:rsidR="00A40160">
        <w:t>section</w:t>
      </w:r>
      <w:r>
        <w:t>2.4–</w:t>
      </w:r>
      <w:r w:rsidR="00A40160">
        <w:t>section</w:t>
      </w:r>
      <w:r>
        <w:t xml:space="preserve">2.6 that off-the-shelf multilingual solutions generally have poor performance in languages outside those that dominate the </w:t>
      </w:r>
      <w:r>
        <w:lastRenderedPageBreak/>
        <w:t>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rsidP="008640F5">
      <w:pPr>
        <w:pStyle w:val="Heading3"/>
      </w:pPr>
      <w:bookmarkStart w:id="61" w:name="_Toc236595299"/>
      <w:r>
        <w:t>7.10 Practical Implications for Sinhala Education</w:t>
      </w:r>
      <w:bookmarkEnd w:id="61"/>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25FA4BDE" w:rsidR="00EA27FE" w:rsidRDefault="00000000">
      <w:pPr>
        <w:spacing w:after="240" w:line="360" w:lineRule="auto"/>
      </w:pPr>
      <w:r>
        <w:t xml:space="preserve">This is not merely speculative regarding deploying a system into an actual education setting. Rather, </w:t>
      </w:r>
      <w:r>
        <w:rPr>
          <w:b/>
        </w:rPr>
        <w:t>StudyMate AI</w:t>
      </w:r>
      <w:r>
        <w:t xml:space="preserve">, as described in </w:t>
      </w:r>
      <w:r w:rsidR="00A40160">
        <w:t>section</w:t>
      </w:r>
      <w:r>
        <w:t xml:space="preserve">7.1 &amp; </w:t>
      </w:r>
      <w:r w:rsidR="00A40160">
        <w:t>section</w:t>
      </w:r>
      <w:r>
        <w:t>7.7, is currently deployed as a free service via the Cloudflare deployment architecture (</w:t>
      </w:r>
      <w:r w:rsidR="00A40160">
        <w:t>section</w:t>
      </w:r>
      <w:r>
        <w:t>6.5). Given the zero marginal costs associated with operating this deployment architecture (</w:t>
      </w:r>
      <w:r w:rsidR="00A40160">
        <w:t>section</w:t>
      </w:r>
      <w:r>
        <w:t>8.3), the principal barrier to implementing StudyMate AI into a rural Sinhala medium school is no longer a matter of financial resources necessary to acquire and maintain infrastructure, but rather having sufficient access to reliable internet connectivity and devices. Thus, for the target population of approximately 200,000 students annually taking GCE O/L examinations in Sinhala medium schools with limited supplemental instruction opportunities (</w:t>
      </w:r>
      <w:r w:rsidR="00A40160">
        <w:t>section</w:t>
      </w:r>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r w:rsidR="00A40160">
        <w:t>section</w:t>
      </w:r>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rsidP="008640F5">
      <w:pPr>
        <w:pStyle w:val="Heading3"/>
      </w:pPr>
      <w:bookmarkStart w:id="62" w:name="_Toc236595300"/>
      <w:r>
        <w:t>7.11 Comparison With Related Work</w:t>
      </w:r>
      <w:bookmarkEnd w:id="62"/>
    </w:p>
    <w:p w14:paraId="3055307F" w14:textId="77777777" w:rsidR="00EA27FE" w:rsidRDefault="00000000">
      <w:pPr>
        <w:spacing w:after="240" w:line="360" w:lineRule="auto"/>
      </w:pPr>
      <w:r>
        <w:lastRenderedPageBreak/>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0E3D521A"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r w:rsidR="00A40160">
        <w:t>section</w:t>
      </w:r>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618369BD" w:rsidR="00EA27FE" w:rsidRDefault="00000000">
      <w:pPr>
        <w:spacing w:after="240" w:line="360" w:lineRule="auto"/>
      </w:pPr>
      <w:r>
        <w:t>A second point of comparison is [35] whose mathematics tutoring system provided evidence for a trade off between the degree of strictness of grounding and student preference (</w:t>
      </w:r>
      <w:r w:rsidR="00A40160">
        <w:t>section</w:t>
      </w:r>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12C86C53" w:rsidR="00EA27FE" w:rsidRDefault="00000000" w:rsidP="008640F5">
      <w:pPr>
        <w:pStyle w:val="Heading2"/>
      </w:pPr>
      <w:bookmarkStart w:id="63" w:name="_Toc236595301"/>
      <w:r>
        <w:lastRenderedPageBreak/>
        <w:t>8: Critical Evaluation of Project</w:t>
      </w:r>
      <w:bookmarkEnd w:id="63"/>
    </w:p>
    <w:p w14:paraId="31E1A432" w14:textId="77777777" w:rsidR="00EA27FE" w:rsidRDefault="00000000" w:rsidP="008640F5">
      <w:pPr>
        <w:pStyle w:val="Heading3"/>
      </w:pPr>
      <w:bookmarkStart w:id="64" w:name="_Toc236595302"/>
      <w:r>
        <w:t>8.1 Strengths</w:t>
      </w:r>
      <w:bookmarkEnd w:id="64"/>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27AB0CAA"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w:t>
      </w:r>
      <w:r w:rsidR="00A40160">
        <w:t>section</w:t>
      </w:r>
      <w:r>
        <w:t xml:space="preserve">2.6 – </w:t>
      </w:r>
      <w:r w:rsidR="00A40160">
        <w:t>section</w:t>
      </w:r>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r w:rsidR="00A40160">
        <w:t>section</w:t>
      </w:r>
      <w:r>
        <w:t>4.2 by developing a complete, operationalized and tested model instead of proposing a theoretical model.</w:t>
      </w:r>
    </w:p>
    <w:p w14:paraId="4F6EC0A5" w14:textId="681193F3"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r w:rsidR="00A40160">
        <w:t>section</w:t>
      </w:r>
      <w:r>
        <w:t>7.4).</w:t>
      </w:r>
    </w:p>
    <w:p w14:paraId="66E151C1" w14:textId="32B8F8B3"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r w:rsidR="00A40160">
        <w:rPr>
          <w:b/>
        </w:rPr>
        <w:t>section</w:t>
      </w:r>
      <w:r>
        <w:rPr>
          <w:b/>
        </w:rPr>
        <w:t xml:space="preserve">8.2, </w:t>
      </w:r>
      <w:r w:rsidR="00A40160">
        <w:rPr>
          <w:b/>
        </w:rPr>
        <w:t>section</w:t>
      </w:r>
      <w:r>
        <w:rPr>
          <w:b/>
        </w:rPr>
        <w:t>8.4)</w:t>
      </w:r>
      <w:r>
        <w:t>. While the modularity of the architecture — separability into ingestion, embedding, retrieval, and generation layers (</w:t>
      </w:r>
      <w:r w:rsidR="00A40160">
        <w:t>section</w:t>
      </w:r>
      <w:r>
        <w:t xml:space="preserve">5.1) — is itself a reusable contribution: it can be reused for other subjects or other low-resource languages without redesigning from first principles (OBJ6, </w:t>
      </w:r>
      <w:r w:rsidR="00A40160">
        <w:t>section</w:t>
      </w:r>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446FC178"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w:t>
      </w:r>
      <w:r w:rsidR="00A40160">
        <w:t>section</w:t>
      </w:r>
      <w:r>
        <w:t>3.11.2); therefore, addresses the accessibility barrier specified in the original problem statement (</w:t>
      </w:r>
      <w:r w:rsidR="00A40160">
        <w:t>section</w:t>
      </w:r>
      <w:r>
        <w:t>4.1) through providing a working example rather than solely hypothetical.</w:t>
      </w:r>
    </w:p>
    <w:p w14:paraId="76D3A92E" w14:textId="0E5DFAD4" w:rsidR="00EA27FE" w:rsidRDefault="00000000">
      <w:pPr>
        <w:spacing w:after="240" w:line="360" w:lineRule="auto"/>
      </w:pPr>
      <w:r>
        <w:t xml:space="preserve">These five contributions combine to completely close the compound literature gap identified in </w:t>
      </w:r>
      <w:r w:rsidR="00A40160">
        <w:t>section</w:t>
      </w:r>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rsidP="008640F5">
      <w:pPr>
        <w:pStyle w:val="Heading3"/>
      </w:pPr>
      <w:bookmarkStart w:id="65" w:name="_Toc236595303"/>
      <w:r>
        <w:t>8.2 Weaknesses</w:t>
      </w:r>
      <w:bookmarkEnd w:id="65"/>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rsidP="008640F5">
      <w:pPr>
        <w:pStyle w:val="Heading3"/>
      </w:pPr>
      <w:bookmarkStart w:id="66" w:name="_Toc236595304"/>
      <w:r>
        <w:t>8.3 Constraints</w:t>
      </w:r>
      <w:bookmarkEnd w:id="66"/>
    </w:p>
    <w:p w14:paraId="5B4092D1" w14:textId="44332CC8"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r w:rsidR="00A40160">
        <w:t>section</w:t>
      </w:r>
      <w:r>
        <w:t xml:space="preserve">3.11, </w:t>
      </w:r>
      <w:r w:rsidR="00A40160">
        <w:t>section</w:t>
      </w:r>
      <w:r>
        <w:t>3.12).</w:t>
      </w:r>
    </w:p>
    <w:p w14:paraId="574D4BA5" w14:textId="77777777" w:rsidR="00EA27FE" w:rsidRDefault="00000000">
      <w:pPr>
        <w:spacing w:after="240" w:line="360" w:lineRule="auto"/>
      </w:pPr>
      <w:r>
        <w:rPr>
          <w:b/>
        </w:rPr>
        <w:t>Constraints due to resources.</w:t>
      </w:r>
    </w:p>
    <w:p w14:paraId="4B5BCC1D" w14:textId="7B501DA5"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w:t>
      </w:r>
      <w:r>
        <w:lastRenderedPageBreak/>
        <w:t>store vectors; Cloudflare Pages, Workers, R2 and Vectorize were used in their respective free tiers for production deployment; and Gemini and Ollama were also used in their free tiers for additional generation capabilities and question-set creation. The cost of live-deployment was, however, LKR 0. This specific budget constraint directly impacted the technological-stack selections (</w:t>
      </w:r>
      <w:r w:rsidR="00A40160">
        <w:t>section</w:t>
      </w:r>
      <w:r>
        <w:t>6.4) and the choice of model (</w:t>
      </w:r>
      <w:r w:rsidR="00A40160">
        <w:t>section</w:t>
      </w:r>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4B8E2F5D"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r w:rsidR="00A40160">
        <w:t>section</w:t>
      </w:r>
      <w:r>
        <w:t>8.4).</w:t>
      </w:r>
    </w:p>
    <w:p w14:paraId="00F4B777" w14:textId="77777777" w:rsidR="00EA27FE" w:rsidRDefault="00000000">
      <w:pPr>
        <w:spacing w:after="240" w:line="360" w:lineRule="auto"/>
      </w:pPr>
      <w:r>
        <w:rPr>
          <w:b/>
        </w:rPr>
        <w:t>Constraints due to risks.</w:t>
      </w:r>
    </w:p>
    <w:p w14:paraId="472EFC23" w14:textId="28BBD655" w:rsidR="00EA27FE" w:rsidRDefault="00000000">
      <w:pPr>
        <w:spacing w:after="240" w:line="360" w:lineRule="auto"/>
      </w:pPr>
      <w:r>
        <w:t>A number of potential risks were identified prior to project commencement (</w:t>
      </w:r>
      <w:r w:rsidR="00A40160">
        <w:t>section</w:t>
      </w:r>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rsidP="008640F5">
      <w:pPr>
        <w:pStyle w:val="Heading3"/>
      </w:pPr>
      <w:bookmarkStart w:id="67" w:name="_Toc236595305"/>
      <w:r>
        <w:t>8.4 Future Work</w:t>
      </w:r>
      <w:bookmarkEnd w:id="67"/>
    </w:p>
    <w:p w14:paraId="3ABE5B7F" w14:textId="0F7C27B0"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w:t>
      </w:r>
      <w:r w:rsidR="00A40160">
        <w:t>section</w:t>
      </w:r>
      <w:r>
        <w:t xml:space="preserve">7.6, </w:t>
      </w:r>
      <w:r w:rsidR="00A40160">
        <w:t>section</w:t>
      </w:r>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2DF067CC" w:rsidR="00EA27FE" w:rsidRDefault="00000000" w:rsidP="008640F5">
      <w:pPr>
        <w:pStyle w:val="Heading2"/>
      </w:pPr>
      <w:bookmarkStart w:id="68" w:name="_Toc236595306"/>
      <w:r>
        <w:lastRenderedPageBreak/>
        <w:t>9: Conclusion</w:t>
      </w:r>
      <w:bookmarkEnd w:id="68"/>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Pr="00847C03" w:rsidRDefault="00000000" w:rsidP="008640F5">
      <w:pPr>
        <w:pStyle w:val="Heading3"/>
      </w:pPr>
      <w:bookmarkStart w:id="69" w:name="_Toc236595307"/>
      <w:r w:rsidRPr="00847C03">
        <w:t>9.1 Summary of Contributions</w:t>
      </w:r>
      <w:bookmarkEnd w:id="69"/>
    </w:p>
    <w:p w14:paraId="6B7B4100" w14:textId="290B39B2" w:rsidR="00EA27FE" w:rsidRDefault="00000000">
      <w:pPr>
        <w:spacing w:after="240" w:line="360" w:lineRule="auto"/>
      </w:pPr>
      <w:r>
        <w:t xml:space="preserve">This research has created five real and tangible outputs. These are extracted below from the full analysis presented in </w:t>
      </w:r>
      <w:r w:rsidR="00A40160">
        <w:t>section</w:t>
      </w:r>
      <w:r>
        <w:t>8.1:</w:t>
      </w:r>
    </w:p>
    <w:p w14:paraId="72798DFD" w14:textId="5C7EC0FD"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r w:rsidR="00A40160">
        <w:t>section</w:t>
      </w:r>
      <w:r>
        <w:t xml:space="preserve">2.10, </w:t>
      </w:r>
      <w:r w:rsidR="00A40160">
        <w:t>section</w:t>
      </w:r>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949E8FD"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r w:rsidR="00A40160">
        <w:t>section</w:t>
      </w:r>
      <w:r>
        <w:t xml:space="preserve">8.2, </w:t>
      </w:r>
      <w:r w:rsidR="00A40160">
        <w:t>section</w:t>
      </w:r>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237C1E09"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w:t>
      </w:r>
      <w:r w:rsidR="00A40160">
        <w:t>section</w:t>
      </w:r>
      <w:r>
        <w:t>4.1).</w:t>
      </w:r>
    </w:p>
    <w:p w14:paraId="4EF1F06A" w14:textId="77777777" w:rsidR="00EA27FE" w:rsidRDefault="00000000" w:rsidP="008640F5">
      <w:pPr>
        <w:pStyle w:val="Heading3"/>
      </w:pPr>
      <w:bookmarkStart w:id="70" w:name="_Toc236595308"/>
      <w:r>
        <w:t>9.2 Recommendations</w:t>
      </w:r>
      <w:bookmarkEnd w:id="70"/>
    </w:p>
    <w:p w14:paraId="32A0FA36" w14:textId="6B98F6F0" w:rsidR="00EA27FE" w:rsidRDefault="00000000">
      <w:pPr>
        <w:spacing w:after="240" w:line="360" w:lineRule="auto"/>
      </w:pPr>
      <w:r>
        <w:t xml:space="preserve">Two of the Recommendations from our results are as follows; These two recommendations were developed from a larger list of recommendations given in </w:t>
      </w:r>
      <w:r w:rsidR="00A40160">
        <w:t>section</w:t>
      </w:r>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rsidP="008640F5">
      <w:pPr>
        <w:pStyle w:val="Heading3"/>
      </w:pPr>
      <w:bookmarkStart w:id="71" w:name="_Toc236595309"/>
      <w:r>
        <w:t>9.3 Closing Statement</w:t>
      </w:r>
      <w:bookmarkEnd w:id="71"/>
    </w:p>
    <w:p w14:paraId="0EA8B5A0" w14:textId="664653D0" w:rsidR="00EA27FE" w:rsidRDefault="00000000">
      <w:pPr>
        <w:spacing w:after="240" w:line="360" w:lineRule="auto"/>
      </w:pPr>
      <w:r>
        <w:lastRenderedPageBreak/>
        <w:t>Taken together, these contributions close the compound literature gap identified in this dissertation (</w:t>
      </w:r>
      <w:r w:rsidR="00A40160">
        <w:t>section</w:t>
      </w:r>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ACAC70F" w:rsidR="00EA27FE" w:rsidRDefault="00000000" w:rsidP="008640F5">
      <w:pPr>
        <w:pStyle w:val="Heading2"/>
      </w:pPr>
      <w:bookmarkStart w:id="72" w:name="_Toc236595310"/>
      <w:r>
        <w:t xml:space="preserve"> References</w:t>
      </w:r>
      <w:bookmarkEnd w:id="72"/>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563FF85F" w14:textId="072D9B1B" w:rsidR="00EA27FE" w:rsidRDefault="00000000" w:rsidP="008640F5">
      <w:pPr>
        <w:pStyle w:val="Heading2"/>
      </w:pPr>
      <w:bookmarkStart w:id="73" w:name="_Toc236595311"/>
      <w:r>
        <w:t>Appendices</w:t>
      </w:r>
      <w:bookmarkEnd w:id="73"/>
    </w:p>
    <w:p w14:paraId="6F284966" w14:textId="77777777" w:rsidR="00EA27FE" w:rsidRDefault="00000000" w:rsidP="008640F5">
      <w:pPr>
        <w:pStyle w:val="Heading3"/>
      </w:pPr>
      <w:bookmarkStart w:id="74" w:name="_Toc236595312"/>
      <w:r>
        <w:t>Appendix 1: Project Proposal</w:t>
      </w:r>
      <w:bookmarkEnd w:id="74"/>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7D2FDC7C" w14:textId="77777777" w:rsidR="00EA27FE" w:rsidRDefault="00000000" w:rsidP="008640F5">
      <w:pPr>
        <w:pStyle w:val="Heading3"/>
      </w:pPr>
      <w:bookmarkStart w:id="75" w:name="_Toc236595313"/>
      <w:r>
        <w:t>Appendix 2: Evaluation Question Set</w:t>
      </w:r>
      <w:bookmarkEnd w:id="75"/>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Pr="008640F5" w:rsidRDefault="00000000">
      <w:pPr>
        <w:spacing w:after="240" w:line="360" w:lineRule="auto"/>
        <w:rPr>
          <w:sz w:val="18"/>
          <w:szCs w:val="16"/>
        </w:rPr>
      </w:pPr>
      <w:r w:rsidRPr="008640F5">
        <w:rPr>
          <w:b/>
          <w:sz w:val="18"/>
          <w:szCs w:val="16"/>
        </w:rPr>
        <w:t>Q1:</w:t>
      </w:r>
      <w:r w:rsidRPr="008640F5">
        <w:rPr>
          <w:sz w:val="18"/>
          <w:szCs w:val="16"/>
        </w:rPr>
        <w:t xml:space="preserve"> ව්‍යාපාරයක් යනු කුමක්දැයි අර්ථ දක්වන්න.</w:t>
      </w:r>
    </w:p>
    <w:p w14:paraId="7CB6F7A3" w14:textId="77777777" w:rsidR="00EA27FE" w:rsidRPr="008640F5" w:rsidRDefault="00000000">
      <w:pPr>
        <w:spacing w:after="240" w:line="360" w:lineRule="auto"/>
        <w:rPr>
          <w:sz w:val="18"/>
          <w:szCs w:val="16"/>
        </w:rPr>
      </w:pPr>
      <w:r w:rsidRPr="008640F5">
        <w:rPr>
          <w:b/>
          <w:sz w:val="18"/>
          <w:szCs w:val="16"/>
        </w:rPr>
        <w:lastRenderedPageBreak/>
        <w:t>A1:</w:t>
      </w:r>
      <w:r w:rsidRPr="008640F5">
        <w:rPr>
          <w:sz w:val="18"/>
          <w:szCs w:val="16"/>
        </w:rP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Pr="008640F5" w:rsidRDefault="00000000">
      <w:pPr>
        <w:spacing w:after="240" w:line="360" w:lineRule="auto"/>
        <w:rPr>
          <w:sz w:val="18"/>
          <w:szCs w:val="16"/>
        </w:rPr>
      </w:pPr>
      <w:r w:rsidRPr="008640F5">
        <w:rPr>
          <w:i/>
          <w:sz w:val="18"/>
          <w:szCs w:val="16"/>
        </w:rPr>
        <w:t>[දැනුම (Knowledge) | ව්‍යාපාර පිළිබඳ මූලික පදනම]</w:t>
      </w:r>
    </w:p>
    <w:p w14:paraId="4ED52365" w14:textId="77777777" w:rsidR="00EA27FE" w:rsidRPr="008640F5" w:rsidRDefault="00000000">
      <w:pPr>
        <w:spacing w:after="240" w:line="360" w:lineRule="auto"/>
        <w:rPr>
          <w:sz w:val="18"/>
          <w:szCs w:val="16"/>
        </w:rPr>
      </w:pPr>
      <w:r w:rsidRPr="008640F5">
        <w:rPr>
          <w:b/>
          <w:sz w:val="18"/>
          <w:szCs w:val="16"/>
        </w:rPr>
        <w:t>Q2:</w:t>
      </w:r>
      <w:r w:rsidRPr="008640F5">
        <w:rPr>
          <w:sz w:val="18"/>
          <w:szCs w:val="16"/>
        </w:rPr>
        <w:t xml:space="preserve"> ව්‍යාපාරයක අභ්‍යන්තර ඇල්මැති පාර්ශ්ව 3ක් නම් කරන්න.</w:t>
      </w:r>
    </w:p>
    <w:p w14:paraId="61BBAC69" w14:textId="77777777" w:rsidR="00EA27FE" w:rsidRPr="008640F5" w:rsidRDefault="00000000">
      <w:pPr>
        <w:spacing w:after="240" w:line="360" w:lineRule="auto"/>
        <w:rPr>
          <w:sz w:val="18"/>
          <w:szCs w:val="16"/>
        </w:rPr>
      </w:pPr>
      <w:r w:rsidRPr="008640F5">
        <w:rPr>
          <w:b/>
          <w:sz w:val="18"/>
          <w:szCs w:val="16"/>
        </w:rPr>
        <w:t>A2:</w:t>
      </w:r>
      <w:r w:rsidRPr="008640F5">
        <w:rPr>
          <w:sz w:val="18"/>
          <w:szCs w:val="16"/>
        </w:rP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Pr="008640F5" w:rsidRDefault="00000000">
      <w:pPr>
        <w:spacing w:after="240" w:line="360" w:lineRule="auto"/>
        <w:rPr>
          <w:sz w:val="18"/>
          <w:szCs w:val="16"/>
        </w:rPr>
      </w:pPr>
      <w:r w:rsidRPr="008640F5">
        <w:rPr>
          <w:i/>
          <w:sz w:val="18"/>
          <w:szCs w:val="16"/>
        </w:rPr>
        <w:t>[දැනුම (Knowledge) | ව්‍යාපාර කෙරෙහි ඇල්මැති පාර්ශ්ව]</w:t>
      </w:r>
    </w:p>
    <w:p w14:paraId="54169F0B" w14:textId="77777777" w:rsidR="00EA27FE" w:rsidRPr="008640F5" w:rsidRDefault="00000000">
      <w:pPr>
        <w:spacing w:after="240" w:line="360" w:lineRule="auto"/>
        <w:rPr>
          <w:sz w:val="18"/>
          <w:szCs w:val="16"/>
        </w:rPr>
      </w:pPr>
      <w:r w:rsidRPr="008640F5">
        <w:rPr>
          <w:b/>
          <w:sz w:val="18"/>
          <w:szCs w:val="16"/>
        </w:rPr>
        <w:t>Q3:</w:t>
      </w:r>
      <w:r w:rsidRPr="008640F5">
        <w:rPr>
          <w:sz w:val="18"/>
          <w:szCs w:val="16"/>
        </w:rPr>
        <w:t xml:space="preserve"> ව්‍යාපාරයක අභ්‍යන්තර පරිසරය සහ බාහිර පරිසරය අතර පවතින ප්‍රධාන වෙනස පැහැදිලි කරන්න.</w:t>
      </w:r>
    </w:p>
    <w:p w14:paraId="02E03A26" w14:textId="77777777" w:rsidR="00EA27FE" w:rsidRPr="008640F5" w:rsidRDefault="00000000">
      <w:pPr>
        <w:spacing w:after="240" w:line="360" w:lineRule="auto"/>
        <w:rPr>
          <w:sz w:val="18"/>
          <w:szCs w:val="16"/>
        </w:rPr>
      </w:pPr>
      <w:r w:rsidRPr="008640F5">
        <w:rPr>
          <w:b/>
          <w:sz w:val="18"/>
          <w:szCs w:val="16"/>
        </w:rPr>
        <w:t>A3:</w:t>
      </w:r>
      <w:r w:rsidRPr="008640F5">
        <w:rPr>
          <w:sz w:val="18"/>
          <w:szCs w:val="16"/>
        </w:rP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Pr="008640F5" w:rsidRDefault="00000000">
      <w:pPr>
        <w:spacing w:after="240" w:line="360" w:lineRule="auto"/>
        <w:rPr>
          <w:sz w:val="18"/>
          <w:szCs w:val="16"/>
        </w:rPr>
      </w:pPr>
      <w:r w:rsidRPr="008640F5">
        <w:rPr>
          <w:i/>
          <w:sz w:val="18"/>
          <w:szCs w:val="16"/>
        </w:rPr>
        <w:t>[අවබෝධය (Understanding) | ව්‍යාපාර පරිසරයේ සාධක (අභ්‍යන්තර හා බාහිර)]</w:t>
      </w:r>
    </w:p>
    <w:p w14:paraId="3D030995" w14:textId="77777777" w:rsidR="00EA27FE" w:rsidRPr="008640F5" w:rsidRDefault="00000000">
      <w:pPr>
        <w:spacing w:after="240" w:line="360" w:lineRule="auto"/>
        <w:rPr>
          <w:sz w:val="18"/>
          <w:szCs w:val="16"/>
        </w:rPr>
      </w:pPr>
      <w:r w:rsidRPr="008640F5">
        <w:rPr>
          <w:b/>
          <w:sz w:val="18"/>
          <w:szCs w:val="16"/>
        </w:rPr>
        <w:t>Q4:</w:t>
      </w:r>
      <w:r w:rsidRPr="008640F5">
        <w:rPr>
          <w:sz w:val="18"/>
          <w:szCs w:val="16"/>
        </w:rPr>
        <w:t xml:space="preserve"> ව්‍යාපාරයකට තාක්ෂණික පරිසරයෙන් සිදුවන බලපෑම උදාහරණ සහිතව විස්තර කරන්න.</w:t>
      </w:r>
    </w:p>
    <w:p w14:paraId="38937943" w14:textId="77777777" w:rsidR="00EA27FE" w:rsidRPr="008640F5" w:rsidRDefault="00000000">
      <w:pPr>
        <w:spacing w:after="240" w:line="360" w:lineRule="auto"/>
        <w:rPr>
          <w:sz w:val="18"/>
          <w:szCs w:val="16"/>
        </w:rPr>
      </w:pPr>
      <w:r w:rsidRPr="008640F5">
        <w:rPr>
          <w:b/>
          <w:sz w:val="18"/>
          <w:szCs w:val="16"/>
        </w:rPr>
        <w:t>A4:</w:t>
      </w:r>
      <w:r w:rsidRPr="008640F5">
        <w:rPr>
          <w:sz w:val="18"/>
          <w:szCs w:val="16"/>
        </w:rP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Pr="008640F5" w:rsidRDefault="00000000">
      <w:pPr>
        <w:spacing w:after="240" w:line="360" w:lineRule="auto"/>
        <w:rPr>
          <w:sz w:val="18"/>
          <w:szCs w:val="16"/>
        </w:rPr>
      </w:pPr>
      <w:r w:rsidRPr="008640F5">
        <w:rPr>
          <w:i/>
          <w:sz w:val="18"/>
          <w:szCs w:val="16"/>
        </w:rPr>
        <w:t>[අවබෝධය (Understanding) | තාක්ෂණික හා ආර්ථික පරිසරය]</w:t>
      </w:r>
    </w:p>
    <w:p w14:paraId="6B9DA868" w14:textId="77777777" w:rsidR="00EA27FE" w:rsidRPr="008640F5" w:rsidRDefault="00000000">
      <w:pPr>
        <w:spacing w:after="240" w:line="360" w:lineRule="auto"/>
        <w:rPr>
          <w:sz w:val="18"/>
          <w:szCs w:val="16"/>
        </w:rPr>
      </w:pPr>
      <w:r w:rsidRPr="008640F5">
        <w:rPr>
          <w:b/>
          <w:sz w:val="18"/>
          <w:szCs w:val="16"/>
        </w:rPr>
        <w:t>Q5:</w:t>
      </w:r>
      <w:r w:rsidRPr="008640F5">
        <w:rPr>
          <w:sz w:val="18"/>
          <w:szCs w:val="16"/>
        </w:rPr>
        <w:t xml:space="preserve"> ගෝලීයකරණය නිසා දේශීය ව්‍යාපාරයකට ඇති විය හැකි වාසි 2ක් පැහැදිලි කරන්න.</w:t>
      </w:r>
    </w:p>
    <w:p w14:paraId="1A528B7B" w14:textId="77777777" w:rsidR="00EA27FE" w:rsidRPr="008640F5" w:rsidRDefault="00000000">
      <w:pPr>
        <w:spacing w:after="240" w:line="360" w:lineRule="auto"/>
        <w:rPr>
          <w:sz w:val="18"/>
          <w:szCs w:val="16"/>
        </w:rPr>
      </w:pPr>
      <w:r w:rsidRPr="008640F5">
        <w:rPr>
          <w:b/>
          <w:sz w:val="18"/>
          <w:szCs w:val="16"/>
        </w:rPr>
        <w:t>A5:</w:t>
      </w:r>
      <w:r w:rsidRPr="008640F5">
        <w:rPr>
          <w:sz w:val="18"/>
          <w:szCs w:val="16"/>
        </w:rP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Pr="008640F5" w:rsidRDefault="00000000">
      <w:pPr>
        <w:spacing w:after="240" w:line="360" w:lineRule="auto"/>
        <w:rPr>
          <w:sz w:val="18"/>
          <w:szCs w:val="16"/>
        </w:rPr>
      </w:pPr>
      <w:r w:rsidRPr="008640F5">
        <w:rPr>
          <w:i/>
          <w:sz w:val="18"/>
          <w:szCs w:val="16"/>
        </w:rPr>
        <w:t>[අවබෝධය (Understanding) | ගෝලීය පරිසරය හා ව්‍යාපාර]</w:t>
      </w:r>
    </w:p>
    <w:p w14:paraId="646978BD" w14:textId="77777777" w:rsidR="00EA27FE" w:rsidRPr="008640F5" w:rsidRDefault="00000000">
      <w:pPr>
        <w:spacing w:after="240" w:line="360" w:lineRule="auto"/>
        <w:rPr>
          <w:sz w:val="18"/>
          <w:szCs w:val="16"/>
        </w:rPr>
      </w:pPr>
      <w:r w:rsidRPr="008640F5">
        <w:rPr>
          <w:b/>
          <w:sz w:val="18"/>
          <w:szCs w:val="16"/>
        </w:rPr>
        <w:t>Q6:</w:t>
      </w:r>
      <w:r w:rsidRPr="008640F5">
        <w:rPr>
          <w:sz w:val="18"/>
          <w:szCs w:val="16"/>
        </w:rPr>
        <w:t xml:space="preserve"> මිනිස් අවශ්‍යතා සහ වුවමනා අතර පවතින වෙනස උදාහරණ සහිතව විස්තර කරන්න.</w:t>
      </w:r>
    </w:p>
    <w:p w14:paraId="3D49CF97" w14:textId="77777777" w:rsidR="00EA27FE" w:rsidRPr="008640F5" w:rsidRDefault="00000000">
      <w:pPr>
        <w:spacing w:after="240" w:line="360" w:lineRule="auto"/>
        <w:rPr>
          <w:sz w:val="18"/>
          <w:szCs w:val="16"/>
        </w:rPr>
      </w:pPr>
      <w:r w:rsidRPr="008640F5">
        <w:rPr>
          <w:b/>
          <w:sz w:val="18"/>
          <w:szCs w:val="16"/>
        </w:rPr>
        <w:lastRenderedPageBreak/>
        <w:t>A6:</w:t>
      </w:r>
      <w:r w:rsidRPr="008640F5">
        <w:rPr>
          <w:sz w:val="18"/>
          <w:szCs w:val="16"/>
        </w:rP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Pr="008640F5" w:rsidRDefault="00000000">
      <w:pPr>
        <w:spacing w:after="240" w:line="360" w:lineRule="auto"/>
        <w:rPr>
          <w:sz w:val="18"/>
          <w:szCs w:val="16"/>
        </w:rPr>
      </w:pPr>
      <w:r w:rsidRPr="008640F5">
        <w:rPr>
          <w:i/>
          <w:sz w:val="18"/>
          <w:szCs w:val="16"/>
        </w:rPr>
        <w:t>[අවබෝධය (Understanding) | ව්‍යාපාර පිළිබඳ මූලික පදනම]</w:t>
      </w:r>
    </w:p>
    <w:p w14:paraId="47078D31" w14:textId="77777777" w:rsidR="00EA27FE" w:rsidRPr="008640F5" w:rsidRDefault="00000000">
      <w:pPr>
        <w:spacing w:after="240" w:line="360" w:lineRule="auto"/>
        <w:rPr>
          <w:sz w:val="18"/>
          <w:szCs w:val="16"/>
        </w:rPr>
      </w:pPr>
      <w:r w:rsidRPr="008640F5">
        <w:rPr>
          <w:b/>
          <w:sz w:val="18"/>
          <w:szCs w:val="16"/>
        </w:rPr>
        <w:t>Q7:</w:t>
      </w:r>
      <w:r w:rsidRPr="008640F5">
        <w:rPr>
          <w:sz w:val="18"/>
          <w:szCs w:val="16"/>
        </w:rP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Pr="008640F5" w:rsidRDefault="00000000">
      <w:pPr>
        <w:spacing w:after="240" w:line="360" w:lineRule="auto"/>
        <w:rPr>
          <w:sz w:val="18"/>
          <w:szCs w:val="16"/>
        </w:rPr>
      </w:pPr>
      <w:r w:rsidRPr="008640F5">
        <w:rPr>
          <w:b/>
          <w:sz w:val="18"/>
          <w:szCs w:val="16"/>
        </w:rPr>
        <w:t>A7:</w:t>
      </w:r>
      <w:r w:rsidRPr="008640F5">
        <w:rPr>
          <w:sz w:val="18"/>
          <w:szCs w:val="16"/>
        </w:rPr>
        <w:t xml:space="preserve">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Pr="008640F5" w:rsidRDefault="00000000">
      <w:pPr>
        <w:spacing w:after="240" w:line="360" w:lineRule="auto"/>
        <w:rPr>
          <w:sz w:val="18"/>
          <w:szCs w:val="16"/>
        </w:rPr>
      </w:pPr>
      <w:r w:rsidRPr="008640F5">
        <w:rPr>
          <w:i/>
          <w:sz w:val="18"/>
          <w:szCs w:val="16"/>
        </w:rPr>
        <w:t>[යෙදුම (Application) | ව්‍යාපාර පරිසරයේ සාධක (අභ්‍යන්තර හා බාහිර)]</w:t>
      </w:r>
    </w:p>
    <w:p w14:paraId="31138DA9" w14:textId="77777777" w:rsidR="00EA27FE" w:rsidRPr="008640F5" w:rsidRDefault="00000000">
      <w:pPr>
        <w:spacing w:after="240" w:line="360" w:lineRule="auto"/>
        <w:rPr>
          <w:sz w:val="18"/>
          <w:szCs w:val="16"/>
        </w:rPr>
      </w:pPr>
      <w:r w:rsidRPr="008640F5">
        <w:rPr>
          <w:b/>
          <w:sz w:val="18"/>
          <w:szCs w:val="16"/>
        </w:rPr>
        <w:t>Q8:</w:t>
      </w:r>
      <w:r w:rsidRPr="008640F5">
        <w:rPr>
          <w:sz w:val="18"/>
          <w:szCs w:val="16"/>
        </w:rP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Pr="008640F5" w:rsidRDefault="00000000">
      <w:pPr>
        <w:spacing w:after="240" w:line="360" w:lineRule="auto"/>
        <w:rPr>
          <w:sz w:val="18"/>
          <w:szCs w:val="16"/>
        </w:rPr>
      </w:pPr>
      <w:r w:rsidRPr="008640F5">
        <w:rPr>
          <w:b/>
          <w:sz w:val="18"/>
          <w:szCs w:val="16"/>
        </w:rPr>
        <w:t>A8:</w:t>
      </w:r>
      <w:r w:rsidRPr="008640F5">
        <w:rPr>
          <w:sz w:val="18"/>
          <w:szCs w:val="16"/>
        </w:rP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Pr="008640F5" w:rsidRDefault="00000000">
      <w:pPr>
        <w:spacing w:after="240" w:line="360" w:lineRule="auto"/>
        <w:rPr>
          <w:sz w:val="18"/>
          <w:szCs w:val="16"/>
        </w:rPr>
      </w:pPr>
      <w:r w:rsidRPr="008640F5">
        <w:rPr>
          <w:i/>
          <w:sz w:val="18"/>
          <w:szCs w:val="16"/>
        </w:rPr>
        <w:t>[යෙදුම (Application) | ව්‍යාපාර කෙරෙහි ඇල්මැති පාර්ශ්ව]</w:t>
      </w:r>
    </w:p>
    <w:p w14:paraId="79FD06C8" w14:textId="77777777" w:rsidR="00EA27FE" w:rsidRPr="008640F5" w:rsidRDefault="00000000">
      <w:pPr>
        <w:spacing w:after="240" w:line="360" w:lineRule="auto"/>
        <w:rPr>
          <w:sz w:val="18"/>
          <w:szCs w:val="16"/>
        </w:rPr>
      </w:pPr>
      <w:r w:rsidRPr="008640F5">
        <w:rPr>
          <w:b/>
          <w:sz w:val="18"/>
          <w:szCs w:val="16"/>
        </w:rPr>
        <w:t>Q9:</w:t>
      </w:r>
      <w:r w:rsidRPr="008640F5">
        <w:rPr>
          <w:sz w:val="18"/>
          <w:szCs w:val="16"/>
        </w:rP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Pr="008640F5" w:rsidRDefault="00000000">
      <w:pPr>
        <w:spacing w:after="240" w:line="360" w:lineRule="auto"/>
        <w:rPr>
          <w:sz w:val="18"/>
          <w:szCs w:val="16"/>
        </w:rPr>
      </w:pPr>
      <w:r w:rsidRPr="008640F5">
        <w:rPr>
          <w:b/>
          <w:sz w:val="18"/>
          <w:szCs w:val="16"/>
        </w:rPr>
        <w:t>A9:</w:t>
      </w:r>
      <w:r w:rsidRPr="008640F5">
        <w:rPr>
          <w:sz w:val="18"/>
          <w:szCs w:val="16"/>
        </w:rP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Pr="008640F5" w:rsidRDefault="00000000">
      <w:pPr>
        <w:spacing w:after="240" w:line="360" w:lineRule="auto"/>
        <w:rPr>
          <w:sz w:val="18"/>
          <w:szCs w:val="16"/>
        </w:rPr>
      </w:pPr>
      <w:r w:rsidRPr="008640F5">
        <w:rPr>
          <w:i/>
          <w:sz w:val="18"/>
          <w:szCs w:val="16"/>
        </w:rPr>
        <w:t>[විශ්ලේෂණය (Analysis) | තාක්ෂණික හා ආර්ථික පරිසරය]</w:t>
      </w:r>
    </w:p>
    <w:p w14:paraId="1A5642B2" w14:textId="77777777" w:rsidR="00EA27FE" w:rsidRPr="008640F5" w:rsidRDefault="00000000">
      <w:pPr>
        <w:spacing w:after="240" w:line="360" w:lineRule="auto"/>
        <w:rPr>
          <w:sz w:val="18"/>
          <w:szCs w:val="16"/>
        </w:rPr>
      </w:pPr>
      <w:r w:rsidRPr="008640F5">
        <w:rPr>
          <w:b/>
          <w:sz w:val="18"/>
          <w:szCs w:val="16"/>
        </w:rPr>
        <w:lastRenderedPageBreak/>
        <w:t>Q10:</w:t>
      </w:r>
      <w:r w:rsidRPr="008640F5">
        <w:rPr>
          <w:sz w:val="18"/>
          <w:szCs w:val="16"/>
        </w:rP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Pr="008640F5" w:rsidRDefault="00000000">
      <w:pPr>
        <w:spacing w:after="240" w:line="360" w:lineRule="auto"/>
        <w:rPr>
          <w:sz w:val="18"/>
          <w:szCs w:val="16"/>
        </w:rPr>
      </w:pPr>
      <w:r w:rsidRPr="008640F5">
        <w:rPr>
          <w:b/>
          <w:sz w:val="18"/>
          <w:szCs w:val="16"/>
        </w:rPr>
        <w:t>A10:</w:t>
      </w:r>
      <w:r w:rsidRPr="008640F5">
        <w:rPr>
          <w:sz w:val="18"/>
          <w:szCs w:val="16"/>
        </w:rP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Pr="008640F5" w:rsidRDefault="00000000">
      <w:pPr>
        <w:spacing w:after="240" w:line="360" w:lineRule="auto"/>
        <w:rPr>
          <w:sz w:val="18"/>
          <w:szCs w:val="16"/>
        </w:rPr>
      </w:pPr>
      <w:r w:rsidRPr="008640F5">
        <w:rPr>
          <w:i/>
          <w:sz w:val="18"/>
          <w:szCs w:val="16"/>
        </w:rPr>
        <w:t>[විශ්ලේෂණය (Analysis) | ව්‍යාපාර පරිසරයේ සාධක (අභ්‍යන්තර හා බාහිර)]</w:t>
      </w:r>
    </w:p>
    <w:p w14:paraId="0CC6B517" w14:textId="77777777" w:rsidR="00EA27FE" w:rsidRPr="008640F5" w:rsidRDefault="00000000">
      <w:pPr>
        <w:spacing w:after="240" w:line="360" w:lineRule="auto"/>
        <w:rPr>
          <w:sz w:val="18"/>
          <w:szCs w:val="16"/>
        </w:rPr>
      </w:pPr>
      <w:r w:rsidRPr="008640F5">
        <w:rPr>
          <w:b/>
          <w:sz w:val="18"/>
          <w:szCs w:val="16"/>
        </w:rPr>
        <w:t>Topic: ව්‍යාපාර සංවිධාන (Business Organisations) — 10 questions</w:t>
      </w:r>
    </w:p>
    <w:p w14:paraId="3E1DF8AA" w14:textId="77777777" w:rsidR="00EA27FE" w:rsidRPr="008640F5" w:rsidRDefault="00000000">
      <w:pPr>
        <w:spacing w:after="240" w:line="360" w:lineRule="auto"/>
        <w:rPr>
          <w:sz w:val="18"/>
          <w:szCs w:val="16"/>
        </w:rPr>
      </w:pPr>
      <w:r w:rsidRPr="008640F5">
        <w:rPr>
          <w:b/>
          <w:sz w:val="18"/>
          <w:szCs w:val="16"/>
        </w:rPr>
        <w:t>Q11:</w:t>
      </w:r>
      <w:r w:rsidRPr="008640F5">
        <w:rPr>
          <w:sz w:val="18"/>
          <w:szCs w:val="16"/>
        </w:rPr>
        <w:t xml:space="preserve"> ඒක පුද්ගල (තනි පුද්ගල) ව්‍යාපාරයක් යනු කුමක්දැයි අර්ථ දක්වන්න.</w:t>
      </w:r>
    </w:p>
    <w:p w14:paraId="1ED96C46" w14:textId="77777777" w:rsidR="00EA27FE" w:rsidRPr="008640F5" w:rsidRDefault="00000000">
      <w:pPr>
        <w:spacing w:after="240" w:line="360" w:lineRule="auto"/>
        <w:rPr>
          <w:sz w:val="18"/>
          <w:szCs w:val="16"/>
        </w:rPr>
      </w:pPr>
      <w:r w:rsidRPr="008640F5">
        <w:rPr>
          <w:b/>
          <w:sz w:val="18"/>
          <w:szCs w:val="16"/>
        </w:rPr>
        <w:t>A11:</w:t>
      </w:r>
      <w:r w:rsidRPr="008640F5">
        <w:rPr>
          <w:sz w:val="18"/>
          <w:szCs w:val="16"/>
        </w:rP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Pr="008640F5" w:rsidRDefault="00000000">
      <w:pPr>
        <w:spacing w:after="240" w:line="360" w:lineRule="auto"/>
        <w:rPr>
          <w:sz w:val="18"/>
          <w:szCs w:val="16"/>
        </w:rPr>
      </w:pPr>
      <w:r w:rsidRPr="008640F5">
        <w:rPr>
          <w:i/>
          <w:sz w:val="18"/>
          <w:szCs w:val="16"/>
        </w:rPr>
        <w:t>[දැනුම (Knowledge) | තනි පුද්ගල ව්‍යාපාර]</w:t>
      </w:r>
    </w:p>
    <w:p w14:paraId="379AB605" w14:textId="77777777" w:rsidR="00EA27FE" w:rsidRPr="008640F5" w:rsidRDefault="00000000">
      <w:pPr>
        <w:spacing w:after="240" w:line="360" w:lineRule="auto"/>
        <w:rPr>
          <w:sz w:val="18"/>
          <w:szCs w:val="16"/>
        </w:rPr>
      </w:pPr>
      <w:r w:rsidRPr="008640F5">
        <w:rPr>
          <w:b/>
          <w:sz w:val="18"/>
          <w:szCs w:val="16"/>
        </w:rPr>
        <w:t>Q12:</w:t>
      </w:r>
      <w:r w:rsidRPr="008640F5">
        <w:rPr>
          <w:sz w:val="18"/>
          <w:szCs w:val="16"/>
        </w:rPr>
        <w:t xml:space="preserve"> 1890 අංක 45 දරන හවුල් ව්‍යාපාර පනතට අනුව හවුල් ව්‍යාපාරයක් යනු කුමක්දැයි අර්ථ දක්වන්න.</w:t>
      </w:r>
    </w:p>
    <w:p w14:paraId="4545AF6A" w14:textId="77777777" w:rsidR="00EA27FE" w:rsidRPr="008640F5" w:rsidRDefault="00000000">
      <w:pPr>
        <w:spacing w:after="240" w:line="360" w:lineRule="auto"/>
        <w:rPr>
          <w:sz w:val="18"/>
          <w:szCs w:val="16"/>
        </w:rPr>
      </w:pPr>
      <w:r w:rsidRPr="008640F5">
        <w:rPr>
          <w:b/>
          <w:sz w:val="18"/>
          <w:szCs w:val="16"/>
        </w:rPr>
        <w:t>A12:</w:t>
      </w:r>
      <w:r w:rsidRPr="008640F5">
        <w:rPr>
          <w:sz w:val="18"/>
          <w:szCs w:val="16"/>
        </w:rP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Pr="008640F5" w:rsidRDefault="00000000">
      <w:pPr>
        <w:spacing w:after="240" w:line="360" w:lineRule="auto"/>
        <w:rPr>
          <w:sz w:val="18"/>
          <w:szCs w:val="16"/>
        </w:rPr>
      </w:pPr>
      <w:r w:rsidRPr="008640F5">
        <w:rPr>
          <w:i/>
          <w:sz w:val="18"/>
          <w:szCs w:val="16"/>
        </w:rPr>
        <w:t>[දැනුම (Knowledge) | හවුල් ව්‍යාපාර]</w:t>
      </w:r>
    </w:p>
    <w:p w14:paraId="1E3F47CF" w14:textId="77777777" w:rsidR="00EA27FE" w:rsidRPr="008640F5" w:rsidRDefault="00000000">
      <w:pPr>
        <w:spacing w:after="240" w:line="360" w:lineRule="auto"/>
        <w:rPr>
          <w:sz w:val="18"/>
          <w:szCs w:val="16"/>
        </w:rPr>
      </w:pPr>
      <w:r w:rsidRPr="008640F5">
        <w:rPr>
          <w:b/>
          <w:sz w:val="18"/>
          <w:szCs w:val="16"/>
        </w:rPr>
        <w:t>Q13:</w:t>
      </w:r>
      <w:r w:rsidRPr="008640F5">
        <w:rPr>
          <w:sz w:val="18"/>
          <w:szCs w:val="16"/>
        </w:rPr>
        <w:t xml:space="preserve"> සංස්ථාපිත සමාගමක පවතින 'සීමිත වගකීම' යන්නෙන් අදහස් කරන්නේ කුමක්දැයි පැහැදිලි කරන්න.</w:t>
      </w:r>
    </w:p>
    <w:p w14:paraId="7CB29B93" w14:textId="77777777" w:rsidR="00EA27FE" w:rsidRPr="008640F5" w:rsidRDefault="00000000">
      <w:pPr>
        <w:spacing w:after="240" w:line="360" w:lineRule="auto"/>
        <w:rPr>
          <w:sz w:val="18"/>
          <w:szCs w:val="16"/>
        </w:rPr>
      </w:pPr>
      <w:r w:rsidRPr="008640F5">
        <w:rPr>
          <w:b/>
          <w:sz w:val="18"/>
          <w:szCs w:val="16"/>
        </w:rPr>
        <w:t>A13:</w:t>
      </w:r>
      <w:r w:rsidRPr="008640F5">
        <w:rPr>
          <w:sz w:val="18"/>
          <w:szCs w:val="16"/>
        </w:rP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Pr="008640F5" w:rsidRDefault="00000000">
      <w:pPr>
        <w:spacing w:after="240" w:line="360" w:lineRule="auto"/>
        <w:rPr>
          <w:sz w:val="18"/>
          <w:szCs w:val="16"/>
        </w:rPr>
      </w:pPr>
      <w:r w:rsidRPr="008640F5">
        <w:rPr>
          <w:i/>
          <w:sz w:val="18"/>
          <w:szCs w:val="16"/>
        </w:rPr>
        <w:t>[අවබෝධය (Understanding) | සංස්ථාපිත සමාගම්]</w:t>
      </w:r>
    </w:p>
    <w:p w14:paraId="12059BE8" w14:textId="77777777" w:rsidR="00EA27FE" w:rsidRPr="008640F5" w:rsidRDefault="00000000">
      <w:pPr>
        <w:spacing w:after="240" w:line="360" w:lineRule="auto"/>
        <w:rPr>
          <w:sz w:val="18"/>
          <w:szCs w:val="16"/>
        </w:rPr>
      </w:pPr>
      <w:r w:rsidRPr="008640F5">
        <w:rPr>
          <w:b/>
          <w:sz w:val="18"/>
          <w:szCs w:val="16"/>
        </w:rPr>
        <w:t>Q14:</w:t>
      </w:r>
      <w:r w:rsidRPr="008640F5">
        <w:rPr>
          <w:sz w:val="18"/>
          <w:szCs w:val="16"/>
        </w:rPr>
        <w:t xml:space="preserve"> සමුපකාර සමිතියක පවතින ප්‍රධාන මූලධර්ම හා ලක්ෂණ දෙකක් විස්තර කරන්න.</w:t>
      </w:r>
    </w:p>
    <w:p w14:paraId="7C3AC69B" w14:textId="77777777" w:rsidR="00EA27FE" w:rsidRPr="008640F5" w:rsidRDefault="00000000">
      <w:pPr>
        <w:spacing w:after="240" w:line="360" w:lineRule="auto"/>
        <w:rPr>
          <w:sz w:val="18"/>
          <w:szCs w:val="16"/>
        </w:rPr>
      </w:pPr>
      <w:r w:rsidRPr="008640F5">
        <w:rPr>
          <w:b/>
          <w:sz w:val="18"/>
          <w:szCs w:val="16"/>
        </w:rPr>
        <w:lastRenderedPageBreak/>
        <w:t>A14:</w:t>
      </w:r>
      <w:r w:rsidRPr="008640F5">
        <w:rPr>
          <w:sz w:val="18"/>
          <w:szCs w:val="16"/>
        </w:rP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Pr="008640F5" w:rsidRDefault="00000000">
      <w:pPr>
        <w:spacing w:after="240" w:line="360" w:lineRule="auto"/>
        <w:rPr>
          <w:sz w:val="18"/>
          <w:szCs w:val="16"/>
        </w:rPr>
      </w:pPr>
      <w:r w:rsidRPr="008640F5">
        <w:rPr>
          <w:i/>
          <w:sz w:val="18"/>
          <w:szCs w:val="16"/>
        </w:rPr>
        <w:t>[අවබෝධය (Understanding) | සමුපකාර සමිති]</w:t>
      </w:r>
    </w:p>
    <w:p w14:paraId="7CE90169" w14:textId="77777777" w:rsidR="00EA27FE" w:rsidRPr="008640F5" w:rsidRDefault="00000000">
      <w:pPr>
        <w:spacing w:after="240" w:line="360" w:lineRule="auto"/>
        <w:rPr>
          <w:sz w:val="18"/>
          <w:szCs w:val="16"/>
        </w:rPr>
      </w:pPr>
      <w:r w:rsidRPr="008640F5">
        <w:rPr>
          <w:b/>
          <w:sz w:val="18"/>
          <w:szCs w:val="16"/>
        </w:rPr>
        <w:t>Q15:</w:t>
      </w:r>
      <w:r w:rsidRPr="008640F5">
        <w:rPr>
          <w:sz w:val="18"/>
          <w:szCs w:val="16"/>
        </w:rPr>
        <w:t xml:space="preserve"> රාජ්‍ය සංස්ථා සහ රජයේ දෙපාර්තමේන්තු අතර පවතින ප්‍රධාන වෙනස්කම් දෙකක් පැහැදිලි කරන්න.</w:t>
      </w:r>
    </w:p>
    <w:p w14:paraId="11E80D10" w14:textId="77777777" w:rsidR="00EA27FE" w:rsidRPr="008640F5" w:rsidRDefault="00000000">
      <w:pPr>
        <w:spacing w:after="240" w:line="360" w:lineRule="auto"/>
        <w:rPr>
          <w:sz w:val="18"/>
          <w:szCs w:val="16"/>
        </w:rPr>
      </w:pPr>
      <w:r w:rsidRPr="008640F5">
        <w:rPr>
          <w:b/>
          <w:sz w:val="18"/>
          <w:szCs w:val="16"/>
        </w:rPr>
        <w:t>A15:</w:t>
      </w:r>
      <w:r w:rsidRPr="008640F5">
        <w:rPr>
          <w:sz w:val="18"/>
          <w:szCs w:val="16"/>
        </w:rP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0E49D24B" w14:textId="77777777" w:rsidR="00EA27FE" w:rsidRPr="008640F5" w:rsidRDefault="00000000">
      <w:pPr>
        <w:spacing w:after="240" w:line="360" w:lineRule="auto"/>
        <w:rPr>
          <w:sz w:val="18"/>
          <w:szCs w:val="16"/>
        </w:rPr>
      </w:pPr>
      <w:r w:rsidRPr="008640F5">
        <w:rPr>
          <w:i/>
          <w:sz w:val="18"/>
          <w:szCs w:val="16"/>
        </w:rPr>
        <w:t>[අවබෝධය (Understanding) | රාජ්‍ය අංශයේ ව්‍යාපාර]</w:t>
      </w:r>
    </w:p>
    <w:p w14:paraId="4115328E" w14:textId="77777777" w:rsidR="00EA27FE" w:rsidRPr="008640F5" w:rsidRDefault="00000000">
      <w:pPr>
        <w:spacing w:after="240" w:line="360" w:lineRule="auto"/>
        <w:rPr>
          <w:sz w:val="18"/>
          <w:szCs w:val="16"/>
        </w:rPr>
      </w:pPr>
      <w:r w:rsidRPr="008640F5">
        <w:rPr>
          <w:b/>
          <w:sz w:val="18"/>
          <w:szCs w:val="16"/>
        </w:rPr>
        <w:t>Q16:</w:t>
      </w:r>
      <w:r w:rsidRPr="008640F5">
        <w:rPr>
          <w:sz w:val="18"/>
          <w:szCs w:val="16"/>
        </w:rPr>
        <w:t xml:space="preserve"> තනි පුද්ගල ව්‍යාපාරයක පවතින 'අඛණ්ඩ පැවැත්මක් නොමැති වීම' යන්න විස්තර කරන්න.</w:t>
      </w:r>
    </w:p>
    <w:p w14:paraId="65414AF9" w14:textId="77777777" w:rsidR="00EA27FE" w:rsidRPr="008640F5" w:rsidRDefault="00000000">
      <w:pPr>
        <w:spacing w:after="240" w:line="360" w:lineRule="auto"/>
        <w:rPr>
          <w:sz w:val="18"/>
          <w:szCs w:val="16"/>
        </w:rPr>
      </w:pPr>
      <w:r w:rsidRPr="008640F5">
        <w:rPr>
          <w:b/>
          <w:sz w:val="18"/>
          <w:szCs w:val="16"/>
        </w:rPr>
        <w:t>A16:</w:t>
      </w:r>
      <w:r w:rsidRPr="008640F5">
        <w:rPr>
          <w:sz w:val="18"/>
          <w:szCs w:val="16"/>
        </w:rP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Pr="008640F5" w:rsidRDefault="00000000">
      <w:pPr>
        <w:spacing w:after="240" w:line="360" w:lineRule="auto"/>
        <w:rPr>
          <w:sz w:val="18"/>
          <w:szCs w:val="16"/>
        </w:rPr>
      </w:pPr>
      <w:r w:rsidRPr="008640F5">
        <w:rPr>
          <w:i/>
          <w:sz w:val="18"/>
          <w:szCs w:val="16"/>
        </w:rPr>
        <w:t>[අවබෝධය (Understanding) | තනි පුද්ගල ව්‍යාපාර]</w:t>
      </w:r>
    </w:p>
    <w:p w14:paraId="5C74C31C" w14:textId="77777777" w:rsidR="00EA27FE" w:rsidRPr="008640F5" w:rsidRDefault="00000000">
      <w:pPr>
        <w:spacing w:after="240" w:line="360" w:lineRule="auto"/>
        <w:rPr>
          <w:sz w:val="18"/>
          <w:szCs w:val="16"/>
        </w:rPr>
      </w:pPr>
      <w:r w:rsidRPr="008640F5">
        <w:rPr>
          <w:b/>
          <w:sz w:val="18"/>
          <w:szCs w:val="16"/>
        </w:rPr>
        <w:t>Q17:</w:t>
      </w:r>
      <w:r w:rsidRPr="008640F5">
        <w:rPr>
          <w:sz w:val="18"/>
          <w:szCs w:val="16"/>
        </w:rP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Pr="008640F5" w:rsidRDefault="00000000">
      <w:pPr>
        <w:spacing w:after="240" w:line="360" w:lineRule="auto"/>
        <w:rPr>
          <w:sz w:val="18"/>
          <w:szCs w:val="16"/>
        </w:rPr>
      </w:pPr>
      <w:r w:rsidRPr="008640F5">
        <w:rPr>
          <w:b/>
          <w:sz w:val="18"/>
          <w:szCs w:val="16"/>
        </w:rPr>
        <w:t>A17:</w:t>
      </w:r>
      <w:r w:rsidRPr="008640F5">
        <w:rPr>
          <w:sz w:val="18"/>
          <w:szCs w:val="16"/>
        </w:rP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Pr="008640F5" w:rsidRDefault="00000000">
      <w:pPr>
        <w:spacing w:after="240" w:line="360" w:lineRule="auto"/>
        <w:rPr>
          <w:sz w:val="18"/>
          <w:szCs w:val="16"/>
        </w:rPr>
      </w:pPr>
      <w:r w:rsidRPr="008640F5">
        <w:rPr>
          <w:i/>
          <w:sz w:val="18"/>
          <w:szCs w:val="16"/>
        </w:rPr>
        <w:t>[යෙදුම (Application) | හවුල් ව්‍යාපාර]</w:t>
      </w:r>
    </w:p>
    <w:p w14:paraId="4CE3437A" w14:textId="77777777" w:rsidR="00EA27FE" w:rsidRPr="008640F5" w:rsidRDefault="00000000">
      <w:pPr>
        <w:spacing w:after="240" w:line="360" w:lineRule="auto"/>
        <w:rPr>
          <w:sz w:val="18"/>
          <w:szCs w:val="16"/>
        </w:rPr>
      </w:pPr>
      <w:r w:rsidRPr="008640F5">
        <w:rPr>
          <w:b/>
          <w:sz w:val="18"/>
          <w:szCs w:val="16"/>
        </w:rPr>
        <w:t>Q18:</w:t>
      </w:r>
      <w:r w:rsidRPr="008640F5">
        <w:rPr>
          <w:sz w:val="18"/>
          <w:szCs w:val="16"/>
        </w:rP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Pr="008640F5" w:rsidRDefault="00000000">
      <w:pPr>
        <w:spacing w:after="240" w:line="360" w:lineRule="auto"/>
        <w:rPr>
          <w:sz w:val="18"/>
          <w:szCs w:val="16"/>
        </w:rPr>
      </w:pPr>
      <w:r w:rsidRPr="008640F5">
        <w:rPr>
          <w:b/>
          <w:sz w:val="18"/>
          <w:szCs w:val="16"/>
        </w:rPr>
        <w:t>A18:</w:t>
      </w:r>
      <w:r w:rsidRPr="008640F5">
        <w:rPr>
          <w:sz w:val="18"/>
          <w:szCs w:val="16"/>
        </w:rP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Pr="008640F5" w:rsidRDefault="00000000">
      <w:pPr>
        <w:spacing w:after="240" w:line="360" w:lineRule="auto"/>
        <w:rPr>
          <w:sz w:val="18"/>
          <w:szCs w:val="16"/>
        </w:rPr>
      </w:pPr>
      <w:r w:rsidRPr="008640F5">
        <w:rPr>
          <w:i/>
          <w:sz w:val="18"/>
          <w:szCs w:val="16"/>
        </w:rPr>
        <w:lastRenderedPageBreak/>
        <w:t>[යෙදුම (Application) | සංස්ථාපිත සමාගම්]</w:t>
      </w:r>
    </w:p>
    <w:p w14:paraId="0D76C931" w14:textId="77777777" w:rsidR="00EA27FE" w:rsidRPr="008640F5" w:rsidRDefault="00000000">
      <w:pPr>
        <w:spacing w:after="240" w:line="360" w:lineRule="auto"/>
        <w:rPr>
          <w:sz w:val="18"/>
          <w:szCs w:val="16"/>
        </w:rPr>
      </w:pPr>
      <w:r w:rsidRPr="008640F5">
        <w:rPr>
          <w:b/>
          <w:sz w:val="18"/>
          <w:szCs w:val="16"/>
        </w:rPr>
        <w:t>Q19:</w:t>
      </w:r>
      <w:r w:rsidRPr="008640F5">
        <w:rPr>
          <w:sz w:val="18"/>
          <w:szCs w:val="16"/>
        </w:rP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Pr="008640F5" w:rsidRDefault="00000000">
      <w:pPr>
        <w:spacing w:after="240" w:line="360" w:lineRule="auto"/>
        <w:rPr>
          <w:sz w:val="18"/>
          <w:szCs w:val="16"/>
        </w:rPr>
      </w:pPr>
      <w:r w:rsidRPr="008640F5">
        <w:rPr>
          <w:b/>
          <w:sz w:val="18"/>
          <w:szCs w:val="16"/>
        </w:rPr>
        <w:t>A19:</w:t>
      </w:r>
      <w:r w:rsidRPr="008640F5">
        <w:rPr>
          <w:sz w:val="18"/>
          <w:szCs w:val="16"/>
        </w:rP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Pr="008640F5" w:rsidRDefault="00000000">
      <w:pPr>
        <w:spacing w:after="240" w:line="360" w:lineRule="auto"/>
        <w:rPr>
          <w:sz w:val="18"/>
          <w:szCs w:val="16"/>
        </w:rPr>
      </w:pPr>
      <w:r w:rsidRPr="008640F5">
        <w:rPr>
          <w:i/>
          <w:sz w:val="18"/>
          <w:szCs w:val="16"/>
        </w:rPr>
        <w:t>[විශ්ලේෂණය (Analysis) | සංස්ථාපිත සමාගම්]</w:t>
      </w:r>
    </w:p>
    <w:p w14:paraId="18659934" w14:textId="77777777" w:rsidR="00EA27FE" w:rsidRPr="008640F5" w:rsidRDefault="00000000">
      <w:pPr>
        <w:spacing w:after="240" w:line="360" w:lineRule="auto"/>
        <w:rPr>
          <w:sz w:val="18"/>
          <w:szCs w:val="16"/>
        </w:rPr>
      </w:pPr>
      <w:r w:rsidRPr="008640F5">
        <w:rPr>
          <w:b/>
          <w:sz w:val="18"/>
          <w:szCs w:val="16"/>
        </w:rPr>
        <w:t>Q20:</w:t>
      </w:r>
      <w:r w:rsidRPr="008640F5">
        <w:rPr>
          <w:sz w:val="18"/>
          <w:szCs w:val="16"/>
        </w:rP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Pr="008640F5" w:rsidRDefault="00000000">
      <w:pPr>
        <w:spacing w:after="240" w:line="360" w:lineRule="auto"/>
        <w:rPr>
          <w:sz w:val="18"/>
          <w:szCs w:val="16"/>
        </w:rPr>
      </w:pPr>
      <w:r w:rsidRPr="008640F5">
        <w:rPr>
          <w:b/>
          <w:sz w:val="18"/>
          <w:szCs w:val="16"/>
        </w:rPr>
        <w:t>A20:</w:t>
      </w:r>
      <w:r w:rsidRPr="008640F5">
        <w:rPr>
          <w:sz w:val="18"/>
          <w:szCs w:val="16"/>
        </w:rP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Pr="008640F5" w:rsidRDefault="00000000">
      <w:pPr>
        <w:spacing w:after="240" w:line="360" w:lineRule="auto"/>
        <w:rPr>
          <w:sz w:val="18"/>
          <w:szCs w:val="16"/>
        </w:rPr>
      </w:pPr>
      <w:r w:rsidRPr="008640F5">
        <w:rPr>
          <w:i/>
          <w:sz w:val="18"/>
          <w:szCs w:val="16"/>
        </w:rPr>
        <w:t>[විශ්ලේෂණය (Analysis) | රාජ්‍ය අංශයේ ව්‍යාපාර]</w:t>
      </w:r>
    </w:p>
    <w:p w14:paraId="60204A88" w14:textId="77777777" w:rsidR="00EA27FE" w:rsidRPr="008640F5" w:rsidRDefault="00000000">
      <w:pPr>
        <w:spacing w:after="240" w:line="360" w:lineRule="auto"/>
        <w:rPr>
          <w:sz w:val="18"/>
          <w:szCs w:val="16"/>
        </w:rPr>
      </w:pPr>
      <w:r w:rsidRPr="008640F5">
        <w:rPr>
          <w:b/>
          <w:sz w:val="18"/>
          <w:szCs w:val="16"/>
        </w:rPr>
        <w:t>Topic: අලෙවිකරණය (Marketing) — 10 questions</w:t>
      </w:r>
    </w:p>
    <w:p w14:paraId="51D81B12" w14:textId="77777777" w:rsidR="00EA27FE" w:rsidRPr="008640F5" w:rsidRDefault="00000000">
      <w:pPr>
        <w:spacing w:after="240" w:line="360" w:lineRule="auto"/>
        <w:rPr>
          <w:sz w:val="18"/>
          <w:szCs w:val="16"/>
        </w:rPr>
      </w:pPr>
      <w:r w:rsidRPr="008640F5">
        <w:rPr>
          <w:b/>
          <w:sz w:val="18"/>
          <w:szCs w:val="16"/>
        </w:rPr>
        <w:t>Q21:</w:t>
      </w:r>
      <w:r w:rsidRPr="008640F5">
        <w:rPr>
          <w:sz w:val="18"/>
          <w:szCs w:val="16"/>
        </w:rPr>
        <w:t xml:space="preserve"> අලෙවිකරණය යනු කුමක්දැයි අර්ථ දක්වන්න.</w:t>
      </w:r>
    </w:p>
    <w:p w14:paraId="6A936F4F" w14:textId="77777777" w:rsidR="00EA27FE" w:rsidRPr="008640F5" w:rsidRDefault="00000000">
      <w:pPr>
        <w:spacing w:after="240" w:line="360" w:lineRule="auto"/>
        <w:rPr>
          <w:sz w:val="18"/>
          <w:szCs w:val="16"/>
        </w:rPr>
      </w:pPr>
      <w:r w:rsidRPr="008640F5">
        <w:rPr>
          <w:b/>
          <w:sz w:val="18"/>
          <w:szCs w:val="16"/>
        </w:rPr>
        <w:t>A21:</w:t>
      </w:r>
      <w:r w:rsidRPr="008640F5">
        <w:rPr>
          <w:sz w:val="18"/>
          <w:szCs w:val="16"/>
        </w:rP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Pr="008640F5" w:rsidRDefault="00000000">
      <w:pPr>
        <w:spacing w:after="240" w:line="360" w:lineRule="auto"/>
        <w:rPr>
          <w:sz w:val="18"/>
          <w:szCs w:val="16"/>
        </w:rPr>
      </w:pPr>
      <w:r w:rsidRPr="008640F5">
        <w:rPr>
          <w:i/>
          <w:sz w:val="18"/>
          <w:szCs w:val="16"/>
        </w:rPr>
        <w:t>[දැනුම (Knowledge) | වෙළෙඳාම හා උපකාරක සේවා]</w:t>
      </w:r>
    </w:p>
    <w:p w14:paraId="7586EFF3" w14:textId="77777777" w:rsidR="00EA27FE" w:rsidRPr="008640F5" w:rsidRDefault="00000000">
      <w:pPr>
        <w:spacing w:after="240" w:line="360" w:lineRule="auto"/>
        <w:rPr>
          <w:sz w:val="18"/>
          <w:szCs w:val="16"/>
        </w:rPr>
      </w:pPr>
      <w:r w:rsidRPr="008640F5">
        <w:rPr>
          <w:b/>
          <w:sz w:val="18"/>
          <w:szCs w:val="16"/>
        </w:rPr>
        <w:t>Q22:</w:t>
      </w:r>
      <w:r w:rsidRPr="008640F5">
        <w:rPr>
          <w:sz w:val="18"/>
          <w:szCs w:val="16"/>
        </w:rPr>
        <w:t xml:space="preserve"> අලෙවිකරණ මිශ්‍රණයට (4P) අයත් වන ප්‍රධාන අංග 4 නම් කරන්න.</w:t>
      </w:r>
    </w:p>
    <w:p w14:paraId="54B0226E" w14:textId="77777777" w:rsidR="00EA27FE" w:rsidRPr="008640F5" w:rsidRDefault="00000000">
      <w:pPr>
        <w:spacing w:after="240" w:line="360" w:lineRule="auto"/>
        <w:rPr>
          <w:sz w:val="18"/>
          <w:szCs w:val="16"/>
        </w:rPr>
      </w:pPr>
      <w:r w:rsidRPr="008640F5">
        <w:rPr>
          <w:b/>
          <w:sz w:val="18"/>
          <w:szCs w:val="16"/>
        </w:rPr>
        <w:t>A22:</w:t>
      </w:r>
      <w:r w:rsidRPr="008640F5">
        <w:rPr>
          <w:sz w:val="18"/>
          <w:szCs w:val="16"/>
        </w:rPr>
        <w:t xml:space="preserve"> අලෙවිකරණ මිශ්‍රණයට අයත් ප්‍රධාන අංග 4 පහත පරිදි වේ:</w:t>
      </w:r>
    </w:p>
    <w:p w14:paraId="0425B832" w14:textId="77777777" w:rsidR="00EA27FE" w:rsidRPr="008640F5" w:rsidRDefault="00000000">
      <w:pPr>
        <w:spacing w:after="240" w:line="360" w:lineRule="auto"/>
        <w:rPr>
          <w:sz w:val="18"/>
          <w:szCs w:val="16"/>
        </w:rPr>
      </w:pPr>
      <w:r w:rsidRPr="008640F5">
        <w:rPr>
          <w:sz w:val="18"/>
          <w:szCs w:val="16"/>
        </w:rPr>
        <w:t>1. නිෂ්පාදනය (Product)</w:t>
      </w:r>
    </w:p>
    <w:p w14:paraId="36180EA9" w14:textId="77777777" w:rsidR="00EA27FE" w:rsidRPr="008640F5" w:rsidRDefault="00000000">
      <w:pPr>
        <w:spacing w:after="240" w:line="360" w:lineRule="auto"/>
        <w:rPr>
          <w:sz w:val="18"/>
          <w:szCs w:val="16"/>
        </w:rPr>
      </w:pPr>
      <w:r w:rsidRPr="008640F5">
        <w:rPr>
          <w:sz w:val="18"/>
          <w:szCs w:val="16"/>
        </w:rPr>
        <w:t>2. මිල (Price)</w:t>
      </w:r>
    </w:p>
    <w:p w14:paraId="53F74196" w14:textId="77777777" w:rsidR="00EA27FE" w:rsidRPr="008640F5" w:rsidRDefault="00000000">
      <w:pPr>
        <w:spacing w:after="240" w:line="360" w:lineRule="auto"/>
        <w:rPr>
          <w:sz w:val="18"/>
          <w:szCs w:val="16"/>
        </w:rPr>
      </w:pPr>
      <w:r w:rsidRPr="008640F5">
        <w:rPr>
          <w:sz w:val="18"/>
          <w:szCs w:val="16"/>
        </w:rPr>
        <w:t>3. ස්ථානය / බෙදාහැරීම (Place)</w:t>
      </w:r>
    </w:p>
    <w:p w14:paraId="4F9BE950" w14:textId="77777777" w:rsidR="00EA27FE" w:rsidRPr="008640F5" w:rsidRDefault="00000000">
      <w:pPr>
        <w:spacing w:after="240" w:line="360" w:lineRule="auto"/>
        <w:rPr>
          <w:sz w:val="18"/>
          <w:szCs w:val="16"/>
        </w:rPr>
      </w:pPr>
      <w:r w:rsidRPr="008640F5">
        <w:rPr>
          <w:sz w:val="18"/>
          <w:szCs w:val="16"/>
        </w:rPr>
        <w:lastRenderedPageBreak/>
        <w:t>4. ප්‍රවර්ධනය (Promotion)</w:t>
      </w:r>
    </w:p>
    <w:p w14:paraId="2B528964" w14:textId="77777777" w:rsidR="00EA27FE" w:rsidRPr="008640F5" w:rsidRDefault="00000000">
      <w:pPr>
        <w:spacing w:after="240" w:line="360" w:lineRule="auto"/>
        <w:rPr>
          <w:sz w:val="18"/>
          <w:szCs w:val="16"/>
        </w:rPr>
      </w:pPr>
      <w:r w:rsidRPr="008640F5">
        <w:rPr>
          <w:i/>
          <w:sz w:val="18"/>
          <w:szCs w:val="16"/>
        </w:rPr>
        <w:t>[දැනුම (Knowledge) | අලෙවිකරණ මිශ්‍රණය (4P)]</w:t>
      </w:r>
    </w:p>
    <w:p w14:paraId="186D8750" w14:textId="77777777" w:rsidR="00EA27FE" w:rsidRPr="008640F5" w:rsidRDefault="00000000">
      <w:pPr>
        <w:spacing w:after="240" w:line="360" w:lineRule="auto"/>
        <w:rPr>
          <w:sz w:val="18"/>
          <w:szCs w:val="16"/>
        </w:rPr>
      </w:pPr>
      <w:r w:rsidRPr="008640F5">
        <w:rPr>
          <w:b/>
          <w:sz w:val="18"/>
          <w:szCs w:val="16"/>
        </w:rPr>
        <w:t>Q23:</w:t>
      </w:r>
      <w:r w:rsidRPr="008640F5">
        <w:rPr>
          <w:sz w:val="18"/>
          <w:szCs w:val="16"/>
        </w:rP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Pr="008640F5" w:rsidRDefault="00000000">
      <w:pPr>
        <w:spacing w:after="240" w:line="360" w:lineRule="auto"/>
        <w:rPr>
          <w:sz w:val="18"/>
          <w:szCs w:val="16"/>
        </w:rPr>
      </w:pPr>
      <w:r w:rsidRPr="008640F5">
        <w:rPr>
          <w:b/>
          <w:sz w:val="18"/>
          <w:szCs w:val="16"/>
        </w:rPr>
        <w:t>A23:</w:t>
      </w:r>
      <w:r w:rsidRPr="008640F5">
        <w:rPr>
          <w:sz w:val="18"/>
          <w:szCs w:val="16"/>
        </w:rP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Pr="008640F5" w:rsidRDefault="00000000">
      <w:pPr>
        <w:spacing w:after="240" w:line="360" w:lineRule="auto"/>
        <w:rPr>
          <w:sz w:val="18"/>
          <w:szCs w:val="16"/>
        </w:rPr>
      </w:pPr>
      <w:r w:rsidRPr="008640F5">
        <w:rPr>
          <w:i/>
          <w:sz w:val="18"/>
          <w:szCs w:val="16"/>
        </w:rPr>
        <w:t>[අවබෝධය (Understanding) | පාරිභෝගික හැසිරීම]</w:t>
      </w:r>
    </w:p>
    <w:p w14:paraId="6FFCD5B4" w14:textId="77777777" w:rsidR="00EA27FE" w:rsidRPr="008640F5" w:rsidRDefault="00000000">
      <w:pPr>
        <w:spacing w:after="240" w:line="360" w:lineRule="auto"/>
        <w:rPr>
          <w:sz w:val="18"/>
          <w:szCs w:val="16"/>
        </w:rPr>
      </w:pPr>
      <w:r w:rsidRPr="008640F5">
        <w:rPr>
          <w:b/>
          <w:sz w:val="18"/>
          <w:szCs w:val="16"/>
        </w:rPr>
        <w:t>Q24:</w:t>
      </w:r>
      <w:r w:rsidRPr="008640F5">
        <w:rPr>
          <w:sz w:val="18"/>
          <w:szCs w:val="16"/>
        </w:rPr>
        <w:t xml:space="preserve"> ව්‍යාපාරයකට වෙළඳපොළ පර්යේෂණ පැවැත්වීම වැදගත් වන ආකාරය කරුණු දෙකකින් විස්තර කරන්න.</w:t>
      </w:r>
    </w:p>
    <w:p w14:paraId="519F5905" w14:textId="77777777" w:rsidR="00EA27FE" w:rsidRPr="008640F5" w:rsidRDefault="00000000">
      <w:pPr>
        <w:spacing w:after="240" w:line="360" w:lineRule="auto"/>
        <w:rPr>
          <w:sz w:val="18"/>
          <w:szCs w:val="16"/>
        </w:rPr>
      </w:pPr>
      <w:r w:rsidRPr="008640F5">
        <w:rPr>
          <w:b/>
          <w:sz w:val="18"/>
          <w:szCs w:val="16"/>
        </w:rPr>
        <w:t>A24:</w:t>
      </w:r>
      <w:r w:rsidRPr="008640F5">
        <w:rPr>
          <w:sz w:val="18"/>
          <w:szCs w:val="16"/>
        </w:rP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Pr="008640F5" w:rsidRDefault="00000000">
      <w:pPr>
        <w:spacing w:after="240" w:line="360" w:lineRule="auto"/>
        <w:rPr>
          <w:sz w:val="18"/>
          <w:szCs w:val="16"/>
        </w:rPr>
      </w:pPr>
      <w:r w:rsidRPr="008640F5">
        <w:rPr>
          <w:sz w:val="18"/>
          <w:szCs w:val="16"/>
        </w:rP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Pr="008640F5" w:rsidRDefault="00000000">
      <w:pPr>
        <w:spacing w:after="240" w:line="360" w:lineRule="auto"/>
        <w:rPr>
          <w:sz w:val="18"/>
          <w:szCs w:val="16"/>
        </w:rPr>
      </w:pPr>
      <w:r w:rsidRPr="008640F5">
        <w:rPr>
          <w:i/>
          <w:sz w:val="18"/>
          <w:szCs w:val="16"/>
        </w:rPr>
        <w:t>[අවබෝධය (Understanding) | වෙළඳපොළ පර්යේෂණ]</w:t>
      </w:r>
    </w:p>
    <w:p w14:paraId="4FA30017" w14:textId="77777777" w:rsidR="00EA27FE" w:rsidRPr="008640F5" w:rsidRDefault="00000000">
      <w:pPr>
        <w:spacing w:after="240" w:line="360" w:lineRule="auto"/>
        <w:rPr>
          <w:sz w:val="18"/>
          <w:szCs w:val="16"/>
        </w:rPr>
      </w:pPr>
      <w:r w:rsidRPr="008640F5">
        <w:rPr>
          <w:b/>
          <w:sz w:val="18"/>
          <w:szCs w:val="16"/>
        </w:rPr>
        <w:t>Q25:</w:t>
      </w:r>
      <w:r w:rsidRPr="008640F5">
        <w:rPr>
          <w:sz w:val="18"/>
          <w:szCs w:val="16"/>
        </w:rPr>
        <w:t xml:space="preserve"> ඍජු බෙදාහැරීමේ මාර්ග සහ වක්‍ර බෙදාහැරීමේ මාර්ග අතර පවතින ප්‍රධාන වෙනස පැහැදිලි කරන්න.</w:t>
      </w:r>
    </w:p>
    <w:p w14:paraId="3B476273" w14:textId="77777777" w:rsidR="00EA27FE" w:rsidRPr="008640F5" w:rsidRDefault="00000000">
      <w:pPr>
        <w:spacing w:after="240" w:line="360" w:lineRule="auto"/>
        <w:rPr>
          <w:sz w:val="18"/>
          <w:szCs w:val="16"/>
        </w:rPr>
      </w:pPr>
      <w:r w:rsidRPr="008640F5">
        <w:rPr>
          <w:b/>
          <w:sz w:val="18"/>
          <w:szCs w:val="16"/>
        </w:rPr>
        <w:t>A25:</w:t>
      </w:r>
      <w:r w:rsidRPr="008640F5">
        <w:rPr>
          <w:sz w:val="18"/>
          <w:szCs w:val="16"/>
        </w:rP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Pr="008640F5" w:rsidRDefault="00000000">
      <w:pPr>
        <w:spacing w:after="240" w:line="360" w:lineRule="auto"/>
        <w:rPr>
          <w:sz w:val="18"/>
          <w:szCs w:val="16"/>
        </w:rPr>
      </w:pPr>
      <w:r w:rsidRPr="008640F5">
        <w:rPr>
          <w:i/>
          <w:sz w:val="18"/>
          <w:szCs w:val="16"/>
        </w:rPr>
        <w:t>[අවබෝධය (Understanding) | බෙදාහැරීමේ මාර්ග]</w:t>
      </w:r>
    </w:p>
    <w:p w14:paraId="470F23A9" w14:textId="77777777" w:rsidR="00EA27FE" w:rsidRPr="008640F5" w:rsidRDefault="00000000">
      <w:pPr>
        <w:spacing w:after="240" w:line="360" w:lineRule="auto"/>
        <w:rPr>
          <w:sz w:val="18"/>
          <w:szCs w:val="16"/>
        </w:rPr>
      </w:pPr>
      <w:r w:rsidRPr="008640F5">
        <w:rPr>
          <w:b/>
          <w:sz w:val="18"/>
          <w:szCs w:val="16"/>
        </w:rPr>
        <w:t>Q26:</w:t>
      </w:r>
      <w:r w:rsidRPr="008640F5">
        <w:rPr>
          <w:sz w:val="18"/>
          <w:szCs w:val="16"/>
        </w:rPr>
        <w:t xml:space="preserve"> අලෙවිකරණය සහ වෙළෙඳාම අතර පවතින ප්‍රධාන වෙනස පැහැදිලි කරන්න.</w:t>
      </w:r>
    </w:p>
    <w:p w14:paraId="2AD7D4CD" w14:textId="77777777" w:rsidR="00EA27FE" w:rsidRPr="008640F5" w:rsidRDefault="00000000">
      <w:pPr>
        <w:spacing w:after="240" w:line="360" w:lineRule="auto"/>
        <w:rPr>
          <w:sz w:val="18"/>
          <w:szCs w:val="16"/>
        </w:rPr>
      </w:pPr>
      <w:r w:rsidRPr="008640F5">
        <w:rPr>
          <w:b/>
          <w:sz w:val="18"/>
          <w:szCs w:val="16"/>
        </w:rPr>
        <w:t>A26:</w:t>
      </w:r>
      <w:r w:rsidRPr="008640F5">
        <w:rPr>
          <w:sz w:val="18"/>
          <w:szCs w:val="16"/>
        </w:rP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Pr="008640F5" w:rsidRDefault="00000000">
      <w:pPr>
        <w:spacing w:after="240" w:line="360" w:lineRule="auto"/>
        <w:rPr>
          <w:sz w:val="18"/>
          <w:szCs w:val="16"/>
        </w:rPr>
      </w:pPr>
      <w:r w:rsidRPr="008640F5">
        <w:rPr>
          <w:i/>
          <w:sz w:val="18"/>
          <w:szCs w:val="16"/>
        </w:rPr>
        <w:lastRenderedPageBreak/>
        <w:t>[අවබෝධය (Understanding) | වෙළෙඳාම හා උපකාරක සේවා]</w:t>
      </w:r>
    </w:p>
    <w:p w14:paraId="14F1D682" w14:textId="77777777" w:rsidR="00EA27FE" w:rsidRPr="008640F5" w:rsidRDefault="00000000">
      <w:pPr>
        <w:spacing w:after="240" w:line="360" w:lineRule="auto"/>
        <w:rPr>
          <w:sz w:val="18"/>
          <w:szCs w:val="16"/>
        </w:rPr>
      </w:pPr>
      <w:r w:rsidRPr="008640F5">
        <w:rPr>
          <w:b/>
          <w:sz w:val="18"/>
          <w:szCs w:val="16"/>
        </w:rPr>
        <w:t>Q27:</w:t>
      </w:r>
      <w:r w:rsidRPr="008640F5">
        <w:rPr>
          <w:sz w:val="18"/>
          <w:szCs w:val="16"/>
        </w:rP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Pr="008640F5" w:rsidRDefault="00000000">
      <w:pPr>
        <w:spacing w:after="240" w:line="360" w:lineRule="auto"/>
        <w:rPr>
          <w:sz w:val="18"/>
          <w:szCs w:val="16"/>
        </w:rPr>
      </w:pPr>
      <w:r w:rsidRPr="008640F5">
        <w:rPr>
          <w:b/>
          <w:sz w:val="18"/>
          <w:szCs w:val="16"/>
        </w:rPr>
        <w:t>A27:</w:t>
      </w:r>
      <w:r w:rsidRPr="008640F5">
        <w:rPr>
          <w:sz w:val="18"/>
          <w:szCs w:val="16"/>
        </w:rP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Pr="008640F5" w:rsidRDefault="00000000">
      <w:pPr>
        <w:spacing w:after="240" w:line="360" w:lineRule="auto"/>
        <w:rPr>
          <w:sz w:val="18"/>
          <w:szCs w:val="16"/>
        </w:rPr>
      </w:pPr>
      <w:r w:rsidRPr="008640F5">
        <w:rPr>
          <w:sz w:val="18"/>
          <w:szCs w:val="16"/>
        </w:rPr>
        <w:t>2. මිල (Price): තරගකාරී තත්ත්වයන්ට ගැලපෙන ලෙස සාධාරණ හඳුන්වාදීමේ මිලක් (Introductory Price) නියම කිරීම.</w:t>
      </w:r>
    </w:p>
    <w:p w14:paraId="2D5479D4" w14:textId="77777777" w:rsidR="00EA27FE" w:rsidRPr="008640F5" w:rsidRDefault="00000000">
      <w:pPr>
        <w:spacing w:after="240" w:line="360" w:lineRule="auto"/>
        <w:rPr>
          <w:sz w:val="18"/>
          <w:szCs w:val="16"/>
        </w:rPr>
      </w:pPr>
      <w:r w:rsidRPr="008640F5">
        <w:rPr>
          <w:sz w:val="18"/>
          <w:szCs w:val="16"/>
        </w:rPr>
        <w:t>3. ස්ථානය (Place): සුපිරි වෙළඳසැල්, පාසල්/විශ්වවිද්‍යාල ආපනශාලා සහ අන්තර්ජාලය හරහා ලබාගත හැකි පරිදි බෙදාහැරීම.</w:t>
      </w:r>
    </w:p>
    <w:p w14:paraId="1CD2724A" w14:textId="77777777" w:rsidR="00EA27FE" w:rsidRPr="008640F5" w:rsidRDefault="00000000">
      <w:pPr>
        <w:spacing w:after="240" w:line="360" w:lineRule="auto"/>
        <w:rPr>
          <w:sz w:val="18"/>
          <w:szCs w:val="16"/>
        </w:rPr>
      </w:pPr>
      <w:r w:rsidRPr="008640F5">
        <w:rPr>
          <w:sz w:val="18"/>
          <w:szCs w:val="16"/>
        </w:rPr>
        <w:t>4. ප්‍රවර්ධනය (Promotion): සමාජ මාධ්‍ය (Social Media) සහ පෝස්ටර් මගින් ජනප්‍රිය තරුණ මාදිලි යොදාගනිමින් ප්‍රචාරණය කිරීම.</w:t>
      </w:r>
    </w:p>
    <w:p w14:paraId="5077442B" w14:textId="77777777" w:rsidR="00EA27FE" w:rsidRPr="008640F5" w:rsidRDefault="00000000">
      <w:pPr>
        <w:spacing w:after="240" w:line="360" w:lineRule="auto"/>
        <w:rPr>
          <w:sz w:val="18"/>
          <w:szCs w:val="16"/>
        </w:rPr>
      </w:pPr>
      <w:r w:rsidRPr="008640F5">
        <w:rPr>
          <w:i/>
          <w:sz w:val="18"/>
          <w:szCs w:val="16"/>
        </w:rPr>
        <w:t>[යෙදුම (Application) | අලෙවිකරණ මිශ්‍රණය (4P)]</w:t>
      </w:r>
    </w:p>
    <w:p w14:paraId="0A7F03CF" w14:textId="77777777" w:rsidR="00EA27FE" w:rsidRPr="008640F5" w:rsidRDefault="00000000">
      <w:pPr>
        <w:spacing w:after="240" w:line="360" w:lineRule="auto"/>
        <w:rPr>
          <w:sz w:val="18"/>
          <w:szCs w:val="16"/>
        </w:rPr>
      </w:pPr>
      <w:r w:rsidRPr="008640F5">
        <w:rPr>
          <w:b/>
          <w:sz w:val="18"/>
          <w:szCs w:val="16"/>
        </w:rPr>
        <w:t>Q28:</w:t>
      </w:r>
      <w:r w:rsidRPr="008640F5">
        <w:rPr>
          <w:sz w:val="18"/>
          <w:szCs w:val="16"/>
        </w:rP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Pr="008640F5" w:rsidRDefault="00000000">
      <w:pPr>
        <w:spacing w:after="240" w:line="360" w:lineRule="auto"/>
        <w:rPr>
          <w:sz w:val="18"/>
          <w:szCs w:val="16"/>
        </w:rPr>
      </w:pPr>
      <w:r w:rsidRPr="008640F5">
        <w:rPr>
          <w:b/>
          <w:sz w:val="18"/>
          <w:szCs w:val="16"/>
        </w:rPr>
        <w:t>A28:</w:t>
      </w:r>
      <w:r w:rsidRPr="008640F5">
        <w:rPr>
          <w:sz w:val="18"/>
          <w:szCs w:val="16"/>
        </w:rP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Pr="008640F5" w:rsidRDefault="00000000">
      <w:pPr>
        <w:spacing w:after="240" w:line="360" w:lineRule="auto"/>
        <w:rPr>
          <w:sz w:val="18"/>
          <w:szCs w:val="16"/>
        </w:rPr>
      </w:pPr>
      <w:r w:rsidRPr="008640F5">
        <w:rPr>
          <w:sz w:val="18"/>
          <w:szCs w:val="16"/>
        </w:rPr>
        <w:t>හේතු:</w:t>
      </w:r>
    </w:p>
    <w:p w14:paraId="17C894AB" w14:textId="77777777" w:rsidR="00EA27FE" w:rsidRPr="008640F5" w:rsidRDefault="00000000">
      <w:pPr>
        <w:spacing w:after="240" w:line="360" w:lineRule="auto"/>
        <w:rPr>
          <w:sz w:val="18"/>
          <w:szCs w:val="16"/>
        </w:rPr>
      </w:pPr>
      <w:r w:rsidRPr="008640F5">
        <w:rPr>
          <w:sz w:val="18"/>
          <w:szCs w:val="16"/>
        </w:rPr>
        <w:t>1. එළවළු සහ පලතුරු ඉක්මනින් නරක් වන සුළු භාණ්ඩ (Perishable goods) බැවින් බෙදාහැරීමේ මාර්ගය කෙටි විය යුතුය.</w:t>
      </w:r>
    </w:p>
    <w:p w14:paraId="04FC2370" w14:textId="77777777" w:rsidR="00EA27FE" w:rsidRPr="008640F5" w:rsidRDefault="00000000">
      <w:pPr>
        <w:spacing w:after="240" w:line="360" w:lineRule="auto"/>
        <w:rPr>
          <w:sz w:val="18"/>
          <w:szCs w:val="16"/>
        </w:rPr>
      </w:pPr>
      <w:r w:rsidRPr="008640F5">
        <w:rPr>
          <w:sz w:val="18"/>
          <w:szCs w:val="16"/>
        </w:rP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Pr="008640F5" w:rsidRDefault="00000000">
      <w:pPr>
        <w:spacing w:after="240" w:line="360" w:lineRule="auto"/>
        <w:rPr>
          <w:sz w:val="18"/>
          <w:szCs w:val="16"/>
        </w:rPr>
      </w:pPr>
      <w:r w:rsidRPr="008640F5">
        <w:rPr>
          <w:i/>
          <w:sz w:val="18"/>
          <w:szCs w:val="16"/>
        </w:rPr>
        <w:t>[යෙදුම (Application) | බෙදාහැරීමේ මාර්ග]</w:t>
      </w:r>
    </w:p>
    <w:p w14:paraId="04CB63BB" w14:textId="77777777" w:rsidR="00EA27FE" w:rsidRPr="008640F5" w:rsidRDefault="00000000">
      <w:pPr>
        <w:spacing w:after="240" w:line="360" w:lineRule="auto"/>
        <w:rPr>
          <w:sz w:val="18"/>
          <w:szCs w:val="16"/>
        </w:rPr>
      </w:pPr>
      <w:r w:rsidRPr="008640F5">
        <w:rPr>
          <w:b/>
          <w:sz w:val="18"/>
          <w:szCs w:val="16"/>
        </w:rPr>
        <w:t>Q29:</w:t>
      </w:r>
      <w:r w:rsidRPr="008640F5">
        <w:rPr>
          <w:sz w:val="18"/>
          <w:szCs w:val="16"/>
        </w:rP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Pr="008640F5" w:rsidRDefault="00000000">
      <w:pPr>
        <w:spacing w:after="240" w:line="360" w:lineRule="auto"/>
        <w:rPr>
          <w:sz w:val="18"/>
          <w:szCs w:val="16"/>
        </w:rPr>
      </w:pPr>
      <w:r w:rsidRPr="008640F5">
        <w:rPr>
          <w:b/>
          <w:sz w:val="18"/>
          <w:szCs w:val="16"/>
        </w:rPr>
        <w:t>A29:</w:t>
      </w:r>
      <w:r w:rsidRPr="008640F5">
        <w:rPr>
          <w:sz w:val="18"/>
          <w:szCs w:val="16"/>
        </w:rPr>
        <w:t xml:space="preserve"> අමල්ට ප්‍රාථමික දත්ත රැස් කිරීම සඳහා පහත සඳහන් ක්‍රම භාවිත කළ හැක:</w:t>
      </w:r>
    </w:p>
    <w:p w14:paraId="4E870DE9" w14:textId="77777777" w:rsidR="00EA27FE" w:rsidRPr="008640F5" w:rsidRDefault="00000000">
      <w:pPr>
        <w:spacing w:after="240" w:line="360" w:lineRule="auto"/>
        <w:rPr>
          <w:sz w:val="18"/>
          <w:szCs w:val="16"/>
        </w:rPr>
      </w:pPr>
      <w:r w:rsidRPr="008640F5">
        <w:rPr>
          <w:sz w:val="18"/>
          <w:szCs w:val="16"/>
        </w:rPr>
        <w:lastRenderedPageBreak/>
        <w:t>1. ප්‍රශ්නාවලී ක්‍රමය (Questionnaires): පාරිභෝගිකයන් වෙත මුද්‍රිත හෝ විද්‍යුත් ප්‍රශ්නාවලියක් ලබා දී තොරතුරු රැස් කිරීම.</w:t>
      </w:r>
    </w:p>
    <w:p w14:paraId="2E2D74DE" w14:textId="77777777" w:rsidR="00EA27FE" w:rsidRPr="008640F5" w:rsidRDefault="00000000">
      <w:pPr>
        <w:spacing w:after="240" w:line="360" w:lineRule="auto"/>
        <w:rPr>
          <w:sz w:val="18"/>
          <w:szCs w:val="16"/>
        </w:rPr>
      </w:pPr>
      <w:r w:rsidRPr="008640F5">
        <w:rPr>
          <w:sz w:val="18"/>
          <w:szCs w:val="16"/>
        </w:rPr>
        <w:t>2. සම්මුඛ සාකච්ඡා (Interviews): පාරිභෝගිකයන් මුහුණට මුහුණ හමුවී අදහස් විමසීම.</w:t>
      </w:r>
    </w:p>
    <w:p w14:paraId="20E93E98" w14:textId="77777777" w:rsidR="00EA27FE" w:rsidRPr="008640F5" w:rsidRDefault="00000000">
      <w:pPr>
        <w:spacing w:after="240" w:line="360" w:lineRule="auto"/>
        <w:rPr>
          <w:sz w:val="18"/>
          <w:szCs w:val="16"/>
        </w:rPr>
      </w:pPr>
      <w:r w:rsidRPr="008640F5">
        <w:rPr>
          <w:sz w:val="18"/>
          <w:szCs w:val="16"/>
        </w:rPr>
        <w:t>3. නිරීක්ෂණය (Observation): පාරිභෝගිකයන්ගේ ඇඳුම් තේරීමේ හැසිරීම් රටාවන් සෘජුවම නිරීක්ෂණය කිරීම.</w:t>
      </w:r>
    </w:p>
    <w:p w14:paraId="2F130DCF" w14:textId="77777777" w:rsidR="00EA27FE" w:rsidRPr="008640F5" w:rsidRDefault="00000000">
      <w:pPr>
        <w:spacing w:after="240" w:line="360" w:lineRule="auto"/>
        <w:rPr>
          <w:sz w:val="18"/>
          <w:szCs w:val="16"/>
        </w:rPr>
      </w:pPr>
      <w:r w:rsidRPr="008640F5">
        <w:rPr>
          <w:i/>
          <w:sz w:val="18"/>
          <w:szCs w:val="16"/>
        </w:rPr>
        <w:t>[යෙදුම (Application) | වෙළඳපොළ පර්යේෂණ]</w:t>
      </w:r>
    </w:p>
    <w:p w14:paraId="090587B5" w14:textId="77777777" w:rsidR="00EA27FE" w:rsidRPr="008640F5" w:rsidRDefault="00000000">
      <w:pPr>
        <w:spacing w:after="240" w:line="360" w:lineRule="auto"/>
        <w:rPr>
          <w:sz w:val="18"/>
          <w:szCs w:val="16"/>
        </w:rPr>
      </w:pPr>
      <w:r w:rsidRPr="008640F5">
        <w:rPr>
          <w:b/>
          <w:sz w:val="18"/>
          <w:szCs w:val="16"/>
        </w:rPr>
        <w:t>Q30:</w:t>
      </w:r>
      <w:r w:rsidRPr="008640F5">
        <w:rPr>
          <w:sz w:val="18"/>
          <w:szCs w:val="16"/>
        </w:rP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Pr="008640F5" w:rsidRDefault="00000000">
      <w:pPr>
        <w:spacing w:after="240" w:line="360" w:lineRule="auto"/>
        <w:rPr>
          <w:sz w:val="18"/>
          <w:szCs w:val="16"/>
        </w:rPr>
      </w:pPr>
      <w:r w:rsidRPr="008640F5">
        <w:rPr>
          <w:b/>
          <w:sz w:val="18"/>
          <w:szCs w:val="16"/>
        </w:rPr>
        <w:t>A30:</w:t>
      </w:r>
      <w:r w:rsidRPr="008640F5">
        <w:rPr>
          <w:sz w:val="18"/>
          <w:szCs w:val="16"/>
        </w:rPr>
        <w:t xml:space="preserve">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Pr="008640F5" w:rsidRDefault="00000000">
      <w:pPr>
        <w:spacing w:after="240" w:line="360" w:lineRule="auto"/>
        <w:rPr>
          <w:sz w:val="18"/>
          <w:szCs w:val="16"/>
        </w:rPr>
      </w:pPr>
      <w:r w:rsidRPr="008640F5">
        <w:rPr>
          <w:sz w:val="18"/>
          <w:szCs w:val="16"/>
        </w:rP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Pr="008640F5" w:rsidRDefault="00000000">
      <w:pPr>
        <w:spacing w:after="240" w:line="360" w:lineRule="auto"/>
        <w:rPr>
          <w:sz w:val="18"/>
          <w:szCs w:val="16"/>
        </w:rPr>
      </w:pPr>
      <w:r w:rsidRPr="008640F5">
        <w:rPr>
          <w:i/>
          <w:sz w:val="18"/>
          <w:szCs w:val="16"/>
        </w:rPr>
        <w:t>[විශ්ලේෂණය (Analysis) | පාරිභෝගික හැසිරීම]</w:t>
      </w:r>
    </w:p>
    <w:p w14:paraId="0F5A0E6D" w14:textId="77777777" w:rsidR="00EA27FE" w:rsidRPr="008640F5" w:rsidRDefault="00000000">
      <w:pPr>
        <w:spacing w:after="240" w:line="360" w:lineRule="auto"/>
        <w:rPr>
          <w:sz w:val="18"/>
          <w:szCs w:val="16"/>
        </w:rPr>
      </w:pPr>
      <w:r w:rsidRPr="008640F5">
        <w:rPr>
          <w:b/>
          <w:sz w:val="18"/>
          <w:szCs w:val="16"/>
        </w:rPr>
        <w:t>Topic: මූල්‍ය හා ගිණුම්කරණය (Finance &amp; Accounting) — 22 questions</w:t>
      </w:r>
    </w:p>
    <w:p w14:paraId="0CE814A9" w14:textId="77777777" w:rsidR="00EA27FE" w:rsidRPr="008640F5" w:rsidRDefault="00000000">
      <w:pPr>
        <w:spacing w:after="240" w:line="360" w:lineRule="auto"/>
        <w:rPr>
          <w:sz w:val="18"/>
          <w:szCs w:val="16"/>
        </w:rPr>
      </w:pPr>
      <w:r w:rsidRPr="008640F5">
        <w:rPr>
          <w:b/>
          <w:sz w:val="18"/>
          <w:szCs w:val="16"/>
        </w:rPr>
        <w:t>Q31:</w:t>
      </w:r>
      <w:r w:rsidRPr="008640F5">
        <w:rPr>
          <w:sz w:val="18"/>
          <w:szCs w:val="16"/>
        </w:rPr>
        <w:t xml:space="preserve"> ගිණුම්කරණ සමීකරණය යනු කුමක්ද? එහි මූලික ආකෘතිය දක්වන්න.</w:t>
      </w:r>
    </w:p>
    <w:p w14:paraId="3E6D5F8D" w14:textId="77777777" w:rsidR="00EA27FE" w:rsidRPr="008640F5" w:rsidRDefault="00000000">
      <w:pPr>
        <w:spacing w:after="240" w:line="360" w:lineRule="auto"/>
        <w:rPr>
          <w:sz w:val="18"/>
          <w:szCs w:val="16"/>
        </w:rPr>
      </w:pPr>
      <w:r w:rsidRPr="008640F5">
        <w:rPr>
          <w:b/>
          <w:sz w:val="18"/>
          <w:szCs w:val="16"/>
        </w:rPr>
        <w:t>A31:</w:t>
      </w:r>
      <w:r w:rsidRPr="008640F5">
        <w:rPr>
          <w:sz w:val="18"/>
          <w:szCs w:val="16"/>
        </w:rP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Pr="008640F5" w:rsidRDefault="00000000">
      <w:pPr>
        <w:spacing w:after="240" w:line="360" w:lineRule="auto"/>
        <w:rPr>
          <w:sz w:val="18"/>
          <w:szCs w:val="16"/>
        </w:rPr>
      </w:pPr>
      <w:r w:rsidRPr="008640F5">
        <w:rPr>
          <w:i/>
          <w:sz w:val="18"/>
          <w:szCs w:val="16"/>
        </w:rPr>
        <w:t>[දැනුම (Knowledge) | - ගිණුම්කරණ සමීකරණය]</w:t>
      </w:r>
    </w:p>
    <w:p w14:paraId="253622CA" w14:textId="77777777" w:rsidR="00EA27FE" w:rsidRPr="008640F5" w:rsidRDefault="00000000">
      <w:pPr>
        <w:spacing w:after="240" w:line="360" w:lineRule="auto"/>
        <w:rPr>
          <w:sz w:val="18"/>
          <w:szCs w:val="16"/>
        </w:rPr>
      </w:pPr>
      <w:r w:rsidRPr="008640F5">
        <w:rPr>
          <w:b/>
          <w:sz w:val="18"/>
          <w:szCs w:val="16"/>
        </w:rPr>
        <w:t>Q32:</w:t>
      </w:r>
      <w:r w:rsidRPr="008640F5">
        <w:rPr>
          <w:sz w:val="18"/>
          <w:szCs w:val="16"/>
        </w:rPr>
        <w:t xml:space="preserve"> ද්විත්ව සටහන් ක්‍රමයේ මූලික නීතිය හෝ රීතිය පැහැදිලි කරන්න.</w:t>
      </w:r>
    </w:p>
    <w:p w14:paraId="28E161EC" w14:textId="77777777" w:rsidR="00EA27FE" w:rsidRPr="008640F5" w:rsidRDefault="00000000">
      <w:pPr>
        <w:spacing w:after="240" w:line="360" w:lineRule="auto"/>
        <w:rPr>
          <w:sz w:val="18"/>
          <w:szCs w:val="16"/>
        </w:rPr>
      </w:pPr>
      <w:r w:rsidRPr="008640F5">
        <w:rPr>
          <w:b/>
          <w:sz w:val="18"/>
          <w:szCs w:val="16"/>
        </w:rPr>
        <w:t>A32:</w:t>
      </w:r>
      <w:r w:rsidRPr="008640F5">
        <w:rPr>
          <w:sz w:val="18"/>
          <w:szCs w:val="16"/>
        </w:rP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Pr="008640F5" w:rsidRDefault="00000000">
      <w:pPr>
        <w:spacing w:after="240" w:line="360" w:lineRule="auto"/>
        <w:rPr>
          <w:sz w:val="18"/>
          <w:szCs w:val="16"/>
        </w:rPr>
      </w:pPr>
      <w:r w:rsidRPr="008640F5">
        <w:rPr>
          <w:i/>
          <w:sz w:val="18"/>
          <w:szCs w:val="16"/>
        </w:rPr>
        <w:t>[දැනුම (Knowledge) | - ද්විත්ව සටහන් ක්‍රමය]</w:t>
      </w:r>
    </w:p>
    <w:p w14:paraId="7C582BA1" w14:textId="77777777" w:rsidR="00EA27FE" w:rsidRPr="008640F5" w:rsidRDefault="00000000">
      <w:pPr>
        <w:spacing w:after="240" w:line="360" w:lineRule="auto"/>
        <w:rPr>
          <w:sz w:val="18"/>
          <w:szCs w:val="16"/>
        </w:rPr>
      </w:pPr>
      <w:r w:rsidRPr="008640F5">
        <w:rPr>
          <w:b/>
          <w:sz w:val="18"/>
          <w:szCs w:val="16"/>
        </w:rPr>
        <w:t>Q33:</w:t>
      </w:r>
      <w:r w:rsidRPr="008640F5">
        <w:rPr>
          <w:sz w:val="18"/>
          <w:szCs w:val="16"/>
        </w:rPr>
        <w:t xml:space="preserve"> ව්‍යාපාරයක ලෙජර් ගිණුම් තුලනය කිරීම සිදු කරනු ලබන්නේ කුමන අරමුණක් සඳහාදැයි පැහැදිලි කරන්න.</w:t>
      </w:r>
    </w:p>
    <w:p w14:paraId="5D8EB2A7" w14:textId="77777777" w:rsidR="00EA27FE" w:rsidRPr="008640F5" w:rsidRDefault="00000000">
      <w:pPr>
        <w:spacing w:after="240" w:line="360" w:lineRule="auto"/>
        <w:rPr>
          <w:sz w:val="18"/>
          <w:szCs w:val="16"/>
        </w:rPr>
      </w:pPr>
      <w:r w:rsidRPr="008640F5">
        <w:rPr>
          <w:b/>
          <w:sz w:val="18"/>
          <w:szCs w:val="16"/>
        </w:rPr>
        <w:lastRenderedPageBreak/>
        <w:t>A33:</w:t>
      </w:r>
      <w:r w:rsidRPr="008640F5">
        <w:rPr>
          <w:sz w:val="18"/>
          <w:szCs w:val="16"/>
        </w:rPr>
        <w:t xml:space="preserve">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Pr="008640F5" w:rsidRDefault="00000000">
      <w:pPr>
        <w:spacing w:after="240" w:line="360" w:lineRule="auto"/>
        <w:rPr>
          <w:sz w:val="18"/>
          <w:szCs w:val="16"/>
        </w:rPr>
      </w:pPr>
      <w:r w:rsidRPr="008640F5">
        <w:rPr>
          <w:i/>
          <w:sz w:val="18"/>
          <w:szCs w:val="16"/>
        </w:rPr>
        <w:t>[අවබෝධය (Understanding) | - මූලික පොත් හා ලෙජර්]</w:t>
      </w:r>
    </w:p>
    <w:p w14:paraId="34A4A2BE" w14:textId="77777777" w:rsidR="00EA27FE" w:rsidRPr="008640F5" w:rsidRDefault="00000000">
      <w:pPr>
        <w:spacing w:after="240" w:line="360" w:lineRule="auto"/>
        <w:rPr>
          <w:sz w:val="18"/>
          <w:szCs w:val="16"/>
        </w:rPr>
      </w:pPr>
      <w:r w:rsidRPr="008640F5">
        <w:rPr>
          <w:b/>
          <w:sz w:val="18"/>
          <w:szCs w:val="16"/>
        </w:rPr>
        <w:t>Q34:</w:t>
      </w:r>
      <w:r w:rsidRPr="008640F5">
        <w:rPr>
          <w:sz w:val="18"/>
          <w:szCs w:val="16"/>
        </w:rPr>
        <w:t xml:space="preserve"> ශේෂ පිරික්සුමක් පිළියෙල කිරීමෙන් ව්‍යාපාරයකට ලැබෙන ප්‍රධාන වාසි දෙකක් විස්තර කරන්න.</w:t>
      </w:r>
    </w:p>
    <w:p w14:paraId="2B0428AB" w14:textId="77777777" w:rsidR="00EA27FE" w:rsidRPr="008640F5" w:rsidRDefault="00000000">
      <w:pPr>
        <w:spacing w:after="240" w:line="360" w:lineRule="auto"/>
        <w:rPr>
          <w:sz w:val="18"/>
          <w:szCs w:val="16"/>
        </w:rPr>
      </w:pPr>
      <w:r w:rsidRPr="008640F5">
        <w:rPr>
          <w:b/>
          <w:sz w:val="18"/>
          <w:szCs w:val="16"/>
        </w:rPr>
        <w:t>A34:</w:t>
      </w:r>
      <w:r w:rsidRPr="008640F5">
        <w:rPr>
          <w:sz w:val="18"/>
          <w:szCs w:val="16"/>
        </w:rP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Pr="008640F5" w:rsidRDefault="00000000">
      <w:pPr>
        <w:spacing w:after="240" w:line="360" w:lineRule="auto"/>
        <w:rPr>
          <w:sz w:val="18"/>
          <w:szCs w:val="16"/>
        </w:rPr>
      </w:pPr>
      <w:r w:rsidRPr="008640F5">
        <w:rPr>
          <w:i/>
          <w:sz w:val="18"/>
          <w:szCs w:val="16"/>
        </w:rPr>
        <w:t>[අවබෝධය (Understanding) | - ශේෂ පිරික්සුම]</w:t>
      </w:r>
    </w:p>
    <w:p w14:paraId="5BB6C584" w14:textId="77777777" w:rsidR="00EA27FE" w:rsidRPr="008640F5" w:rsidRDefault="00000000">
      <w:pPr>
        <w:spacing w:after="240" w:line="360" w:lineRule="auto"/>
        <w:rPr>
          <w:sz w:val="18"/>
          <w:szCs w:val="16"/>
        </w:rPr>
      </w:pPr>
      <w:r w:rsidRPr="008640F5">
        <w:rPr>
          <w:b/>
          <w:sz w:val="18"/>
          <w:szCs w:val="16"/>
        </w:rPr>
        <w:t>Q35:</w:t>
      </w:r>
      <w:r w:rsidRPr="008640F5">
        <w:rPr>
          <w:sz w:val="18"/>
          <w:szCs w:val="16"/>
        </w:rPr>
        <w:t xml:space="preserve"> වෙළෙඳ වට්ටම් සහ මුදල් වට්ටම් අතර පවතින වෙනස පැහැදිලි කරන්න.</w:t>
      </w:r>
    </w:p>
    <w:p w14:paraId="0DC43891" w14:textId="77777777" w:rsidR="00EA27FE" w:rsidRPr="008640F5" w:rsidRDefault="00000000">
      <w:pPr>
        <w:spacing w:after="240" w:line="360" w:lineRule="auto"/>
        <w:rPr>
          <w:sz w:val="18"/>
          <w:szCs w:val="16"/>
        </w:rPr>
      </w:pPr>
      <w:r w:rsidRPr="008640F5">
        <w:rPr>
          <w:b/>
          <w:sz w:val="18"/>
          <w:szCs w:val="16"/>
        </w:rPr>
        <w:t>A35:</w:t>
      </w:r>
      <w:r w:rsidRPr="008640F5">
        <w:rPr>
          <w:sz w:val="18"/>
          <w:szCs w:val="16"/>
        </w:rP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Pr="008640F5" w:rsidRDefault="00000000">
      <w:pPr>
        <w:spacing w:after="240" w:line="360" w:lineRule="auto"/>
        <w:rPr>
          <w:sz w:val="18"/>
          <w:szCs w:val="16"/>
        </w:rPr>
      </w:pPr>
      <w:r w:rsidRPr="008640F5">
        <w:rPr>
          <w:i/>
          <w:sz w:val="18"/>
          <w:szCs w:val="16"/>
        </w:rPr>
        <w:t>[අවබෝධය (Understanding) | - ද්විත්ව සටහන් ක්‍රමය]</w:t>
      </w:r>
    </w:p>
    <w:p w14:paraId="060326D8" w14:textId="77777777" w:rsidR="00EA27FE" w:rsidRPr="008640F5" w:rsidRDefault="00000000">
      <w:pPr>
        <w:spacing w:after="240" w:line="360" w:lineRule="auto"/>
        <w:rPr>
          <w:sz w:val="18"/>
          <w:szCs w:val="16"/>
        </w:rPr>
      </w:pPr>
      <w:r w:rsidRPr="008640F5">
        <w:rPr>
          <w:b/>
          <w:sz w:val="18"/>
          <w:szCs w:val="16"/>
        </w:rPr>
        <w:t>Q36:</w:t>
      </w:r>
      <w:r w:rsidRPr="008640F5">
        <w:rPr>
          <w:sz w:val="18"/>
          <w:szCs w:val="16"/>
        </w:rP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Pr="008640F5" w:rsidRDefault="00000000">
      <w:pPr>
        <w:spacing w:after="240" w:line="360" w:lineRule="auto"/>
        <w:rPr>
          <w:sz w:val="18"/>
          <w:szCs w:val="16"/>
        </w:rPr>
      </w:pPr>
      <w:r w:rsidRPr="008640F5">
        <w:rPr>
          <w:b/>
          <w:sz w:val="18"/>
          <w:szCs w:val="16"/>
        </w:rPr>
        <w:t>A36:</w:t>
      </w:r>
      <w:r w:rsidRPr="008640F5">
        <w:rPr>
          <w:sz w:val="18"/>
          <w:szCs w:val="16"/>
        </w:rP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3323AD8" w14:textId="77777777" w:rsidR="00EA27FE" w:rsidRPr="008640F5" w:rsidRDefault="00000000">
      <w:pPr>
        <w:spacing w:after="240" w:line="360" w:lineRule="auto"/>
        <w:rPr>
          <w:sz w:val="18"/>
          <w:szCs w:val="16"/>
        </w:rPr>
      </w:pPr>
      <w:r w:rsidRPr="008640F5">
        <w:rPr>
          <w:i/>
          <w:sz w:val="18"/>
          <w:szCs w:val="16"/>
        </w:rPr>
        <w:t>[යෙදුම (Application) | - ගිණුම්කරණ සමීකරණය]</w:t>
      </w:r>
    </w:p>
    <w:p w14:paraId="09082EBD" w14:textId="77777777" w:rsidR="00EA27FE" w:rsidRPr="008640F5" w:rsidRDefault="00000000">
      <w:pPr>
        <w:spacing w:after="240" w:line="360" w:lineRule="auto"/>
        <w:rPr>
          <w:sz w:val="18"/>
          <w:szCs w:val="16"/>
        </w:rPr>
      </w:pPr>
      <w:r w:rsidRPr="008640F5">
        <w:rPr>
          <w:b/>
          <w:sz w:val="18"/>
          <w:szCs w:val="16"/>
        </w:rPr>
        <w:t>Q37:</w:t>
      </w:r>
      <w:r w:rsidRPr="008640F5">
        <w:rPr>
          <w:sz w:val="18"/>
          <w:szCs w:val="16"/>
        </w:rP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Pr="008640F5" w:rsidRDefault="00000000">
      <w:pPr>
        <w:spacing w:after="240" w:line="360" w:lineRule="auto"/>
        <w:rPr>
          <w:sz w:val="18"/>
          <w:szCs w:val="16"/>
        </w:rPr>
      </w:pPr>
      <w:r w:rsidRPr="008640F5">
        <w:rPr>
          <w:b/>
          <w:sz w:val="18"/>
          <w:szCs w:val="16"/>
        </w:rPr>
        <w:t>A37:</w:t>
      </w:r>
      <w:r w:rsidRPr="008640F5">
        <w:rPr>
          <w:sz w:val="18"/>
          <w:szCs w:val="16"/>
        </w:rP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Pr="008640F5" w:rsidRDefault="00000000">
      <w:pPr>
        <w:spacing w:after="240" w:line="360" w:lineRule="auto"/>
        <w:rPr>
          <w:sz w:val="18"/>
          <w:szCs w:val="16"/>
        </w:rPr>
      </w:pPr>
      <w:r w:rsidRPr="008640F5">
        <w:rPr>
          <w:i/>
          <w:sz w:val="18"/>
          <w:szCs w:val="16"/>
        </w:rPr>
        <w:t>[යෙදුම (Application) | - ද්විත්ව සටහන් ක්‍රමය]</w:t>
      </w:r>
    </w:p>
    <w:p w14:paraId="32CE1C87" w14:textId="77777777" w:rsidR="00EA27FE" w:rsidRPr="008640F5" w:rsidRDefault="00000000">
      <w:pPr>
        <w:spacing w:after="240" w:line="360" w:lineRule="auto"/>
        <w:rPr>
          <w:sz w:val="18"/>
          <w:szCs w:val="16"/>
        </w:rPr>
      </w:pPr>
      <w:r w:rsidRPr="008640F5">
        <w:rPr>
          <w:b/>
          <w:sz w:val="18"/>
          <w:szCs w:val="16"/>
        </w:rPr>
        <w:lastRenderedPageBreak/>
        <w:t>Q38:</w:t>
      </w:r>
      <w:r w:rsidRPr="008640F5">
        <w:rPr>
          <w:sz w:val="18"/>
          <w:szCs w:val="16"/>
        </w:rP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Pr="008640F5" w:rsidRDefault="00000000">
      <w:pPr>
        <w:spacing w:after="240" w:line="360" w:lineRule="auto"/>
        <w:rPr>
          <w:sz w:val="18"/>
          <w:szCs w:val="16"/>
        </w:rPr>
      </w:pPr>
      <w:r w:rsidRPr="008640F5">
        <w:rPr>
          <w:b/>
          <w:sz w:val="18"/>
          <w:szCs w:val="16"/>
        </w:rPr>
        <w:t>A38:</w:t>
      </w:r>
      <w:r w:rsidRPr="008640F5">
        <w:rPr>
          <w:sz w:val="18"/>
          <w:szCs w:val="16"/>
        </w:rP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Pr="008640F5" w:rsidRDefault="00000000">
      <w:pPr>
        <w:spacing w:after="240" w:line="360" w:lineRule="auto"/>
        <w:rPr>
          <w:sz w:val="18"/>
          <w:szCs w:val="16"/>
        </w:rPr>
      </w:pPr>
      <w:r w:rsidRPr="008640F5">
        <w:rPr>
          <w:i/>
          <w:sz w:val="18"/>
          <w:szCs w:val="16"/>
        </w:rPr>
        <w:t>[යෙදුම (Application) | - මූලික පොත් හා ලෙජර්]</w:t>
      </w:r>
    </w:p>
    <w:p w14:paraId="6EABB96A" w14:textId="77777777" w:rsidR="00EA27FE" w:rsidRPr="008640F5" w:rsidRDefault="00000000">
      <w:pPr>
        <w:spacing w:after="240" w:line="360" w:lineRule="auto"/>
        <w:rPr>
          <w:sz w:val="18"/>
          <w:szCs w:val="16"/>
        </w:rPr>
      </w:pPr>
      <w:r w:rsidRPr="008640F5">
        <w:rPr>
          <w:b/>
          <w:sz w:val="18"/>
          <w:szCs w:val="16"/>
        </w:rPr>
        <w:t>Q39:</w:t>
      </w:r>
      <w:r w:rsidRPr="008640F5">
        <w:rPr>
          <w:sz w:val="18"/>
          <w:szCs w:val="16"/>
        </w:rP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Pr="008640F5" w:rsidRDefault="00000000">
      <w:pPr>
        <w:spacing w:after="240" w:line="360" w:lineRule="auto"/>
        <w:rPr>
          <w:sz w:val="18"/>
          <w:szCs w:val="16"/>
        </w:rPr>
      </w:pPr>
      <w:r w:rsidRPr="008640F5">
        <w:rPr>
          <w:b/>
          <w:sz w:val="18"/>
          <w:szCs w:val="16"/>
        </w:rPr>
        <w:t>A39:</w:t>
      </w:r>
      <w:r w:rsidRPr="008640F5">
        <w:rPr>
          <w:sz w:val="18"/>
          <w:szCs w:val="16"/>
        </w:rPr>
        <w:t xml:space="preserve">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706500D4" w14:textId="77777777" w:rsidR="00EA27FE" w:rsidRPr="008640F5" w:rsidRDefault="00000000">
      <w:pPr>
        <w:spacing w:after="240" w:line="360" w:lineRule="auto"/>
        <w:rPr>
          <w:sz w:val="18"/>
          <w:szCs w:val="16"/>
        </w:rPr>
      </w:pPr>
      <w:r w:rsidRPr="008640F5">
        <w:rPr>
          <w:i/>
          <w:sz w:val="18"/>
          <w:szCs w:val="16"/>
        </w:rPr>
        <w:t>[යෙදුම (Application) | - ශේෂ පිරික්සුම]</w:t>
      </w:r>
    </w:p>
    <w:p w14:paraId="6DDDBC73" w14:textId="77777777" w:rsidR="00EA27FE" w:rsidRPr="008640F5" w:rsidRDefault="00000000">
      <w:pPr>
        <w:spacing w:after="240" w:line="360" w:lineRule="auto"/>
        <w:rPr>
          <w:sz w:val="18"/>
          <w:szCs w:val="16"/>
        </w:rPr>
      </w:pPr>
      <w:r w:rsidRPr="008640F5">
        <w:rPr>
          <w:b/>
          <w:sz w:val="18"/>
          <w:szCs w:val="16"/>
        </w:rPr>
        <w:t>Q40:</w:t>
      </w:r>
      <w:r w:rsidRPr="008640F5">
        <w:rPr>
          <w:sz w:val="18"/>
          <w:szCs w:val="16"/>
        </w:rP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Pr="008640F5" w:rsidRDefault="00000000">
      <w:pPr>
        <w:spacing w:after="240" w:line="360" w:lineRule="auto"/>
        <w:rPr>
          <w:sz w:val="18"/>
          <w:szCs w:val="16"/>
        </w:rPr>
      </w:pPr>
      <w:r w:rsidRPr="008640F5">
        <w:rPr>
          <w:b/>
          <w:sz w:val="18"/>
          <w:szCs w:val="16"/>
        </w:rPr>
        <w:t>A40:</w:t>
      </w:r>
      <w:r w:rsidRPr="008640F5">
        <w:rPr>
          <w:sz w:val="18"/>
          <w:szCs w:val="16"/>
        </w:rP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Pr="008640F5" w:rsidRDefault="00000000">
      <w:pPr>
        <w:spacing w:after="240" w:line="360" w:lineRule="auto"/>
        <w:rPr>
          <w:sz w:val="18"/>
          <w:szCs w:val="16"/>
        </w:rPr>
      </w:pPr>
      <w:r w:rsidRPr="008640F5">
        <w:rPr>
          <w:i/>
          <w:sz w:val="18"/>
          <w:szCs w:val="16"/>
        </w:rPr>
        <w:t>[විශ්ලේෂණය (Analysis) | - ශේෂ පිරික්සුම]</w:t>
      </w:r>
    </w:p>
    <w:p w14:paraId="456CE1B2" w14:textId="77777777" w:rsidR="00EA27FE" w:rsidRPr="008640F5" w:rsidRDefault="00000000">
      <w:pPr>
        <w:spacing w:after="240" w:line="360" w:lineRule="auto"/>
        <w:rPr>
          <w:sz w:val="18"/>
          <w:szCs w:val="16"/>
        </w:rPr>
      </w:pPr>
      <w:r w:rsidRPr="008640F5">
        <w:rPr>
          <w:b/>
          <w:sz w:val="18"/>
          <w:szCs w:val="16"/>
        </w:rPr>
        <w:t>Q41:</w:t>
      </w:r>
      <w:r w:rsidRPr="008640F5">
        <w:rPr>
          <w:sz w:val="18"/>
          <w:szCs w:val="16"/>
        </w:rP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Pr="008640F5" w:rsidRDefault="00000000">
      <w:pPr>
        <w:spacing w:after="240" w:line="360" w:lineRule="auto"/>
        <w:rPr>
          <w:sz w:val="18"/>
          <w:szCs w:val="16"/>
        </w:rPr>
      </w:pPr>
      <w:r w:rsidRPr="008640F5">
        <w:rPr>
          <w:b/>
          <w:sz w:val="18"/>
          <w:szCs w:val="16"/>
        </w:rPr>
        <w:t>A41:</w:t>
      </w:r>
      <w:r w:rsidRPr="008640F5">
        <w:rPr>
          <w:sz w:val="18"/>
          <w:szCs w:val="16"/>
        </w:rP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Pr="008640F5" w:rsidRDefault="00000000">
      <w:pPr>
        <w:spacing w:after="240" w:line="360" w:lineRule="auto"/>
        <w:rPr>
          <w:sz w:val="18"/>
          <w:szCs w:val="16"/>
        </w:rPr>
      </w:pPr>
      <w:r w:rsidRPr="008640F5">
        <w:rPr>
          <w:i/>
          <w:sz w:val="18"/>
          <w:szCs w:val="16"/>
        </w:rPr>
        <w:t>[විශ්ලේෂණය (Analysis) | - ගිණුම්කරණ සමීකරණය]</w:t>
      </w:r>
    </w:p>
    <w:p w14:paraId="070EA61B" w14:textId="77777777" w:rsidR="00EA27FE" w:rsidRPr="008640F5" w:rsidRDefault="00000000">
      <w:pPr>
        <w:spacing w:after="240" w:line="360" w:lineRule="auto"/>
        <w:rPr>
          <w:sz w:val="18"/>
          <w:szCs w:val="16"/>
        </w:rPr>
      </w:pPr>
      <w:r w:rsidRPr="008640F5">
        <w:rPr>
          <w:b/>
          <w:sz w:val="18"/>
          <w:szCs w:val="16"/>
        </w:rPr>
        <w:t>Q42:</w:t>
      </w:r>
      <w:r w:rsidRPr="008640F5">
        <w:rPr>
          <w:sz w:val="18"/>
          <w:szCs w:val="16"/>
        </w:rPr>
        <w:t xml:space="preserve"> බැංකු සැසඳීම් ප්‍රකාශනයක් පිළියෙළ කරනු ලබන ප්‍රධාන අරමුණ කුමක්ද?</w:t>
      </w:r>
    </w:p>
    <w:p w14:paraId="58071573" w14:textId="77777777" w:rsidR="00EA27FE" w:rsidRPr="008640F5" w:rsidRDefault="00000000">
      <w:pPr>
        <w:spacing w:after="240" w:line="360" w:lineRule="auto"/>
        <w:rPr>
          <w:sz w:val="18"/>
          <w:szCs w:val="16"/>
        </w:rPr>
      </w:pPr>
      <w:r w:rsidRPr="008640F5">
        <w:rPr>
          <w:b/>
          <w:sz w:val="18"/>
          <w:szCs w:val="16"/>
        </w:rPr>
        <w:lastRenderedPageBreak/>
        <w:t>A42:</w:t>
      </w:r>
      <w:r w:rsidRPr="008640F5">
        <w:rPr>
          <w:sz w:val="18"/>
          <w:szCs w:val="16"/>
        </w:rP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22CECD19" w14:textId="77777777" w:rsidR="00EA27FE" w:rsidRPr="008640F5" w:rsidRDefault="00000000">
      <w:pPr>
        <w:spacing w:after="240" w:line="360" w:lineRule="auto"/>
        <w:rPr>
          <w:sz w:val="18"/>
          <w:szCs w:val="16"/>
        </w:rPr>
      </w:pPr>
      <w:r w:rsidRPr="008640F5">
        <w:rPr>
          <w:i/>
          <w:sz w:val="18"/>
          <w:szCs w:val="16"/>
        </w:rPr>
        <w:t>[දැනුම (Knowledge) | - බැංකු සැසඳීම් ප්‍රකාශනය]</w:t>
      </w:r>
    </w:p>
    <w:p w14:paraId="729EF645" w14:textId="77777777" w:rsidR="00EA27FE" w:rsidRPr="008640F5" w:rsidRDefault="00000000">
      <w:pPr>
        <w:spacing w:after="240" w:line="360" w:lineRule="auto"/>
        <w:rPr>
          <w:sz w:val="18"/>
          <w:szCs w:val="16"/>
        </w:rPr>
      </w:pPr>
      <w:r w:rsidRPr="008640F5">
        <w:rPr>
          <w:b/>
          <w:sz w:val="18"/>
          <w:szCs w:val="16"/>
        </w:rPr>
        <w:t>Q43:</w:t>
      </w:r>
      <w:r w:rsidRPr="008640F5">
        <w:rPr>
          <w:sz w:val="18"/>
          <w:szCs w:val="16"/>
        </w:rPr>
        <w:t xml:space="preserve"> ව්‍යාපාරයක මූල්‍ය තත්ත්ව ප්‍රකාශනය මගින් නිරූපණය වන ප්‍රධාන ගිණුම්කරණ මූලාංග තුන මොනවාද?</w:t>
      </w:r>
    </w:p>
    <w:p w14:paraId="575AAC20" w14:textId="77777777" w:rsidR="00EA27FE" w:rsidRPr="008640F5" w:rsidRDefault="00000000">
      <w:pPr>
        <w:spacing w:after="240" w:line="360" w:lineRule="auto"/>
        <w:rPr>
          <w:sz w:val="18"/>
          <w:szCs w:val="16"/>
        </w:rPr>
      </w:pPr>
      <w:r w:rsidRPr="008640F5">
        <w:rPr>
          <w:b/>
          <w:sz w:val="18"/>
          <w:szCs w:val="16"/>
        </w:rPr>
        <w:t>A43:</w:t>
      </w:r>
      <w:r w:rsidRPr="008640F5">
        <w:rPr>
          <w:sz w:val="18"/>
          <w:szCs w:val="16"/>
        </w:rP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Pr="008640F5" w:rsidRDefault="00000000">
      <w:pPr>
        <w:spacing w:after="240" w:line="360" w:lineRule="auto"/>
        <w:rPr>
          <w:sz w:val="18"/>
          <w:szCs w:val="16"/>
        </w:rPr>
      </w:pPr>
      <w:r w:rsidRPr="008640F5">
        <w:rPr>
          <w:i/>
          <w:sz w:val="18"/>
          <w:szCs w:val="16"/>
        </w:rPr>
        <w:t>[දැනුම (Knowledge) | - මූල්‍ය ප්‍රකාශන]</w:t>
      </w:r>
    </w:p>
    <w:p w14:paraId="6DD03A42" w14:textId="77777777" w:rsidR="00EA27FE" w:rsidRPr="008640F5" w:rsidRDefault="00000000">
      <w:pPr>
        <w:spacing w:after="240" w:line="360" w:lineRule="auto"/>
        <w:rPr>
          <w:sz w:val="18"/>
          <w:szCs w:val="16"/>
        </w:rPr>
      </w:pPr>
      <w:r w:rsidRPr="008640F5">
        <w:rPr>
          <w:b/>
          <w:sz w:val="18"/>
          <w:szCs w:val="16"/>
        </w:rPr>
        <w:t>Q44:</w:t>
      </w:r>
      <w:r w:rsidRPr="008640F5">
        <w:rPr>
          <w:sz w:val="18"/>
          <w:szCs w:val="16"/>
        </w:rPr>
        <w:t xml:space="preserve"> මුදල් පොතේ සටහන් වී තිබුණ ද බැංකු ප්‍රකාශනයේ සටහන් නොවන කරුණු දෙකක් පැහැදිලි කරන්න.</w:t>
      </w:r>
    </w:p>
    <w:p w14:paraId="6857DF19" w14:textId="77777777" w:rsidR="00EA27FE" w:rsidRPr="008640F5" w:rsidRDefault="00000000">
      <w:pPr>
        <w:spacing w:after="240" w:line="360" w:lineRule="auto"/>
        <w:rPr>
          <w:sz w:val="18"/>
          <w:szCs w:val="16"/>
        </w:rPr>
      </w:pPr>
      <w:r w:rsidRPr="008640F5">
        <w:rPr>
          <w:b/>
          <w:sz w:val="18"/>
          <w:szCs w:val="16"/>
        </w:rPr>
        <w:t>A44:</w:t>
      </w:r>
      <w:r w:rsidRPr="008640F5">
        <w:rPr>
          <w:sz w:val="18"/>
          <w:szCs w:val="16"/>
        </w:rP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Pr="008640F5" w:rsidRDefault="00000000">
      <w:pPr>
        <w:spacing w:after="240" w:line="360" w:lineRule="auto"/>
        <w:rPr>
          <w:sz w:val="18"/>
          <w:szCs w:val="16"/>
        </w:rPr>
      </w:pPr>
      <w:r w:rsidRPr="008640F5">
        <w:rPr>
          <w:i/>
          <w:sz w:val="18"/>
          <w:szCs w:val="16"/>
        </w:rPr>
        <w:t>[අවබෝධය (Understanding) | - බැංකු සැසඳීම් ප්‍රකාශනය]</w:t>
      </w:r>
    </w:p>
    <w:p w14:paraId="1942468A" w14:textId="77777777" w:rsidR="00EA27FE" w:rsidRPr="008640F5" w:rsidRDefault="00000000">
      <w:pPr>
        <w:spacing w:after="240" w:line="360" w:lineRule="auto"/>
        <w:rPr>
          <w:sz w:val="18"/>
          <w:szCs w:val="16"/>
        </w:rPr>
      </w:pPr>
      <w:r w:rsidRPr="008640F5">
        <w:rPr>
          <w:b/>
          <w:sz w:val="18"/>
          <w:szCs w:val="16"/>
        </w:rPr>
        <w:t>Q45:</w:t>
      </w:r>
      <w:r w:rsidRPr="008640F5">
        <w:rPr>
          <w:sz w:val="18"/>
          <w:szCs w:val="16"/>
        </w:rP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Pr="008640F5" w:rsidRDefault="00000000">
      <w:pPr>
        <w:spacing w:after="240" w:line="360" w:lineRule="auto"/>
        <w:rPr>
          <w:sz w:val="18"/>
          <w:szCs w:val="16"/>
        </w:rPr>
      </w:pPr>
      <w:r w:rsidRPr="008640F5">
        <w:rPr>
          <w:b/>
          <w:sz w:val="18"/>
          <w:szCs w:val="16"/>
        </w:rPr>
        <w:t>A45:</w:t>
      </w:r>
      <w:r w:rsidRPr="008640F5">
        <w:rPr>
          <w:sz w:val="18"/>
          <w:szCs w:val="16"/>
        </w:rP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Pr="008640F5" w:rsidRDefault="00000000">
      <w:pPr>
        <w:spacing w:after="240" w:line="360" w:lineRule="auto"/>
        <w:rPr>
          <w:sz w:val="18"/>
          <w:szCs w:val="16"/>
        </w:rPr>
      </w:pPr>
      <w:r w:rsidRPr="008640F5">
        <w:rPr>
          <w:i/>
          <w:sz w:val="18"/>
          <w:szCs w:val="16"/>
        </w:rPr>
        <w:t>[අවබෝධය (Understanding) | - මූල්‍ය ප්‍රකාශන]</w:t>
      </w:r>
    </w:p>
    <w:p w14:paraId="7C70FDC6" w14:textId="77777777" w:rsidR="00EA27FE" w:rsidRPr="008640F5" w:rsidRDefault="00000000">
      <w:pPr>
        <w:spacing w:after="240" w:line="360" w:lineRule="auto"/>
        <w:rPr>
          <w:sz w:val="18"/>
          <w:szCs w:val="16"/>
        </w:rPr>
      </w:pPr>
      <w:r w:rsidRPr="008640F5">
        <w:rPr>
          <w:b/>
          <w:sz w:val="18"/>
          <w:szCs w:val="16"/>
        </w:rPr>
        <w:t>Q46:</w:t>
      </w:r>
      <w:r w:rsidRPr="008640F5">
        <w:rPr>
          <w:sz w:val="18"/>
          <w:szCs w:val="16"/>
        </w:rPr>
        <w:t xml:space="preserve"> ව්‍යාපාරයක ජංගම අනුපාතය 2:1 ක් ලෙස පැවතීමෙන් අදහස් වන්නේ කුමක්ද?</w:t>
      </w:r>
    </w:p>
    <w:p w14:paraId="15C48613" w14:textId="77777777" w:rsidR="00EA27FE" w:rsidRPr="008640F5" w:rsidRDefault="00000000">
      <w:pPr>
        <w:spacing w:after="240" w:line="360" w:lineRule="auto"/>
        <w:rPr>
          <w:sz w:val="18"/>
          <w:szCs w:val="16"/>
        </w:rPr>
      </w:pPr>
      <w:r w:rsidRPr="008640F5">
        <w:rPr>
          <w:b/>
          <w:sz w:val="18"/>
          <w:szCs w:val="16"/>
        </w:rPr>
        <w:t>A46:</w:t>
      </w:r>
      <w:r w:rsidRPr="008640F5">
        <w:rPr>
          <w:sz w:val="18"/>
          <w:szCs w:val="16"/>
        </w:rP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Pr="008640F5" w:rsidRDefault="00000000">
      <w:pPr>
        <w:spacing w:after="240" w:line="360" w:lineRule="auto"/>
        <w:rPr>
          <w:sz w:val="18"/>
          <w:szCs w:val="16"/>
        </w:rPr>
      </w:pPr>
      <w:r w:rsidRPr="008640F5">
        <w:rPr>
          <w:i/>
          <w:sz w:val="18"/>
          <w:szCs w:val="16"/>
        </w:rPr>
        <w:t>[අවබෝධය (Understanding) | - අනුපාත විශ්ලේෂණය]</w:t>
      </w:r>
    </w:p>
    <w:p w14:paraId="68625A49" w14:textId="77777777" w:rsidR="00EA27FE" w:rsidRPr="008640F5" w:rsidRDefault="00000000">
      <w:pPr>
        <w:spacing w:after="240" w:line="360" w:lineRule="auto"/>
        <w:rPr>
          <w:sz w:val="18"/>
          <w:szCs w:val="16"/>
        </w:rPr>
      </w:pPr>
      <w:r w:rsidRPr="008640F5">
        <w:rPr>
          <w:b/>
          <w:sz w:val="18"/>
          <w:szCs w:val="16"/>
        </w:rPr>
        <w:lastRenderedPageBreak/>
        <w:t>Q47:</w:t>
      </w:r>
      <w:r w:rsidRPr="008640F5">
        <w:rPr>
          <w:sz w:val="18"/>
          <w:szCs w:val="16"/>
        </w:rP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Pr="008640F5" w:rsidRDefault="00000000">
      <w:pPr>
        <w:spacing w:after="240" w:line="360" w:lineRule="auto"/>
        <w:rPr>
          <w:sz w:val="18"/>
          <w:szCs w:val="16"/>
        </w:rPr>
      </w:pPr>
      <w:r w:rsidRPr="008640F5">
        <w:rPr>
          <w:b/>
          <w:sz w:val="18"/>
          <w:szCs w:val="16"/>
        </w:rPr>
        <w:t>A47:</w:t>
      </w:r>
      <w:r w:rsidRPr="008640F5">
        <w:rPr>
          <w:sz w:val="18"/>
          <w:szCs w:val="16"/>
        </w:rP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Pr="008640F5" w:rsidRDefault="00000000">
      <w:pPr>
        <w:spacing w:after="240" w:line="360" w:lineRule="auto"/>
        <w:rPr>
          <w:sz w:val="18"/>
          <w:szCs w:val="16"/>
        </w:rPr>
      </w:pPr>
      <w:r w:rsidRPr="008640F5">
        <w:rPr>
          <w:i/>
          <w:sz w:val="18"/>
          <w:szCs w:val="16"/>
        </w:rPr>
        <w:t>[යෙදුම (Application) | - බැංකු සැසඳීම් ප්‍රකාශනය]</w:t>
      </w:r>
    </w:p>
    <w:p w14:paraId="15F22407" w14:textId="77777777" w:rsidR="00EA27FE" w:rsidRPr="008640F5" w:rsidRDefault="00000000">
      <w:pPr>
        <w:spacing w:after="240" w:line="360" w:lineRule="auto"/>
        <w:rPr>
          <w:sz w:val="18"/>
          <w:szCs w:val="16"/>
        </w:rPr>
      </w:pPr>
      <w:r w:rsidRPr="008640F5">
        <w:rPr>
          <w:b/>
          <w:sz w:val="18"/>
          <w:szCs w:val="16"/>
        </w:rPr>
        <w:t>Q48:</w:t>
      </w:r>
      <w:r w:rsidRPr="008640F5">
        <w:rPr>
          <w:sz w:val="18"/>
          <w:szCs w:val="16"/>
        </w:rP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Pr="008640F5" w:rsidRDefault="00000000">
      <w:pPr>
        <w:spacing w:after="240" w:line="360" w:lineRule="auto"/>
        <w:rPr>
          <w:sz w:val="18"/>
          <w:szCs w:val="16"/>
        </w:rPr>
      </w:pPr>
      <w:r w:rsidRPr="008640F5">
        <w:rPr>
          <w:b/>
          <w:sz w:val="18"/>
          <w:szCs w:val="16"/>
        </w:rPr>
        <w:t>A48:</w:t>
      </w:r>
      <w:r w:rsidRPr="008640F5">
        <w:rPr>
          <w:sz w:val="18"/>
          <w:szCs w:val="16"/>
        </w:rPr>
        <w:t xml:space="preserve">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56F0A1F5" w14:textId="77777777" w:rsidR="00EA27FE" w:rsidRPr="008640F5" w:rsidRDefault="00000000">
      <w:pPr>
        <w:spacing w:after="240" w:line="360" w:lineRule="auto"/>
        <w:rPr>
          <w:sz w:val="18"/>
          <w:szCs w:val="16"/>
        </w:rPr>
      </w:pPr>
      <w:r w:rsidRPr="008640F5">
        <w:rPr>
          <w:i/>
          <w:sz w:val="18"/>
          <w:szCs w:val="16"/>
        </w:rPr>
        <w:t>[යෙදුම (Application) | - මූල්‍ය ප්‍රකාශන]</w:t>
      </w:r>
    </w:p>
    <w:p w14:paraId="68822B4A" w14:textId="77777777" w:rsidR="00EA27FE" w:rsidRPr="008640F5" w:rsidRDefault="00000000">
      <w:pPr>
        <w:spacing w:after="240" w:line="360" w:lineRule="auto"/>
        <w:rPr>
          <w:sz w:val="18"/>
          <w:szCs w:val="16"/>
        </w:rPr>
      </w:pPr>
      <w:r w:rsidRPr="008640F5">
        <w:rPr>
          <w:b/>
          <w:sz w:val="18"/>
          <w:szCs w:val="16"/>
        </w:rPr>
        <w:t>Q49:</w:t>
      </w:r>
      <w:r w:rsidRPr="008640F5">
        <w:rPr>
          <w:sz w:val="18"/>
          <w:szCs w:val="16"/>
        </w:rP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Pr="008640F5" w:rsidRDefault="00000000">
      <w:pPr>
        <w:spacing w:after="240" w:line="360" w:lineRule="auto"/>
        <w:rPr>
          <w:sz w:val="18"/>
          <w:szCs w:val="16"/>
        </w:rPr>
      </w:pPr>
      <w:r w:rsidRPr="008640F5">
        <w:rPr>
          <w:b/>
          <w:sz w:val="18"/>
          <w:szCs w:val="16"/>
        </w:rPr>
        <w:t>A49:</w:t>
      </w:r>
      <w:r w:rsidRPr="008640F5">
        <w:rPr>
          <w:sz w:val="18"/>
          <w:szCs w:val="16"/>
        </w:rP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Pr="008640F5" w:rsidRDefault="00000000">
      <w:pPr>
        <w:spacing w:after="240" w:line="360" w:lineRule="auto"/>
        <w:rPr>
          <w:sz w:val="18"/>
          <w:szCs w:val="16"/>
        </w:rPr>
      </w:pPr>
      <w:r w:rsidRPr="008640F5">
        <w:rPr>
          <w:i/>
          <w:sz w:val="18"/>
          <w:szCs w:val="16"/>
        </w:rPr>
        <w:t>[යෙදුම (Application) | - අනුපාත විශ්ලේෂණය]</w:t>
      </w:r>
    </w:p>
    <w:p w14:paraId="14B76082" w14:textId="77777777" w:rsidR="00EA27FE" w:rsidRPr="008640F5" w:rsidRDefault="00000000">
      <w:pPr>
        <w:spacing w:after="240" w:line="360" w:lineRule="auto"/>
        <w:rPr>
          <w:sz w:val="18"/>
          <w:szCs w:val="16"/>
        </w:rPr>
      </w:pPr>
      <w:r w:rsidRPr="008640F5">
        <w:rPr>
          <w:b/>
          <w:sz w:val="18"/>
          <w:szCs w:val="16"/>
        </w:rPr>
        <w:t>Q50:</w:t>
      </w:r>
      <w:r w:rsidRPr="008640F5">
        <w:rPr>
          <w:sz w:val="18"/>
          <w:szCs w:val="16"/>
        </w:rP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Pr="008640F5" w:rsidRDefault="00000000">
      <w:pPr>
        <w:spacing w:after="240" w:line="360" w:lineRule="auto"/>
        <w:rPr>
          <w:sz w:val="18"/>
          <w:szCs w:val="16"/>
        </w:rPr>
      </w:pPr>
      <w:r w:rsidRPr="008640F5">
        <w:rPr>
          <w:b/>
          <w:sz w:val="18"/>
          <w:szCs w:val="16"/>
        </w:rPr>
        <w:t>A50:</w:t>
      </w:r>
      <w:r w:rsidRPr="008640F5">
        <w:rPr>
          <w:sz w:val="18"/>
          <w:szCs w:val="16"/>
        </w:rP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Pr="008640F5" w:rsidRDefault="00000000">
      <w:pPr>
        <w:spacing w:after="240" w:line="360" w:lineRule="auto"/>
        <w:rPr>
          <w:sz w:val="18"/>
          <w:szCs w:val="16"/>
        </w:rPr>
      </w:pPr>
      <w:r w:rsidRPr="008640F5">
        <w:rPr>
          <w:i/>
          <w:sz w:val="18"/>
          <w:szCs w:val="16"/>
        </w:rPr>
        <w:t>[යෙදුම (Application) | - මූල්‍ය ප්‍රකාශන]</w:t>
      </w:r>
    </w:p>
    <w:p w14:paraId="4FD8DF0A" w14:textId="77777777" w:rsidR="00EA27FE" w:rsidRPr="008640F5" w:rsidRDefault="00000000">
      <w:pPr>
        <w:spacing w:after="240" w:line="360" w:lineRule="auto"/>
        <w:rPr>
          <w:sz w:val="18"/>
          <w:szCs w:val="16"/>
        </w:rPr>
      </w:pPr>
      <w:r w:rsidRPr="008640F5">
        <w:rPr>
          <w:b/>
          <w:sz w:val="18"/>
          <w:szCs w:val="16"/>
        </w:rPr>
        <w:t>Q51:</w:t>
      </w:r>
      <w:r w:rsidRPr="008640F5">
        <w:rPr>
          <w:sz w:val="18"/>
          <w:szCs w:val="16"/>
        </w:rP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Pr="008640F5" w:rsidRDefault="00000000">
      <w:pPr>
        <w:spacing w:after="240" w:line="360" w:lineRule="auto"/>
        <w:rPr>
          <w:sz w:val="18"/>
          <w:szCs w:val="16"/>
        </w:rPr>
      </w:pPr>
      <w:r w:rsidRPr="008640F5">
        <w:rPr>
          <w:b/>
          <w:sz w:val="18"/>
          <w:szCs w:val="16"/>
        </w:rPr>
        <w:lastRenderedPageBreak/>
        <w:t>A51:</w:t>
      </w:r>
      <w:r w:rsidRPr="008640F5">
        <w:rPr>
          <w:sz w:val="18"/>
          <w:szCs w:val="16"/>
        </w:rP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Pr="008640F5" w:rsidRDefault="00000000">
      <w:pPr>
        <w:spacing w:after="240" w:line="360" w:lineRule="auto"/>
        <w:rPr>
          <w:sz w:val="18"/>
          <w:szCs w:val="16"/>
        </w:rPr>
      </w:pPr>
      <w:r w:rsidRPr="008640F5">
        <w:rPr>
          <w:i/>
          <w:sz w:val="18"/>
          <w:szCs w:val="16"/>
        </w:rPr>
        <w:t>[විශ්ලේෂණය (Analysis) | - අනුපාත විශ්ලේෂණය]</w:t>
      </w:r>
    </w:p>
    <w:p w14:paraId="0C8C3DFC" w14:textId="77777777" w:rsidR="00EA27FE" w:rsidRPr="008640F5" w:rsidRDefault="00000000">
      <w:pPr>
        <w:spacing w:after="240" w:line="360" w:lineRule="auto"/>
        <w:rPr>
          <w:sz w:val="18"/>
          <w:szCs w:val="16"/>
        </w:rPr>
      </w:pPr>
      <w:r w:rsidRPr="008640F5">
        <w:rPr>
          <w:b/>
          <w:sz w:val="18"/>
          <w:szCs w:val="16"/>
        </w:rPr>
        <w:t>Q52:</w:t>
      </w:r>
      <w:r w:rsidRPr="008640F5">
        <w:rPr>
          <w:sz w:val="18"/>
          <w:szCs w:val="16"/>
        </w:rP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Pr="008640F5" w:rsidRDefault="00000000">
      <w:pPr>
        <w:spacing w:after="240" w:line="360" w:lineRule="auto"/>
        <w:rPr>
          <w:sz w:val="18"/>
          <w:szCs w:val="16"/>
        </w:rPr>
      </w:pPr>
      <w:r w:rsidRPr="008640F5">
        <w:rPr>
          <w:b/>
          <w:sz w:val="18"/>
          <w:szCs w:val="16"/>
        </w:rPr>
        <w:t>A52:</w:t>
      </w:r>
      <w:r w:rsidRPr="008640F5">
        <w:rPr>
          <w:sz w:val="18"/>
          <w:szCs w:val="16"/>
        </w:rP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Pr="008640F5" w:rsidRDefault="00000000">
      <w:pPr>
        <w:spacing w:after="240" w:line="360" w:lineRule="auto"/>
        <w:rPr>
          <w:sz w:val="18"/>
          <w:szCs w:val="16"/>
        </w:rPr>
      </w:pPr>
      <w:r w:rsidRPr="008640F5">
        <w:rPr>
          <w:i/>
          <w:sz w:val="18"/>
          <w:szCs w:val="16"/>
        </w:rPr>
        <w:t>[විශ්ලේෂණය (Analysis) | - බැංකු සැසඳීම් ප්‍රකාශනය]</w:t>
      </w:r>
    </w:p>
    <w:p w14:paraId="6B39B815" w14:textId="77777777" w:rsidR="00EA27FE" w:rsidRPr="008640F5" w:rsidRDefault="00000000">
      <w:pPr>
        <w:spacing w:after="240" w:line="360" w:lineRule="auto"/>
        <w:rPr>
          <w:sz w:val="18"/>
          <w:szCs w:val="16"/>
        </w:rPr>
      </w:pPr>
      <w:r w:rsidRPr="008640F5">
        <w:rPr>
          <w:b/>
          <w:sz w:val="18"/>
          <w:szCs w:val="16"/>
        </w:rPr>
        <w:t>Topic: මානව සම්පත් කළමනාකරණය (Human Resources) — 10 questions</w:t>
      </w:r>
    </w:p>
    <w:p w14:paraId="2057E5EE" w14:textId="77777777" w:rsidR="00EA27FE" w:rsidRPr="008640F5" w:rsidRDefault="00000000">
      <w:pPr>
        <w:spacing w:after="240" w:line="360" w:lineRule="auto"/>
        <w:rPr>
          <w:sz w:val="18"/>
          <w:szCs w:val="16"/>
        </w:rPr>
      </w:pPr>
      <w:r w:rsidRPr="008640F5">
        <w:rPr>
          <w:b/>
          <w:sz w:val="18"/>
          <w:szCs w:val="16"/>
        </w:rPr>
        <w:t>Q53:</w:t>
      </w:r>
      <w:r w:rsidRPr="008640F5">
        <w:rPr>
          <w:sz w:val="18"/>
          <w:szCs w:val="16"/>
        </w:rPr>
        <w:t xml:space="preserve"> මානව සම්පත් කළමනාකරණය යනු කුමක්දැයි අර්ථ දක්වන්න.</w:t>
      </w:r>
    </w:p>
    <w:p w14:paraId="671CAF4E" w14:textId="77777777" w:rsidR="00EA27FE" w:rsidRPr="008640F5" w:rsidRDefault="00000000">
      <w:pPr>
        <w:spacing w:after="240" w:line="360" w:lineRule="auto"/>
        <w:rPr>
          <w:sz w:val="18"/>
          <w:szCs w:val="16"/>
        </w:rPr>
      </w:pPr>
      <w:r w:rsidRPr="008640F5">
        <w:rPr>
          <w:b/>
          <w:sz w:val="18"/>
          <w:szCs w:val="16"/>
        </w:rPr>
        <w:t>A53:</w:t>
      </w:r>
      <w:r w:rsidRPr="008640F5">
        <w:rPr>
          <w:sz w:val="18"/>
          <w:szCs w:val="16"/>
        </w:rP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Pr="008640F5" w:rsidRDefault="00000000">
      <w:pPr>
        <w:spacing w:after="240" w:line="360" w:lineRule="auto"/>
        <w:rPr>
          <w:sz w:val="18"/>
          <w:szCs w:val="16"/>
        </w:rPr>
      </w:pPr>
      <w:r w:rsidRPr="008640F5">
        <w:rPr>
          <w:i/>
          <w:sz w:val="18"/>
          <w:szCs w:val="16"/>
        </w:rPr>
        <w:t>[දැනුම (Knowledge) | මානව සම්පත් කළමනාකරණයේ හැඳින්වීම]</w:t>
      </w:r>
    </w:p>
    <w:p w14:paraId="4CAAA814" w14:textId="77777777" w:rsidR="00EA27FE" w:rsidRPr="008640F5" w:rsidRDefault="00000000">
      <w:pPr>
        <w:spacing w:after="240" w:line="360" w:lineRule="auto"/>
        <w:rPr>
          <w:sz w:val="18"/>
          <w:szCs w:val="16"/>
        </w:rPr>
      </w:pPr>
      <w:r w:rsidRPr="008640F5">
        <w:rPr>
          <w:b/>
          <w:sz w:val="18"/>
          <w:szCs w:val="16"/>
        </w:rPr>
        <w:t>Q54:</w:t>
      </w:r>
      <w:r w:rsidRPr="008640F5">
        <w:rPr>
          <w:sz w:val="18"/>
          <w:szCs w:val="16"/>
        </w:rP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Pr="008640F5" w:rsidRDefault="00000000">
      <w:pPr>
        <w:spacing w:after="240" w:line="360" w:lineRule="auto"/>
        <w:rPr>
          <w:sz w:val="18"/>
          <w:szCs w:val="16"/>
        </w:rPr>
      </w:pPr>
      <w:r w:rsidRPr="008640F5">
        <w:rPr>
          <w:b/>
          <w:sz w:val="18"/>
          <w:szCs w:val="16"/>
        </w:rPr>
        <w:t>A54:</w:t>
      </w:r>
      <w:r w:rsidRPr="008640F5">
        <w:rPr>
          <w:sz w:val="18"/>
          <w:szCs w:val="16"/>
        </w:rP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Pr="008640F5" w:rsidRDefault="00000000">
      <w:pPr>
        <w:spacing w:after="240" w:line="360" w:lineRule="auto"/>
        <w:rPr>
          <w:sz w:val="18"/>
          <w:szCs w:val="16"/>
        </w:rPr>
      </w:pPr>
      <w:r w:rsidRPr="008640F5">
        <w:rPr>
          <w:i/>
          <w:sz w:val="18"/>
          <w:szCs w:val="16"/>
        </w:rPr>
        <w:t>[දැනුම (Knowledge) | අභිප්‍රේරණය]</w:t>
      </w:r>
    </w:p>
    <w:p w14:paraId="0F7570C7" w14:textId="77777777" w:rsidR="00EA27FE" w:rsidRPr="008640F5" w:rsidRDefault="00000000">
      <w:pPr>
        <w:spacing w:after="240" w:line="360" w:lineRule="auto"/>
        <w:rPr>
          <w:sz w:val="18"/>
          <w:szCs w:val="16"/>
        </w:rPr>
      </w:pPr>
      <w:r w:rsidRPr="008640F5">
        <w:rPr>
          <w:b/>
          <w:sz w:val="18"/>
          <w:szCs w:val="16"/>
        </w:rPr>
        <w:t>Q55:</w:t>
      </w:r>
      <w:r w:rsidRPr="008640F5">
        <w:rPr>
          <w:sz w:val="18"/>
          <w:szCs w:val="16"/>
        </w:rPr>
        <w:t xml:space="preserve"> ආයතනයක් තුළ පවතින පුරප්පාඩුවක් සඳහා බාහිර මූලාශ්‍රවලින් සේවකයින් බඳවා ගැනීමේ වාසි දෙකක් පැහැදිලි කරන්න.</w:t>
      </w:r>
    </w:p>
    <w:p w14:paraId="27744069" w14:textId="77777777" w:rsidR="00EA27FE" w:rsidRPr="008640F5" w:rsidRDefault="00000000">
      <w:pPr>
        <w:spacing w:after="240" w:line="360" w:lineRule="auto"/>
        <w:rPr>
          <w:sz w:val="18"/>
          <w:szCs w:val="16"/>
        </w:rPr>
      </w:pPr>
      <w:r w:rsidRPr="008640F5">
        <w:rPr>
          <w:b/>
          <w:sz w:val="18"/>
          <w:szCs w:val="16"/>
        </w:rPr>
        <w:t>A55:</w:t>
      </w:r>
      <w:r w:rsidRPr="008640F5">
        <w:rPr>
          <w:sz w:val="18"/>
          <w:szCs w:val="16"/>
        </w:rP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w:t>
      </w:r>
      <w:r w:rsidRPr="008640F5">
        <w:rPr>
          <w:sz w:val="18"/>
          <w:szCs w:val="16"/>
        </w:rPr>
        <w:lastRenderedPageBreak/>
        <w:t>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Pr="008640F5" w:rsidRDefault="00000000">
      <w:pPr>
        <w:spacing w:after="240" w:line="360" w:lineRule="auto"/>
        <w:rPr>
          <w:sz w:val="18"/>
          <w:szCs w:val="16"/>
        </w:rPr>
      </w:pPr>
      <w:r w:rsidRPr="008640F5">
        <w:rPr>
          <w:i/>
          <w:sz w:val="18"/>
          <w:szCs w:val="16"/>
        </w:rPr>
        <w:t>[අවබෝධය (Understanding) | සේවක බඳවා ගැනීම හා තෝරා ගැනීම]</w:t>
      </w:r>
    </w:p>
    <w:p w14:paraId="3DCEF206" w14:textId="77777777" w:rsidR="00EA27FE" w:rsidRPr="008640F5" w:rsidRDefault="00000000">
      <w:pPr>
        <w:spacing w:after="240" w:line="360" w:lineRule="auto"/>
        <w:rPr>
          <w:sz w:val="18"/>
          <w:szCs w:val="16"/>
        </w:rPr>
      </w:pPr>
      <w:r w:rsidRPr="008640F5">
        <w:rPr>
          <w:b/>
          <w:sz w:val="18"/>
          <w:szCs w:val="16"/>
        </w:rPr>
        <w:t>Q56:</w:t>
      </w:r>
      <w:r w:rsidRPr="008640F5">
        <w:rPr>
          <w:sz w:val="18"/>
          <w:szCs w:val="16"/>
        </w:rPr>
        <w:t xml:space="preserve"> සේවක පුහුණුව සහ සේවක සංවර්ධනය අතර පවතින ප්‍රධාන වෙනස්කම් දෙකක් විස්තර කරන්න.</w:t>
      </w:r>
    </w:p>
    <w:p w14:paraId="4727AD3E" w14:textId="77777777" w:rsidR="00EA27FE" w:rsidRPr="008640F5" w:rsidRDefault="00000000">
      <w:pPr>
        <w:spacing w:after="240" w:line="360" w:lineRule="auto"/>
        <w:rPr>
          <w:sz w:val="18"/>
          <w:szCs w:val="16"/>
        </w:rPr>
      </w:pPr>
      <w:r w:rsidRPr="008640F5">
        <w:rPr>
          <w:b/>
          <w:sz w:val="18"/>
          <w:szCs w:val="16"/>
        </w:rPr>
        <w:t>A56:</w:t>
      </w:r>
      <w:r w:rsidRPr="008640F5">
        <w:rPr>
          <w:sz w:val="18"/>
          <w:szCs w:val="16"/>
        </w:rP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Pr="008640F5" w:rsidRDefault="00000000">
      <w:pPr>
        <w:spacing w:after="240" w:line="360" w:lineRule="auto"/>
        <w:rPr>
          <w:sz w:val="18"/>
          <w:szCs w:val="16"/>
        </w:rPr>
      </w:pPr>
      <w:r w:rsidRPr="008640F5">
        <w:rPr>
          <w:i/>
          <w:sz w:val="18"/>
          <w:szCs w:val="16"/>
        </w:rPr>
        <w:t>[අවබෝධය (Understanding) | පුහුණුව හා සංවර්ධනය]</w:t>
      </w:r>
    </w:p>
    <w:p w14:paraId="750D8518" w14:textId="77777777" w:rsidR="00EA27FE" w:rsidRPr="008640F5" w:rsidRDefault="00000000">
      <w:pPr>
        <w:spacing w:after="240" w:line="360" w:lineRule="auto"/>
        <w:rPr>
          <w:sz w:val="18"/>
          <w:szCs w:val="16"/>
        </w:rPr>
      </w:pPr>
      <w:r w:rsidRPr="008640F5">
        <w:rPr>
          <w:b/>
          <w:sz w:val="18"/>
          <w:szCs w:val="16"/>
        </w:rPr>
        <w:t>Q57:</w:t>
      </w:r>
      <w:r w:rsidRPr="008640F5">
        <w:rPr>
          <w:sz w:val="18"/>
          <w:szCs w:val="16"/>
        </w:rP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Pr="008640F5" w:rsidRDefault="00000000">
      <w:pPr>
        <w:spacing w:after="240" w:line="360" w:lineRule="auto"/>
        <w:rPr>
          <w:sz w:val="18"/>
          <w:szCs w:val="16"/>
        </w:rPr>
      </w:pPr>
      <w:r w:rsidRPr="008640F5">
        <w:rPr>
          <w:b/>
          <w:sz w:val="18"/>
          <w:szCs w:val="16"/>
        </w:rPr>
        <w:t>A57:</w:t>
      </w:r>
      <w:r w:rsidRPr="008640F5">
        <w:rPr>
          <w:sz w:val="18"/>
          <w:szCs w:val="16"/>
        </w:rP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Pr="008640F5" w:rsidRDefault="00000000">
      <w:pPr>
        <w:spacing w:after="240" w:line="360" w:lineRule="auto"/>
        <w:rPr>
          <w:sz w:val="18"/>
          <w:szCs w:val="16"/>
        </w:rPr>
      </w:pPr>
      <w:r w:rsidRPr="008640F5">
        <w:rPr>
          <w:i/>
          <w:sz w:val="18"/>
          <w:szCs w:val="16"/>
        </w:rPr>
        <w:t>[අවබෝධය (Understanding) | කම්කරු සබඳතා හා වෘත්තීය සමිති]</w:t>
      </w:r>
    </w:p>
    <w:p w14:paraId="5B86247B" w14:textId="77777777" w:rsidR="00EA27FE" w:rsidRPr="008640F5" w:rsidRDefault="00000000">
      <w:pPr>
        <w:spacing w:after="240" w:line="360" w:lineRule="auto"/>
        <w:rPr>
          <w:sz w:val="18"/>
          <w:szCs w:val="16"/>
        </w:rPr>
      </w:pPr>
      <w:r w:rsidRPr="008640F5">
        <w:rPr>
          <w:b/>
          <w:sz w:val="18"/>
          <w:szCs w:val="16"/>
        </w:rPr>
        <w:t>Q58:</w:t>
      </w:r>
      <w:r w:rsidRPr="008640F5">
        <w:rPr>
          <w:sz w:val="18"/>
          <w:szCs w:val="16"/>
        </w:rP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Pr="008640F5" w:rsidRDefault="00000000">
      <w:pPr>
        <w:spacing w:after="240" w:line="360" w:lineRule="auto"/>
        <w:rPr>
          <w:sz w:val="18"/>
          <w:szCs w:val="16"/>
        </w:rPr>
      </w:pPr>
      <w:r w:rsidRPr="008640F5">
        <w:rPr>
          <w:b/>
          <w:sz w:val="18"/>
          <w:szCs w:val="16"/>
        </w:rPr>
        <w:t>A58:</w:t>
      </w:r>
      <w:r w:rsidRPr="008640F5">
        <w:rPr>
          <w:sz w:val="18"/>
          <w:szCs w:val="16"/>
        </w:rP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Pr="008640F5" w:rsidRDefault="00000000">
      <w:pPr>
        <w:spacing w:after="240" w:line="360" w:lineRule="auto"/>
        <w:rPr>
          <w:sz w:val="18"/>
          <w:szCs w:val="16"/>
        </w:rPr>
      </w:pPr>
      <w:r w:rsidRPr="008640F5">
        <w:rPr>
          <w:i/>
          <w:sz w:val="18"/>
          <w:szCs w:val="16"/>
        </w:rPr>
        <w:t>[අවබෝධය (Understanding) | සේවක ඇගයීම]</w:t>
      </w:r>
    </w:p>
    <w:p w14:paraId="7A695A3E" w14:textId="77777777" w:rsidR="00EA27FE" w:rsidRPr="008640F5" w:rsidRDefault="00000000">
      <w:pPr>
        <w:spacing w:after="240" w:line="360" w:lineRule="auto"/>
        <w:rPr>
          <w:sz w:val="18"/>
          <w:szCs w:val="16"/>
        </w:rPr>
      </w:pPr>
      <w:r w:rsidRPr="008640F5">
        <w:rPr>
          <w:b/>
          <w:sz w:val="18"/>
          <w:szCs w:val="16"/>
        </w:rPr>
        <w:t>Q59:</w:t>
      </w:r>
      <w:r w:rsidRPr="008640F5">
        <w:rPr>
          <w:sz w:val="18"/>
          <w:szCs w:val="16"/>
        </w:rP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Pr="008640F5" w:rsidRDefault="00000000">
      <w:pPr>
        <w:spacing w:after="240" w:line="360" w:lineRule="auto"/>
        <w:rPr>
          <w:sz w:val="18"/>
          <w:szCs w:val="16"/>
        </w:rPr>
      </w:pPr>
      <w:r w:rsidRPr="008640F5">
        <w:rPr>
          <w:b/>
          <w:sz w:val="18"/>
          <w:szCs w:val="16"/>
        </w:rPr>
        <w:t>A59:</w:t>
      </w:r>
      <w:r w:rsidRPr="008640F5">
        <w:rPr>
          <w:sz w:val="18"/>
          <w:szCs w:val="16"/>
        </w:rP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w:t>
      </w:r>
      <w:r w:rsidRPr="008640F5">
        <w:rPr>
          <w:sz w:val="18"/>
          <w:szCs w:val="16"/>
        </w:rPr>
        <w:lastRenderedPageBreak/>
        <w:t>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Pr="008640F5" w:rsidRDefault="00000000">
      <w:pPr>
        <w:spacing w:after="240" w:line="360" w:lineRule="auto"/>
        <w:rPr>
          <w:sz w:val="18"/>
          <w:szCs w:val="16"/>
        </w:rPr>
      </w:pPr>
      <w:r w:rsidRPr="008640F5">
        <w:rPr>
          <w:i/>
          <w:sz w:val="18"/>
          <w:szCs w:val="16"/>
        </w:rPr>
        <w:t>[යෙදුම (Application) | සේවක බඳවා ගැනීම හා තෝරා ගැනීම]</w:t>
      </w:r>
    </w:p>
    <w:p w14:paraId="58FB4A61" w14:textId="77777777" w:rsidR="00EA27FE" w:rsidRPr="008640F5" w:rsidRDefault="00000000">
      <w:pPr>
        <w:spacing w:after="240" w:line="360" w:lineRule="auto"/>
        <w:rPr>
          <w:sz w:val="18"/>
          <w:szCs w:val="16"/>
        </w:rPr>
      </w:pPr>
      <w:r w:rsidRPr="008640F5">
        <w:rPr>
          <w:b/>
          <w:sz w:val="18"/>
          <w:szCs w:val="16"/>
        </w:rPr>
        <w:t>Q60:</w:t>
      </w:r>
      <w:r w:rsidRPr="008640F5">
        <w:rPr>
          <w:sz w:val="18"/>
          <w:szCs w:val="16"/>
        </w:rP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Pr="008640F5" w:rsidRDefault="00000000">
      <w:pPr>
        <w:spacing w:after="240" w:line="360" w:lineRule="auto"/>
        <w:rPr>
          <w:sz w:val="18"/>
          <w:szCs w:val="16"/>
        </w:rPr>
      </w:pPr>
      <w:r w:rsidRPr="008640F5">
        <w:rPr>
          <w:b/>
          <w:sz w:val="18"/>
          <w:szCs w:val="16"/>
        </w:rPr>
        <w:t>A60:</w:t>
      </w:r>
      <w:r w:rsidRPr="008640F5">
        <w:rPr>
          <w:sz w:val="18"/>
          <w:szCs w:val="16"/>
        </w:rP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Pr="008640F5" w:rsidRDefault="00000000">
      <w:pPr>
        <w:spacing w:after="240" w:line="360" w:lineRule="auto"/>
        <w:rPr>
          <w:sz w:val="18"/>
          <w:szCs w:val="16"/>
        </w:rPr>
      </w:pPr>
      <w:r w:rsidRPr="008640F5">
        <w:rPr>
          <w:i/>
          <w:sz w:val="18"/>
          <w:szCs w:val="16"/>
        </w:rPr>
        <w:t>[යෙදුම (Application) | අභිප්‍රේරණය]</w:t>
      </w:r>
    </w:p>
    <w:p w14:paraId="52487D3D" w14:textId="77777777" w:rsidR="00EA27FE" w:rsidRPr="008640F5" w:rsidRDefault="00000000">
      <w:pPr>
        <w:spacing w:after="240" w:line="360" w:lineRule="auto"/>
        <w:rPr>
          <w:sz w:val="18"/>
          <w:szCs w:val="16"/>
        </w:rPr>
      </w:pPr>
      <w:r w:rsidRPr="008640F5">
        <w:rPr>
          <w:b/>
          <w:sz w:val="18"/>
          <w:szCs w:val="16"/>
        </w:rPr>
        <w:t>Q61:</w:t>
      </w:r>
      <w:r w:rsidRPr="008640F5">
        <w:rPr>
          <w:sz w:val="18"/>
          <w:szCs w:val="16"/>
        </w:rP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Pr="008640F5" w:rsidRDefault="00000000">
      <w:pPr>
        <w:spacing w:after="240" w:line="360" w:lineRule="auto"/>
        <w:rPr>
          <w:sz w:val="18"/>
          <w:szCs w:val="16"/>
        </w:rPr>
      </w:pPr>
      <w:r w:rsidRPr="008640F5">
        <w:rPr>
          <w:b/>
          <w:sz w:val="18"/>
          <w:szCs w:val="16"/>
        </w:rPr>
        <w:t>A61:</w:t>
      </w:r>
      <w:r w:rsidRPr="008640F5">
        <w:rPr>
          <w:sz w:val="18"/>
          <w:szCs w:val="16"/>
        </w:rP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Pr="008640F5" w:rsidRDefault="00000000">
      <w:pPr>
        <w:spacing w:after="240" w:line="360" w:lineRule="auto"/>
        <w:rPr>
          <w:sz w:val="18"/>
          <w:szCs w:val="16"/>
        </w:rPr>
      </w:pPr>
      <w:r w:rsidRPr="008640F5">
        <w:rPr>
          <w:i/>
          <w:sz w:val="18"/>
          <w:szCs w:val="16"/>
        </w:rPr>
        <w:t>[විශ්ලේෂණය (Analysis) | සේවක බඳවා ගැනීම හා තෝරා ගැනීම]</w:t>
      </w:r>
    </w:p>
    <w:p w14:paraId="6708351E" w14:textId="77777777" w:rsidR="00EA27FE" w:rsidRPr="008640F5" w:rsidRDefault="00000000">
      <w:pPr>
        <w:spacing w:after="240" w:line="360" w:lineRule="auto"/>
        <w:rPr>
          <w:sz w:val="18"/>
          <w:szCs w:val="16"/>
        </w:rPr>
      </w:pPr>
      <w:r w:rsidRPr="008640F5">
        <w:rPr>
          <w:b/>
          <w:sz w:val="18"/>
          <w:szCs w:val="16"/>
        </w:rPr>
        <w:t>Q62:</w:t>
      </w:r>
      <w:r w:rsidRPr="008640F5">
        <w:rPr>
          <w:sz w:val="18"/>
          <w:szCs w:val="16"/>
        </w:rP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Pr="008640F5" w:rsidRDefault="00000000">
      <w:pPr>
        <w:spacing w:after="240" w:line="360" w:lineRule="auto"/>
        <w:rPr>
          <w:sz w:val="18"/>
          <w:szCs w:val="16"/>
        </w:rPr>
      </w:pPr>
      <w:r w:rsidRPr="008640F5">
        <w:rPr>
          <w:b/>
          <w:sz w:val="18"/>
          <w:szCs w:val="16"/>
        </w:rPr>
        <w:t>A62:</w:t>
      </w:r>
      <w:r w:rsidRPr="008640F5">
        <w:rPr>
          <w:sz w:val="18"/>
          <w:szCs w:val="16"/>
        </w:rP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Pr="008640F5" w:rsidRDefault="00000000">
      <w:pPr>
        <w:spacing w:after="240" w:line="360" w:lineRule="auto"/>
        <w:rPr>
          <w:sz w:val="18"/>
          <w:szCs w:val="16"/>
        </w:rPr>
      </w:pPr>
      <w:r w:rsidRPr="008640F5">
        <w:rPr>
          <w:i/>
          <w:sz w:val="18"/>
          <w:szCs w:val="16"/>
        </w:rPr>
        <w:t>[විශ්ලේෂණය (Analysis) | කම්කරු සබඳතා හා වෘත්තීය සමිති]</w:t>
      </w:r>
    </w:p>
    <w:p w14:paraId="7BF30C65" w14:textId="77777777" w:rsidR="00EA27FE" w:rsidRPr="008640F5" w:rsidRDefault="00000000">
      <w:pPr>
        <w:spacing w:after="240" w:line="360" w:lineRule="auto"/>
        <w:rPr>
          <w:sz w:val="18"/>
          <w:szCs w:val="16"/>
        </w:rPr>
      </w:pPr>
      <w:r w:rsidRPr="008640F5">
        <w:rPr>
          <w:b/>
          <w:sz w:val="18"/>
          <w:szCs w:val="16"/>
        </w:rPr>
        <w:t>Topic: මෙහෙයුම් කළමනාකරණය (Operations Management) — 10 questions</w:t>
      </w:r>
    </w:p>
    <w:p w14:paraId="362F7FDE" w14:textId="77777777" w:rsidR="00EA27FE" w:rsidRPr="008640F5" w:rsidRDefault="00000000">
      <w:pPr>
        <w:spacing w:after="240" w:line="360" w:lineRule="auto"/>
        <w:rPr>
          <w:sz w:val="18"/>
          <w:szCs w:val="16"/>
        </w:rPr>
      </w:pPr>
      <w:r w:rsidRPr="008640F5">
        <w:rPr>
          <w:b/>
          <w:sz w:val="18"/>
          <w:szCs w:val="16"/>
        </w:rPr>
        <w:lastRenderedPageBreak/>
        <w:t>Q63:</w:t>
      </w:r>
      <w:r w:rsidRPr="008640F5">
        <w:rPr>
          <w:sz w:val="18"/>
          <w:szCs w:val="16"/>
        </w:rPr>
        <w:t xml:space="preserve"> මෙහෙයුම් කළමනාකරණය (Operations Management) යන්නෙන් අදහස් කරන්නේ කුමක්ද?</w:t>
      </w:r>
    </w:p>
    <w:p w14:paraId="5749472E" w14:textId="77777777" w:rsidR="00EA27FE" w:rsidRPr="008640F5" w:rsidRDefault="00000000">
      <w:pPr>
        <w:spacing w:after="240" w:line="360" w:lineRule="auto"/>
        <w:rPr>
          <w:sz w:val="18"/>
          <w:szCs w:val="16"/>
        </w:rPr>
      </w:pPr>
      <w:r w:rsidRPr="008640F5">
        <w:rPr>
          <w:b/>
          <w:sz w:val="18"/>
          <w:szCs w:val="16"/>
        </w:rPr>
        <w:t>A63:</w:t>
      </w:r>
      <w:r w:rsidRPr="008640F5">
        <w:rPr>
          <w:sz w:val="18"/>
          <w:szCs w:val="16"/>
        </w:rP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Pr="008640F5" w:rsidRDefault="00000000">
      <w:pPr>
        <w:spacing w:after="240" w:line="360" w:lineRule="auto"/>
        <w:rPr>
          <w:sz w:val="18"/>
          <w:szCs w:val="16"/>
        </w:rPr>
      </w:pPr>
      <w:r w:rsidRPr="008640F5">
        <w:rPr>
          <w:i/>
          <w:sz w:val="18"/>
          <w:szCs w:val="16"/>
        </w:rPr>
        <w:t>[දැනුම (Knowledge) | නිෂ්පාදන ක්‍රියාවලිය]</w:t>
      </w:r>
    </w:p>
    <w:p w14:paraId="7DDCB0B5" w14:textId="77777777" w:rsidR="00EA27FE" w:rsidRPr="008640F5" w:rsidRDefault="00000000">
      <w:pPr>
        <w:spacing w:after="240" w:line="360" w:lineRule="auto"/>
        <w:rPr>
          <w:sz w:val="18"/>
          <w:szCs w:val="16"/>
        </w:rPr>
      </w:pPr>
      <w:r w:rsidRPr="008640F5">
        <w:rPr>
          <w:b/>
          <w:sz w:val="18"/>
          <w:szCs w:val="16"/>
        </w:rPr>
        <w:t>Q64:</w:t>
      </w:r>
      <w:r w:rsidRPr="008640F5">
        <w:rPr>
          <w:sz w:val="18"/>
          <w:szCs w:val="16"/>
        </w:rPr>
        <w:t xml:space="preserve"> ව්‍යාපාරයක තත්ත්ව පාලනය (Quality Control) යන්නෙන් අදහස් කරන්නේ කුමක්ද?</w:t>
      </w:r>
    </w:p>
    <w:p w14:paraId="1673FA74" w14:textId="77777777" w:rsidR="00EA27FE" w:rsidRPr="008640F5" w:rsidRDefault="00000000">
      <w:pPr>
        <w:spacing w:after="240" w:line="360" w:lineRule="auto"/>
        <w:rPr>
          <w:sz w:val="18"/>
          <w:szCs w:val="16"/>
        </w:rPr>
      </w:pPr>
      <w:r w:rsidRPr="008640F5">
        <w:rPr>
          <w:b/>
          <w:sz w:val="18"/>
          <w:szCs w:val="16"/>
        </w:rPr>
        <w:t>A64:</w:t>
      </w:r>
      <w:r w:rsidRPr="008640F5">
        <w:rPr>
          <w:sz w:val="18"/>
          <w:szCs w:val="16"/>
        </w:rP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Pr="008640F5" w:rsidRDefault="00000000">
      <w:pPr>
        <w:spacing w:after="240" w:line="360" w:lineRule="auto"/>
        <w:rPr>
          <w:sz w:val="18"/>
          <w:szCs w:val="16"/>
        </w:rPr>
      </w:pPr>
      <w:r w:rsidRPr="008640F5">
        <w:rPr>
          <w:i/>
          <w:sz w:val="18"/>
          <w:szCs w:val="16"/>
        </w:rPr>
        <w:t>[දැනුම (Knowledge) | තත්ත්ව පාලනය]</w:t>
      </w:r>
    </w:p>
    <w:p w14:paraId="36973E9E" w14:textId="77777777" w:rsidR="00EA27FE" w:rsidRPr="008640F5" w:rsidRDefault="00000000">
      <w:pPr>
        <w:spacing w:after="240" w:line="360" w:lineRule="auto"/>
        <w:rPr>
          <w:sz w:val="18"/>
          <w:szCs w:val="16"/>
        </w:rPr>
      </w:pPr>
      <w:r w:rsidRPr="008640F5">
        <w:rPr>
          <w:b/>
          <w:sz w:val="18"/>
          <w:szCs w:val="16"/>
        </w:rPr>
        <w:t>Q65:</w:t>
      </w:r>
      <w:r w:rsidRPr="008640F5">
        <w:rPr>
          <w:sz w:val="18"/>
          <w:szCs w:val="16"/>
        </w:rPr>
        <w:t xml:space="preserve"> භාණ්ඩ නිෂ්පාදනය සහ සේවා නිෂ්පාදනය අතර පවතින ප්‍රධාන වෙනස්කම් දෙකක් පැහැදිලි කරන්න.</w:t>
      </w:r>
    </w:p>
    <w:p w14:paraId="634A0957" w14:textId="77777777" w:rsidR="00EA27FE" w:rsidRPr="008640F5" w:rsidRDefault="00000000">
      <w:pPr>
        <w:spacing w:after="240" w:line="360" w:lineRule="auto"/>
        <w:rPr>
          <w:sz w:val="18"/>
          <w:szCs w:val="16"/>
        </w:rPr>
      </w:pPr>
      <w:r w:rsidRPr="008640F5">
        <w:rPr>
          <w:b/>
          <w:sz w:val="18"/>
          <w:szCs w:val="16"/>
        </w:rPr>
        <w:t>A65:</w:t>
      </w:r>
      <w:r w:rsidRPr="008640F5">
        <w:rPr>
          <w:sz w:val="18"/>
          <w:szCs w:val="16"/>
        </w:rP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Pr="008640F5" w:rsidRDefault="00000000">
      <w:pPr>
        <w:spacing w:after="240" w:line="360" w:lineRule="auto"/>
        <w:rPr>
          <w:sz w:val="18"/>
          <w:szCs w:val="16"/>
        </w:rPr>
      </w:pPr>
      <w:r w:rsidRPr="008640F5">
        <w:rPr>
          <w:i/>
          <w:sz w:val="18"/>
          <w:szCs w:val="16"/>
        </w:rPr>
        <w:t>[අවබෝධය (Understanding) | නිෂ්පාදන ක්‍රියාවලිය]</w:t>
      </w:r>
    </w:p>
    <w:p w14:paraId="21F47875" w14:textId="77777777" w:rsidR="00EA27FE" w:rsidRPr="008640F5" w:rsidRDefault="00000000">
      <w:pPr>
        <w:spacing w:after="240" w:line="360" w:lineRule="auto"/>
        <w:rPr>
          <w:sz w:val="18"/>
          <w:szCs w:val="16"/>
        </w:rPr>
      </w:pPr>
      <w:r w:rsidRPr="008640F5">
        <w:rPr>
          <w:b/>
          <w:sz w:val="18"/>
          <w:szCs w:val="16"/>
        </w:rPr>
        <w:t>Q66:</w:t>
      </w:r>
      <w:r w:rsidRPr="008640F5">
        <w:rPr>
          <w:sz w:val="18"/>
          <w:szCs w:val="16"/>
        </w:rPr>
        <w:t xml:space="preserve"> ව්‍යාපාරයක් සඳහා සුදුසු ඉන්වෙන්ටරි මට්ටමක් (තොග මට්ටමක්) පවත්වාගෙන යාම වැදගත් වීමට හේතු විස්තර කරන්න.</w:t>
      </w:r>
    </w:p>
    <w:p w14:paraId="3ABDDB40" w14:textId="77777777" w:rsidR="00EA27FE" w:rsidRPr="008640F5" w:rsidRDefault="00000000">
      <w:pPr>
        <w:spacing w:after="240" w:line="360" w:lineRule="auto"/>
        <w:rPr>
          <w:sz w:val="18"/>
          <w:szCs w:val="16"/>
        </w:rPr>
      </w:pPr>
      <w:r w:rsidRPr="008640F5">
        <w:rPr>
          <w:b/>
          <w:sz w:val="18"/>
          <w:szCs w:val="16"/>
        </w:rPr>
        <w:t>A66:</w:t>
      </w:r>
      <w:r w:rsidRPr="008640F5">
        <w:rPr>
          <w:sz w:val="18"/>
          <w:szCs w:val="16"/>
        </w:rP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Pr="008640F5" w:rsidRDefault="00000000">
      <w:pPr>
        <w:spacing w:after="240" w:line="360" w:lineRule="auto"/>
        <w:rPr>
          <w:sz w:val="18"/>
          <w:szCs w:val="16"/>
        </w:rPr>
      </w:pPr>
      <w:r w:rsidRPr="008640F5">
        <w:rPr>
          <w:i/>
          <w:sz w:val="18"/>
          <w:szCs w:val="16"/>
        </w:rPr>
        <w:t>[අවබෝධය (Understanding) | ඉන්වෙන්ටරි කළමනාකරණය]</w:t>
      </w:r>
    </w:p>
    <w:p w14:paraId="72536B57" w14:textId="77777777" w:rsidR="00EA27FE" w:rsidRPr="008640F5" w:rsidRDefault="00000000">
      <w:pPr>
        <w:spacing w:after="240" w:line="360" w:lineRule="auto"/>
        <w:rPr>
          <w:sz w:val="18"/>
          <w:szCs w:val="16"/>
        </w:rPr>
      </w:pPr>
      <w:r w:rsidRPr="008640F5">
        <w:rPr>
          <w:b/>
          <w:sz w:val="18"/>
          <w:szCs w:val="16"/>
        </w:rPr>
        <w:t>Q67:</w:t>
      </w:r>
      <w:r w:rsidRPr="008640F5">
        <w:rPr>
          <w:sz w:val="18"/>
          <w:szCs w:val="16"/>
        </w:rPr>
        <w:t xml:space="preserve"> සැපයුම් දාම කළමනාකරණය (Supply Chain Management) මගින් ව්‍යාපාරයකට ලැබෙන වාසි දෙකක් පැහැදිලි කරන්න.</w:t>
      </w:r>
    </w:p>
    <w:p w14:paraId="0549DB2D" w14:textId="77777777" w:rsidR="00EA27FE" w:rsidRPr="008640F5" w:rsidRDefault="00000000">
      <w:pPr>
        <w:spacing w:after="240" w:line="360" w:lineRule="auto"/>
        <w:rPr>
          <w:sz w:val="18"/>
          <w:szCs w:val="16"/>
        </w:rPr>
      </w:pPr>
      <w:r w:rsidRPr="008640F5">
        <w:rPr>
          <w:b/>
          <w:sz w:val="18"/>
          <w:szCs w:val="16"/>
        </w:rPr>
        <w:t>A67:</w:t>
      </w:r>
      <w:r w:rsidRPr="008640F5">
        <w:rPr>
          <w:sz w:val="18"/>
          <w:szCs w:val="16"/>
        </w:rP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w:t>
      </w:r>
      <w:r w:rsidRPr="008640F5">
        <w:rPr>
          <w:sz w:val="18"/>
          <w:szCs w:val="16"/>
        </w:rPr>
        <w:lastRenderedPageBreak/>
        <w:t>නිවැරදි වේලාවට හා නිවැරදි ස්ථානයට කාර්යක්ෂමව සැපයීම මගින් පාරිභෝගික විශ්වාසය සහ තෘප්තිය වැඩි දියුණු කළ හැකිය.</w:t>
      </w:r>
    </w:p>
    <w:p w14:paraId="7D69F67B" w14:textId="77777777" w:rsidR="00EA27FE" w:rsidRPr="008640F5" w:rsidRDefault="00000000">
      <w:pPr>
        <w:spacing w:after="240" w:line="360" w:lineRule="auto"/>
        <w:rPr>
          <w:sz w:val="18"/>
          <w:szCs w:val="16"/>
        </w:rPr>
      </w:pPr>
      <w:r w:rsidRPr="008640F5">
        <w:rPr>
          <w:i/>
          <w:sz w:val="18"/>
          <w:szCs w:val="16"/>
        </w:rPr>
        <w:t>[අවබෝධය (Understanding) | සැපයුම් දාම කළමනාකරණය]</w:t>
      </w:r>
    </w:p>
    <w:p w14:paraId="6521C22B" w14:textId="77777777" w:rsidR="00EA27FE" w:rsidRPr="008640F5" w:rsidRDefault="00000000">
      <w:pPr>
        <w:spacing w:after="240" w:line="360" w:lineRule="auto"/>
        <w:rPr>
          <w:sz w:val="18"/>
          <w:szCs w:val="16"/>
        </w:rPr>
      </w:pPr>
      <w:r w:rsidRPr="008640F5">
        <w:rPr>
          <w:b/>
          <w:sz w:val="18"/>
          <w:szCs w:val="16"/>
        </w:rPr>
        <w:t>Q68:</w:t>
      </w:r>
      <w:r w:rsidRPr="008640F5">
        <w:rPr>
          <w:sz w:val="18"/>
          <w:szCs w:val="16"/>
        </w:rP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Pr="008640F5" w:rsidRDefault="00000000">
      <w:pPr>
        <w:spacing w:after="240" w:line="360" w:lineRule="auto"/>
        <w:rPr>
          <w:sz w:val="18"/>
          <w:szCs w:val="16"/>
        </w:rPr>
      </w:pPr>
      <w:r w:rsidRPr="008640F5">
        <w:rPr>
          <w:b/>
          <w:sz w:val="18"/>
          <w:szCs w:val="16"/>
        </w:rPr>
        <w:t>A68:</w:t>
      </w:r>
      <w:r w:rsidRPr="008640F5">
        <w:rPr>
          <w:sz w:val="18"/>
          <w:szCs w:val="16"/>
        </w:rP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Pr="008640F5" w:rsidRDefault="00000000">
      <w:pPr>
        <w:spacing w:after="240" w:line="360" w:lineRule="auto"/>
        <w:rPr>
          <w:sz w:val="18"/>
          <w:szCs w:val="16"/>
        </w:rPr>
      </w:pPr>
      <w:r w:rsidRPr="008640F5">
        <w:rPr>
          <w:i/>
          <w:sz w:val="18"/>
          <w:szCs w:val="16"/>
        </w:rPr>
        <w:t>[යෙදුම (Application) | ඉන්වෙන්ටරි කළමනාකරණය]</w:t>
      </w:r>
    </w:p>
    <w:p w14:paraId="635FC709" w14:textId="77777777" w:rsidR="00EA27FE" w:rsidRPr="008640F5" w:rsidRDefault="00000000">
      <w:pPr>
        <w:spacing w:after="240" w:line="360" w:lineRule="auto"/>
        <w:rPr>
          <w:sz w:val="18"/>
          <w:szCs w:val="16"/>
        </w:rPr>
      </w:pPr>
      <w:r w:rsidRPr="008640F5">
        <w:rPr>
          <w:b/>
          <w:sz w:val="18"/>
          <w:szCs w:val="16"/>
        </w:rPr>
        <w:t>Q69:</w:t>
      </w:r>
      <w:r w:rsidRPr="008640F5">
        <w:rPr>
          <w:sz w:val="18"/>
          <w:szCs w:val="16"/>
        </w:rP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Pr="008640F5" w:rsidRDefault="00000000">
      <w:pPr>
        <w:spacing w:after="240" w:line="360" w:lineRule="auto"/>
        <w:rPr>
          <w:sz w:val="18"/>
          <w:szCs w:val="16"/>
        </w:rPr>
      </w:pPr>
      <w:r w:rsidRPr="008640F5">
        <w:rPr>
          <w:b/>
          <w:sz w:val="18"/>
          <w:szCs w:val="16"/>
        </w:rPr>
        <w:t>A69:</w:t>
      </w:r>
      <w:r w:rsidRPr="008640F5">
        <w:rPr>
          <w:sz w:val="18"/>
          <w:szCs w:val="16"/>
        </w:rP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Pr="008640F5" w:rsidRDefault="00000000">
      <w:pPr>
        <w:spacing w:after="240" w:line="360" w:lineRule="auto"/>
        <w:rPr>
          <w:sz w:val="18"/>
          <w:szCs w:val="16"/>
        </w:rPr>
      </w:pPr>
      <w:r w:rsidRPr="008640F5">
        <w:rPr>
          <w:i/>
          <w:sz w:val="18"/>
          <w:szCs w:val="16"/>
        </w:rPr>
        <w:t>[යෙදුම (Application) | තාක්ෂණය හා නිෂ්පාදනය]</w:t>
      </w:r>
    </w:p>
    <w:p w14:paraId="17F02467" w14:textId="77777777" w:rsidR="00EA27FE" w:rsidRPr="008640F5" w:rsidRDefault="00000000">
      <w:pPr>
        <w:spacing w:after="240" w:line="360" w:lineRule="auto"/>
        <w:rPr>
          <w:sz w:val="18"/>
          <w:szCs w:val="16"/>
        </w:rPr>
      </w:pPr>
      <w:r w:rsidRPr="008640F5">
        <w:rPr>
          <w:b/>
          <w:sz w:val="18"/>
          <w:szCs w:val="16"/>
        </w:rPr>
        <w:t>Q70:</w:t>
      </w:r>
      <w:r w:rsidRPr="008640F5">
        <w:rPr>
          <w:sz w:val="18"/>
          <w:szCs w:val="16"/>
        </w:rP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Pr="008640F5" w:rsidRDefault="00000000">
      <w:pPr>
        <w:spacing w:after="240" w:line="360" w:lineRule="auto"/>
        <w:rPr>
          <w:sz w:val="18"/>
          <w:szCs w:val="16"/>
        </w:rPr>
      </w:pPr>
      <w:r w:rsidRPr="008640F5">
        <w:rPr>
          <w:b/>
          <w:sz w:val="18"/>
          <w:szCs w:val="16"/>
        </w:rPr>
        <w:t>A70:</w:t>
      </w:r>
      <w:r w:rsidRPr="008640F5">
        <w:rPr>
          <w:sz w:val="18"/>
          <w:szCs w:val="16"/>
        </w:rP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Pr="008640F5" w:rsidRDefault="00000000">
      <w:pPr>
        <w:spacing w:after="240" w:line="360" w:lineRule="auto"/>
        <w:rPr>
          <w:sz w:val="18"/>
          <w:szCs w:val="16"/>
        </w:rPr>
      </w:pPr>
      <w:r w:rsidRPr="008640F5">
        <w:rPr>
          <w:i/>
          <w:sz w:val="18"/>
          <w:szCs w:val="16"/>
        </w:rPr>
        <w:t>[යෙදුම (Application) | තත්ත්ව පාලනය]</w:t>
      </w:r>
    </w:p>
    <w:p w14:paraId="1FCC3FD0" w14:textId="77777777" w:rsidR="00EA27FE" w:rsidRPr="008640F5" w:rsidRDefault="00000000">
      <w:pPr>
        <w:spacing w:after="240" w:line="360" w:lineRule="auto"/>
        <w:rPr>
          <w:sz w:val="18"/>
          <w:szCs w:val="16"/>
        </w:rPr>
      </w:pPr>
      <w:r w:rsidRPr="008640F5">
        <w:rPr>
          <w:b/>
          <w:sz w:val="18"/>
          <w:szCs w:val="16"/>
        </w:rPr>
        <w:t>Q71:</w:t>
      </w:r>
      <w:r w:rsidRPr="008640F5">
        <w:rPr>
          <w:sz w:val="18"/>
          <w:szCs w:val="16"/>
        </w:rPr>
        <w:t xml:space="preserve"> කාණ්ඩ නිෂ්පාදනය (Batch production) සහ ප්‍රවාහ නිෂ්පාදනය (Flow production) අතර ඇති ප්‍රධාන වෙනස්කම් සංසන්දනය කරන්න.</w:t>
      </w:r>
    </w:p>
    <w:p w14:paraId="79B8CC4D" w14:textId="77777777" w:rsidR="00EA27FE" w:rsidRPr="008640F5" w:rsidRDefault="00000000">
      <w:pPr>
        <w:spacing w:after="240" w:line="360" w:lineRule="auto"/>
        <w:rPr>
          <w:sz w:val="18"/>
          <w:szCs w:val="16"/>
        </w:rPr>
      </w:pPr>
      <w:r w:rsidRPr="008640F5">
        <w:rPr>
          <w:b/>
          <w:sz w:val="18"/>
          <w:szCs w:val="16"/>
        </w:rPr>
        <w:t>A71:</w:t>
      </w:r>
      <w:r w:rsidRPr="008640F5">
        <w:rPr>
          <w:sz w:val="18"/>
          <w:szCs w:val="16"/>
        </w:rP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Pr="008640F5" w:rsidRDefault="00000000">
      <w:pPr>
        <w:spacing w:after="240" w:line="360" w:lineRule="auto"/>
        <w:rPr>
          <w:sz w:val="18"/>
          <w:szCs w:val="16"/>
        </w:rPr>
      </w:pPr>
      <w:r w:rsidRPr="008640F5">
        <w:rPr>
          <w:i/>
          <w:sz w:val="18"/>
          <w:szCs w:val="16"/>
        </w:rPr>
        <w:lastRenderedPageBreak/>
        <w:t>[විශ්ලේෂණය (Analysis) | නිෂ්පාදන ක්‍රියාවලිය]</w:t>
      </w:r>
    </w:p>
    <w:p w14:paraId="4A4AF3D2" w14:textId="77777777" w:rsidR="00EA27FE" w:rsidRPr="008640F5" w:rsidRDefault="00000000">
      <w:pPr>
        <w:spacing w:after="240" w:line="360" w:lineRule="auto"/>
        <w:rPr>
          <w:sz w:val="18"/>
          <w:szCs w:val="16"/>
        </w:rPr>
      </w:pPr>
      <w:r w:rsidRPr="008640F5">
        <w:rPr>
          <w:b/>
          <w:sz w:val="18"/>
          <w:szCs w:val="16"/>
        </w:rPr>
        <w:t>Q72:</w:t>
      </w:r>
      <w:r w:rsidRPr="008640F5">
        <w:rPr>
          <w:sz w:val="18"/>
          <w:szCs w:val="16"/>
        </w:rP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Pr="008640F5" w:rsidRDefault="00000000">
      <w:pPr>
        <w:spacing w:after="240" w:line="360" w:lineRule="auto"/>
        <w:rPr>
          <w:sz w:val="18"/>
          <w:szCs w:val="16"/>
        </w:rPr>
      </w:pPr>
      <w:r w:rsidRPr="008640F5">
        <w:rPr>
          <w:b/>
          <w:sz w:val="18"/>
          <w:szCs w:val="16"/>
        </w:rPr>
        <w:t>A72:</w:t>
      </w:r>
      <w:r w:rsidRPr="008640F5">
        <w:rPr>
          <w:sz w:val="18"/>
          <w:szCs w:val="16"/>
        </w:rP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06D66A4F" w14:textId="77777777" w:rsidR="00EA27FE" w:rsidRPr="008640F5" w:rsidRDefault="00000000">
      <w:pPr>
        <w:spacing w:after="240" w:line="360" w:lineRule="auto"/>
        <w:rPr>
          <w:sz w:val="18"/>
          <w:szCs w:val="16"/>
        </w:rPr>
      </w:pPr>
      <w:r w:rsidRPr="008640F5">
        <w:rPr>
          <w:i/>
          <w:sz w:val="18"/>
          <w:szCs w:val="16"/>
        </w:rPr>
        <w:t>[විශ්ලේෂණය (Analysis) | තාක්ෂණය හා නිෂ්පාදනය]</w:t>
      </w:r>
    </w:p>
    <w:p w14:paraId="6AB90EA5" w14:textId="77777777" w:rsidR="00EA27FE" w:rsidRPr="008640F5" w:rsidRDefault="00000000">
      <w:pPr>
        <w:spacing w:after="240" w:line="360" w:lineRule="auto"/>
        <w:rPr>
          <w:sz w:val="18"/>
          <w:szCs w:val="16"/>
        </w:rPr>
      </w:pPr>
      <w:r w:rsidRPr="008640F5">
        <w:rPr>
          <w:b/>
          <w:sz w:val="18"/>
          <w:szCs w:val="16"/>
        </w:rPr>
        <w:t>Topic: ව්‍යාපාර ආචාර ධර්ම හා සමාජ වගකීම (Business Ethics &amp; Social Responsibility) — 10 questions</w:t>
      </w:r>
    </w:p>
    <w:p w14:paraId="5873C7C0" w14:textId="77777777" w:rsidR="00EA27FE" w:rsidRPr="008640F5" w:rsidRDefault="00000000">
      <w:pPr>
        <w:spacing w:after="240" w:line="360" w:lineRule="auto"/>
        <w:rPr>
          <w:sz w:val="18"/>
          <w:szCs w:val="16"/>
        </w:rPr>
      </w:pPr>
      <w:r w:rsidRPr="008640F5">
        <w:rPr>
          <w:b/>
          <w:sz w:val="18"/>
          <w:szCs w:val="16"/>
        </w:rPr>
        <w:t>Q73:</w:t>
      </w:r>
      <w:r w:rsidRPr="008640F5">
        <w:rPr>
          <w:sz w:val="18"/>
          <w:szCs w:val="16"/>
        </w:rPr>
        <w:t xml:space="preserve"> ව්‍යාපාර ආචාර ධර්ම යනු මොනවාදැයි අර්ථ දක්වන්න.</w:t>
      </w:r>
    </w:p>
    <w:p w14:paraId="6CC2FB98" w14:textId="77777777" w:rsidR="00EA27FE" w:rsidRPr="008640F5" w:rsidRDefault="00000000">
      <w:pPr>
        <w:spacing w:after="240" w:line="360" w:lineRule="auto"/>
        <w:rPr>
          <w:sz w:val="18"/>
          <w:szCs w:val="16"/>
        </w:rPr>
      </w:pPr>
      <w:r w:rsidRPr="008640F5">
        <w:rPr>
          <w:b/>
          <w:sz w:val="18"/>
          <w:szCs w:val="16"/>
        </w:rPr>
        <w:t>A73:</w:t>
      </w:r>
      <w:r w:rsidRPr="008640F5">
        <w:rPr>
          <w:sz w:val="18"/>
          <w:szCs w:val="16"/>
        </w:rP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Pr="008640F5" w:rsidRDefault="00000000">
      <w:pPr>
        <w:spacing w:after="240" w:line="360" w:lineRule="auto"/>
        <w:rPr>
          <w:sz w:val="18"/>
          <w:szCs w:val="16"/>
        </w:rPr>
      </w:pPr>
      <w:r w:rsidRPr="008640F5">
        <w:rPr>
          <w:i/>
          <w:sz w:val="18"/>
          <w:szCs w:val="16"/>
        </w:rPr>
        <w:t>[දැනුම (Knowledge) | ව්‍යාපාර ආචාර ධර්ම]</w:t>
      </w:r>
    </w:p>
    <w:p w14:paraId="64291DB0" w14:textId="77777777" w:rsidR="00EA27FE" w:rsidRPr="008640F5" w:rsidRDefault="00000000">
      <w:pPr>
        <w:spacing w:after="240" w:line="360" w:lineRule="auto"/>
        <w:rPr>
          <w:sz w:val="18"/>
          <w:szCs w:val="16"/>
        </w:rPr>
      </w:pPr>
      <w:r w:rsidRPr="008640F5">
        <w:rPr>
          <w:b/>
          <w:sz w:val="18"/>
          <w:szCs w:val="16"/>
        </w:rPr>
        <w:t>Q74:</w:t>
      </w:r>
      <w:r w:rsidRPr="008640F5">
        <w:rPr>
          <w:sz w:val="18"/>
          <w:szCs w:val="16"/>
        </w:rP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Pr="008640F5" w:rsidRDefault="00000000">
      <w:pPr>
        <w:spacing w:after="240" w:line="360" w:lineRule="auto"/>
        <w:rPr>
          <w:sz w:val="18"/>
          <w:szCs w:val="16"/>
        </w:rPr>
      </w:pPr>
      <w:r w:rsidRPr="008640F5">
        <w:rPr>
          <w:b/>
          <w:sz w:val="18"/>
          <w:szCs w:val="16"/>
        </w:rPr>
        <w:t>A74:</w:t>
      </w:r>
      <w:r w:rsidRPr="008640F5">
        <w:rPr>
          <w:sz w:val="18"/>
          <w:szCs w:val="16"/>
        </w:rP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Pr="008640F5" w:rsidRDefault="00000000">
      <w:pPr>
        <w:spacing w:after="240" w:line="360" w:lineRule="auto"/>
        <w:rPr>
          <w:sz w:val="18"/>
          <w:szCs w:val="16"/>
        </w:rPr>
      </w:pPr>
      <w:r w:rsidRPr="008640F5">
        <w:rPr>
          <w:i/>
          <w:sz w:val="18"/>
          <w:szCs w:val="16"/>
        </w:rPr>
        <w:t>[දැනුම (Knowledge) | පාරිභෝගික ආරක්ෂණය]</w:t>
      </w:r>
    </w:p>
    <w:p w14:paraId="31B1AAC3" w14:textId="77777777" w:rsidR="00EA27FE" w:rsidRPr="008640F5" w:rsidRDefault="00000000">
      <w:pPr>
        <w:spacing w:after="240" w:line="360" w:lineRule="auto"/>
        <w:rPr>
          <w:sz w:val="18"/>
          <w:szCs w:val="16"/>
        </w:rPr>
      </w:pPr>
      <w:r w:rsidRPr="008640F5">
        <w:rPr>
          <w:b/>
          <w:sz w:val="18"/>
          <w:szCs w:val="16"/>
        </w:rPr>
        <w:t>Q75:</w:t>
      </w:r>
      <w:r w:rsidRPr="008640F5">
        <w:rPr>
          <w:sz w:val="18"/>
          <w:szCs w:val="16"/>
        </w:rPr>
        <w:t xml:space="preserve"> තිරසාර සංවර්ධනය යන්නෙන් අදහස් කරන්නේ කුමක්දැයි හඳුන්වා දෙන්න.</w:t>
      </w:r>
    </w:p>
    <w:p w14:paraId="07F0DB93" w14:textId="77777777" w:rsidR="00EA27FE" w:rsidRPr="008640F5" w:rsidRDefault="00000000">
      <w:pPr>
        <w:spacing w:after="240" w:line="360" w:lineRule="auto"/>
        <w:rPr>
          <w:sz w:val="18"/>
          <w:szCs w:val="16"/>
        </w:rPr>
      </w:pPr>
      <w:r w:rsidRPr="008640F5">
        <w:rPr>
          <w:b/>
          <w:sz w:val="18"/>
          <w:szCs w:val="16"/>
        </w:rPr>
        <w:t>A75:</w:t>
      </w:r>
      <w:r w:rsidRPr="008640F5">
        <w:rPr>
          <w:sz w:val="18"/>
          <w:szCs w:val="16"/>
        </w:rPr>
        <w:t xml:space="preserve">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Pr="008640F5" w:rsidRDefault="00000000">
      <w:pPr>
        <w:spacing w:after="240" w:line="360" w:lineRule="auto"/>
        <w:rPr>
          <w:sz w:val="18"/>
          <w:szCs w:val="16"/>
        </w:rPr>
      </w:pPr>
      <w:r w:rsidRPr="008640F5">
        <w:rPr>
          <w:i/>
          <w:sz w:val="18"/>
          <w:szCs w:val="16"/>
        </w:rPr>
        <w:t>[දැනුම (Knowledge) | තිරසාර සංවර්ධනය]</w:t>
      </w:r>
    </w:p>
    <w:p w14:paraId="14100D6F" w14:textId="77777777" w:rsidR="00EA27FE" w:rsidRPr="008640F5" w:rsidRDefault="00000000">
      <w:pPr>
        <w:spacing w:after="240" w:line="360" w:lineRule="auto"/>
        <w:rPr>
          <w:sz w:val="18"/>
          <w:szCs w:val="16"/>
        </w:rPr>
      </w:pPr>
      <w:r w:rsidRPr="008640F5">
        <w:rPr>
          <w:b/>
          <w:sz w:val="18"/>
          <w:szCs w:val="16"/>
        </w:rPr>
        <w:lastRenderedPageBreak/>
        <w:t>Q76:</w:t>
      </w:r>
      <w:r w:rsidRPr="008640F5">
        <w:rPr>
          <w:sz w:val="18"/>
          <w:szCs w:val="16"/>
        </w:rPr>
        <w:t xml:space="preserve"> ව්‍යාපාරයක් පරිසර හිතකාමී ලෙස පවත්වාගෙන යාම මගින් අත්කර ගත හැකි වාසි දෙකක් පැහැදිලි කරන්න.</w:t>
      </w:r>
    </w:p>
    <w:p w14:paraId="46E025A7" w14:textId="77777777" w:rsidR="00EA27FE" w:rsidRPr="008640F5" w:rsidRDefault="00000000">
      <w:pPr>
        <w:spacing w:after="240" w:line="360" w:lineRule="auto"/>
        <w:rPr>
          <w:sz w:val="18"/>
          <w:szCs w:val="16"/>
        </w:rPr>
      </w:pPr>
      <w:r w:rsidRPr="008640F5">
        <w:rPr>
          <w:b/>
          <w:sz w:val="18"/>
          <w:szCs w:val="16"/>
        </w:rPr>
        <w:t>A76:</w:t>
      </w:r>
      <w:r w:rsidRPr="008640F5">
        <w:rPr>
          <w:sz w:val="18"/>
          <w:szCs w:val="16"/>
        </w:rP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Pr="008640F5" w:rsidRDefault="00000000">
      <w:pPr>
        <w:spacing w:after="240" w:line="360" w:lineRule="auto"/>
        <w:rPr>
          <w:sz w:val="18"/>
          <w:szCs w:val="16"/>
        </w:rPr>
      </w:pPr>
      <w:r w:rsidRPr="008640F5">
        <w:rPr>
          <w:i/>
          <w:sz w:val="18"/>
          <w:szCs w:val="16"/>
        </w:rPr>
        <w:t>[අවබෝධය (Understanding) | පාරිසරික වගකීම]</w:t>
      </w:r>
    </w:p>
    <w:p w14:paraId="5484AD7B" w14:textId="77777777" w:rsidR="00EA27FE" w:rsidRPr="008640F5" w:rsidRDefault="00000000">
      <w:pPr>
        <w:spacing w:after="240" w:line="360" w:lineRule="auto"/>
        <w:rPr>
          <w:sz w:val="18"/>
          <w:szCs w:val="16"/>
        </w:rPr>
      </w:pPr>
      <w:r w:rsidRPr="008640F5">
        <w:rPr>
          <w:b/>
          <w:sz w:val="18"/>
          <w:szCs w:val="16"/>
        </w:rPr>
        <w:t>Q77:</w:t>
      </w:r>
      <w:r w:rsidRPr="008640F5">
        <w:rPr>
          <w:sz w:val="18"/>
          <w:szCs w:val="16"/>
        </w:rPr>
        <w:t xml:space="preserve"> ව්‍යාපාරයක් තමා වටා සිටින සමාජයට සහ ප්‍රජාවට ඉටු කළ යුතු සමාජ වගකීම් දෙකක් විස්තර කරන්න.</w:t>
      </w:r>
    </w:p>
    <w:p w14:paraId="01003B74" w14:textId="77777777" w:rsidR="00EA27FE" w:rsidRPr="008640F5" w:rsidRDefault="00000000">
      <w:pPr>
        <w:spacing w:after="240" w:line="360" w:lineRule="auto"/>
        <w:rPr>
          <w:sz w:val="18"/>
          <w:szCs w:val="16"/>
        </w:rPr>
      </w:pPr>
      <w:r w:rsidRPr="008640F5">
        <w:rPr>
          <w:b/>
          <w:sz w:val="18"/>
          <w:szCs w:val="16"/>
        </w:rPr>
        <w:t>A77:</w:t>
      </w:r>
      <w:r w:rsidRPr="008640F5">
        <w:rPr>
          <w:sz w:val="18"/>
          <w:szCs w:val="16"/>
        </w:rP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Pr="008640F5" w:rsidRDefault="00000000">
      <w:pPr>
        <w:spacing w:after="240" w:line="360" w:lineRule="auto"/>
        <w:rPr>
          <w:sz w:val="18"/>
          <w:szCs w:val="16"/>
        </w:rPr>
      </w:pPr>
      <w:r w:rsidRPr="008640F5">
        <w:rPr>
          <w:i/>
          <w:sz w:val="18"/>
          <w:szCs w:val="16"/>
        </w:rPr>
        <w:t>[අවබෝධය (Understanding) | සමාජ සුභසාධනය]</w:t>
      </w:r>
    </w:p>
    <w:p w14:paraId="63D3EB41" w14:textId="77777777" w:rsidR="00EA27FE" w:rsidRPr="008640F5" w:rsidRDefault="00000000">
      <w:pPr>
        <w:spacing w:after="240" w:line="360" w:lineRule="auto"/>
        <w:rPr>
          <w:sz w:val="18"/>
          <w:szCs w:val="16"/>
        </w:rPr>
      </w:pPr>
      <w:r w:rsidRPr="008640F5">
        <w:rPr>
          <w:b/>
          <w:sz w:val="18"/>
          <w:szCs w:val="16"/>
        </w:rPr>
        <w:t>Q78:</w:t>
      </w:r>
      <w:r w:rsidRPr="008640F5">
        <w:rPr>
          <w:sz w:val="18"/>
          <w:szCs w:val="16"/>
        </w:rPr>
        <w:t xml:space="preserve"> ව්‍යාපාර ආචාර ධර්ම සහ සමාජ වගකීම අතර පවතින වෙනස පැහැදිලි කරන්න.</w:t>
      </w:r>
    </w:p>
    <w:p w14:paraId="53F504DF" w14:textId="77777777" w:rsidR="00EA27FE" w:rsidRPr="008640F5" w:rsidRDefault="00000000">
      <w:pPr>
        <w:spacing w:after="240" w:line="360" w:lineRule="auto"/>
        <w:rPr>
          <w:sz w:val="18"/>
          <w:szCs w:val="16"/>
        </w:rPr>
      </w:pPr>
      <w:r w:rsidRPr="008640F5">
        <w:rPr>
          <w:b/>
          <w:sz w:val="18"/>
          <w:szCs w:val="16"/>
        </w:rPr>
        <w:t>A78:</w:t>
      </w:r>
      <w:r w:rsidRPr="008640F5">
        <w:rPr>
          <w:sz w:val="18"/>
          <w:szCs w:val="16"/>
        </w:rPr>
        <w:t xml:space="preserve">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Pr="008640F5" w:rsidRDefault="00000000">
      <w:pPr>
        <w:spacing w:after="240" w:line="360" w:lineRule="auto"/>
        <w:rPr>
          <w:sz w:val="18"/>
          <w:szCs w:val="16"/>
        </w:rPr>
      </w:pPr>
      <w:r w:rsidRPr="008640F5">
        <w:rPr>
          <w:i/>
          <w:sz w:val="18"/>
          <w:szCs w:val="16"/>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lastRenderedPageBreak/>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w:t>
      </w:r>
      <w:r>
        <w:lastRenderedPageBreak/>
        <w:t>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rsidP="008640F5">
      <w:pPr>
        <w:pStyle w:val="Heading3"/>
      </w:pPr>
      <w:bookmarkStart w:id="76" w:name="_Toc236595314"/>
      <w:r>
        <w:t>Appendix 3: Human Evaluation Rubric</w:t>
      </w:r>
      <w:bookmarkEnd w:id="76"/>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 xml:space="preserve">One or more significant errors; </w:t>
            </w:r>
            <w:r>
              <w:rPr>
                <w:sz w:val="20"/>
              </w:rPr>
              <w:lastRenderedPageBreak/>
              <w:t>some correct information</w:t>
            </w:r>
          </w:p>
        </w:tc>
        <w:tc>
          <w:tcPr>
            <w:tcW w:w="3024" w:type="dxa"/>
          </w:tcPr>
          <w:p w14:paraId="5A5FED91" w14:textId="77777777" w:rsidR="00EA27FE" w:rsidRDefault="00000000">
            <w:r>
              <w:rPr>
                <w:sz w:val="20"/>
              </w:rPr>
              <w:lastRenderedPageBreak/>
              <w:t xml:space="preserve">Core concepts are mixed with </w:t>
            </w:r>
            <w:r>
              <w:rPr>
                <w:sz w:val="20"/>
              </w:rPr>
              <w:lastRenderedPageBreak/>
              <w:t>incorrect claims</w:t>
            </w:r>
          </w:p>
        </w:tc>
      </w:tr>
      <w:tr w:rsidR="00EA27FE" w14:paraId="10EBD2E7" w14:textId="77777777">
        <w:tc>
          <w:tcPr>
            <w:tcW w:w="3024" w:type="dxa"/>
          </w:tcPr>
          <w:p w14:paraId="343D03C1" w14:textId="77777777" w:rsidR="00EA27FE" w:rsidRDefault="00000000">
            <w:r>
              <w:rPr>
                <w:sz w:val="20"/>
              </w:rPr>
              <w:lastRenderedPageBreak/>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Complete coverage (80%+); all key points, details, and examples included</w:t>
            </w:r>
          </w:p>
        </w:tc>
        <w:tc>
          <w:tcPr>
            <w:tcW w:w="3024" w:type="dxa"/>
          </w:tcPr>
          <w:p w14:paraId="0DAC8CB5" w14:textId="77777777" w:rsidR="00EA27FE" w:rsidRDefault="00000000">
            <w:r>
              <w:rPr>
                <w:sz w:val="20"/>
              </w:rPr>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lastRenderedPageBreak/>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Factual Accuracy (1–5)</w:t>
            </w:r>
          </w:p>
        </w:tc>
        <w:tc>
          <w:tcPr>
            <w:tcW w:w="1296" w:type="dxa"/>
            <w:shd w:val="clear" w:color="auto" w:fill="D9E2F3"/>
          </w:tcPr>
          <w:p w14:paraId="0434B0AE" w14:textId="77777777" w:rsidR="00EA27FE" w:rsidRDefault="00000000">
            <w:r>
              <w:rPr>
                <w:b/>
                <w:sz w:val="20"/>
              </w:rPr>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lastRenderedPageBreak/>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lastRenderedPageBreak/>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lastRenderedPageBreak/>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lastRenderedPageBreak/>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7196"/>
        <w:gridCol w:w="1876"/>
      </w:tblGrid>
      <w:tr w:rsidR="00EA27FE" w14:paraId="503CB3DF" w14:textId="77777777" w:rsidTr="008640F5">
        <w:tc>
          <w:tcPr>
            <w:tcW w:w="7196" w:type="dxa"/>
            <w:shd w:val="clear" w:color="auto" w:fill="D9E2F3"/>
          </w:tcPr>
          <w:p w14:paraId="00CCCE41" w14:textId="77777777" w:rsidR="00EA27FE" w:rsidRDefault="00000000">
            <w:r>
              <w:rPr>
                <w:b/>
                <w:sz w:val="20"/>
              </w:rPr>
              <w:t>Statement</w:t>
            </w:r>
          </w:p>
        </w:tc>
        <w:tc>
          <w:tcPr>
            <w:tcW w:w="1876" w:type="dxa"/>
            <w:shd w:val="clear" w:color="auto" w:fill="D9E2F3"/>
          </w:tcPr>
          <w:p w14:paraId="4C1156D3" w14:textId="77777777" w:rsidR="00EA27FE" w:rsidRDefault="00000000">
            <w:r>
              <w:rPr>
                <w:b/>
                <w:sz w:val="20"/>
              </w:rPr>
              <w:t>Initial</w:t>
            </w:r>
          </w:p>
        </w:tc>
      </w:tr>
      <w:tr w:rsidR="00EA27FE" w14:paraId="1C6F8E3D" w14:textId="77777777" w:rsidTr="008640F5">
        <w:tc>
          <w:tcPr>
            <w:tcW w:w="7196" w:type="dxa"/>
          </w:tcPr>
          <w:p w14:paraId="43CD4170" w14:textId="77777777" w:rsidR="00EA27FE" w:rsidRDefault="00000000">
            <w:r>
              <w:rPr>
                <w:sz w:val="20"/>
              </w:rPr>
              <w:t>1. I confirm that I have read and understood the Participant Information Sheet (Version 1.0, August 2026) for the above study. I have had the opportunity to ask questions and have had these answered satisfactorily.</w:t>
            </w:r>
          </w:p>
        </w:tc>
        <w:tc>
          <w:tcPr>
            <w:tcW w:w="1876" w:type="dxa"/>
          </w:tcPr>
          <w:p w14:paraId="34542DD8" w14:textId="77777777" w:rsidR="00EA27FE" w:rsidRDefault="00EA27FE"/>
        </w:tc>
      </w:tr>
      <w:tr w:rsidR="00EA27FE" w14:paraId="7EC4F1D4" w14:textId="77777777" w:rsidTr="008640F5">
        <w:tc>
          <w:tcPr>
            <w:tcW w:w="719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1876" w:type="dxa"/>
          </w:tcPr>
          <w:p w14:paraId="535F0162" w14:textId="77777777" w:rsidR="00EA27FE" w:rsidRDefault="00EA27FE"/>
        </w:tc>
      </w:tr>
      <w:tr w:rsidR="00EA27FE" w14:paraId="5486625E" w14:textId="77777777" w:rsidTr="008640F5">
        <w:tc>
          <w:tcPr>
            <w:tcW w:w="719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1876" w:type="dxa"/>
          </w:tcPr>
          <w:p w14:paraId="59ACC820" w14:textId="77777777" w:rsidR="00EA27FE" w:rsidRDefault="00EA27FE"/>
        </w:tc>
      </w:tr>
      <w:tr w:rsidR="00EA27FE" w14:paraId="6E921F7E" w14:textId="77777777" w:rsidTr="008640F5">
        <w:tc>
          <w:tcPr>
            <w:tcW w:w="7196" w:type="dxa"/>
          </w:tcPr>
          <w:p w14:paraId="42789BD2" w14:textId="77777777" w:rsidR="00EA27FE" w:rsidRDefault="00000000">
            <w:r>
              <w:rPr>
                <w:sz w:val="20"/>
              </w:rPr>
              <w:t>4. I understand that anonymised research data will be retained for five years after project completion and then securely deleted.</w:t>
            </w:r>
          </w:p>
        </w:tc>
        <w:tc>
          <w:tcPr>
            <w:tcW w:w="1876" w:type="dxa"/>
          </w:tcPr>
          <w:p w14:paraId="27FEA1CE" w14:textId="77777777" w:rsidR="00EA27FE" w:rsidRDefault="00EA27FE"/>
        </w:tc>
      </w:tr>
      <w:tr w:rsidR="00EA27FE" w14:paraId="425773C7" w14:textId="77777777" w:rsidTr="008640F5">
        <w:tc>
          <w:tcPr>
            <w:tcW w:w="7196" w:type="dxa"/>
          </w:tcPr>
          <w:p w14:paraId="76CF25CC" w14:textId="77777777" w:rsidR="00EA27FE" w:rsidRDefault="00000000">
            <w:r>
              <w:rPr>
                <w:sz w:val="20"/>
              </w:rPr>
              <w:t>5. I agree to take part in the above study.</w:t>
            </w:r>
          </w:p>
        </w:tc>
        <w:tc>
          <w:tcPr>
            <w:tcW w:w="187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 xml:space="preserve">"I would be happy to participate in your research study and help </w:t>
            </w:r>
            <w:r>
              <w:rPr>
                <w:sz w:val="20"/>
              </w:rPr>
              <w:lastRenderedPageBreak/>
              <w:t>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60236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lastRenderedPageBreak/>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lastRenderedPageBreak/>
        <w:t>Appendix 5.2: Scheduling email for the human evaluation session</w:t>
      </w:r>
    </w:p>
    <w:p w14:paraId="06C43FAB" w14:textId="531F6194"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r w:rsidR="00A40160">
        <w:rPr>
          <w:i/>
        </w:rPr>
        <w:t>section</w:t>
      </w:r>
      <w:r>
        <w:rPr>
          <w:i/>
        </w:rPr>
        <w:t xml:space="preserve">3.7, </w:t>
      </w:r>
      <w:r w:rsidR="00A40160">
        <w:rPr>
          <w:i/>
        </w:rPr>
        <w:t>section</w:t>
      </w:r>
      <w:r>
        <w:rPr>
          <w:i/>
        </w:rPr>
        <w:t>7.3) was conducted as a live, synchronous session rather than an asynchronous survey.</w:t>
      </w:r>
    </w:p>
    <w:p w14:paraId="31CB29B6" w14:textId="77777777" w:rsidR="00EA27FE" w:rsidRDefault="00000000" w:rsidP="008640F5">
      <w:pPr>
        <w:pStyle w:val="Heading3"/>
      </w:pPr>
      <w:bookmarkStart w:id="77" w:name="_Toc236595315"/>
      <w:r>
        <w:t>Appendix 6: Evaluation Configuration and Sample Output</w:t>
      </w:r>
      <w:bookmarkEnd w:id="77"/>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w:t>
      </w:r>
      <w:r>
        <w:lastRenderedPageBreak/>
        <w:t>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rsidP="008640F5">
      <w:pPr>
        <w:pStyle w:val="Heading3"/>
      </w:pPr>
      <w:bookmarkStart w:id="78" w:name="_Toc236595316"/>
      <w:r>
        <w:t>Appendix 7: Statistical Test Logs and Inter-Rater Reliability</w:t>
      </w:r>
      <w:bookmarkEnd w:id="78"/>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33"/>
          <w:footerReference w:type="default" r:id="rId34"/>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45CE9392" w:rsidR="00EA27FE" w:rsidDel="008640F5" w:rsidRDefault="00000000">
      <w:pPr>
        <w:spacing w:after="120" w:line="240" w:lineRule="auto"/>
        <w:ind w:left="720" w:hanging="720"/>
        <w:rPr>
          <w:del w:id="79" w:author="Thilina Perera" w:date="2026-08-02T20:40:00Z" w16du:dateUtc="2026-08-02T15:10:00Z"/>
        </w:rPr>
      </w:pPr>
      <w:del w:id="80" w:author="Thilina Perera" w:date="2026-08-02T20:40:00Z" w16du:dateUtc="2026-08-02T15:10:00Z">
        <w:r w:rsidDel="008640F5">
          <w:delText>[76] ---</w:delText>
        </w:r>
      </w:del>
    </w:p>
    <w:p w14:paraId="6E5A8E33" w14:textId="1B183DD2" w:rsidR="00EA27FE" w:rsidDel="008640F5" w:rsidRDefault="00000000">
      <w:pPr>
        <w:spacing w:after="120" w:line="240" w:lineRule="auto"/>
        <w:ind w:left="720" w:hanging="720"/>
        <w:rPr>
          <w:del w:id="81" w:author="Thilina Perera" w:date="2026-08-02T20:40:00Z" w16du:dateUtc="2026-08-02T15:10:00Z"/>
        </w:rPr>
      </w:pPr>
      <w:del w:id="82" w:author="Thilina Perera" w:date="2026-08-02T20:40:00Z" w16du:dateUtc="2026-08-02T15:10:00Z">
        <w:r w:rsidDel="008640F5">
          <w:delText>[77] ---</w:delText>
        </w:r>
      </w:del>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236C64A3" w:rsidR="00EA27FE" w:rsidDel="008640F5" w:rsidRDefault="00000000">
      <w:pPr>
        <w:spacing w:after="120" w:line="240" w:lineRule="auto"/>
        <w:rPr>
          <w:del w:id="83" w:author="Thilina Perera" w:date="2026-08-02T20:40:00Z" w16du:dateUtc="2026-08-02T15:10:00Z"/>
        </w:rPr>
      </w:pPr>
      <w:del w:id="84" w:author="Thilina Perera" w:date="2026-08-02T20:40:00Z" w16du:dateUtc="2026-08-02T15:10:00Z">
        <w:r w:rsidDel="008640F5">
          <w:delTex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delText>
        </w:r>
      </w:del>
    </w:p>
    <w:p w14:paraId="5413ADD4" w14:textId="6B90CF21" w:rsidR="00EA27FE" w:rsidDel="008640F5" w:rsidRDefault="00000000">
      <w:pPr>
        <w:spacing w:after="120" w:line="240" w:lineRule="auto"/>
        <w:rPr>
          <w:del w:id="85" w:author="Thilina Perera" w:date="2026-08-02T20:40:00Z" w16du:dateUtc="2026-08-02T15:10:00Z"/>
        </w:rPr>
      </w:pPr>
      <w:del w:id="86" w:author="Thilina Perera" w:date="2026-08-02T20:40:00Z" w16du:dateUtc="2026-08-02T15:10:00Z">
        <w:r w:rsidDel="008640F5">
          <w:delText>The proposal used IEEE numeric in-text citation style `[N]`; the corresponding reference list (A1.1 below) is reproduced with the same numbering as originally submitted, distinct from the Harvard-style reference list used throughout the main body of this dissertation (</w:delText>
        </w:r>
        <w:r w:rsidR="00A40160" w:rsidDel="008640F5">
          <w:delText>section</w:delText>
        </w:r>
        <w:r w:rsidDel="008640F5">
          <w:delText>References).</w:delText>
        </w:r>
      </w:del>
    </w:p>
    <w:p w14:paraId="12007FCD" w14:textId="666CD8C1" w:rsidR="00EA27FE" w:rsidDel="008640F5" w:rsidRDefault="00000000">
      <w:pPr>
        <w:spacing w:after="120" w:line="240" w:lineRule="auto"/>
        <w:rPr>
          <w:del w:id="87" w:author="Thilina Perera" w:date="2026-08-02T20:40:00Z" w16du:dateUtc="2026-08-02T15:10:00Z"/>
        </w:rPr>
      </w:pPr>
      <w:del w:id="88" w:author="Thilina Perera" w:date="2026-08-02T20:40:00Z" w16du:dateUtc="2026-08-02T15:10:00Z">
        <w:r w:rsidDel="008640F5">
          <w:delText>**A1.1 Proposal References (IEEE numbering, as originally submitted)**</w:delText>
        </w:r>
      </w:del>
    </w:p>
    <w:p w14:paraId="38339086" w14:textId="1DBA1219" w:rsidR="00EA27FE" w:rsidDel="008640F5" w:rsidRDefault="00000000">
      <w:pPr>
        <w:spacing w:after="120" w:line="240" w:lineRule="auto"/>
        <w:rPr>
          <w:del w:id="89" w:author="Thilina Perera" w:date="2026-08-02T20:40:00Z" w16du:dateUtc="2026-08-02T15:10:00Z"/>
        </w:rPr>
      </w:pPr>
      <w:del w:id="90" w:author="Thilina Perera" w:date="2026-08-02T20:40:00Z" w16du:dateUtc="2026-08-02T15:10:00Z">
        <w:r w:rsidDel="008640F5">
          <w:delText>[1] P. Lewis, E. Perez, A. Piktus, F. Petroni, V. Karpukhin, N. Goyal, H. Küttler, M. Lewis, W. Yih, T. Rocktäschel, S. Riedel, and D. Kiela, "Retrieval-augmented generation for knowledge-intensive NLP tasks," in Advances in Neural Information Processing Systems (NeurIPS), vol. 33, 2020, pp. 9459–9474.</w:delText>
        </w:r>
      </w:del>
    </w:p>
    <w:p w14:paraId="2D3C2F3C" w14:textId="05A908C8" w:rsidR="00EA27FE" w:rsidDel="008640F5" w:rsidRDefault="00000000">
      <w:pPr>
        <w:spacing w:after="120" w:line="240" w:lineRule="auto"/>
        <w:rPr>
          <w:del w:id="91" w:author="Thilina Perera" w:date="2026-08-02T20:40:00Z" w16du:dateUtc="2026-08-02T15:10:00Z"/>
        </w:rPr>
      </w:pPr>
      <w:del w:id="92" w:author="Thilina Perera" w:date="2026-08-02T20:40:00Z" w16du:dateUtc="2026-08-02T15:10:00Z">
        <w:r w:rsidDel="008640F5">
          <w:delText>[2] X. Wang, Z. Wang, X. Gao, F. Zhang, Y. Wu, Z. Xu, T. Shi, Z. Wang, S. Li, Q. Qian, R. Yin, C. Lv, X. Zheng, and X. Huang, "Searching for best practices in retrieval-augmented generation," in Proc. 2024 Conf. on Empirical Methods in Natural Language Processing (EMNLP), 2024, pp. 17716–17736.</w:delText>
        </w:r>
      </w:del>
    </w:p>
    <w:p w14:paraId="78ECE05E" w14:textId="0191C6DC" w:rsidR="00EA27FE" w:rsidDel="008640F5" w:rsidRDefault="00000000">
      <w:pPr>
        <w:spacing w:after="120" w:line="240" w:lineRule="auto"/>
        <w:rPr>
          <w:del w:id="93" w:author="Thilina Perera" w:date="2026-08-02T20:40:00Z" w16du:dateUtc="2026-08-02T15:10:00Z"/>
        </w:rPr>
      </w:pPr>
      <w:del w:id="94" w:author="Thilina Perera" w:date="2026-08-02T20:40:00Z" w16du:dateUtc="2026-08-02T15:10:00Z">
        <w:r w:rsidDel="008640F5">
          <w:delText>[3] A. Ammar, A. Koubaa, O. Nacar, and W. Boulila, "Optimizing retrieval-augmented generation: Analysis of hyperparameter impact on performance and efficiency," arXiv preprint arXiv:2505.08445, 2025.</w:delText>
        </w:r>
      </w:del>
    </w:p>
    <w:p w14:paraId="3268729B" w14:textId="547E8955" w:rsidR="00EA27FE" w:rsidDel="008640F5" w:rsidRDefault="00000000">
      <w:pPr>
        <w:spacing w:after="120" w:line="240" w:lineRule="auto"/>
        <w:rPr>
          <w:del w:id="95" w:author="Thilina Perera" w:date="2026-08-02T20:40:00Z" w16du:dateUtc="2026-08-02T15:10:00Z"/>
        </w:rPr>
      </w:pPr>
      <w:del w:id="96" w:author="Thilina Perera" w:date="2026-08-02T20:40:00Z" w16du:dateUtc="2026-08-02T15:10:00Z">
        <w:r w:rsidDel="008640F5">
          <w:delText>[4] Z. Wang, C. Gao, C. Xiao, Y. Huang, S. Si, K. Luo, Y. Bai, W. Li, T. Duan, C. Lv, G. Lu, G. Chen, F. Qi, and M. Sun, "Document segmentation matters for retrieval-augmented generation," in Findings of the Association for Computational Linguistics: ACL 2025, 2025.</w:delText>
        </w:r>
      </w:del>
    </w:p>
    <w:p w14:paraId="6C0172E8" w14:textId="3C69AEA9" w:rsidR="00EA27FE" w:rsidDel="008640F5" w:rsidRDefault="00000000">
      <w:pPr>
        <w:spacing w:after="120" w:line="240" w:lineRule="auto"/>
        <w:rPr>
          <w:del w:id="97" w:author="Thilina Perera" w:date="2026-08-02T20:40:00Z" w16du:dateUtc="2026-08-02T15:10:00Z"/>
        </w:rPr>
      </w:pPr>
      <w:del w:id="98" w:author="Thilina Perera" w:date="2026-08-02T20:40:00Z" w16du:dateUtc="2026-08-02T15:10:00Z">
        <w:r w:rsidDel="008640F5">
          <w:delText>[5] D. O. Opoku, M. Sheng, and Y. Zhang, "DO-RAG: A domain-specific QA framework using knowledge graph-enhanced retrieval-augmented generation," arXiv preprint arXiv:2505.17058, 2025.</w:delText>
        </w:r>
      </w:del>
    </w:p>
    <w:p w14:paraId="0EA21CE1" w14:textId="65770FFB" w:rsidR="00EA27FE" w:rsidDel="008640F5" w:rsidRDefault="00000000">
      <w:pPr>
        <w:spacing w:after="120" w:line="240" w:lineRule="auto"/>
        <w:rPr>
          <w:del w:id="99" w:author="Thilina Perera" w:date="2026-08-02T20:40:00Z" w16du:dateUtc="2026-08-02T15:10:00Z"/>
        </w:rPr>
      </w:pPr>
      <w:del w:id="100" w:author="Thilina Perera" w:date="2026-08-02T20:40:00Z" w16du:dateUtc="2026-08-02T15:10:00Z">
        <w:r w:rsidDel="008640F5">
          <w:delText>[6] Z. Levonian, C. Li, W. Zhu, A. Gade, O. Henkel, M.-E. Postle, and W. Xing, "Retrieval-augmented generation to improve math question-answering: Trade-offs between groundedness and human preference," in Proc. NeurIPS'23 Workshop on Generative AI for Education (GAIED), 2023.</w:delText>
        </w:r>
      </w:del>
    </w:p>
    <w:p w14:paraId="7C3A9B1B" w14:textId="3E4F7AAF" w:rsidR="00EA27FE" w:rsidDel="008640F5" w:rsidRDefault="00000000">
      <w:pPr>
        <w:spacing w:after="120" w:line="240" w:lineRule="auto"/>
        <w:rPr>
          <w:del w:id="101" w:author="Thilina Perera" w:date="2026-08-02T20:40:00Z" w16du:dateUtc="2026-08-02T15:10:00Z"/>
        </w:rPr>
      </w:pPr>
      <w:del w:id="102" w:author="Thilina Perera" w:date="2026-08-02T20:40:00Z" w16du:dateUtc="2026-08-02T15:10:00Z">
        <w:r w:rsidDel="008640F5">
          <w:delText>[7] J. Lu and J. Li, "A novel framework for educational Q&amp;A: Leveraging RAG and code interpreters for knowledge retrieval and logical computation," PLOS ONE, 2025.</w:delText>
        </w:r>
      </w:del>
    </w:p>
    <w:p w14:paraId="6F5D63ED" w14:textId="652BFE95" w:rsidR="00EA27FE" w:rsidDel="008640F5" w:rsidRDefault="00000000">
      <w:pPr>
        <w:spacing w:after="120" w:line="240" w:lineRule="auto"/>
        <w:rPr>
          <w:del w:id="103" w:author="Thilina Perera" w:date="2026-08-02T20:40:00Z" w16du:dateUtc="2026-08-02T15:10:00Z"/>
        </w:rPr>
      </w:pPr>
      <w:del w:id="104" w:author="Thilina Perera" w:date="2026-08-02T20:40:00Z" w16du:dateUtc="2026-08-02T15:10:00Z">
        <w:r w:rsidDel="008640F5">
          <w:delText>[8] A. Alansari and H. Luqman, "Large language models hallucination: A comprehensive survey," Computer Science Review, vol. 61, art. 100970, 2026.</w:delText>
        </w:r>
      </w:del>
    </w:p>
    <w:p w14:paraId="6CCF6485" w14:textId="1EA60104" w:rsidR="00EA27FE" w:rsidDel="008640F5" w:rsidRDefault="00000000">
      <w:pPr>
        <w:spacing w:after="120" w:line="240" w:lineRule="auto"/>
        <w:rPr>
          <w:del w:id="105" w:author="Thilina Perera" w:date="2026-08-02T20:40:00Z" w16du:dateUtc="2026-08-02T15:10:00Z"/>
        </w:rPr>
      </w:pPr>
      <w:del w:id="106" w:author="Thilina Perera" w:date="2026-08-02T20:40:00Z" w16du:dateUtc="2026-08-02T15:10:00Z">
        <w:r w:rsidDel="008640F5">
          <w:delText>[9] K. Trivedi, M. Shaikh, S. Sharma, et al., "'So, how much do LLMs hallucinate on low-resource languages?' A quantitative and qualitative analysis," in Proc. Workshop on Language Models for Low-Resource Languages (LoResLM), 2026.</w:delText>
        </w:r>
      </w:del>
    </w:p>
    <w:p w14:paraId="6B503208" w14:textId="4619045E" w:rsidR="00EA27FE" w:rsidDel="008640F5" w:rsidRDefault="00000000">
      <w:pPr>
        <w:spacing w:after="120" w:line="240" w:lineRule="auto"/>
        <w:rPr>
          <w:del w:id="107" w:author="Thilina Perera" w:date="2026-08-02T20:40:00Z" w16du:dateUtc="2026-08-02T15:10:00Z"/>
        </w:rPr>
      </w:pPr>
      <w:del w:id="108" w:author="Thilina Perera" w:date="2026-08-02T20:40:00Z" w16du:dateUtc="2026-08-02T15:10:00Z">
        <w:r w:rsidDel="008640F5">
          <w:delText>[10] D. Datta, M. K. Chilukuri, Y. Kumar, S. Ghosh, and M. B. Zafar, "Do LLM hallucination detectors suffer from low-resource effect?," in Proc. 18th Conf. of the European Chapter of the Association for Computational Linguistics (EACL), 2026.</w:delText>
        </w:r>
      </w:del>
    </w:p>
    <w:p w14:paraId="7E9C5683" w14:textId="6F2DA82D" w:rsidR="00EA27FE" w:rsidDel="008640F5" w:rsidRDefault="00000000">
      <w:pPr>
        <w:spacing w:after="120" w:line="240" w:lineRule="auto"/>
        <w:rPr>
          <w:del w:id="109" w:author="Thilina Perera" w:date="2026-08-02T20:40:00Z" w16du:dateUtc="2026-08-02T15:10:00Z"/>
        </w:rPr>
      </w:pPr>
      <w:del w:id="110" w:author="Thilina Perera" w:date="2026-08-02T20:40:00Z" w16du:dateUtc="2026-08-02T15:10:00Z">
        <w:r w:rsidDel="008640F5">
          <w:delTex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delText>
        </w:r>
      </w:del>
    </w:p>
    <w:p w14:paraId="4EAFD84C" w14:textId="36F885D5" w:rsidR="00EA27FE" w:rsidDel="008640F5" w:rsidRDefault="00000000">
      <w:pPr>
        <w:spacing w:after="120" w:line="240" w:lineRule="auto"/>
        <w:rPr>
          <w:del w:id="111" w:author="Thilina Perera" w:date="2026-08-02T20:40:00Z" w16du:dateUtc="2026-08-02T15:10:00Z"/>
        </w:rPr>
      </w:pPr>
      <w:del w:id="112" w:author="Thilina Perera" w:date="2026-08-02T20:40:00Z" w16du:dateUtc="2026-08-02T15:10:00Z">
        <w:r w:rsidDel="008640F5">
          <w:delText>[12] X. Zhang, N. Thakur, O. Ogundepo, E. Kamalloo, D. Alfonso-Hermelo, X. Li, Q. Liu, M. Rezagholizadeh, and J. Lin, "MIRACL: A multilingual retrieval dataset covering 18 diverse languages," Trans. Assoc. Comput. Linguistics (TACL), vol. 11, 2023.</w:delText>
        </w:r>
      </w:del>
    </w:p>
    <w:p w14:paraId="4B09CD6D" w14:textId="7A0880A1" w:rsidR="00EA27FE" w:rsidDel="008640F5" w:rsidRDefault="00000000">
      <w:pPr>
        <w:spacing w:after="120" w:line="240" w:lineRule="auto"/>
        <w:rPr>
          <w:del w:id="113" w:author="Thilina Perera" w:date="2026-08-02T20:40:00Z" w16du:dateUtc="2026-08-02T15:10:00Z"/>
        </w:rPr>
      </w:pPr>
      <w:del w:id="114" w:author="Thilina Perera" w:date="2026-08-02T20:40:00Z" w16du:dateUtc="2026-08-02T15:10:00Z">
        <w:r w:rsidDel="008640F5">
          <w:delText>[13] X. Zhang, X. Ma, P. Shi, and J. Lin, "Mr. TyDi: A multi-lingual benchmark for dense retrieval," in Proc. 1st Workshop on Multilingual Representation Learning (MRL), 2021.</w:delText>
        </w:r>
      </w:del>
    </w:p>
    <w:p w14:paraId="521AA510" w14:textId="11DB34B0" w:rsidR="00EA27FE" w:rsidDel="008640F5" w:rsidRDefault="00000000">
      <w:pPr>
        <w:spacing w:after="120" w:line="240" w:lineRule="auto"/>
        <w:rPr>
          <w:del w:id="115" w:author="Thilina Perera" w:date="2026-08-02T20:40:00Z" w16du:dateUtc="2026-08-02T15:10:00Z"/>
        </w:rPr>
      </w:pPr>
      <w:del w:id="116" w:author="Thilina Perera" w:date="2026-08-02T20:40:00Z" w16du:dateUtc="2026-08-02T15:10:00Z">
        <w:r w:rsidDel="008640F5">
          <w:delText>[14] R. Litschko, I. Vulić, S. P. Ponzetto, and G. Glavaš, "On cross-lingual retrieval with multilingual text encoders," Information Retrieval Journal, vol. 25, no. 2, 2022.</w:delText>
        </w:r>
      </w:del>
    </w:p>
    <w:p w14:paraId="633B482D" w14:textId="6DCB3638" w:rsidR="00EA27FE" w:rsidDel="008640F5" w:rsidRDefault="00000000">
      <w:pPr>
        <w:spacing w:after="120" w:line="240" w:lineRule="auto"/>
        <w:rPr>
          <w:del w:id="117" w:author="Thilina Perera" w:date="2026-08-02T20:40:00Z" w16du:dateUtc="2026-08-02T15:10:00Z"/>
        </w:rPr>
      </w:pPr>
      <w:del w:id="118" w:author="Thilina Perera" w:date="2026-08-02T20:40:00Z" w16du:dateUtc="2026-08-02T15:10:00Z">
        <w:r w:rsidDel="008640F5">
          <w:delText>[15] L. Zuo, P. Hong, O. Kraus, B. Plank, and R. Litschko, "Evaluating large language models for cross-lingual retrieval," in Findings of the Association for Computational Linguistics: EMNLP 2025, 2025, pp. 11415–11429.</w:delText>
        </w:r>
      </w:del>
    </w:p>
    <w:p w14:paraId="744CDFBB" w14:textId="1FE357F5" w:rsidR="00EA27FE" w:rsidDel="008640F5" w:rsidRDefault="00000000">
      <w:pPr>
        <w:spacing w:after="120" w:line="240" w:lineRule="auto"/>
        <w:rPr>
          <w:del w:id="119" w:author="Thilina Perera" w:date="2026-08-02T20:40:00Z" w16du:dateUtc="2026-08-02T15:10:00Z"/>
        </w:rPr>
      </w:pPr>
      <w:del w:id="120" w:author="Thilina Perera" w:date="2026-08-02T20:40:00Z" w16du:dateUtc="2026-08-02T15:10:00Z">
        <w:r w:rsidDel="008640F5">
          <w:delText>[16] A. Omotoso, H. Shopeju, A. Joshua, and S. Oni, "Improving BGE-M3 multilingual dense embeddings for Nigerian low resource languages," in Proc. Widening NLP Workshop (WiNLP), 2025.</w:delText>
        </w:r>
      </w:del>
    </w:p>
    <w:p w14:paraId="442FECAA" w14:textId="1D241EDD" w:rsidR="00EA27FE" w:rsidDel="008640F5" w:rsidRDefault="00000000">
      <w:pPr>
        <w:spacing w:after="120" w:line="240" w:lineRule="auto"/>
        <w:rPr>
          <w:del w:id="121" w:author="Thilina Perera" w:date="2026-08-02T20:40:00Z" w16du:dateUtc="2026-08-02T15:10:00Z"/>
        </w:rPr>
      </w:pPr>
      <w:del w:id="122" w:author="Thilina Perera" w:date="2026-08-02T20:40:00Z" w16du:dateUtc="2026-08-02T15:10:00Z">
        <w:r w:rsidDel="008640F5">
          <w:delText>[17] Z. Zhang, Z. Liao, H. Yu, P. Di, and R. Wang, "ML-Embed: Inclusive and efficient embeddings for a multilingual world," arXiv preprint arXiv:2605.15081, 2026.</w:delText>
        </w:r>
      </w:del>
    </w:p>
    <w:p w14:paraId="7D97069A" w14:textId="38F41BDF" w:rsidR="00EA27FE" w:rsidDel="008640F5" w:rsidRDefault="00000000">
      <w:pPr>
        <w:spacing w:after="120" w:line="240" w:lineRule="auto"/>
        <w:rPr>
          <w:del w:id="123" w:author="Thilina Perera" w:date="2026-08-02T20:40:00Z" w16du:dateUtc="2026-08-02T15:10:00Z"/>
        </w:rPr>
      </w:pPr>
      <w:del w:id="124" w:author="Thilina Perera" w:date="2026-08-02T20:40:00Z" w16du:dateUtc="2026-08-02T15:10:00Z">
        <w:r w:rsidDel="008640F5">
          <w:delText>[18] W. Ponwitayarat, R. Ng, J. R. Montalan, T. Aung, et al., "SEA-BED: Southeast Asia embedding benchmark," Association for Computational Linguistics, 2025.</w:delText>
        </w:r>
      </w:del>
    </w:p>
    <w:p w14:paraId="25E541C6" w14:textId="6A370BB3" w:rsidR="00EA27FE" w:rsidDel="008640F5" w:rsidRDefault="00000000">
      <w:pPr>
        <w:spacing w:after="120" w:line="240" w:lineRule="auto"/>
        <w:rPr>
          <w:del w:id="125" w:author="Thilina Perera" w:date="2026-08-02T20:40:00Z" w16du:dateUtc="2026-08-02T15:10:00Z"/>
        </w:rPr>
      </w:pPr>
      <w:del w:id="126" w:author="Thilina Perera" w:date="2026-08-02T20:40:00Z" w16du:dateUtc="2026-08-02T15:10:00Z">
        <w:r w:rsidDel="008640F5">
          <w:delText>[19] H. Luo, X. Luo, W. Zhao, Q. Peng, K. Chen, Y. Liu, and C. Du, "Domain-specific retrieval-augmented generation with adaptive embedding and knowledge distillation-based re-ranking," Processes, vol. 14, no. 1, 2026.</w:delText>
        </w:r>
      </w:del>
    </w:p>
    <w:p w14:paraId="67191E45" w14:textId="19E37069" w:rsidR="00EA27FE" w:rsidDel="008640F5" w:rsidRDefault="00000000">
      <w:pPr>
        <w:spacing w:after="120" w:line="240" w:lineRule="auto"/>
        <w:rPr>
          <w:del w:id="127" w:author="Thilina Perera" w:date="2026-08-02T20:40:00Z" w16du:dateUtc="2026-08-02T15:10:00Z"/>
        </w:rPr>
      </w:pPr>
      <w:del w:id="128" w:author="Thilina Perera" w:date="2026-08-02T20:40:00Z" w16du:dateUtc="2026-08-02T15:10:00Z">
        <w:r w:rsidDel="008640F5">
          <w:delText>[20] P. Guo, Y. Ren, Y. Hu, Y. Li, J. Zhang, X. Zhang, and H. Huang, "Teaching large language models to translate on low-resource languages with textbook prompting," in Proc. 2024 Joint Int. Conf. on Computational Linguistics, Language Resources and Evaluation (LREC-COLING), 2024.</w:delText>
        </w:r>
      </w:del>
    </w:p>
    <w:p w14:paraId="49AB38FF" w14:textId="79ABEEA3" w:rsidR="00EA27FE" w:rsidDel="008640F5" w:rsidRDefault="00000000">
      <w:pPr>
        <w:spacing w:after="120" w:line="240" w:lineRule="auto"/>
        <w:rPr>
          <w:del w:id="129" w:author="Thilina Perera" w:date="2026-08-02T20:40:00Z" w16du:dateUtc="2026-08-02T15:10:00Z"/>
        </w:rPr>
      </w:pPr>
      <w:del w:id="130" w:author="Thilina Perera" w:date="2026-08-02T20:40:00Z" w16du:dateUtc="2026-08-02T15:10:00Z">
        <w:r w:rsidDel="008640F5">
          <w:delText>[21] H. Li, H. Zhang, M. Li, Y. Wang, L. Wen, Y. Zhang, and B. Huang, "Toward robust multilingual adaptation of LLMs for low-resource languages," arXiv preprint arXiv:2510.14466, 2025.</w:delText>
        </w:r>
      </w:del>
    </w:p>
    <w:p w14:paraId="48B6791C" w14:textId="0F6C080D" w:rsidR="00EA27FE" w:rsidDel="008640F5" w:rsidRDefault="00000000">
      <w:pPr>
        <w:spacing w:after="120" w:line="240" w:lineRule="auto"/>
        <w:rPr>
          <w:del w:id="131" w:author="Thilina Perera" w:date="2026-08-02T20:40:00Z" w16du:dateUtc="2026-08-02T15:10:00Z"/>
        </w:rPr>
      </w:pPr>
      <w:del w:id="132" w:author="Thilina Perera" w:date="2026-08-02T20:40:00Z" w16du:dateUtc="2026-08-02T15:10:00Z">
        <w:r w:rsidDel="008640F5">
          <w:delText>[22] T. Liu, J. Qi, M. Sachan, R. Cotterell, R. Fernández, and A. Bisazza, "Post-training language models for crosslingual consistency," arXiv preprint arXiv:2603.04678, 2026.</w:delText>
        </w:r>
      </w:del>
    </w:p>
    <w:p w14:paraId="1B510549" w14:textId="7309DD95" w:rsidR="00EA27FE" w:rsidDel="008640F5" w:rsidRDefault="00000000">
      <w:pPr>
        <w:spacing w:after="120" w:line="240" w:lineRule="auto"/>
        <w:rPr>
          <w:del w:id="133" w:author="Thilina Perera" w:date="2026-08-02T20:40:00Z" w16du:dateUtc="2026-08-02T15:10:00Z"/>
        </w:rPr>
      </w:pPr>
      <w:del w:id="134" w:author="Thilina Perera" w:date="2026-08-02T20:40:00Z" w16du:dateUtc="2026-08-02T15:10:00Z">
        <w:r w:rsidDel="008640F5">
          <w:delText>[23] S. Ahmad, M. Hammad, M. Zeeshan, F. Ullah, and A. Karim, "DR-RAG: Addressing retrieval misalignment in low-resource Urdu question answering," in Proc. 2nd Workshop on Challenges in Processing South Asian Languages (CHiPSAL) @ LREC, 2026, pp. 49–58.</w:delText>
        </w:r>
      </w:del>
    </w:p>
    <w:p w14:paraId="0E447A65" w14:textId="327141A9" w:rsidR="00EA27FE" w:rsidDel="008640F5" w:rsidRDefault="00000000">
      <w:pPr>
        <w:spacing w:after="120" w:line="240" w:lineRule="auto"/>
        <w:rPr>
          <w:del w:id="135" w:author="Thilina Perera" w:date="2026-08-02T20:40:00Z" w16du:dateUtc="2026-08-02T15:10:00Z"/>
        </w:rPr>
      </w:pPr>
      <w:del w:id="136" w:author="Thilina Perera" w:date="2026-08-02T20:40:00Z" w16du:dateUtc="2026-08-02T15:10:00Z">
        <w:r w:rsidDel="008640F5">
          <w:delText>[24] H. W. K. Aravinda, R. Sirajudeen, S. Karunathilake, N. de Silva, R. Kaur, A. S. Bhankhar, and S. Ranathunga, "SinLlama — A large language model for Sinhala," arXiv preprint arXiv:2508.09115, 2025.</w:delText>
        </w:r>
      </w:del>
    </w:p>
    <w:p w14:paraId="741822FF" w14:textId="57606A6D" w:rsidR="00EA27FE" w:rsidDel="008640F5" w:rsidRDefault="00000000">
      <w:pPr>
        <w:spacing w:after="120" w:line="240" w:lineRule="auto"/>
        <w:rPr>
          <w:del w:id="137" w:author="Thilina Perera" w:date="2026-08-02T20:40:00Z" w16du:dateUtc="2026-08-02T15:10:00Z"/>
        </w:rPr>
      </w:pPr>
      <w:del w:id="138" w:author="Thilina Perera" w:date="2026-08-02T20:40:00Z" w16du:dateUtc="2026-08-02T15:10:00Z">
        <w:r w:rsidDel="008640F5">
          <w:delText>[25] T. Ranasinghe, H. Hettiarachchi, N. Pathirana, D. Premasiri, L. Uyangodage, I. Anuradha, A. Plum, P. Rayson, and R. Mitkov, "Sinhala encoder-only language models and evaluation," in Proc. 63rd Annual Meeting of the Association for Computational Linguistics (ACL), 2025.</w:delText>
        </w:r>
      </w:del>
    </w:p>
    <w:p w14:paraId="5D037437" w14:textId="2CCB97A4" w:rsidR="00EA27FE" w:rsidDel="008640F5" w:rsidRDefault="00000000">
      <w:pPr>
        <w:spacing w:after="120" w:line="240" w:lineRule="auto"/>
        <w:rPr>
          <w:del w:id="139" w:author="Thilina Perera" w:date="2026-08-02T20:40:00Z" w16du:dateUtc="2026-08-02T15:10:00Z"/>
        </w:rPr>
      </w:pPr>
      <w:del w:id="140" w:author="Thilina Perera" w:date="2026-08-02T20:40:00Z" w16du:dateUtc="2026-08-02T15:10:00Z">
        <w:r w:rsidDel="008640F5">
          <w:delText>[26] R. Jayakody and G. Dias, "Performance of recent large language models for a low-resourced language," in Proc. 2024 Int. Conf. on Asian Language Processing (IALP), 2024, pp. 162–167.</w:delText>
        </w:r>
      </w:del>
    </w:p>
    <w:p w14:paraId="688E4B41" w14:textId="257ACD9C" w:rsidR="00EA27FE" w:rsidDel="008640F5" w:rsidRDefault="00000000">
      <w:pPr>
        <w:spacing w:after="120" w:line="240" w:lineRule="auto"/>
        <w:rPr>
          <w:del w:id="141" w:author="Thilina Perera" w:date="2026-08-02T20:40:00Z" w16du:dateUtc="2026-08-02T15:10:00Z"/>
        </w:rPr>
      </w:pPr>
      <w:del w:id="142" w:author="Thilina Perera" w:date="2026-08-02T20:40:00Z" w16du:dateUtc="2026-08-02T15:10:00Z">
        <w:r w:rsidDel="008640F5">
          <w:delTex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delText>
        </w:r>
      </w:del>
    </w:p>
    <w:p w14:paraId="35E9DE52" w14:textId="4BA083FE" w:rsidR="00EA27FE" w:rsidDel="008640F5" w:rsidRDefault="00000000">
      <w:pPr>
        <w:spacing w:after="120" w:line="240" w:lineRule="auto"/>
        <w:rPr>
          <w:del w:id="143" w:author="Thilina Perera" w:date="2026-08-02T20:40:00Z" w16du:dateUtc="2026-08-02T15:10:00Z"/>
        </w:rPr>
      </w:pPr>
      <w:del w:id="144" w:author="Thilina Perera" w:date="2026-08-02T20:40:00Z" w16du:dateUtc="2026-08-02T15:10:00Z">
        <w:r w:rsidDel="008640F5">
          <w:delTex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delText>
        </w:r>
        <w:r w:rsidR="00A40160" w:rsidDel="008640F5">
          <w:delText>section</w:delText>
        </w:r>
        <w:r w:rsidDel="008640F5">
          <w:delTex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delText>
        </w:r>
        <w:r w:rsidR="00A40160" w:rsidDel="008640F5">
          <w:delText>section</w:delText>
        </w:r>
        <w:r w:rsidDel="008640F5">
          <w:delTex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delText>
        </w:r>
      </w:del>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526B88C0"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r w:rsidR="00A40160">
        <w:t>section</w:t>
      </w:r>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30"/>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31"/>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32"/>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371CAFC3" w:rsidR="00EA27FE" w:rsidRDefault="00000000">
      <w:pPr>
        <w:spacing w:after="120" w:line="240" w:lineRule="auto"/>
      </w:pPr>
      <w:r>
        <w:t>*Appendix 5.2: Scheduling email sent to both evaluators confirming the Google Meet session time and attaching the evaluation rubric (`evaluation_rubric.pdf`) and rating sheet (`rating_sheet.xlsx`) ahead of the session. This documents that human evaluation (</w:t>
      </w:r>
      <w:r w:rsidR="00A40160">
        <w:t>section</w:t>
      </w:r>
      <w:r>
        <w:t xml:space="preserve">3.7, </w:t>
      </w:r>
      <w:r w:rsidR="00A40160">
        <w:lastRenderedPageBreak/>
        <w:t>section</w:t>
      </w:r>
      <w:r>
        <w:t>7.3) was conducted as a live, synchronous session rather than an asynchronous survey.*</w:t>
      </w:r>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35"/>
      <w:footerReference w:type="default" r:id="rId36"/>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5A58" w14:textId="77777777" w:rsidR="006F34B2" w:rsidRDefault="006F34B2">
      <w:pPr>
        <w:spacing w:after="0" w:line="240" w:lineRule="auto"/>
      </w:pPr>
      <w:r>
        <w:separator/>
      </w:r>
    </w:p>
  </w:endnote>
  <w:endnote w:type="continuationSeparator" w:id="0">
    <w:p w14:paraId="7BF8FE39" w14:textId="77777777" w:rsidR="006F34B2" w:rsidRDefault="006F3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r w:rsidR="00000000">
      <w:tab/>
    </w:r>
    <w:r w:rsidR="00000000">
      <w:tab/>
    </w:r>
    <w:r w:rsidR="00000000">
      <w:rPr>
        <w:sz w:val="18"/>
      </w:rPr>
      <w:t>MSc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r w:rsidR="00000000">
      <w:tab/>
    </w:r>
    <w:r w:rsidR="00000000">
      <w:tab/>
    </w:r>
    <w:r w:rsidR="00000000">
      <w:rPr>
        <w:sz w:val="18"/>
      </w:rPr>
      <w:t>MSc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r>
      <w:tab/>
    </w:r>
    <w:r>
      <w:tab/>
    </w:r>
    <w:r>
      <w:rPr>
        <w:sz w:val="18"/>
      </w:rPr>
      <w:t>MSc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5F1" w14:textId="77777777" w:rsidR="006F34B2" w:rsidRDefault="006F34B2">
      <w:pPr>
        <w:spacing w:after="0" w:line="240" w:lineRule="auto"/>
      </w:pPr>
      <w:r>
        <w:separator/>
      </w:r>
    </w:p>
  </w:footnote>
  <w:footnote w:type="continuationSeparator" w:id="0">
    <w:p w14:paraId="782D745F" w14:textId="77777777" w:rsidR="006F34B2" w:rsidRDefault="006F3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97093"/>
      <w:docPartObj>
        <w:docPartGallery w:val="Page Numbers (Top of Page)"/>
        <w:docPartUnique/>
      </w:docPartObj>
    </w:sdtPr>
    <w:sdtEndPr>
      <w:rPr>
        <w:noProof/>
      </w:rPr>
    </w:sdtEndPr>
    <w:sdtContent>
      <w:p w14:paraId="7FA55AFE" w14:textId="38F362B7" w:rsidR="004B485B" w:rsidRDefault="004B48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910214"/>
      <w:docPartObj>
        <w:docPartGallery w:val="Page Numbers (Top of Page)"/>
        <w:docPartUnique/>
      </w:docPartObj>
    </w:sdtPr>
    <w:sdtEndPr>
      <w:rPr>
        <w:noProof/>
      </w:rPr>
    </w:sdtEndPr>
    <w:sdtContent>
      <w:p w14:paraId="11B397FD" w14:textId="22552AAD" w:rsidR="006D473A" w:rsidRDefault="006D47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741E5"/>
    <w:multiLevelType w:val="hybridMultilevel"/>
    <w:tmpl w:val="E99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12ABB"/>
    <w:multiLevelType w:val="multilevel"/>
    <w:tmpl w:val="159A36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DCE5237"/>
    <w:multiLevelType w:val="hybridMultilevel"/>
    <w:tmpl w:val="9F1EB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53CE5"/>
    <w:multiLevelType w:val="multilevel"/>
    <w:tmpl w:val="AA2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2"/>
  </w:num>
  <w:num w:numId="11" w16cid:durableId="1123309738">
    <w:abstractNumId w:val="10"/>
  </w:num>
  <w:num w:numId="12" w16cid:durableId="1467896550">
    <w:abstractNumId w:val="9"/>
  </w:num>
  <w:num w:numId="13" w16cid:durableId="411512694">
    <w:abstractNumId w:val="14"/>
  </w:num>
  <w:num w:numId="14" w16cid:durableId="86969874">
    <w:abstractNumId w:val="11"/>
  </w:num>
  <w:num w:numId="15" w16cid:durableId="1832794020">
    <w:abstractNumId w:val="13"/>
  </w:num>
  <w:num w:numId="16" w16cid:durableId="196630727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5074B"/>
    <w:rsid w:val="0029639D"/>
    <w:rsid w:val="002C0E8D"/>
    <w:rsid w:val="002C5130"/>
    <w:rsid w:val="00326F90"/>
    <w:rsid w:val="004B485B"/>
    <w:rsid w:val="004D49F4"/>
    <w:rsid w:val="004E1E8D"/>
    <w:rsid w:val="00535C91"/>
    <w:rsid w:val="00623D4E"/>
    <w:rsid w:val="00652325"/>
    <w:rsid w:val="006D473A"/>
    <w:rsid w:val="006F34B2"/>
    <w:rsid w:val="00725A23"/>
    <w:rsid w:val="0077485F"/>
    <w:rsid w:val="008406F9"/>
    <w:rsid w:val="00847C03"/>
    <w:rsid w:val="008640F5"/>
    <w:rsid w:val="008A5076"/>
    <w:rsid w:val="008D3435"/>
    <w:rsid w:val="0096620B"/>
    <w:rsid w:val="00A40160"/>
    <w:rsid w:val="00A60359"/>
    <w:rsid w:val="00AA1D8D"/>
    <w:rsid w:val="00B47730"/>
    <w:rsid w:val="00C80B40"/>
    <w:rsid w:val="00CB0664"/>
    <w:rsid w:val="00DD4F9E"/>
    <w:rsid w:val="00E70AB5"/>
    <w:rsid w:val="00EA27FE"/>
    <w:rsid w:val="00EC7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F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unhideWhenUsed/>
    <w:qFormat/>
    <w:rsid w:val="00E70AB5"/>
    <w:pPr>
      <w:spacing w:before="240" w:after="120" w:line="360" w:lineRule="auto"/>
      <w:outlineLvl w:val="3"/>
    </w:pPr>
    <w:rPr>
      <w:b/>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70AB5"/>
    <w:rPr>
      <w:rFonts w:ascii="Times New Roman" w:hAnsi="Times New Roman"/>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 w:type="character" w:styleId="FollowedHyperlink">
    <w:name w:val="FollowedHyperlink"/>
    <w:basedOn w:val="DefaultParagraphFont"/>
    <w:uiPriority w:val="99"/>
    <w:semiHidden/>
    <w:unhideWhenUsed/>
    <w:rsid w:val="00E70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167</Pages>
  <Words>47684</Words>
  <Characters>271803</Characters>
  <Application>Microsoft Office Word</Application>
  <DocSecurity>0</DocSecurity>
  <Lines>2265</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2026-08-02T15:13:00Z</dcterms:created>
  <dcterms:modified xsi:type="dcterms:W3CDTF">2026-08-02T15:13:00Z</dcterms:modified>
  <cp:category/>
</cp:coreProperties>
</file>