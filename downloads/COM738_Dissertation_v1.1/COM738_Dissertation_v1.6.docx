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6D473A">
      <w:pPr>
        <w:pStyle w:val="Heading2"/>
        <w:pPrChange w:id="0" w:author="Thilina Perera" w:date="2026-08-02T16:32:00Z" w16du:dateUtc="2026-08-02T11:02:00Z">
          <w:pPr>
            <w:spacing w:before="360" w:after="240" w:line="360" w:lineRule="auto"/>
          </w:pPr>
        </w:pPrChange>
      </w:pPr>
      <w:bookmarkStart w:id="1" w:name="_Toc236581048"/>
      <w:r>
        <w:lastRenderedPageBreak/>
        <w:t>Acknowledgements</w:t>
      </w:r>
      <w:bookmarkEnd w:id="1"/>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B485B">
        <w:rPr>
          <w:b/>
          <w:bCs/>
          <w:rPrChange w:id="2" w:author="Thilina Perera" w:date="2026-08-02T16:21:00Z" w16du:dateUtc="2026-08-02T10:51:00Z">
            <w:rPr/>
          </w:rPrChange>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77777777"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B485B">
        <w:rPr>
          <w:b/>
          <w:bCs/>
          <w:rPrChange w:id="3" w:author="Thilina Perera" w:date="2026-08-02T16:22:00Z" w16du:dateUtc="2026-08-02T10:52:00Z">
            <w:rPr/>
          </w:rPrChange>
        </w:rPr>
        <w:t>Mrs. Buddhika Fernando</w:t>
      </w:r>
      <w:r>
        <w:t xml:space="preserve"> and </w:t>
      </w:r>
      <w:del w:id="4" w:author="Thilina Perera" w:date="2026-08-02T16:22:00Z" w16du:dateUtc="2026-08-02T10:52:00Z">
        <w:r w:rsidRPr="004B485B" w:rsidDel="004B485B">
          <w:rPr>
            <w:b/>
            <w:bCs/>
            <w:rPrChange w:id="5" w:author="Thilina Perera" w:date="2026-08-02T16:22:00Z" w16du:dateUtc="2026-08-02T10:52:00Z">
              <w:rPr/>
            </w:rPrChange>
          </w:rPr>
          <w:delText>**</w:delText>
        </w:r>
      </w:del>
      <w:r w:rsidRPr="004B485B">
        <w:rPr>
          <w:b/>
          <w:bCs/>
          <w:rPrChange w:id="6" w:author="Thilina Perera" w:date="2026-08-02T16:22:00Z" w16du:dateUtc="2026-08-02T10:52:00Z">
            <w:rPr/>
          </w:rPrChange>
        </w:rPr>
        <w:t>Ms. Nimesha Perera</w:t>
      </w:r>
      <w:del w:id="7" w:author="Thilina Perera" w:date="2026-08-02T16:22:00Z" w16du:dateUtc="2026-08-02T10:52:00Z">
        <w:r w:rsidDel="004B485B">
          <w:delText>**</w:delText>
        </w:r>
      </w:del>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6D473A">
      <w:pPr>
        <w:pStyle w:val="Heading2"/>
        <w:pPrChange w:id="8" w:author="Thilina Perera" w:date="2026-08-02T16:32:00Z" w16du:dateUtc="2026-08-02T11:02:00Z">
          <w:pPr>
            <w:spacing w:before="360" w:after="240" w:line="360" w:lineRule="auto"/>
          </w:pPr>
        </w:pPrChange>
      </w:pPr>
      <w:bookmarkStart w:id="9" w:name="_Toc236581049"/>
      <w:r>
        <w:lastRenderedPageBreak/>
        <w:t>Abstract</w:t>
      </w:r>
      <w:bookmarkEnd w:id="9"/>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13277221" w14:textId="77777777" w:rsidR="00EA27FE" w:rsidDel="006D473A" w:rsidRDefault="00000000">
      <w:pPr>
        <w:spacing w:after="240" w:line="360" w:lineRule="auto"/>
        <w:rPr>
          <w:del w:id="10" w:author="Thilina Perera" w:date="2026-08-02T16:31:00Z" w16du:dateUtc="2026-08-02T11:01:00Z"/>
        </w:rPr>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14:paraId="6B5210A9" w14:textId="01CF830B" w:rsidR="00EA27FE" w:rsidDel="006D473A" w:rsidRDefault="00000000">
      <w:pPr>
        <w:spacing w:after="240" w:line="360" w:lineRule="auto"/>
        <w:rPr>
          <w:del w:id="11" w:author="Thilina Perera" w:date="2026-08-02T16:31:00Z" w16du:dateUtc="2026-08-02T11:01:00Z"/>
        </w:rPr>
      </w:pPr>
      <w:del w:id="12" w:author="Thilina Perera" w:date="2026-08-02T16:31:00Z" w16du:dateUtc="2026-08-02T11:01:00Z">
        <w:r w:rsidDel="006D473A">
          <w:delText>Keywords: Retrieval-Augmented Generation, RAG, Sinhala NLP, Low-Resource Languages, Hallucination, Business Education, DeepSeek, Embedding Models, ChromaDB</w:delText>
        </w:r>
      </w:del>
    </w:p>
    <w:p w14:paraId="465617D5" w14:textId="77777777" w:rsidR="00EA27FE" w:rsidRDefault="00000000" w:rsidP="006D473A">
      <w:pPr>
        <w:spacing w:after="240" w:line="360" w:lineRule="auto"/>
        <w:pPrChange w:id="13" w:author="Thilina Perera" w:date="2026-08-02T16:31:00Z" w16du:dateUtc="2026-08-02T11:01:00Z">
          <w:pPr/>
        </w:pPrChange>
      </w:pPr>
      <w:r>
        <w:br w:type="page"/>
      </w:r>
    </w:p>
    <w:customXmlInsRangeStart w:id="14" w:author="Thilina Perera" w:date="2026-08-02T16:22:00Z"/>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customXmlInsRangeEnd w:id="14"/>
        <w:p w14:paraId="553DC965" w14:textId="77777777" w:rsidR="006D473A" w:rsidRPr="006D473A" w:rsidRDefault="006D473A" w:rsidP="006D473A">
          <w:pPr>
            <w:pStyle w:val="TOCHeading"/>
            <w:spacing w:line="360" w:lineRule="auto"/>
            <w:rPr>
              <w:ins w:id="15" w:author="Thilina Perera" w:date="2026-08-02T16:33:00Z" w16du:dateUtc="2026-08-02T11:03:00Z"/>
              <w:rStyle w:val="Heading2Char"/>
              <w:rPrChange w:id="16" w:author="Thilina Perera" w:date="2026-08-02T16:34:00Z" w16du:dateUtc="2026-08-02T11:04:00Z">
                <w:rPr>
                  <w:ins w:id="17" w:author="Thilina Perera" w:date="2026-08-02T16:33:00Z" w16du:dateUtc="2026-08-02T11:03:00Z"/>
                </w:rPr>
              </w:rPrChange>
            </w:rPr>
            <w:pPrChange w:id="18" w:author="Thilina Perera" w:date="2026-08-02T16:33:00Z" w16du:dateUtc="2026-08-02T11:03:00Z">
              <w:pPr>
                <w:pStyle w:val="TOCHeading"/>
              </w:pPr>
            </w:pPrChange>
          </w:pPr>
          <w:ins w:id="19" w:author="Thilina Perera" w:date="2026-08-02T16:33:00Z" w16du:dateUtc="2026-08-02T11:03:00Z">
            <w:r w:rsidRPr="006D473A">
              <w:rPr>
                <w:rStyle w:val="Heading2Char"/>
                <w:rPrChange w:id="20" w:author="Thilina Perera" w:date="2026-08-02T16:34:00Z" w16du:dateUtc="2026-08-02T11:04:00Z">
                  <w:rPr/>
                </w:rPrChange>
              </w:rPr>
              <w:t>Table of Contents</w:t>
            </w:r>
          </w:ins>
        </w:p>
        <w:p w14:paraId="0516A8D2" w14:textId="55A0654C" w:rsidR="001141C7" w:rsidRDefault="004B485B">
          <w:pPr>
            <w:pStyle w:val="TOC2"/>
            <w:tabs>
              <w:tab w:val="right" w:leader="dot" w:pos="9062"/>
            </w:tabs>
            <w:rPr>
              <w:ins w:id="21" w:author="Thilina Perera" w:date="2026-08-02T16:37:00Z" w16du:dateUtc="2026-08-02T11:07:00Z"/>
              <w:rFonts w:asciiTheme="minorHAnsi" w:hAnsiTheme="minorHAnsi"/>
              <w:noProof/>
              <w:kern w:val="2"/>
              <w:szCs w:val="24"/>
              <w14:ligatures w14:val="standardContextual"/>
            </w:rPr>
          </w:pPr>
          <w:ins w:id="22" w:author="Thilina Perera" w:date="2026-08-02T16:22:00Z" w16du:dateUtc="2026-08-02T10:52:00Z">
            <w:r>
              <w:fldChar w:fldCharType="begin"/>
            </w:r>
            <w:r>
              <w:instrText xml:space="preserve"> TOC \o "1-3" \h \z \u </w:instrText>
            </w:r>
            <w:r>
              <w:fldChar w:fldCharType="separate"/>
            </w:r>
          </w:ins>
          <w:ins w:id="23" w:author="Thilina Perera" w:date="2026-08-02T16:37:00Z" w16du:dateUtc="2026-08-02T11:07:00Z">
            <w:r w:rsidR="001141C7" w:rsidRPr="007832B0">
              <w:rPr>
                <w:rStyle w:val="Hyperlink"/>
                <w:noProof/>
              </w:rPr>
              <w:fldChar w:fldCharType="begin"/>
            </w:r>
            <w:r w:rsidR="001141C7" w:rsidRPr="007832B0">
              <w:rPr>
                <w:rStyle w:val="Hyperlink"/>
                <w:noProof/>
              </w:rPr>
              <w:instrText xml:space="preserve"> </w:instrText>
            </w:r>
            <w:r w:rsidR="001141C7">
              <w:rPr>
                <w:noProof/>
              </w:rPr>
              <w:instrText>HYPERLINK \l "_Toc236581048"</w:instrText>
            </w:r>
            <w:r w:rsidR="001141C7" w:rsidRPr="007832B0">
              <w:rPr>
                <w:rStyle w:val="Hyperlink"/>
                <w:noProof/>
              </w:rPr>
              <w:instrText xml:space="preserve"> </w:instrText>
            </w:r>
            <w:r w:rsidR="001141C7" w:rsidRPr="007832B0">
              <w:rPr>
                <w:rStyle w:val="Hyperlink"/>
                <w:noProof/>
              </w:rPr>
            </w:r>
            <w:r w:rsidR="001141C7" w:rsidRPr="007832B0">
              <w:rPr>
                <w:rStyle w:val="Hyperlink"/>
                <w:noProof/>
              </w:rPr>
              <w:fldChar w:fldCharType="separate"/>
            </w:r>
            <w:r w:rsidR="001141C7" w:rsidRPr="007832B0">
              <w:rPr>
                <w:rStyle w:val="Hyperlink"/>
                <w:noProof/>
              </w:rPr>
              <w:t>Acknowledgements</w:t>
            </w:r>
            <w:r w:rsidR="001141C7">
              <w:rPr>
                <w:noProof/>
                <w:webHidden/>
              </w:rPr>
              <w:tab/>
            </w:r>
            <w:r w:rsidR="001141C7">
              <w:rPr>
                <w:noProof/>
                <w:webHidden/>
              </w:rPr>
              <w:fldChar w:fldCharType="begin"/>
            </w:r>
            <w:r w:rsidR="001141C7">
              <w:rPr>
                <w:noProof/>
                <w:webHidden/>
              </w:rPr>
              <w:instrText xml:space="preserve"> PAGEREF _Toc236581048 \h </w:instrText>
            </w:r>
            <w:r w:rsidR="001141C7">
              <w:rPr>
                <w:noProof/>
                <w:webHidden/>
              </w:rPr>
            </w:r>
            <w:r w:rsidR="001141C7">
              <w:rPr>
                <w:noProof/>
                <w:webHidden/>
              </w:rPr>
              <w:fldChar w:fldCharType="separate"/>
            </w:r>
            <w:r w:rsidR="001141C7">
              <w:rPr>
                <w:noProof/>
                <w:webHidden/>
              </w:rPr>
              <w:t>ii</w:t>
            </w:r>
            <w:r w:rsidR="001141C7">
              <w:rPr>
                <w:noProof/>
                <w:webHidden/>
              </w:rPr>
              <w:fldChar w:fldCharType="end"/>
            </w:r>
            <w:r w:rsidR="001141C7" w:rsidRPr="007832B0">
              <w:rPr>
                <w:rStyle w:val="Hyperlink"/>
                <w:noProof/>
              </w:rPr>
              <w:fldChar w:fldCharType="end"/>
            </w:r>
          </w:ins>
        </w:p>
        <w:p w14:paraId="51572FF1" w14:textId="0D9436C7" w:rsidR="001141C7" w:rsidRDefault="001141C7">
          <w:pPr>
            <w:pStyle w:val="TOC2"/>
            <w:tabs>
              <w:tab w:val="right" w:leader="dot" w:pos="9062"/>
            </w:tabs>
            <w:rPr>
              <w:ins w:id="24" w:author="Thilina Perera" w:date="2026-08-02T16:37:00Z" w16du:dateUtc="2026-08-02T11:07:00Z"/>
              <w:rFonts w:asciiTheme="minorHAnsi" w:hAnsiTheme="minorHAnsi"/>
              <w:noProof/>
              <w:kern w:val="2"/>
              <w:szCs w:val="24"/>
              <w14:ligatures w14:val="standardContextual"/>
            </w:rPr>
          </w:pPr>
          <w:ins w:id="25"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"_Toc236581049"</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Abstract</w:t>
            </w:r>
            <w:r>
              <w:rPr>
                <w:noProof/>
                <w:webHidden/>
              </w:rPr>
              <w:tab/>
            </w:r>
            <w:r>
              <w:rPr>
                <w:noProof/>
                <w:webHidden/>
              </w:rPr>
              <w:fldChar w:fldCharType="begin"/>
            </w:r>
            <w:r>
              <w:rPr>
                <w:noProof/>
                <w:webHidden/>
              </w:rPr>
              <w:instrText xml:space="preserve"> PAGEREF _Toc236581049 \h </w:instrText>
            </w:r>
            <w:r>
              <w:rPr>
                <w:noProof/>
                <w:webHidden/>
              </w:rPr>
            </w:r>
            <w:r>
              <w:rPr>
                <w:noProof/>
                <w:webHidden/>
              </w:rPr>
              <w:fldChar w:fldCharType="separate"/>
            </w:r>
            <w:r>
              <w:rPr>
                <w:noProof/>
                <w:webHidden/>
              </w:rPr>
              <w:t>iii</w:t>
            </w:r>
            <w:r>
              <w:rPr>
                <w:noProof/>
                <w:webHidden/>
              </w:rPr>
              <w:fldChar w:fldCharType="end"/>
            </w:r>
            <w:r w:rsidRPr="007832B0">
              <w:rPr>
                <w:rStyle w:val="Hyperlink"/>
                <w:noProof/>
              </w:rPr>
              <w:fldChar w:fldCharType="end"/>
            </w:r>
          </w:ins>
        </w:p>
        <w:p w14:paraId="18D71E79" w14:textId="2B3D6FB8" w:rsidR="001141C7" w:rsidRDefault="001141C7">
          <w:pPr>
            <w:pStyle w:val="TOC2"/>
            <w:tabs>
              <w:tab w:val="right" w:leader="dot" w:pos="9062"/>
            </w:tabs>
            <w:rPr>
              <w:ins w:id="26" w:author="Thilina Perera" w:date="2026-08-02T16:37:00Z" w16du:dateUtc="2026-08-02T11:07:00Z"/>
              <w:rFonts w:asciiTheme="minorHAnsi" w:hAnsiTheme="minorHAnsi"/>
              <w:noProof/>
              <w:kern w:val="2"/>
              <w:szCs w:val="24"/>
              <w14:ligatures w14:val="standardContextual"/>
            </w:rPr>
          </w:pPr>
          <w:ins w:id="27"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"_Toc236581050"</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List of Figures</w:t>
            </w:r>
            <w:r>
              <w:rPr>
                <w:noProof/>
                <w:webHidden/>
              </w:rPr>
              <w:tab/>
            </w:r>
            <w:r>
              <w:rPr>
                <w:noProof/>
                <w:webHidden/>
              </w:rPr>
              <w:fldChar w:fldCharType="begin"/>
            </w:r>
            <w:r>
              <w:rPr>
                <w:noProof/>
                <w:webHidden/>
              </w:rPr>
              <w:instrText xml:space="preserve"> PAGEREF _Toc236581050 \h </w:instrText>
            </w:r>
            <w:r>
              <w:rPr>
                <w:noProof/>
                <w:webHidden/>
              </w:rPr>
            </w:r>
            <w:r>
              <w:rPr>
                <w:noProof/>
                <w:webHidden/>
              </w:rPr>
              <w:fldChar w:fldCharType="separate"/>
            </w:r>
            <w:r>
              <w:rPr>
                <w:noProof/>
                <w:webHidden/>
              </w:rPr>
              <w:t>vi</w:t>
            </w:r>
            <w:r>
              <w:rPr>
                <w:noProof/>
                <w:webHidden/>
              </w:rPr>
              <w:fldChar w:fldCharType="end"/>
            </w:r>
            <w:r w:rsidRPr="007832B0">
              <w:rPr>
                <w:rStyle w:val="Hyperlink"/>
                <w:noProof/>
              </w:rPr>
              <w:fldChar w:fldCharType="end"/>
            </w:r>
          </w:ins>
        </w:p>
        <w:p w14:paraId="0FB8CD58" w14:textId="15F6C64E" w:rsidR="001141C7" w:rsidRDefault="001141C7">
          <w:pPr>
            <w:pStyle w:val="TOC2"/>
            <w:tabs>
              <w:tab w:val="right" w:leader="dot" w:pos="9062"/>
            </w:tabs>
            <w:rPr>
              <w:ins w:id="28" w:author="Thilina Perera" w:date="2026-08-02T16:37:00Z" w16du:dateUtc="2026-08-02T11:07:00Z"/>
              <w:rFonts w:asciiTheme="minorHAnsi" w:hAnsiTheme="minorHAnsi"/>
              <w:noProof/>
              <w:kern w:val="2"/>
              <w:szCs w:val="24"/>
              <w14:ligatures w14:val="standardContextual"/>
            </w:rPr>
          </w:pPr>
          <w:ins w:id="29"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"_Toc236581051"</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Chapter 1: Introduction</w:t>
            </w:r>
            <w:r>
              <w:rPr>
                <w:noProof/>
                <w:webHidden/>
              </w:rPr>
              <w:tab/>
            </w:r>
            <w:r>
              <w:rPr>
                <w:noProof/>
                <w:webHidden/>
              </w:rPr>
              <w:fldChar w:fldCharType="begin"/>
            </w:r>
            <w:r>
              <w:rPr>
                <w:noProof/>
                <w:webHidden/>
              </w:rPr>
              <w:instrText xml:space="preserve"> PAGEREF _Toc236581051 \h </w:instrText>
            </w:r>
            <w:r>
              <w:rPr>
                <w:noProof/>
                <w:webHidden/>
              </w:rPr>
            </w:r>
            <w:r>
              <w:rPr>
                <w:noProof/>
                <w:webHidden/>
              </w:rPr>
              <w:fldChar w:fldCharType="separate"/>
            </w:r>
            <w:r>
              <w:rPr>
                <w:noProof/>
                <w:webHidden/>
              </w:rPr>
              <w:t>1</w:t>
            </w:r>
            <w:r>
              <w:rPr>
                <w:noProof/>
                <w:webHidden/>
              </w:rPr>
              <w:fldChar w:fldCharType="end"/>
            </w:r>
            <w:r w:rsidRPr="007832B0">
              <w:rPr>
                <w:rStyle w:val="Hyperlink"/>
                <w:noProof/>
              </w:rPr>
              <w:fldChar w:fldCharType="end"/>
            </w:r>
          </w:ins>
        </w:p>
        <w:p w14:paraId="3FAA6416" w14:textId="3A7B6C4E" w:rsidR="001141C7" w:rsidRDefault="001141C7">
          <w:pPr>
            <w:pStyle w:val="TOC3"/>
            <w:tabs>
              <w:tab w:val="right" w:leader="dot" w:pos="9062"/>
            </w:tabs>
            <w:rPr>
              <w:ins w:id="30" w:author="Thilina Perera" w:date="2026-08-02T16:37:00Z" w16du:dateUtc="2026-08-02T11:07:00Z"/>
              <w:rFonts w:asciiTheme="minorHAnsi" w:hAnsiTheme="minorHAnsi"/>
              <w:noProof/>
              <w:kern w:val="2"/>
              <w:szCs w:val="24"/>
              <w14:ligatures w14:val="standardContextual"/>
            </w:rPr>
          </w:pPr>
          <w:ins w:id="31"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"_Toc236581052"</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1.1 Background and Context</w:t>
            </w:r>
            <w:r>
              <w:rPr>
                <w:noProof/>
                <w:webHidden/>
              </w:rPr>
              <w:tab/>
            </w:r>
            <w:r>
              <w:rPr>
                <w:noProof/>
                <w:webHidden/>
              </w:rPr>
              <w:fldChar w:fldCharType="begin"/>
            </w:r>
            <w:r>
              <w:rPr>
                <w:noProof/>
                <w:webHidden/>
              </w:rPr>
              <w:instrText xml:space="preserve"> PAGEREF _Toc236581052 \h </w:instrText>
            </w:r>
            <w:r>
              <w:rPr>
                <w:noProof/>
                <w:webHidden/>
              </w:rPr>
            </w:r>
            <w:r>
              <w:rPr>
                <w:noProof/>
                <w:webHidden/>
              </w:rPr>
              <w:fldChar w:fldCharType="separate"/>
            </w:r>
            <w:r>
              <w:rPr>
                <w:noProof/>
                <w:webHidden/>
              </w:rPr>
              <w:t>1</w:t>
            </w:r>
            <w:r>
              <w:rPr>
                <w:noProof/>
                <w:webHidden/>
              </w:rPr>
              <w:fldChar w:fldCharType="end"/>
            </w:r>
            <w:r w:rsidRPr="007832B0">
              <w:rPr>
                <w:rStyle w:val="Hyperlink"/>
                <w:noProof/>
              </w:rPr>
              <w:fldChar w:fldCharType="end"/>
            </w:r>
          </w:ins>
        </w:p>
        <w:p w14:paraId="06CE85E6" w14:textId="336E516B" w:rsidR="001141C7" w:rsidRDefault="001141C7">
          <w:pPr>
            <w:pStyle w:val="TOC3"/>
            <w:tabs>
              <w:tab w:val="right" w:leader="dot" w:pos="9062"/>
            </w:tabs>
            <w:rPr>
              <w:ins w:id="32" w:author="Thilina Perera" w:date="2026-08-02T16:37:00Z" w16du:dateUtc="2026-08-02T11:07:00Z"/>
              <w:rFonts w:asciiTheme="minorHAnsi" w:hAnsiTheme="minorHAnsi"/>
              <w:noProof/>
              <w:kern w:val="2"/>
              <w:szCs w:val="24"/>
              <w14:ligatures w14:val="standardContextual"/>
            </w:rPr>
          </w:pPr>
          <w:ins w:id="33"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"_Toc236581053"</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1.2 Problem Statement</w:t>
            </w:r>
            <w:r>
              <w:rPr>
                <w:noProof/>
                <w:webHidden/>
              </w:rPr>
              <w:tab/>
            </w:r>
            <w:r>
              <w:rPr>
                <w:noProof/>
                <w:webHidden/>
              </w:rPr>
              <w:fldChar w:fldCharType="begin"/>
            </w:r>
            <w:r>
              <w:rPr>
                <w:noProof/>
                <w:webHidden/>
              </w:rPr>
              <w:instrText xml:space="preserve"> PAGEREF _Toc236581053 \h </w:instrText>
            </w:r>
            <w:r>
              <w:rPr>
                <w:noProof/>
                <w:webHidden/>
              </w:rPr>
            </w:r>
            <w:r>
              <w:rPr>
                <w:noProof/>
                <w:webHidden/>
              </w:rPr>
              <w:fldChar w:fldCharType="separate"/>
            </w:r>
            <w:r>
              <w:rPr>
                <w:noProof/>
                <w:webHidden/>
              </w:rPr>
              <w:t>2</w:t>
            </w:r>
            <w:r>
              <w:rPr>
                <w:noProof/>
                <w:webHidden/>
              </w:rPr>
              <w:fldChar w:fldCharType="end"/>
            </w:r>
            <w:r w:rsidRPr="007832B0">
              <w:rPr>
                <w:rStyle w:val="Hyperlink"/>
                <w:noProof/>
              </w:rPr>
              <w:fldChar w:fldCharType="end"/>
            </w:r>
          </w:ins>
        </w:p>
        <w:p w14:paraId="3AF0A4C1" w14:textId="3BF37D3B" w:rsidR="004B485B" w:rsidDel="004B485B" w:rsidRDefault="004B485B">
          <w:pPr>
            <w:pStyle w:val="TOC2"/>
            <w:tabs>
              <w:tab w:val="right" w:leader="dot" w:pos="9062"/>
            </w:tabs>
            <w:rPr>
              <w:del w:id="34" w:author="Thilina Perera" w:date="2026-08-02T16:22:00Z" w16du:dateUtc="2026-08-02T10:52:00Z"/>
              <w:noProof/>
            </w:rPr>
          </w:pPr>
          <w:del w:id="35" w:author="Thilina Perera" w:date="2026-08-02T16:22:00Z" w16du:dateUtc="2026-08-02T10:52:00Z">
            <w:r w:rsidRPr="004B485B" w:rsidDel="004B485B">
              <w:rPr>
                <w:rStyle w:val="Hyperlink"/>
                <w:noProof/>
              </w:rPr>
              <w:delText>Chapter 1: Introduction</w:delText>
            </w:r>
            <w:r w:rsidDel="004B485B">
              <w:rPr>
                <w:noProof/>
                <w:webHidden/>
              </w:rPr>
              <w:tab/>
              <w:delText>2</w:delText>
            </w:r>
          </w:del>
        </w:p>
        <w:p w14:paraId="3CED4E0B" w14:textId="0785DFE9" w:rsidR="004B485B" w:rsidDel="004B485B" w:rsidRDefault="004B485B">
          <w:pPr>
            <w:pStyle w:val="TOC3"/>
            <w:tabs>
              <w:tab w:val="right" w:leader="dot" w:pos="9062"/>
            </w:tabs>
            <w:rPr>
              <w:del w:id="36" w:author="Thilina Perera" w:date="2026-08-02T16:22:00Z" w16du:dateUtc="2026-08-02T10:52:00Z"/>
              <w:noProof/>
            </w:rPr>
          </w:pPr>
          <w:del w:id="37" w:author="Thilina Perera" w:date="2026-08-02T16:22:00Z" w16du:dateUtc="2026-08-02T10:52:00Z">
            <w:r w:rsidRPr="004B485B" w:rsidDel="004B485B">
              <w:rPr>
                <w:rStyle w:val="Hyperlink"/>
                <w:noProof/>
              </w:rPr>
              <w:delText>1.1 Background and Context</w:delText>
            </w:r>
            <w:r w:rsidDel="004B485B">
              <w:rPr>
                <w:noProof/>
                <w:webHidden/>
              </w:rPr>
              <w:tab/>
              <w:delText>2</w:delText>
            </w:r>
          </w:del>
        </w:p>
        <w:p w14:paraId="08BFF959" w14:textId="66915ECF" w:rsidR="004B485B" w:rsidRDefault="004B485B">
          <w:pPr>
            <w:rPr>
              <w:ins w:id="38" w:author="Thilina Perera" w:date="2026-08-02T16:22:00Z" w16du:dateUtc="2026-08-02T10:52:00Z"/>
            </w:rPr>
          </w:pPr>
          <w:ins w:id="39" w:author="Thilina Perera" w:date="2026-08-02T16:22:00Z" w16du:dateUtc="2026-08-02T10:52:00Z">
            <w:r>
              <w:rPr>
                <w:b/>
                <w:bCs/>
                <w:noProof/>
              </w:rPr>
              <w:fldChar w:fldCharType="end"/>
            </w:r>
          </w:ins>
        </w:p>
        <w:customXmlInsRangeStart w:id="40" w:author="Thilina Perera" w:date="2026-08-02T16:22:00Z"/>
      </w:sdtContent>
    </w:sdt>
    <w:customXmlInsRangeEnd w:id="40"/>
    <w:p w14:paraId="4AD28C4B" w14:textId="77777777" w:rsidR="004B485B" w:rsidRDefault="004B485B">
      <w:pPr>
        <w:spacing w:before="360" w:after="240" w:line="360" w:lineRule="auto"/>
        <w:rPr>
          <w:ins w:id="41" w:author="Thilina Perera" w:date="2026-08-02T16:22:00Z" w16du:dateUtc="2026-08-02T10:52:00Z"/>
          <w:b/>
          <w:color w:val="000000"/>
          <w:sz w:val="28"/>
        </w:rPr>
      </w:pPr>
    </w:p>
    <w:p w14:paraId="190D9435" w14:textId="77777777" w:rsidR="004B485B" w:rsidRDefault="004B485B">
      <w:pPr>
        <w:spacing w:before="360" w:after="240" w:line="360" w:lineRule="auto"/>
        <w:rPr>
          <w:ins w:id="42" w:author="Thilina Perera" w:date="2026-08-02T16:22:00Z" w16du:dateUtc="2026-08-02T10:52:00Z"/>
          <w:b/>
          <w:color w:val="000000"/>
          <w:sz w:val="28"/>
        </w:rPr>
      </w:pPr>
    </w:p>
    <w:p w14:paraId="6FDD2AB5" w14:textId="23CF5E1F" w:rsidR="00EA27FE" w:rsidDel="006D473A" w:rsidRDefault="00000000">
      <w:pPr>
        <w:spacing w:before="360" w:after="240" w:line="360" w:lineRule="auto"/>
        <w:rPr>
          <w:del w:id="43" w:author="Thilina Perera" w:date="2026-08-02T16:34:00Z" w16du:dateUtc="2026-08-02T11:04:00Z"/>
        </w:rPr>
      </w:pPr>
      <w:del w:id="44" w:author="Thilina Perera" w:date="2026-08-02T16:34:00Z" w16du:dateUtc="2026-08-02T11:04:00Z">
        <w:r w:rsidDel="006D473A">
          <w:rPr>
            <w:b/>
            <w:color w:val="000000"/>
            <w:sz w:val="28"/>
          </w:rPr>
          <w:delText>Table of Contents</w:delText>
        </w:r>
      </w:del>
    </w:p>
    <w:p w14:paraId="12BC43EA" w14:textId="7120595E" w:rsidR="00EA27FE" w:rsidDel="006D473A" w:rsidRDefault="00000000">
      <w:pPr>
        <w:spacing w:after="240" w:line="360" w:lineRule="auto"/>
        <w:rPr>
          <w:del w:id="45" w:author="Thilina Perera" w:date="2026-08-02T16:34:00Z" w16du:dateUtc="2026-08-02T11:04:00Z"/>
        </w:rPr>
      </w:pPr>
      <w:del w:id="46" w:author="Thilina Perera" w:date="2026-08-02T16:34:00Z" w16du:dateUtc="2026-08-02T11:04:00Z">
        <w:r w:rsidDel="006D473A">
          <w:delText>- Acknowledgements</w:delText>
        </w:r>
      </w:del>
    </w:p>
    <w:p w14:paraId="5B8619AF" w14:textId="14E2C6ED" w:rsidR="00EA27FE" w:rsidDel="006D473A" w:rsidRDefault="00000000">
      <w:pPr>
        <w:spacing w:after="240" w:line="360" w:lineRule="auto"/>
        <w:rPr>
          <w:del w:id="47" w:author="Thilina Perera" w:date="2026-08-02T16:34:00Z" w16du:dateUtc="2026-08-02T11:04:00Z"/>
        </w:rPr>
      </w:pPr>
      <w:del w:id="48" w:author="Thilina Perera" w:date="2026-08-02T16:34:00Z" w16du:dateUtc="2026-08-02T11:04:00Z">
        <w:r w:rsidDel="006D473A">
          <w:delText>- Abstract</w:delText>
        </w:r>
      </w:del>
    </w:p>
    <w:p w14:paraId="429438D3" w14:textId="2F517DFC" w:rsidR="00EA27FE" w:rsidDel="006D473A" w:rsidRDefault="00000000">
      <w:pPr>
        <w:spacing w:after="240" w:line="360" w:lineRule="auto"/>
        <w:rPr>
          <w:del w:id="49" w:author="Thilina Perera" w:date="2026-08-02T16:34:00Z" w16du:dateUtc="2026-08-02T11:04:00Z"/>
        </w:rPr>
      </w:pPr>
      <w:del w:id="50" w:author="Thilina Perera" w:date="2026-08-02T16:34:00Z" w16du:dateUtc="2026-08-02T11:04:00Z">
        <w:r w:rsidDel="006D473A">
          <w:delText>- List of Figures</w:delText>
        </w:r>
      </w:del>
    </w:p>
    <w:p w14:paraId="4B54BFDB" w14:textId="0F596072" w:rsidR="00EA27FE" w:rsidDel="006D473A" w:rsidRDefault="00000000">
      <w:pPr>
        <w:spacing w:after="240" w:line="360" w:lineRule="auto"/>
        <w:rPr>
          <w:del w:id="51" w:author="Thilina Perera" w:date="2026-08-02T16:34:00Z" w16du:dateUtc="2026-08-02T11:04:00Z"/>
        </w:rPr>
      </w:pPr>
      <w:del w:id="52" w:author="Thilina Perera" w:date="2026-08-02T16:34:00Z" w16du:dateUtc="2026-08-02T11:04:00Z">
        <w:r w:rsidDel="006D473A">
          <w:rPr>
            <w:b/>
          </w:rPr>
          <w:delText>Chapter 1: Introduction</w:delText>
        </w:r>
      </w:del>
    </w:p>
    <w:p w14:paraId="0D512029" w14:textId="0CDF006C" w:rsidR="00EA27FE" w:rsidDel="006D473A" w:rsidRDefault="00000000">
      <w:pPr>
        <w:spacing w:after="240" w:line="360" w:lineRule="auto"/>
        <w:rPr>
          <w:del w:id="53" w:author="Thilina Perera" w:date="2026-08-02T16:34:00Z" w16du:dateUtc="2026-08-02T11:04:00Z"/>
        </w:rPr>
      </w:pPr>
      <w:del w:id="54" w:author="Thilina Perera" w:date="2026-08-02T16:34:00Z" w16du:dateUtc="2026-08-02T11:04:00Z">
        <w:r w:rsidDel="006D473A">
          <w:rPr>
            <w:b/>
          </w:rPr>
          <w:delText>Chapter 2: Literature Review</w:delText>
        </w:r>
      </w:del>
    </w:p>
    <w:p w14:paraId="7C4B7213" w14:textId="7C65F07E" w:rsidR="00EA27FE" w:rsidDel="006D473A" w:rsidRDefault="00000000">
      <w:pPr>
        <w:spacing w:after="240" w:line="360" w:lineRule="auto"/>
        <w:rPr>
          <w:del w:id="55" w:author="Thilina Perera" w:date="2026-08-02T16:34:00Z" w16du:dateUtc="2026-08-02T11:04:00Z"/>
        </w:rPr>
      </w:pPr>
      <w:del w:id="56" w:author="Thilina Perera" w:date="2026-08-02T16:34:00Z" w16du:dateUtc="2026-08-02T11:04:00Z">
        <w:r w:rsidDel="006D473A">
          <w:rPr>
            <w:b/>
          </w:rPr>
          <w:delText>Chapter 3: Methodology</w:delText>
        </w:r>
      </w:del>
    </w:p>
    <w:p w14:paraId="7564310B" w14:textId="2EE7FB42" w:rsidR="00EA27FE" w:rsidDel="006D473A" w:rsidRDefault="00000000">
      <w:pPr>
        <w:spacing w:after="240" w:line="360" w:lineRule="auto"/>
        <w:rPr>
          <w:del w:id="57" w:author="Thilina Perera" w:date="2026-08-02T16:34:00Z" w16du:dateUtc="2026-08-02T11:04:00Z"/>
        </w:rPr>
      </w:pPr>
      <w:del w:id="58" w:author="Thilina Perera" w:date="2026-08-02T16:34:00Z" w16du:dateUtc="2026-08-02T11:04:00Z">
        <w:r w:rsidDel="006D473A">
          <w:rPr>
            <w:b/>
          </w:rPr>
          <w:delText>Chapter 4: Investigation and Analysis</w:delText>
        </w:r>
      </w:del>
    </w:p>
    <w:p w14:paraId="1FBA73CD" w14:textId="2F5A6653" w:rsidR="00EA27FE" w:rsidDel="006D473A" w:rsidRDefault="00000000">
      <w:pPr>
        <w:spacing w:after="240" w:line="360" w:lineRule="auto"/>
        <w:rPr>
          <w:del w:id="59" w:author="Thilina Perera" w:date="2026-08-02T16:34:00Z" w16du:dateUtc="2026-08-02T11:04:00Z"/>
        </w:rPr>
      </w:pPr>
      <w:del w:id="60" w:author="Thilina Perera" w:date="2026-08-02T16:34:00Z" w16du:dateUtc="2026-08-02T11:04:00Z">
        <w:r w:rsidDel="006D473A">
          <w:rPr>
            <w:b/>
          </w:rPr>
          <w:delText>Chapter 5: Design</w:delText>
        </w:r>
      </w:del>
    </w:p>
    <w:p w14:paraId="4EF93C3D" w14:textId="370DD924" w:rsidR="00EA27FE" w:rsidDel="006D473A" w:rsidRDefault="00000000">
      <w:pPr>
        <w:spacing w:after="240" w:line="360" w:lineRule="auto"/>
        <w:rPr>
          <w:del w:id="61" w:author="Thilina Perera" w:date="2026-08-02T16:34:00Z" w16du:dateUtc="2026-08-02T11:04:00Z"/>
        </w:rPr>
      </w:pPr>
      <w:del w:id="62" w:author="Thilina Perera" w:date="2026-08-02T16:34:00Z" w16du:dateUtc="2026-08-02T11:04:00Z">
        <w:r w:rsidDel="006D473A">
          <w:rPr>
            <w:b/>
          </w:rPr>
          <w:delText>Chapter 6: Implementation</w:delText>
        </w:r>
      </w:del>
    </w:p>
    <w:p w14:paraId="4A88D5EA" w14:textId="7CAF175B" w:rsidR="00EA27FE" w:rsidDel="006D473A" w:rsidRDefault="00000000">
      <w:pPr>
        <w:spacing w:after="240" w:line="360" w:lineRule="auto"/>
        <w:rPr>
          <w:del w:id="63" w:author="Thilina Perera" w:date="2026-08-02T16:34:00Z" w16du:dateUtc="2026-08-02T11:04:00Z"/>
        </w:rPr>
      </w:pPr>
      <w:del w:id="64" w:author="Thilina Perera" w:date="2026-08-02T16:34:00Z" w16du:dateUtc="2026-08-02T11:04:00Z">
        <w:r w:rsidDel="006D473A">
          <w:rPr>
            <w:b/>
          </w:rPr>
          <w:delText>Chapter 7: Evaluation of Product</w:delText>
        </w:r>
      </w:del>
    </w:p>
    <w:p w14:paraId="7E833F1B" w14:textId="385EF9A0" w:rsidR="00EA27FE" w:rsidDel="006D473A" w:rsidRDefault="00000000">
      <w:pPr>
        <w:spacing w:after="240" w:line="360" w:lineRule="auto"/>
        <w:rPr>
          <w:del w:id="65" w:author="Thilina Perera" w:date="2026-08-02T16:34:00Z" w16du:dateUtc="2026-08-02T11:04:00Z"/>
        </w:rPr>
      </w:pPr>
      <w:del w:id="66" w:author="Thilina Perera" w:date="2026-08-02T16:34:00Z" w16du:dateUtc="2026-08-02T11:04:00Z">
        <w:r w:rsidDel="006D473A">
          <w:rPr>
            <w:b/>
          </w:rPr>
          <w:delText>Chapter 8: Critical Evaluation of Project</w:delText>
        </w:r>
      </w:del>
    </w:p>
    <w:p w14:paraId="0C18EB7E" w14:textId="14AFEFE6" w:rsidR="00EA27FE" w:rsidDel="006D473A" w:rsidRDefault="00000000">
      <w:pPr>
        <w:spacing w:after="240" w:line="360" w:lineRule="auto"/>
        <w:rPr>
          <w:del w:id="67" w:author="Thilina Perera" w:date="2026-08-02T16:34:00Z" w16du:dateUtc="2026-08-02T11:04:00Z"/>
        </w:rPr>
      </w:pPr>
      <w:del w:id="68" w:author="Thilina Perera" w:date="2026-08-02T16:34:00Z" w16du:dateUtc="2026-08-02T11:04:00Z">
        <w:r w:rsidDel="006D473A">
          <w:rPr>
            <w:b/>
          </w:rPr>
          <w:lastRenderedPageBreak/>
          <w:delText>Chapter 9: Conclusion</w:delText>
        </w:r>
      </w:del>
    </w:p>
    <w:p w14:paraId="330EFDD7" w14:textId="702AD36D" w:rsidR="00EA27FE" w:rsidDel="006D473A" w:rsidRDefault="00000000">
      <w:pPr>
        <w:spacing w:after="240" w:line="360" w:lineRule="auto"/>
        <w:rPr>
          <w:del w:id="69" w:author="Thilina Perera" w:date="2026-08-02T16:34:00Z" w16du:dateUtc="2026-08-02T11:04:00Z"/>
        </w:rPr>
      </w:pPr>
      <w:del w:id="70" w:author="Thilina Perera" w:date="2026-08-02T16:34:00Z" w16du:dateUtc="2026-08-02T11:04:00Z">
        <w:r w:rsidDel="006D473A">
          <w:rPr>
            <w:b/>
          </w:rPr>
          <w:delText>References</w:delText>
        </w:r>
      </w:del>
    </w:p>
    <w:p w14:paraId="612CFC5E" w14:textId="0593FE31" w:rsidR="00EA27FE" w:rsidDel="006D473A" w:rsidRDefault="00000000">
      <w:pPr>
        <w:spacing w:after="240" w:line="360" w:lineRule="auto"/>
        <w:rPr>
          <w:del w:id="71" w:author="Thilina Perera" w:date="2026-08-02T16:34:00Z" w16du:dateUtc="2026-08-02T11:04:00Z"/>
        </w:rPr>
      </w:pPr>
      <w:del w:id="72" w:author="Thilina Perera" w:date="2026-08-02T16:34:00Z" w16du:dateUtc="2026-08-02T11:04:00Z">
        <w:r w:rsidDel="006D473A">
          <w:rPr>
            <w:b/>
          </w:rPr>
          <w:delText>Appendices</w:delText>
        </w:r>
      </w:del>
    </w:p>
    <w:p w14:paraId="15DA8522" w14:textId="77777777" w:rsidR="00EA27FE" w:rsidRDefault="00000000">
      <w:r>
        <w:br w:type="page"/>
      </w:r>
    </w:p>
    <w:p w14:paraId="7B321ACD" w14:textId="77777777" w:rsidR="00EA27FE" w:rsidRDefault="00000000" w:rsidP="006D473A">
      <w:pPr>
        <w:pStyle w:val="Heading2"/>
        <w:pPrChange w:id="73" w:author="Thilina Perera" w:date="2026-08-02T16:34:00Z" w16du:dateUtc="2026-08-02T11:04:00Z">
          <w:pPr>
            <w:spacing w:before="360" w:after="240" w:line="360" w:lineRule="auto"/>
          </w:pPr>
        </w:pPrChange>
      </w:pPr>
      <w:bookmarkStart w:id="74" w:name="_Toc236581050"/>
      <w:r>
        <w:lastRenderedPageBreak/>
        <w:t>List of Figures</w:t>
      </w:r>
      <w:bookmarkEnd w:id="74"/>
    </w:p>
    <w:p w14:paraId="4C3B262E" w14:textId="26C2E371" w:rsidR="00EA27FE" w:rsidRDefault="00000000">
      <w:pPr>
        <w:spacing w:after="240" w:line="360" w:lineRule="auto"/>
      </w:pPr>
      <w:r>
        <w:t>Figure 1.1: Sinhala LLM Hallucination — Gemini vs Source Textbook (</w:t>
      </w:r>
      <w:del w:id="75" w:author="Thilina Perera" w:date="2026-08-02T17:09:00Z" w16du:dateUtc="2026-08-02T11:39:00Z">
        <w:r w:rsidDel="00A40160">
          <w:delText>§</w:delText>
        </w:r>
      </w:del>
      <w:ins w:id="76" w:author="Thilina Perera" w:date="2026-08-02T17:09:00Z" w16du:dateUtc="2026-08-02T11:39:00Z">
        <w:r w:rsidR="00A40160">
          <w:t>section</w:t>
        </w:r>
      </w:ins>
      <w:r>
        <w:t>1.1)</w:t>
      </w:r>
    </w:p>
    <w:p w14:paraId="1434885B" w14:textId="1D9C3DF2" w:rsidR="00EA27FE" w:rsidRDefault="00000000">
      <w:pPr>
        <w:spacing w:after="240" w:line="360" w:lineRule="auto"/>
      </w:pPr>
      <w:r>
        <w:t>Figure 2.1: RAG Architecture — 4-Phase Pipeline (</w:t>
      </w:r>
      <w:del w:id="77" w:author="Thilina Perera" w:date="2026-08-02T17:09:00Z" w16du:dateUtc="2026-08-02T11:39:00Z">
        <w:r w:rsidDel="00A40160">
          <w:delText>§</w:delText>
        </w:r>
      </w:del>
      <w:ins w:id="78" w:author="Thilina Perera" w:date="2026-08-02T17:09:00Z" w16du:dateUtc="2026-08-02T11:39:00Z">
        <w:r w:rsidR="00A40160">
          <w:t>section</w:t>
        </w:r>
      </w:ins>
      <w:r>
        <w:t>2.3)</w:t>
      </w:r>
    </w:p>
    <w:p w14:paraId="3E5FD623" w14:textId="0E0122DE" w:rsidR="00EA27FE" w:rsidRDefault="00000000">
      <w:pPr>
        <w:spacing w:after="240" w:line="360" w:lineRule="auto"/>
      </w:pPr>
      <w:r>
        <w:t>Figure 2.2: Research Gap Positioning (</w:t>
      </w:r>
      <w:del w:id="79" w:author="Thilina Perera" w:date="2026-08-02T17:09:00Z" w16du:dateUtc="2026-08-02T11:39:00Z">
        <w:r w:rsidDel="00A40160">
          <w:delText>§</w:delText>
        </w:r>
      </w:del>
      <w:ins w:id="80" w:author="Thilina Perera" w:date="2026-08-02T17:09:00Z" w16du:dateUtc="2026-08-02T11:39:00Z">
        <w:r w:rsidR="00A40160">
          <w:t>section</w:t>
        </w:r>
      </w:ins>
      <w:r>
        <w:t>2.10)</w:t>
      </w:r>
    </w:p>
    <w:p w14:paraId="7DA6D6B3" w14:textId="5CA349BB" w:rsidR="00EA27FE" w:rsidRDefault="00000000">
      <w:pPr>
        <w:spacing w:after="240" w:line="360" w:lineRule="auto"/>
      </w:pPr>
      <w:r>
        <w:t>Figure 3.3: RAG Architecture and Evaluation Design (</w:t>
      </w:r>
      <w:del w:id="81" w:author="Thilina Perera" w:date="2026-08-02T17:09:00Z" w16du:dateUtc="2026-08-02T11:39:00Z">
        <w:r w:rsidDel="00A40160">
          <w:delText>§</w:delText>
        </w:r>
      </w:del>
      <w:ins w:id="82" w:author="Thilina Perera" w:date="2026-08-02T17:09:00Z" w16du:dateUtc="2026-08-02T11:39:00Z">
        <w:r w:rsidR="00A40160">
          <w:t>section</w:t>
        </w:r>
      </w:ins>
      <w:r>
        <w:t>3.2)</w:t>
      </w:r>
    </w:p>
    <w:p w14:paraId="04879701" w14:textId="7F5075C7" w:rsidR="00EA27FE" w:rsidRDefault="00000000">
      <w:pPr>
        <w:spacing w:after="240" w:line="360" w:lineRule="auto"/>
      </w:pPr>
      <w:r>
        <w:t>Figure 3.4: Evaluation Design (</w:t>
      </w:r>
      <w:del w:id="83" w:author="Thilina Perera" w:date="2026-08-02T17:09:00Z" w16du:dateUtc="2026-08-02T11:39:00Z">
        <w:r w:rsidDel="00A40160">
          <w:delText>§</w:delText>
        </w:r>
      </w:del>
      <w:ins w:id="84" w:author="Thilina Perera" w:date="2026-08-02T17:09:00Z" w16du:dateUtc="2026-08-02T11:39:00Z">
        <w:r w:rsidR="00A40160">
          <w:t>section</w:t>
        </w:r>
      </w:ins>
      <w:r>
        <w:t>3.7)</w:t>
      </w:r>
    </w:p>
    <w:p w14:paraId="60B8AC25" w14:textId="4CC3543E" w:rsidR="00EA27FE" w:rsidRDefault="00000000">
      <w:pPr>
        <w:spacing w:after="240" w:line="360" w:lineRule="auto"/>
      </w:pPr>
      <w:r>
        <w:t>Figure 3.5: Dissertation Project Timetable — Gantt Chart (</w:t>
      </w:r>
      <w:del w:id="85" w:author="Thilina Perera" w:date="2026-08-02T17:09:00Z" w16du:dateUtc="2026-08-02T11:39:00Z">
        <w:r w:rsidDel="00A40160">
          <w:delText>§</w:delText>
        </w:r>
      </w:del>
      <w:ins w:id="86" w:author="Thilina Perera" w:date="2026-08-02T17:09:00Z" w16du:dateUtc="2026-08-02T11:39:00Z">
        <w:r w:rsidR="00A40160">
          <w:t>section</w:t>
        </w:r>
      </w:ins>
      <w:r>
        <w:t>3.10)</w:t>
      </w:r>
    </w:p>
    <w:p w14:paraId="27B0FCC8" w14:textId="7C83BF96" w:rsidR="00EA27FE" w:rsidRDefault="00000000">
      <w:pPr>
        <w:spacing w:after="240" w:line="360" w:lineRule="auto"/>
      </w:pPr>
      <w:r>
        <w:t>Figure 5.1: High-Level RAG System Architecture (</w:t>
      </w:r>
      <w:del w:id="87" w:author="Thilina Perera" w:date="2026-08-02T17:09:00Z" w16du:dateUtc="2026-08-02T11:39:00Z">
        <w:r w:rsidDel="00A40160">
          <w:delText>§</w:delText>
        </w:r>
      </w:del>
      <w:ins w:id="88" w:author="Thilina Perera" w:date="2026-08-02T17:09:00Z" w16du:dateUtc="2026-08-02T11:39:00Z">
        <w:r w:rsidR="00A40160">
          <w:t>section</w:t>
        </w:r>
      </w:ins>
      <w:r>
        <w:t>5.1)</w:t>
      </w:r>
    </w:p>
    <w:p w14:paraId="4BDE495D" w14:textId="6559E15D" w:rsidR="00EA27FE" w:rsidRDefault="00000000">
      <w:pPr>
        <w:spacing w:after="240" w:line="360" w:lineRule="auto"/>
      </w:pPr>
      <w:r>
        <w:t>Figure 6.1: Cloudflare Workers Deployment Architecture (</w:t>
      </w:r>
      <w:del w:id="89" w:author="Thilina Perera" w:date="2026-08-02T17:09:00Z" w16du:dateUtc="2026-08-02T11:39:00Z">
        <w:r w:rsidDel="00A40160">
          <w:delText>§</w:delText>
        </w:r>
      </w:del>
      <w:ins w:id="90" w:author="Thilina Perera" w:date="2026-08-02T17:09:00Z" w16du:dateUtc="2026-08-02T11:39:00Z">
        <w:r w:rsidR="00A40160">
          <w:t>section</w:t>
        </w:r>
      </w:ins>
      <w:r>
        <w:t>6.5.2)</w:t>
      </w:r>
    </w:p>
    <w:p w14:paraId="29B16448" w14:textId="77777777" w:rsidR="00EA27FE" w:rsidRDefault="00EA27FE">
      <w:pPr>
        <w:sectPr w:rsidR="00EA27FE" w:rsidSect="004B485B">
          <w:headerReference w:type="default" r:id="rId8"/>
          <w:footerReference w:type="default" r:id="rId9"/>
          <w:pgSz w:w="11906" w:h="16838"/>
          <w:pgMar w:top="1417" w:right="1417" w:bottom="1417" w:left="1417" w:header="720" w:footer="720" w:gutter="0"/>
          <w:pgNumType w:fmt="lowerRoman" w:start="1"/>
          <w:cols w:space="720"/>
          <w:titlePg/>
          <w:docGrid w:linePitch="360"/>
          <w:sectPrChange w:id="95" w:author="Thilina Perera" w:date="2026-08-02T16:21:00Z" w16du:dateUtc="2026-08-02T10:51:00Z">
            <w:sectPr w:rsidR="00EA27FE" w:rsidSect="004B485B">
              <w:pgMar w:top="1417" w:right="1417" w:bottom="1417" w:left="1417" w:header="720" w:footer="720" w:gutter="0"/>
              <w:pgNumType w:fmt="decimal" w:start="0"/>
            </w:sectPr>
          </w:sectPrChange>
        </w:sectPr>
      </w:pPr>
    </w:p>
    <w:p w14:paraId="1560DC6D" w14:textId="123E144D" w:rsidR="00EA27FE" w:rsidDel="001141C7" w:rsidRDefault="00000000" w:rsidP="001141C7">
      <w:pPr>
        <w:pStyle w:val="Heading2"/>
        <w:rPr>
          <w:del w:id="96" w:author="Thilina Perera" w:date="2026-08-02T16:37:00Z" w16du:dateUtc="2026-08-02T11:07:00Z"/>
        </w:rPr>
        <w:pPrChange w:id="97" w:author="Thilina Perera" w:date="2026-08-02T16:37:00Z" w16du:dateUtc="2026-08-02T11:07:00Z">
          <w:pPr/>
        </w:pPrChange>
      </w:pPr>
      <w:del w:id="98" w:author="Thilina Perera" w:date="2026-08-02T16:36:00Z" w16du:dateUtc="2026-08-02T11:06:00Z">
        <w:r w:rsidDel="001141C7">
          <w:lastRenderedPageBreak/>
          <w:br w:type="page"/>
        </w:r>
      </w:del>
    </w:p>
    <w:p w14:paraId="3FF4F2E7" w14:textId="77777777" w:rsidR="00EA27FE" w:rsidRPr="00DD4F9E" w:rsidRDefault="00000000" w:rsidP="001141C7">
      <w:pPr>
        <w:pStyle w:val="Heading2"/>
      </w:pPr>
      <w:bookmarkStart w:id="99" w:name="_Toc236581051"/>
      <w:r w:rsidRPr="00DD4F9E">
        <w:lastRenderedPageBreak/>
        <w:t>Chapter 1: Introduction</w:t>
      </w:r>
      <w:bookmarkEnd w:id="99"/>
    </w:p>
    <w:p w14:paraId="33174F53" w14:textId="77777777" w:rsidR="00EA27FE" w:rsidRPr="00DD4F9E" w:rsidRDefault="00000000" w:rsidP="00DD4F9E">
      <w:pPr>
        <w:pStyle w:val="Heading3"/>
      </w:pPr>
      <w:bookmarkStart w:id="100" w:name="_Toc236581052"/>
      <w:r w:rsidRPr="00DD4F9E">
        <w:t>1.1 Background and Context</w:t>
      </w:r>
      <w:bookmarkEnd w:id="100"/>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approach can successfully close the existing gap between LLM's superior ability to generate </w:t>
      </w:r>
      <w:r>
        <w:lastRenderedPageBreak/>
        <w:t>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7118D6DA">
            <wp:extent cx="5029200" cy="490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029200" cy="4903333"/>
                    </a:xfrm>
                    <a:prstGeom prst="rect">
                      <a:avLst/>
                    </a:prstGeom>
                  </pic:spPr>
                </pic:pic>
              </a:graphicData>
            </a:graphic>
          </wp:inline>
        </w:drawing>
      </w:r>
    </w:p>
    <w:p w14:paraId="20EF61FA" w14:textId="02DB97CE" w:rsidR="00EA27FE" w:rsidDel="00623D4E" w:rsidRDefault="00000000">
      <w:pPr>
        <w:spacing w:after="240" w:line="240" w:lineRule="auto"/>
        <w:jc w:val="center"/>
        <w:rPr>
          <w:del w:id="101" w:author="Thilina Perera" w:date="2026-08-02T16:42:00Z" w16du:dateUtc="2026-08-02T11:12:00Z"/>
        </w:rPr>
      </w:pPr>
      <w:del w:id="102" w:author="Thilina Perera" w:date="2026-08-02T16:42:00Z" w16du:dateUtc="2026-08-02T11:12:00Z">
        <w:r w:rsidDel="00623D4E">
          <w:rPr>
            <w:i/>
            <w:sz w:val="20"/>
          </w:rPr>
          <w:delText>Figure 1.1: Sinhala LLM Hallucination — Gemini vs Source Textbook</w:delText>
        </w:r>
      </w:del>
    </w:p>
    <w:p w14:paraId="1A8E85B8" w14:textId="4C7987C2" w:rsidR="00EA27FE" w:rsidRDefault="00000000">
      <w:pPr>
        <w:spacing w:after="240" w:line="240" w:lineRule="auto"/>
        <w:jc w:val="center"/>
      </w:pPr>
      <w:r>
        <w:rPr>
          <w:i/>
          <w:sz w:val="20"/>
        </w:rPr>
        <w:t xml:space="preserve">Figure 1.1: A real hallucination captured during preliminary investigation. </w:t>
      </w:r>
      <w:del w:id="103" w:author="Thilina Perera" w:date="2026-08-02T16:42:00Z" w16du:dateUtc="2026-08-02T11:12:00Z">
        <w:r w:rsidDel="00623D4E">
          <w:rPr>
            <w:i/>
            <w:sz w:val="20"/>
          </w:rPr>
          <w:delText>Gemini's answer to "ආර්ථික පරිසරය යනු කුමක්ද" (economic environment) is a fabricated non-sequitur ("tropical coastal region," "pink flying elephants"), unrelated to the correct textbook definition (interest rates, inflation, government policy) shown below it. Illustrates the general motivating problem, not this study's own RAG system (Chapter 7).</w:delText>
        </w:r>
      </w:del>
    </w:p>
    <w:p w14:paraId="68ACABC6" w14:textId="77777777" w:rsidR="00EA27FE" w:rsidRDefault="00000000" w:rsidP="004B485B">
      <w:pPr>
        <w:pStyle w:val="Heading3"/>
        <w:pPrChange w:id="104" w:author="Thilina Perera" w:date="2026-08-02T16:23:00Z" w16du:dateUtc="2026-08-02T10:53:00Z">
          <w:pPr>
            <w:spacing w:before="280" w:after="160" w:line="360" w:lineRule="auto"/>
          </w:pPr>
        </w:pPrChange>
      </w:pPr>
      <w:bookmarkStart w:id="105" w:name="_Toc236581053"/>
      <w:r>
        <w:t>1.2 Problem Statement</w:t>
      </w:r>
      <w:bookmarkEnd w:id="10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w:t>
      </w:r>
      <w:r>
        <w:lastRenderedPageBreak/>
        <w:t>education in the Sinhala medium in Business subjects. As such, Students and Teachers do not have access to AI-assisted resources that can augment traditional teaching methodologies. 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Default="00000000">
      <w:pPr>
        <w:spacing w:before="280" w:after="160" w:line="360" w:lineRule="auto"/>
      </w:pPr>
      <w:r>
        <w:rPr>
          <w:b/>
          <w:color w:val="000000"/>
          <w:sz w:val="26"/>
        </w:rPr>
        <w:t>1.3 Research Aim and Objectives</w:t>
      </w:r>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w:t>
      </w:r>
      <w:r>
        <w:lastRenderedPageBreak/>
        <w:t>compatible API Client for conducting LLM-inference; Use DeepSeek V4-Pro as the 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Default="00000000">
      <w:pPr>
        <w:spacing w:before="280" w:after="160" w:line="360" w:lineRule="auto"/>
      </w:pPr>
      <w:r>
        <w:rPr>
          <w:b/>
          <w:color w:val="000000"/>
          <w:sz w:val="26"/>
        </w:rPr>
        <w:t>1.4 Research Questions</w:t>
      </w:r>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2235"/>
        <w:gridCol w:w="6837"/>
      </w:tblGrid>
      <w:tr w:rsidR="00EA27FE" w14:paraId="575B563E" w14:textId="77777777" w:rsidTr="00DD4F9E">
        <w:tc>
          <w:tcPr>
            <w:tcW w:w="2235" w:type="dxa"/>
            <w:shd w:val="clear" w:color="auto" w:fill="D9E2F3"/>
          </w:tcPr>
          <w:p w14:paraId="68001810" w14:textId="77777777" w:rsidR="00EA27FE" w:rsidRDefault="00000000">
            <w:r>
              <w:rPr>
                <w:b/>
                <w:sz w:val="20"/>
              </w:rPr>
              <w:t>Identifier</w:t>
            </w:r>
          </w:p>
        </w:tc>
        <w:tc>
          <w:tcPr>
            <w:tcW w:w="6837" w:type="dxa"/>
            <w:shd w:val="clear" w:color="auto" w:fill="D9E2F3"/>
          </w:tcPr>
          <w:p w14:paraId="66A80882" w14:textId="77777777" w:rsidR="00EA27FE" w:rsidRDefault="00000000">
            <w:r>
              <w:rPr>
                <w:b/>
                <w:sz w:val="20"/>
              </w:rPr>
              <w:t>Research Question</w:t>
            </w:r>
          </w:p>
        </w:tc>
      </w:tr>
      <w:tr w:rsidR="00EA27FE" w14:paraId="47D6F910" w14:textId="77777777" w:rsidTr="00DD4F9E">
        <w:tc>
          <w:tcPr>
            <w:tcW w:w="2235" w:type="dxa"/>
          </w:tcPr>
          <w:p w14:paraId="66085B64" w14:textId="77777777" w:rsidR="00EA27FE" w:rsidRDefault="00000000">
            <w:r>
              <w:rPr>
                <w:sz w:val="20"/>
              </w:rPr>
              <w:t>**RQ1**</w:t>
            </w:r>
          </w:p>
        </w:tc>
        <w:tc>
          <w:tcPr>
            <w:tcW w:w="6837"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DD4F9E">
        <w:tc>
          <w:tcPr>
            <w:tcW w:w="2235" w:type="dxa"/>
          </w:tcPr>
          <w:p w14:paraId="1D1DAC90" w14:textId="77777777" w:rsidR="00EA27FE" w:rsidRDefault="00000000">
            <w:r>
              <w:rPr>
                <w:sz w:val="20"/>
              </w:rPr>
              <w:t>**RQ2**</w:t>
            </w:r>
          </w:p>
        </w:tc>
        <w:tc>
          <w:tcPr>
            <w:tcW w:w="6837"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DD4F9E">
        <w:tc>
          <w:tcPr>
            <w:tcW w:w="2235" w:type="dxa"/>
          </w:tcPr>
          <w:p w14:paraId="725764F6" w14:textId="77777777" w:rsidR="00EA27FE" w:rsidRDefault="00000000">
            <w:r>
              <w:rPr>
                <w:sz w:val="20"/>
              </w:rPr>
              <w:t>**RQ3** (Optional)</w:t>
            </w:r>
          </w:p>
        </w:tc>
        <w:tc>
          <w:tcPr>
            <w:tcW w:w="6837"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ns w:id="106" w:author="Thilina Perera" w:date="2026-08-02T16:50:00Z" w16du:dateUtc="2026-08-02T11:20:00Z"/>
          <w:i/>
          <w:sz w:val="20"/>
        </w:rPr>
      </w:pPr>
    </w:p>
    <w:p w14:paraId="291D74C3" w14:textId="270B9088" w:rsidR="00623D4E" w:rsidRDefault="00623D4E" w:rsidP="00623D4E">
      <w:pPr>
        <w:spacing w:after="240" w:line="240" w:lineRule="auto"/>
        <w:jc w:val="center"/>
        <w:rPr>
          <w:ins w:id="107" w:author="Thilina Perera" w:date="2026-08-02T16:50:00Z" w16du:dateUtc="2026-08-02T11:20:00Z"/>
        </w:rPr>
      </w:pPr>
      <w:ins w:id="108" w:author="Thilina Perera" w:date="2026-08-02T16:50:00Z" w16du:dateUtc="2026-08-02T11:20:00Z">
        <w:r>
          <w:rPr>
            <w:i/>
            <w:sz w:val="20"/>
          </w:rPr>
          <w:t xml:space="preserve">Table 1.1: </w:t>
        </w:r>
        <w:r>
          <w:rPr>
            <w:i/>
            <w:sz w:val="20"/>
          </w:rPr>
          <w:t>Research Que</w:t>
        </w:r>
      </w:ins>
      <w:ins w:id="109" w:author="Thilina Perera" w:date="2026-08-02T16:51:00Z" w16du:dateUtc="2026-08-02T11:21:00Z">
        <w:r>
          <w:rPr>
            <w:i/>
            <w:sz w:val="20"/>
          </w:rPr>
          <w:t>stions</w:t>
        </w:r>
      </w:ins>
    </w:p>
    <w:p w14:paraId="28862BBF" w14:textId="77777777" w:rsidR="00EA27FE" w:rsidRDefault="00EA27FE">
      <w:pPr>
        <w:rPr>
          <w:ins w:id="110" w:author="Thilina Perera" w:date="2026-08-02T16:47:00Z" w16du:dateUtc="2026-08-02T11:17:00Z"/>
        </w:rPr>
      </w:pPr>
    </w:p>
    <w:p w14:paraId="48CD767D" w14:textId="06E717DE" w:rsidR="00623D4E" w:rsidDel="00623D4E" w:rsidRDefault="00623D4E">
      <w:pPr>
        <w:rPr>
          <w:del w:id="111" w:author="Thilina Perera" w:date="2026-08-02T16:51:00Z" w16du:dateUtc="2026-08-02T11:21:00Z"/>
        </w:rPr>
      </w:pPr>
    </w:p>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1150A77E" w14:textId="77777777" w:rsidR="00EA27FE" w:rsidDel="00623D4E" w:rsidRDefault="00000000">
      <w:pPr>
        <w:spacing w:before="280" w:after="160" w:line="360" w:lineRule="auto"/>
        <w:rPr>
          <w:del w:id="112" w:author="Thilina Perera" w:date="2026-08-02T16:51:00Z" w16du:dateUtc="2026-08-02T11:21:00Z"/>
        </w:rPr>
      </w:pPr>
      <w:r>
        <w:rPr>
          <w:b/>
          <w:color w:val="000000"/>
          <w:sz w:val="26"/>
        </w:rPr>
        <w:t>1.5 Scope and Delimitations</w:t>
      </w:r>
    </w:p>
    <w:p w14:paraId="5E36463E" w14:textId="758349D8" w:rsidR="00EA27FE" w:rsidRDefault="00000000" w:rsidP="00623D4E">
      <w:pPr>
        <w:spacing w:before="280" w:after="160" w:line="360" w:lineRule="auto"/>
        <w:pPrChange w:id="113" w:author="Thilina Perera" w:date="2026-08-02T16:51:00Z" w16du:dateUtc="2026-08-02T11:21:00Z">
          <w:pPr>
            <w:spacing w:after="240" w:line="360" w:lineRule="auto"/>
          </w:pPr>
        </w:pPrChange>
      </w:pPr>
      <w:del w:id="114" w:author="Thilina Perera" w:date="2026-08-02T16:51:00Z" w16du:dateUtc="2026-08-02T11:21:00Z">
        <w:r w:rsidDel="00623D4E">
          <w:rPr>
            <w:b/>
          </w:rPr>
          <w:delText>Table 1.1</w:delText>
        </w:r>
        <w:r w:rsidDel="00623D4E">
          <w:delText xml:space="preserve"> consolidates the study's scope boundaries.</w:delText>
        </w:r>
      </w:del>
    </w:p>
    <w:tbl>
      <w:tblPr>
        <w:tblStyle w:val="TableGrid"/>
        <w:tblW w:w="0" w:type="auto"/>
        <w:tblLook w:val="04A0" w:firstRow="1" w:lastRow="0" w:firstColumn="1" w:lastColumn="0" w:noHBand="0" w:noVBand="1"/>
        <w:tblPrChange w:id="115" w:author="Thilina Perera" w:date="2026-08-02T16:51:00Z" w16du:dateUtc="2026-08-02T11:21:00Z">
          <w:tblPr>
            <w:tblStyle w:val="TableGrid"/>
            <w:tblW w:w="0" w:type="auto"/>
            <w:tblLook w:val="04A0" w:firstRow="1" w:lastRow="0" w:firstColumn="1" w:lastColumn="0" w:noHBand="0" w:noVBand="1"/>
          </w:tblPr>
        </w:tblPrChange>
      </w:tblPr>
      <w:tblGrid>
        <w:gridCol w:w="2660"/>
        <w:gridCol w:w="2693"/>
        <w:gridCol w:w="3719"/>
        <w:tblGridChange w:id="116">
          <w:tblGrid>
            <w:gridCol w:w="2660"/>
            <w:gridCol w:w="364"/>
            <w:gridCol w:w="2329"/>
            <w:gridCol w:w="695"/>
            <w:gridCol w:w="3024"/>
          </w:tblGrid>
        </w:tblGridChange>
      </w:tblGrid>
      <w:tr w:rsidR="00EA27FE" w14:paraId="18BBD079" w14:textId="77777777" w:rsidTr="00623D4E">
        <w:tc>
          <w:tcPr>
            <w:tcW w:w="2660" w:type="dxa"/>
            <w:shd w:val="clear" w:color="auto" w:fill="D9E2F3"/>
            <w:tcPrChange w:id="117" w:author="Thilina Perera" w:date="2026-08-02T16:51:00Z" w16du:dateUtc="2026-08-02T11:21:00Z">
              <w:tcPr>
                <w:tcW w:w="3024" w:type="dxa"/>
                <w:gridSpan w:val="2"/>
                <w:shd w:val="clear" w:color="auto" w:fill="D9E2F3"/>
              </w:tcPr>
            </w:tcPrChange>
          </w:tcPr>
          <w:p w14:paraId="63319E93" w14:textId="77777777" w:rsidR="00EA27FE" w:rsidRDefault="00000000">
            <w:r>
              <w:rPr>
                <w:b/>
                <w:sz w:val="20"/>
              </w:rPr>
              <w:t>In Scope</w:t>
            </w:r>
          </w:p>
        </w:tc>
        <w:tc>
          <w:tcPr>
            <w:tcW w:w="2693" w:type="dxa"/>
            <w:shd w:val="clear" w:color="auto" w:fill="D9E2F3"/>
            <w:tcPrChange w:id="118" w:author="Thilina Perera" w:date="2026-08-02T16:51:00Z" w16du:dateUtc="2026-08-02T11:21:00Z">
              <w:tcPr>
                <w:tcW w:w="3024" w:type="dxa"/>
                <w:gridSpan w:val="2"/>
                <w:shd w:val="clear" w:color="auto" w:fill="D9E2F3"/>
              </w:tcPr>
            </w:tcPrChange>
          </w:tcPr>
          <w:p w14:paraId="019D5662" w14:textId="77777777" w:rsidR="00EA27FE" w:rsidRDefault="00000000">
            <w:r>
              <w:rPr>
                <w:b/>
                <w:sz w:val="20"/>
              </w:rPr>
              <w:t>Out of Scope</w:t>
            </w:r>
          </w:p>
        </w:tc>
        <w:tc>
          <w:tcPr>
            <w:tcW w:w="3719" w:type="dxa"/>
            <w:shd w:val="clear" w:color="auto" w:fill="D9E2F3"/>
            <w:tcPrChange w:id="119" w:author="Thilina Perera" w:date="2026-08-02T16:51:00Z" w16du:dateUtc="2026-08-02T11:21:00Z">
              <w:tcPr>
                <w:tcW w:w="3024" w:type="dxa"/>
                <w:shd w:val="clear" w:color="auto" w:fill="D9E2F3"/>
              </w:tcPr>
            </w:tcPrChange>
          </w:tcPr>
          <w:p w14:paraId="0C078D13" w14:textId="77777777" w:rsidR="00EA27FE" w:rsidRDefault="00000000">
            <w:r>
              <w:rPr>
                <w:b/>
                <w:sz w:val="20"/>
              </w:rPr>
              <w:t>Rationale</w:t>
            </w:r>
          </w:p>
        </w:tc>
      </w:tr>
      <w:tr w:rsidR="00EA27FE" w14:paraId="61ED636E" w14:textId="77777777" w:rsidTr="00623D4E">
        <w:tc>
          <w:tcPr>
            <w:tcW w:w="2660" w:type="dxa"/>
            <w:tcPrChange w:id="120" w:author="Thilina Perera" w:date="2026-08-02T16:51:00Z" w16du:dateUtc="2026-08-02T11:21:00Z">
              <w:tcPr>
                <w:tcW w:w="3024" w:type="dxa"/>
                <w:gridSpan w:val="2"/>
              </w:tcPr>
            </w:tcPrChange>
          </w:tcPr>
          <w:p w14:paraId="78396445" w14:textId="77777777" w:rsidR="00EA27FE" w:rsidRDefault="00000000">
            <w:r>
              <w:rPr>
                <w:sz w:val="20"/>
              </w:rPr>
              <w:t>GCE O/L Business Studies curriculum (NIE syllabus only)</w:t>
            </w:r>
          </w:p>
        </w:tc>
        <w:tc>
          <w:tcPr>
            <w:tcW w:w="2693" w:type="dxa"/>
            <w:tcPrChange w:id="121" w:author="Thilina Perera" w:date="2026-08-02T16:51:00Z" w16du:dateUtc="2026-08-02T11:21:00Z">
              <w:tcPr>
                <w:tcW w:w="3024" w:type="dxa"/>
                <w:gridSpan w:val="2"/>
              </w:tcPr>
            </w:tcPrChange>
          </w:tcPr>
          <w:p w14:paraId="4CC89700" w14:textId="77777777" w:rsidR="00EA27FE" w:rsidRDefault="00000000">
            <w:r>
              <w:rPr>
                <w:sz w:val="20"/>
              </w:rPr>
              <w:t>Other O/L subjects; A/L Business Studies or Economics</w:t>
            </w:r>
          </w:p>
        </w:tc>
        <w:tc>
          <w:tcPr>
            <w:tcW w:w="3719" w:type="dxa"/>
            <w:tcPrChange w:id="122" w:author="Thilina Perera" w:date="2026-08-02T16:51:00Z" w16du:dateUtc="2026-08-02T11:21:00Z">
              <w:tcPr>
                <w:tcW w:w="3024" w:type="dxa"/>
              </w:tcPr>
            </w:tcPrChange>
          </w:tcPr>
          <w:p w14:paraId="4655BAD5" w14:textId="77777777" w:rsidR="00EA27FE" w:rsidRDefault="00000000">
            <w:r>
              <w:rPr>
                <w:sz w:val="20"/>
              </w:rPr>
              <w:t>Single-subject focus enables deep knowledge base construction</w:t>
            </w:r>
          </w:p>
        </w:tc>
      </w:tr>
      <w:tr w:rsidR="00EA27FE" w14:paraId="0C992C91" w14:textId="77777777" w:rsidTr="00623D4E">
        <w:tc>
          <w:tcPr>
            <w:tcW w:w="2660" w:type="dxa"/>
            <w:tcPrChange w:id="123" w:author="Thilina Perera" w:date="2026-08-02T16:51:00Z" w16du:dateUtc="2026-08-02T11:21:00Z">
              <w:tcPr>
                <w:tcW w:w="3024" w:type="dxa"/>
                <w:gridSpan w:val="2"/>
              </w:tcPr>
            </w:tcPrChange>
          </w:tcPr>
          <w:p w14:paraId="6B0C5BEF" w14:textId="77777777" w:rsidR="00EA27FE" w:rsidRDefault="00000000">
            <w:r>
              <w:rPr>
                <w:sz w:val="20"/>
              </w:rPr>
              <w:t>Sinhala-language content only</w:t>
            </w:r>
          </w:p>
        </w:tc>
        <w:tc>
          <w:tcPr>
            <w:tcW w:w="2693" w:type="dxa"/>
            <w:tcPrChange w:id="124" w:author="Thilina Perera" w:date="2026-08-02T16:51:00Z" w16du:dateUtc="2026-08-02T11:21:00Z">
              <w:tcPr>
                <w:tcW w:w="3024" w:type="dxa"/>
                <w:gridSpan w:val="2"/>
              </w:tcPr>
            </w:tcPrChange>
          </w:tcPr>
          <w:p w14:paraId="542FCC05" w14:textId="77777777" w:rsidR="00EA27FE" w:rsidRDefault="00000000">
            <w:r>
              <w:rPr>
                <w:sz w:val="20"/>
              </w:rPr>
              <w:t>Sinhala-English code-switching; Tamil-medium content</w:t>
            </w:r>
          </w:p>
        </w:tc>
        <w:tc>
          <w:tcPr>
            <w:tcW w:w="3719" w:type="dxa"/>
            <w:tcPrChange w:id="125" w:author="Thilina Perera" w:date="2026-08-02T16:51:00Z" w16du:dateUtc="2026-08-02T11:21:00Z">
              <w:tcPr>
                <w:tcW w:w="3024" w:type="dxa"/>
              </w:tcPr>
            </w:tcPrChange>
          </w:tcPr>
          <w:p w14:paraId="48B2C0BF" w14:textId="77777777" w:rsidR="00EA27FE" w:rsidRDefault="00000000">
            <w:r>
              <w:rPr>
                <w:sz w:val="20"/>
              </w:rPr>
              <w:t>Code-switching introduces bilingual retrieval complexity beyond controlled-experiment scope</w:t>
            </w:r>
          </w:p>
        </w:tc>
      </w:tr>
      <w:tr w:rsidR="00EA27FE" w14:paraId="63842FB0" w14:textId="77777777" w:rsidTr="00623D4E">
        <w:tc>
          <w:tcPr>
            <w:tcW w:w="2660" w:type="dxa"/>
            <w:tcPrChange w:id="126" w:author="Thilina Perera" w:date="2026-08-02T16:51:00Z" w16du:dateUtc="2026-08-02T11:21:00Z">
              <w:tcPr>
                <w:tcW w:w="3024" w:type="dxa"/>
                <w:gridSpan w:val="2"/>
              </w:tcPr>
            </w:tcPrChange>
          </w:tcPr>
          <w:p w14:paraId="6B4F6D99" w14:textId="77777777" w:rsidR="00EA27FE" w:rsidRDefault="00000000">
            <w:r>
              <w:rPr>
                <w:sz w:val="20"/>
              </w:rPr>
              <w:t>RAG architecture: sentence_transformers, Chroma, DeepSeek v4 Pro</w:t>
            </w:r>
          </w:p>
        </w:tc>
        <w:tc>
          <w:tcPr>
            <w:tcW w:w="2693" w:type="dxa"/>
            <w:tcPrChange w:id="127" w:author="Thilina Perera" w:date="2026-08-02T16:51:00Z" w16du:dateUtc="2026-08-02T11:21:00Z">
              <w:tcPr>
                <w:tcW w:w="3024" w:type="dxa"/>
                <w:gridSpan w:val="2"/>
              </w:tcPr>
            </w:tcPrChange>
          </w:tcPr>
          <w:p w14:paraId="612C65E4" w14:textId="77777777" w:rsidR="00EA27FE" w:rsidRDefault="00000000">
            <w:r>
              <w:rPr>
                <w:sz w:val="20"/>
              </w:rPr>
              <w:t>Fine-tuned Sinhala LLMs</w:t>
            </w:r>
          </w:p>
        </w:tc>
        <w:tc>
          <w:tcPr>
            <w:tcW w:w="3719" w:type="dxa"/>
            <w:tcPrChange w:id="128" w:author="Thilina Perera" w:date="2026-08-02T16:51:00Z" w16du:dateUtc="2026-08-02T11:21:00Z">
              <w:tcPr>
                <w:tcW w:w="3024" w:type="dxa"/>
              </w:tcPr>
            </w:tcPrChange>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rsidTr="00623D4E">
        <w:tc>
          <w:tcPr>
            <w:tcW w:w="2660" w:type="dxa"/>
            <w:tcPrChange w:id="129" w:author="Thilina Perera" w:date="2026-08-02T16:51:00Z" w16du:dateUtc="2026-08-02T11:21:00Z">
              <w:tcPr>
                <w:tcW w:w="3024" w:type="dxa"/>
                <w:gridSpan w:val="2"/>
              </w:tcPr>
            </w:tcPrChange>
          </w:tcPr>
          <w:p w14:paraId="61265CA9" w14:textId="77777777" w:rsidR="00EA27FE" w:rsidRDefault="00000000">
            <w:r>
              <w:rPr>
                <w:sz w:val="20"/>
              </w:rPr>
              <w:t>multilingual-E5 and BGE-M3 embeddings</w:t>
            </w:r>
          </w:p>
        </w:tc>
        <w:tc>
          <w:tcPr>
            <w:tcW w:w="2693" w:type="dxa"/>
            <w:tcPrChange w:id="130" w:author="Thilina Perera" w:date="2026-08-02T16:51:00Z" w16du:dateUtc="2026-08-02T11:21:00Z">
              <w:tcPr>
                <w:tcW w:w="3024" w:type="dxa"/>
                <w:gridSpan w:val="2"/>
              </w:tcPr>
            </w:tcPrChange>
          </w:tcPr>
          <w:p w14:paraId="17BDA48D" w14:textId="77777777" w:rsidR="00EA27FE" w:rsidRDefault="00000000">
            <w:r>
              <w:rPr>
                <w:sz w:val="20"/>
              </w:rPr>
              <w:t>Monolingual Sinhala embeddings</w:t>
            </w:r>
          </w:p>
        </w:tc>
        <w:tc>
          <w:tcPr>
            <w:tcW w:w="3719" w:type="dxa"/>
            <w:tcPrChange w:id="131" w:author="Thilina Perera" w:date="2026-08-02T16:51:00Z" w16du:dateUtc="2026-08-02T11:21:00Z">
              <w:tcPr>
                <w:tcW w:w="3024" w:type="dxa"/>
              </w:tcPr>
            </w:tcPrChange>
          </w:tcPr>
          <w:p w14:paraId="615E70F0" w14:textId="77777777" w:rsidR="00EA27FE" w:rsidRDefault="00000000">
            <w:r>
              <w:rPr>
                <w:sz w:val="20"/>
              </w:rPr>
              <w:t>No production-quality monolingual Sinhala embedding model exists at comparable scale</w:t>
            </w:r>
          </w:p>
        </w:tc>
      </w:tr>
      <w:tr w:rsidR="00EA27FE" w14:paraId="7D8A6030" w14:textId="77777777" w:rsidTr="00623D4E">
        <w:tc>
          <w:tcPr>
            <w:tcW w:w="2660" w:type="dxa"/>
            <w:tcPrChange w:id="132" w:author="Thilina Perera" w:date="2026-08-02T16:51:00Z" w16du:dateUtc="2026-08-02T11:21:00Z">
              <w:tcPr>
                <w:tcW w:w="3024" w:type="dxa"/>
                <w:gridSpan w:val="2"/>
              </w:tcPr>
            </w:tcPrChange>
          </w:tcPr>
          <w:p w14:paraId="7B0F6863" w14:textId="77777777" w:rsidR="00EA27FE" w:rsidRDefault="00000000">
            <w:r>
              <w:rPr>
                <w:sz w:val="20"/>
              </w:rPr>
              <w:t>Automated evaluation: embedding-based cosine similarity</w:t>
            </w:r>
          </w:p>
        </w:tc>
        <w:tc>
          <w:tcPr>
            <w:tcW w:w="2693" w:type="dxa"/>
            <w:tcPrChange w:id="133" w:author="Thilina Perera" w:date="2026-08-02T16:51:00Z" w16du:dateUtc="2026-08-02T11:21:00Z">
              <w:tcPr>
                <w:tcW w:w="3024" w:type="dxa"/>
                <w:gridSpan w:val="2"/>
              </w:tcPr>
            </w:tcPrChange>
          </w:tcPr>
          <w:p w14:paraId="1924957A" w14:textId="77777777" w:rsidR="00EA27FE" w:rsidRDefault="00000000">
            <w:r>
              <w:rPr>
                <w:sz w:val="20"/>
              </w:rPr>
              <w:t>LLM-as-judge evaluation</w:t>
            </w:r>
          </w:p>
        </w:tc>
        <w:tc>
          <w:tcPr>
            <w:tcW w:w="3719" w:type="dxa"/>
            <w:tcPrChange w:id="134" w:author="Thilina Perera" w:date="2026-08-02T16:51:00Z" w16du:dateUtc="2026-08-02T11:21:00Z">
              <w:tcPr>
                <w:tcW w:w="3024" w:type="dxa"/>
              </w:tcPr>
            </w:tcPrChange>
          </w:tcPr>
          <w:p w14:paraId="2B87385F" w14:textId="77777777" w:rsidR="00EA27FE" w:rsidRDefault="00000000">
            <w:r>
              <w:rPr>
                <w:sz w:val="20"/>
              </w:rPr>
              <w:t>LLM judges documented as unreliable for low-resource languages [75]</w:t>
            </w:r>
          </w:p>
        </w:tc>
      </w:tr>
      <w:tr w:rsidR="00EA27FE" w14:paraId="42860553" w14:textId="77777777" w:rsidTr="00623D4E">
        <w:tc>
          <w:tcPr>
            <w:tcW w:w="2660" w:type="dxa"/>
            <w:tcPrChange w:id="135" w:author="Thilina Perera" w:date="2026-08-02T16:51:00Z" w16du:dateUtc="2026-08-02T11:21:00Z">
              <w:tcPr>
                <w:tcW w:w="3024" w:type="dxa"/>
                <w:gridSpan w:val="2"/>
              </w:tcPr>
            </w:tcPrChange>
          </w:tcPr>
          <w:p w14:paraId="4098FCCF" w14:textId="77777777" w:rsidR="00EA27FE" w:rsidRDefault="00000000">
            <w:r>
              <w:rPr>
                <w:sz w:val="20"/>
              </w:rPr>
              <w:t>Human evaluation: 2 O/L Business Studies teachers</w:t>
            </w:r>
          </w:p>
        </w:tc>
        <w:tc>
          <w:tcPr>
            <w:tcW w:w="2693" w:type="dxa"/>
            <w:tcPrChange w:id="136" w:author="Thilina Perera" w:date="2026-08-02T16:51:00Z" w16du:dateUtc="2026-08-02T11:21:00Z">
              <w:tcPr>
                <w:tcW w:w="3024" w:type="dxa"/>
                <w:gridSpan w:val="2"/>
              </w:tcPr>
            </w:tcPrChange>
          </w:tcPr>
          <w:p w14:paraId="48277647" w14:textId="77777777" w:rsidR="00EA27FE" w:rsidRDefault="00000000">
            <w:r>
              <w:rPr>
                <w:sz w:val="20"/>
              </w:rPr>
              <w:t>Large-scale student trials or classroom deployment</w:t>
            </w:r>
          </w:p>
        </w:tc>
        <w:tc>
          <w:tcPr>
            <w:tcW w:w="3719" w:type="dxa"/>
            <w:tcPrChange w:id="137" w:author="Thilina Perera" w:date="2026-08-02T16:51:00Z" w16du:dateUtc="2026-08-02T11:21:00Z">
              <w:tcPr>
                <w:tcW w:w="3024" w:type="dxa"/>
              </w:tcPr>
            </w:tcPrChange>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rsidTr="00623D4E">
        <w:tc>
          <w:tcPr>
            <w:tcW w:w="2660" w:type="dxa"/>
            <w:tcPrChange w:id="138" w:author="Thilina Perera" w:date="2026-08-02T16:51:00Z" w16du:dateUtc="2026-08-02T11:21:00Z">
              <w:tcPr>
                <w:tcW w:w="3024" w:type="dxa"/>
                <w:gridSpan w:val="2"/>
              </w:tcPr>
            </w:tcPrChange>
          </w:tcPr>
          <w:p w14:paraId="2A872136" w14:textId="77777777" w:rsidR="00EA27FE" w:rsidRDefault="00000000">
            <w:r>
              <w:rPr>
                <w:sz w:val="20"/>
              </w:rPr>
              <w:t>Publicly available NIE documents</w:t>
            </w:r>
          </w:p>
        </w:tc>
        <w:tc>
          <w:tcPr>
            <w:tcW w:w="2693" w:type="dxa"/>
            <w:tcPrChange w:id="139" w:author="Thilina Perera" w:date="2026-08-02T16:51:00Z" w16du:dateUtc="2026-08-02T11:21:00Z">
              <w:tcPr>
                <w:tcW w:w="3024" w:type="dxa"/>
                <w:gridSpan w:val="2"/>
              </w:tcPr>
            </w:tcPrChange>
          </w:tcPr>
          <w:p w14:paraId="1D11E937" w14:textId="77777777" w:rsidR="00EA27FE" w:rsidRDefault="00000000">
            <w:r>
              <w:rPr>
                <w:sz w:val="20"/>
              </w:rPr>
              <w:t>Proprietary or private textbook content</w:t>
            </w:r>
          </w:p>
        </w:tc>
        <w:tc>
          <w:tcPr>
            <w:tcW w:w="3719" w:type="dxa"/>
            <w:tcPrChange w:id="140" w:author="Thilina Perera" w:date="2026-08-02T16:51:00Z" w16du:dateUtc="2026-08-02T11:21:00Z">
              <w:tcPr>
                <w:tcW w:w="3024" w:type="dxa"/>
              </w:tcPr>
            </w:tcPrChange>
          </w:tcPr>
          <w:p w14:paraId="532C993A" w14:textId="77777777" w:rsidR="00EA27FE" w:rsidRDefault="00000000">
            <w:r>
              <w:rPr>
                <w:sz w:val="20"/>
              </w:rPr>
              <w:t>Public domain ensures reproducibility</w:t>
            </w:r>
          </w:p>
        </w:tc>
      </w:tr>
      <w:tr w:rsidR="00EA27FE" w14:paraId="67FBAAA3" w14:textId="77777777" w:rsidTr="00623D4E">
        <w:tc>
          <w:tcPr>
            <w:tcW w:w="2660" w:type="dxa"/>
            <w:tcPrChange w:id="141" w:author="Thilina Perera" w:date="2026-08-02T16:51:00Z" w16du:dateUtc="2026-08-02T11:21:00Z">
              <w:tcPr>
                <w:tcW w:w="3024" w:type="dxa"/>
                <w:gridSpan w:val="2"/>
              </w:tcPr>
            </w:tcPrChange>
          </w:tcPr>
          <w:p w14:paraId="09635DB2" w14:textId="77777777" w:rsidR="00EA27FE" w:rsidRDefault="00000000">
            <w:r>
              <w:rPr>
                <w:sz w:val="20"/>
              </w:rPr>
              <w:t>60–80 curated evaluation questions</w:t>
            </w:r>
          </w:p>
        </w:tc>
        <w:tc>
          <w:tcPr>
            <w:tcW w:w="2693" w:type="dxa"/>
            <w:tcPrChange w:id="142" w:author="Thilina Perera" w:date="2026-08-02T16:51:00Z" w16du:dateUtc="2026-08-02T11:21:00Z">
              <w:tcPr>
                <w:tcW w:w="3024" w:type="dxa"/>
                <w:gridSpan w:val="2"/>
              </w:tcPr>
            </w:tcPrChange>
          </w:tcPr>
          <w:p w14:paraId="440E2B8A" w14:textId="77777777" w:rsidR="00EA27FE" w:rsidRDefault="00000000">
            <w:r>
              <w:rPr>
                <w:sz w:val="20"/>
              </w:rPr>
              <w:t>Full bank beyond existing past papers</w:t>
            </w:r>
          </w:p>
        </w:tc>
        <w:tc>
          <w:tcPr>
            <w:tcW w:w="3719" w:type="dxa"/>
            <w:tcPrChange w:id="143" w:author="Thilina Perera" w:date="2026-08-02T16:51:00Z" w16du:dateUtc="2026-08-02T11:21:00Z">
              <w:tcPr>
                <w:tcW w:w="3024" w:type="dxa"/>
              </w:tcPr>
            </w:tcPrChange>
          </w:tcPr>
          <w:p w14:paraId="6EA9179C" w14:textId="77777777" w:rsidR="00EA27FE" w:rsidRDefault="00000000">
            <w:r>
              <w:rPr>
                <w:sz w:val="20"/>
              </w:rPr>
              <w:t>Enables robust statistical comparisons; exhaustive bank coverage is future work</w:t>
            </w:r>
          </w:p>
        </w:tc>
      </w:tr>
      <w:tr w:rsidR="00EA27FE" w14:paraId="483AA1E8" w14:textId="77777777" w:rsidTr="00623D4E">
        <w:tc>
          <w:tcPr>
            <w:tcW w:w="2660" w:type="dxa"/>
            <w:tcPrChange w:id="144" w:author="Thilina Perera" w:date="2026-08-02T16:51:00Z" w16du:dateUtc="2026-08-02T11:21:00Z">
              <w:tcPr>
                <w:tcW w:w="3024" w:type="dxa"/>
                <w:gridSpan w:val="2"/>
              </w:tcPr>
            </w:tcPrChange>
          </w:tcPr>
          <w:p w14:paraId="3CCE2FDE" w14:textId="77777777" w:rsidR="00EA27FE" w:rsidRDefault="00000000">
            <w:r>
              <w:rPr>
                <w:sz w:val="20"/>
              </w:rPr>
              <w:t>Sri Lankan educational context</w:t>
            </w:r>
          </w:p>
        </w:tc>
        <w:tc>
          <w:tcPr>
            <w:tcW w:w="2693" w:type="dxa"/>
            <w:tcPrChange w:id="145" w:author="Thilina Perera" w:date="2026-08-02T16:51:00Z" w16du:dateUtc="2026-08-02T11:21:00Z">
              <w:tcPr>
                <w:tcW w:w="3024" w:type="dxa"/>
                <w:gridSpan w:val="2"/>
              </w:tcPr>
            </w:tcPrChange>
          </w:tcPr>
          <w:p w14:paraId="4D0F2CC4" w14:textId="77777777" w:rsidR="00EA27FE" w:rsidRDefault="00000000">
            <w:r>
              <w:rPr>
                <w:sz w:val="20"/>
              </w:rPr>
              <w:t>Sinhala-speaking communities outside Sri Lanka</w:t>
            </w:r>
          </w:p>
        </w:tc>
        <w:tc>
          <w:tcPr>
            <w:tcW w:w="3719" w:type="dxa"/>
            <w:tcPrChange w:id="146" w:author="Thilina Perera" w:date="2026-08-02T16:51:00Z" w16du:dateUtc="2026-08-02T11:21:00Z">
              <w:tcPr>
                <w:tcW w:w="3024" w:type="dxa"/>
              </w:tcPr>
            </w:tcPrChange>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50068AEE" w:rsidR="00EA27FE" w:rsidRDefault="00000000">
      <w:pPr>
        <w:spacing w:after="240" w:line="240" w:lineRule="auto"/>
        <w:jc w:val="center"/>
      </w:pPr>
      <w:r>
        <w:rPr>
          <w:i/>
          <w:sz w:val="20"/>
        </w:rPr>
        <w:t>Table 1.</w:t>
      </w:r>
      <w:del w:id="147" w:author="Thilina Perera" w:date="2026-08-02T16:51:00Z" w16du:dateUtc="2026-08-02T11:21:00Z">
        <w:r w:rsidDel="00623D4E">
          <w:rPr>
            <w:i/>
            <w:sz w:val="20"/>
          </w:rPr>
          <w:delText>1</w:delText>
        </w:r>
      </w:del>
      <w:ins w:id="148" w:author="Thilina Perera" w:date="2026-08-02T16:51:00Z" w16du:dateUtc="2026-08-02T11:21:00Z">
        <w:r w:rsidR="00623D4E">
          <w:rPr>
            <w:i/>
            <w:sz w:val="20"/>
          </w:rPr>
          <w:t>2</w:t>
        </w:r>
      </w:ins>
      <w:r>
        <w:rPr>
          <w:i/>
          <w:sz w:val="20"/>
        </w:rPr>
        <w:t>: Scope boundaries and delimitations of the study.</w:t>
      </w:r>
    </w:p>
    <w:p w14:paraId="6B901A9F" w14:textId="77777777" w:rsidR="00EA27FE" w:rsidRDefault="00000000">
      <w:pPr>
        <w:spacing w:before="280" w:after="160" w:line="360" w:lineRule="auto"/>
      </w:pPr>
      <w:r>
        <w:rPr>
          <w:b/>
          <w:color w:val="000000"/>
          <w:sz w:val="26"/>
        </w:rPr>
        <w:t>1.6 Significance of the Study</w:t>
      </w:r>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w:t>
      </w:r>
      <w:r>
        <w:lastRenderedPageBreak/>
        <w:t xml:space="preserve">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pPr>
        <w:spacing w:before="280" w:after="160" w:line="360" w:lineRule="auto"/>
      </w:pPr>
      <w:r>
        <w:rPr>
          <w:b/>
          <w:color w:val="000000"/>
          <w:sz w:val="26"/>
        </w:rPr>
        <w:t>1.7 Structure of the Dissertation</w:t>
      </w:r>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77777777" w:rsidR="00EA27FE" w:rsidRDefault="00000000">
      <w:pPr>
        <w:spacing w:before="360" w:after="240" w:line="360" w:lineRule="auto"/>
      </w:pPr>
      <w:r>
        <w:rPr>
          <w:b/>
          <w:color w:val="000000"/>
          <w:sz w:val="28"/>
        </w:rPr>
        <w:lastRenderedPageBreak/>
        <w:t>Chapter 2: Literature Review</w:t>
      </w:r>
    </w:p>
    <w:p w14:paraId="55910C98" w14:textId="77777777" w:rsidR="00EA27FE" w:rsidRDefault="00000000">
      <w:pPr>
        <w:spacing w:before="280" w:after="160" w:line="360" w:lineRule="auto"/>
      </w:pPr>
      <w:r>
        <w:rPr>
          <w:b/>
          <w:color w:val="000000"/>
          <w:sz w:val="26"/>
        </w:rPr>
        <w:t>2.1 Evolution of Large Language Models and the Persistence of Hallucination</w:t>
      </w:r>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pPr>
        <w:spacing w:before="280" w:after="160" w:line="360" w:lineRule="auto"/>
      </w:pPr>
      <w:r>
        <w:rPr>
          <w:b/>
          <w:color w:val="000000"/>
          <w:sz w:val="26"/>
        </w:rPr>
        <w:t>2.2 A Taxonomy of Hallucination and Its Stakes for Educational Applications</w:t>
      </w:r>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pPr>
        <w:spacing w:before="280" w:after="160" w:line="360" w:lineRule="auto"/>
      </w:pPr>
      <w:r>
        <w:rPr>
          <w:b/>
          <w:color w:val="000000"/>
          <w:sz w:val="26"/>
        </w:rPr>
        <w:t>2.3 Retrieval-Augmented Generation: Foundations and Mechanism</w:t>
      </w:r>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4427A100" w:rsidR="00EA27FE" w:rsidRDefault="00000000">
      <w:pPr>
        <w:spacing w:after="240" w:line="360" w:lineRule="auto"/>
      </w:pPr>
      <w:r>
        <w:t xml:space="preserve">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w:t>
      </w:r>
      <w:del w:id="149" w:author="Thilina Perera" w:date="2026-08-02T17:09:00Z" w16du:dateUtc="2026-08-02T11:39:00Z">
        <w:r w:rsidDel="00A40160">
          <w:delText>§</w:delText>
        </w:r>
      </w:del>
      <w:ins w:id="150" w:author="Thilina Perera" w:date="2026-08-02T17:09:00Z" w16du:dateUtc="2026-08-02T11:39:00Z">
        <w:r w:rsidR="00A40160">
          <w:t>section</w:t>
        </w:r>
      </w:ins>
      <w:r>
        <w:t>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0E820095">
            <wp:extent cx="5029200" cy="4038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a:blip r:embed="rId11"/>
                    <a:stretch>
                      <a:fillRect/>
                    </a:stretch>
                  </pic:blipFill>
                  <pic:spPr>
                    <a:xfrm>
                      <a:off x="0" y="0"/>
                      <a:ext cx="5029200" cy="4038203"/>
                    </a:xfrm>
                    <a:prstGeom prst="rect">
                      <a:avLst/>
                    </a:prstGeom>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6FCF0436" w14:textId="6ACFA7D1" w:rsidR="00EA27FE" w:rsidDel="0096620B" w:rsidRDefault="00000000">
      <w:pPr>
        <w:spacing w:after="240" w:line="240" w:lineRule="auto"/>
        <w:jc w:val="center"/>
        <w:rPr>
          <w:del w:id="151" w:author="Thilina Perera" w:date="2026-08-02T16:53:00Z" w16du:dateUtc="2026-08-02T11:23:00Z"/>
          <w:i/>
          <w:sz w:val="20"/>
        </w:rPr>
      </w:pPr>
      <w:del w:id="152" w:author="Thilina Perera" w:date="2026-08-02T16:53:00Z" w16du:dateUtc="2026-08-02T11:23:00Z">
        <w:r w:rsidDel="0096620B">
          <w:rPr>
            <w:i/>
            <w:sz w:val="20"/>
          </w:rPr>
          <w:delText>Figure 2.1: RAG architecture as implemented — Ingest (extract, chunk, embed, index into Chroma) → Retrieve (embed query, top-k retrieval) → Augment (inject context into prompt) → Generate (DeepSeek v4 Pro produces the answer). Adapted from [6].</w:delText>
        </w:r>
      </w:del>
    </w:p>
    <w:p w14:paraId="73D74EF2" w14:textId="77777777" w:rsidR="0096620B" w:rsidRDefault="0096620B">
      <w:pPr>
        <w:spacing w:after="240" w:line="240" w:lineRule="auto"/>
        <w:jc w:val="center"/>
        <w:rPr>
          <w:ins w:id="153" w:author="Thilina Perera" w:date="2026-08-02T16:53:00Z" w16du:dateUtc="2026-08-02T11:23:00Z"/>
          <w:i/>
          <w:sz w:val="20"/>
        </w:rPr>
      </w:pPr>
    </w:p>
    <w:p w14:paraId="2A3677BC" w14:textId="77777777" w:rsidR="00DD4F9E" w:rsidRDefault="00DD4F9E">
      <w:pPr>
        <w:spacing w:after="240" w:line="240" w:lineRule="auto"/>
        <w:jc w:val="center"/>
      </w:pPr>
    </w:p>
    <w:p w14:paraId="73E17317" w14:textId="77777777" w:rsidR="00EA27FE" w:rsidRDefault="00000000">
      <w:pPr>
        <w:spacing w:before="280" w:after="160" w:line="360" w:lineRule="auto"/>
      </w:pPr>
      <w:r>
        <w:rPr>
          <w:b/>
          <w:color w:val="000000"/>
          <w:sz w:val="26"/>
        </w:rPr>
        <w:t>2.4 RAG Variants, Architectural Optimizations and Configuration Sensitivity</w:t>
      </w:r>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threshold used to filter retrieved passages) result in significant changes in downstream </w:t>
      </w:r>
      <w:r>
        <w:lastRenderedPageBreak/>
        <w:t>accuracy. One of the most influential configurable options in a standard RAG pipeline is the 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pPr>
        <w:spacing w:before="280" w:after="160" w:line="360" w:lineRule="auto"/>
      </w:pPr>
      <w:r>
        <w:rPr>
          <w:b/>
          <w:color w:val="000000"/>
          <w:sz w:val="26"/>
        </w:rPr>
        <w:t>2.5 Cross-Lingual NLP and the Digital Language Divide</w:t>
      </w:r>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lastRenderedPageBreak/>
        <w:t>Retrieval tasks highlight this divide especially clearly because they require alignment at the semantic level between representations of queries and passages rather than fluent text 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pPr>
        <w:spacing w:before="280" w:after="160" w:line="360" w:lineRule="auto"/>
      </w:pPr>
      <w:r>
        <w:rPr>
          <w:b/>
          <w:color w:val="000000"/>
          <w:sz w:val="26"/>
        </w:rPr>
        <w:t>2.6 Sinhala Natural Language Processing: State of the Art and Its Limits</w:t>
      </w:r>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w:t>
      </w:r>
      <w:r>
        <w:lastRenderedPageBreak/>
        <w:t>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3972FA03" w:rsidR="00EA27FE" w:rsidRDefault="00000000">
      <w:pPr>
        <w:spacing w:after="240" w:line="360" w:lineRule="auto"/>
      </w:pPr>
      <w:r>
        <w:t xml:space="preserve">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del w:id="154" w:author="Thilina Perera" w:date="2026-08-02T17:09:00Z" w16du:dateUtc="2026-08-02T11:39:00Z">
        <w:r w:rsidDel="00A40160">
          <w:delText>§</w:delText>
        </w:r>
      </w:del>
      <w:ins w:id="155" w:author="Thilina Perera" w:date="2026-08-02T17:09:00Z" w16du:dateUtc="2026-08-02T11:39:00Z">
        <w:r w:rsidR="00A40160">
          <w:t>section</w:t>
        </w:r>
      </w:ins>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del w:id="156" w:author="Thilina Perera" w:date="2026-08-02T17:09:00Z" w16du:dateUtc="2026-08-02T11:39:00Z">
        <w:r w:rsidDel="00A40160">
          <w:delText>§</w:delText>
        </w:r>
      </w:del>
      <w:ins w:id="157" w:author="Thilina Perera" w:date="2026-08-02T17:09:00Z" w16du:dateUtc="2026-08-02T11:39:00Z">
        <w:r w:rsidR="00A40160">
          <w:t>section</w:t>
        </w:r>
      </w:ins>
      <w:r>
        <w:t>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pPr>
        <w:spacing w:before="280" w:after="160" w:line="360" w:lineRule="auto"/>
      </w:pPr>
      <w:r>
        <w:rPr>
          <w:b/>
          <w:color w:val="000000"/>
          <w:sz w:val="26"/>
        </w:rPr>
        <w:t>2.7 Retrieval-Augmented Generation in Education</w:t>
      </w:r>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pPr>
        <w:spacing w:before="280" w:after="160" w:line="360" w:lineRule="auto"/>
      </w:pPr>
      <w:r>
        <w:rPr>
          <w:b/>
          <w:color w:val="000000"/>
          <w:sz w:val="26"/>
        </w:rPr>
        <w:t>2.8 Evaluation Frameworks for Retrieval-Augmented Generation</w:t>
      </w:r>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w:t>
      </w:r>
      <w:r>
        <w:lastRenderedPageBreak/>
        <w:t>new human judgment. Efficiency though carries a specific risk here: scores themselves are 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pPr>
        <w:spacing w:before="280" w:after="160" w:line="360" w:lineRule="auto"/>
      </w:pPr>
      <w:r>
        <w:rPr>
          <w:b/>
          <w:color w:val="000000"/>
          <w:sz w:val="26"/>
        </w:rPr>
        <w:t>2.9 Recent Research Evidence</w:t>
      </w:r>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pPr>
        <w:spacing w:before="280" w:after="160" w:line="360" w:lineRule="auto"/>
      </w:pPr>
      <w:r>
        <w:rPr>
          <w:b/>
          <w:color w:val="000000"/>
          <w:sz w:val="26"/>
        </w:rPr>
        <w:t>2.10 Research Gap and Contribution</w:t>
      </w:r>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5F6BA56D" w14:textId="1CE43BA9" w:rsidR="00EA27FE" w:rsidDel="0096620B" w:rsidRDefault="00000000">
      <w:pPr>
        <w:spacing w:after="240" w:line="240" w:lineRule="auto"/>
        <w:jc w:val="center"/>
        <w:rPr>
          <w:del w:id="158" w:author="Thilina Perera" w:date="2026-08-02T16:54:00Z" w16du:dateUtc="2026-08-02T11:24:00Z"/>
        </w:rPr>
      </w:pPr>
      <w:del w:id="159" w:author="Thilina Perera" w:date="2026-08-02T16:54:00Z" w16du:dateUtc="2026-08-02T11:24:00Z">
        <w:r w:rsidDel="0096620B">
          <w:rPr>
            <w:i/>
            <w:sz w:val="20"/>
          </w:rPr>
          <w:delText>Figure 2.2: Positioning of related work by language-resource level and domain grounding. English-medium educational RAG and general RAG literature cluster in the high-resource region; Sinhala NLP and multilingual retrieval benchmarks occupy the low-resource, ungrounded quadrant; DR-RAG for Urdu is closest to the target but is neither Sinhala nor curriculum-specific. This dissertation targets the empty quadrant: low-resource Sinhala combined with curriculum-grounded RAG.</w:delText>
        </w:r>
      </w:del>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w:t>
      </w:r>
      <w:r>
        <w:lastRenderedPageBreak/>
        <w:t>grounded baseline. Second, it compares and evaluates Multilingual E-5 and BGE M-3 Embeddings along with various Chunking Strategies applied to Educational Text written in Sinhala, to address the absence of evaluations of Sinhala-specific representations noted 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77777777" w:rsidR="00EA27FE" w:rsidRDefault="00000000">
      <w:pPr>
        <w:spacing w:before="360" w:after="240" w:line="360" w:lineRule="auto"/>
      </w:pPr>
      <w:r>
        <w:rPr>
          <w:b/>
          <w:color w:val="000000"/>
          <w:sz w:val="28"/>
        </w:rPr>
        <w:lastRenderedPageBreak/>
        <w:t>Chapter 3: Methodology</w:t>
      </w:r>
    </w:p>
    <w:p w14:paraId="1431A24B" w14:textId="77777777" w:rsidR="00EA27FE" w:rsidDel="0096620B" w:rsidRDefault="00000000">
      <w:pPr>
        <w:spacing w:before="280" w:after="160" w:line="360" w:lineRule="auto"/>
        <w:rPr>
          <w:del w:id="160" w:author="Thilina Perera" w:date="2026-08-02T16:56:00Z" w16du:dateUtc="2026-08-02T11:26:00Z"/>
        </w:rPr>
      </w:pPr>
      <w:r>
        <w:rPr>
          <w:b/>
          <w:color w:val="000000"/>
          <w:sz w:val="26"/>
        </w:rPr>
        <w:t>3.1 Research Philosophy and Approach</w:t>
      </w:r>
    </w:p>
    <w:p w14:paraId="4F2BC1CE" w14:textId="7C913AFD" w:rsidR="00EA27FE" w:rsidRDefault="00000000" w:rsidP="0096620B">
      <w:pPr>
        <w:spacing w:before="280" w:after="160" w:line="360" w:lineRule="auto"/>
        <w:pPrChange w:id="161" w:author="Thilina Perera" w:date="2026-08-02T16:56:00Z" w16du:dateUtc="2026-08-02T11:26:00Z">
          <w:pPr>
            <w:spacing w:after="240" w:line="360" w:lineRule="auto"/>
          </w:pPr>
        </w:pPrChange>
      </w:pPr>
      <w:del w:id="162" w:author="Thilina Perera" w:date="2026-08-02T16:56:00Z" w16du:dateUtc="2026-08-02T11:26:00Z">
        <w:r w:rsidDel="0096620B">
          <w:rPr>
            <w:b/>
          </w:rPr>
          <w:delText>Table 3.1: Research Methodology (Saunders Research Onion)</w:delText>
        </w:r>
      </w:del>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ns w:id="163" w:author="Thilina Perera" w:date="2026-08-02T16:56:00Z" w16du:dateUtc="2026-08-02T11:26:00Z"/>
          <w:i/>
          <w:sz w:val="20"/>
        </w:rPr>
      </w:pPr>
    </w:p>
    <w:p w14:paraId="052F76E1" w14:textId="5F805746" w:rsidR="00EA27FE" w:rsidRPr="0096620B" w:rsidRDefault="0096620B" w:rsidP="0096620B">
      <w:pPr>
        <w:spacing w:after="240" w:line="240" w:lineRule="auto"/>
        <w:jc w:val="center"/>
        <w:rPr>
          <w:i/>
          <w:sz w:val="20"/>
          <w:rPrChange w:id="164" w:author="Thilina Perera" w:date="2026-08-02T16:57:00Z" w16du:dateUtc="2026-08-02T11:27:00Z">
            <w:rPr/>
          </w:rPrChange>
        </w:rPr>
        <w:pPrChange w:id="165" w:author="Thilina Perera" w:date="2026-08-02T16:56:00Z" w16du:dateUtc="2026-08-02T11:26:00Z">
          <w:pPr/>
        </w:pPrChange>
      </w:pPr>
      <w:ins w:id="166" w:author="Thilina Perera" w:date="2026-08-02T16:56:00Z" w16du:dateUtc="2026-08-02T11:26:00Z">
        <w:r>
          <w:rPr>
            <w:i/>
            <w:sz w:val="20"/>
          </w:rPr>
          <w:t xml:space="preserve">Table </w:t>
        </w:r>
        <w:r>
          <w:rPr>
            <w:i/>
            <w:sz w:val="20"/>
          </w:rPr>
          <w:t>3</w:t>
        </w:r>
        <w:r>
          <w:rPr>
            <w:i/>
            <w:sz w:val="20"/>
          </w:rPr>
          <w:t xml:space="preserve">.1: </w:t>
        </w:r>
        <w:r w:rsidRPr="0096620B">
          <w:rPr>
            <w:i/>
            <w:sz w:val="20"/>
          </w:rPr>
          <w:t>Research Methodology (Saunders Research Onion</w:t>
        </w:r>
      </w:ins>
      <w:ins w:id="167" w:author="Thilina Perera" w:date="2026-08-02T16:57:00Z" w16du:dateUtc="2026-08-02T11:27:00Z">
        <w:r>
          <w:rPr>
            <w:i/>
            <w:sz w:val="20"/>
          </w:rPr>
          <w:t xml:space="preserve"> </w:t>
        </w:r>
        <w:r w:rsidRPr="0096620B">
          <w:rPr>
            <w:i/>
            <w:sz w:val="20"/>
            <w:rPrChange w:id="168" w:author="Thilina Perera" w:date="2026-08-02T16:57:00Z" w16du:dateUtc="2026-08-02T11:27:00Z">
              <w:rPr/>
            </w:rPrChange>
          </w:rPr>
          <w:t>[71]</w:t>
        </w:r>
      </w:ins>
      <w:ins w:id="169" w:author="Thilina Perera" w:date="2026-08-02T16:56:00Z" w16du:dateUtc="2026-08-02T11:26:00Z">
        <w:r w:rsidRPr="0096620B">
          <w:rPr>
            <w:i/>
            <w:sz w:val="20"/>
          </w:rPr>
          <w:t>)</w:t>
        </w:r>
      </w:ins>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pPr>
        <w:spacing w:before="280" w:after="160" w:line="360" w:lineRule="auto"/>
      </w:pPr>
      <w:r>
        <w:rPr>
          <w:b/>
          <w:color w:val="000000"/>
          <w:sz w:val="26"/>
        </w:rPr>
        <w:t>3.2 Research Design</w:t>
      </w:r>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lastRenderedPageBreak/>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58FFD4DE" w14:textId="6765AF27" w:rsidR="00EA27FE" w:rsidDel="0096620B" w:rsidRDefault="00000000">
      <w:pPr>
        <w:spacing w:after="240" w:line="240" w:lineRule="auto"/>
        <w:jc w:val="center"/>
        <w:rPr>
          <w:del w:id="170" w:author="Thilina Perera" w:date="2026-08-02T16:58:00Z" w16du:dateUtc="2026-08-02T11:28:00Z"/>
        </w:rPr>
      </w:pPr>
      <w:del w:id="171" w:author="Thilina Perera" w:date="2026-08-02T16:58:00Z" w16du:dateUtc="2026-08-02T11:28:00Z">
        <w:r w:rsidDel="0096620B">
          <w:rPr>
            <w:i/>
            <w:sz w:val="20"/>
          </w:rPr>
          <w:delText>Figure 3.3: RAG pipeline and evaluation design. Band A: offline knowledge-base construction (documents → preprocessing → embedding → vector storage). Band B: three experimental arms sharing a common question set — RAG-grounded, unconstrained baseline, prompt-constrained baseline. Band C: automated cosine-similarity scoring and human rating by two teachers, feeding a paired Wilcoxon signed-rank test.</w:delText>
        </w:r>
      </w:del>
    </w:p>
    <w:p w14:paraId="69963F08" w14:textId="77777777" w:rsidR="00EA27FE" w:rsidRDefault="00000000">
      <w:pPr>
        <w:spacing w:before="280" w:after="160" w:line="360" w:lineRule="auto"/>
      </w:pPr>
      <w:r>
        <w:rPr>
          <w:b/>
          <w:color w:val="000000"/>
          <w:sz w:val="26"/>
        </w:rPr>
        <w:t>3.3 Knowledge Base Construction</w:t>
      </w:r>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Default="00000000">
      <w:pPr>
        <w:spacing w:before="240" w:after="120" w:line="360" w:lineRule="auto"/>
      </w:pPr>
      <w:r>
        <w:rPr>
          <w:b/>
          <w:color w:val="000000"/>
        </w:rPr>
        <w:t>3.3.1 Document Collection</w:t>
      </w:r>
    </w:p>
    <w:p w14:paraId="62A7ED4B" w14:textId="77777777" w:rsidR="00EA27FE" w:rsidRDefault="00000000">
      <w:pPr>
        <w:spacing w:after="240" w:line="360" w:lineRule="auto"/>
      </w:pPr>
      <w:r>
        <w:t xml:space="preserve">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w:t>
      </w:r>
      <w:r>
        <w:lastRenderedPageBreak/>
        <w:t>provided curriculum documentation. Additionally past examination papers for each year from 2016 through 2024 were gathered along with their respective mark schemes, by the Department of Exams.</w:t>
      </w:r>
    </w:p>
    <w:p w14:paraId="5F474956" w14:textId="77777777" w:rsidR="00EA27FE" w:rsidRDefault="00000000">
      <w:pPr>
        <w:spacing w:before="240" w:after="120" w:line="360" w:lineRule="auto"/>
      </w:pPr>
      <w:r>
        <w:rPr>
          <w:b/>
          <w:color w:val="000000"/>
        </w:rP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pPr>
        <w:spacing w:before="240" w:after="120" w:line="360" w:lineRule="auto"/>
      </w:pPr>
      <w:r>
        <w:rPr>
          <w:b/>
          <w:color w:val="000000"/>
        </w:rP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pPr>
        <w:spacing w:before="240" w:after="120" w:line="360" w:lineRule="auto"/>
      </w:pPr>
      <w:r>
        <w:rPr>
          <w:b/>
          <w:color w:val="000000"/>
        </w:rPr>
        <w:t>3.3.4 Question Set Compilation</w:t>
      </w:r>
    </w:p>
    <w:p w14:paraId="6D25B4D7" w14:textId="77777777" w:rsidR="00EA27FE" w:rsidRDefault="00000000">
      <w:pPr>
        <w:spacing w:after="240" w:line="360" w:lineRule="auto"/>
      </w:pPr>
      <w: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pPr>
        <w:spacing w:before="280" w:after="160" w:line="360" w:lineRule="auto"/>
      </w:pPr>
      <w:r>
        <w:rPr>
          <w:b/>
          <w:color w:val="000000"/>
          <w:sz w:val="26"/>
        </w:rPr>
        <w:t>3.4 RAG Pipeline Development</w:t>
      </w:r>
    </w:p>
    <w:p w14:paraId="03408C73" w14:textId="0AEE241A" w:rsidR="00EA27FE" w:rsidRDefault="00000000">
      <w:pPr>
        <w:spacing w:after="240" w:line="360" w:lineRule="auto"/>
      </w:pPr>
      <w:r>
        <w:t xml:space="preserve">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w:t>
      </w:r>
      <w:del w:id="172" w:author="Thilina Perera" w:date="2026-08-02T17:09:00Z" w16du:dateUtc="2026-08-02T11:39:00Z">
        <w:r w:rsidDel="00A40160">
          <w:delText>§</w:delText>
        </w:r>
      </w:del>
      <w:ins w:id="173" w:author="Thilina Perera" w:date="2026-08-02T17:09:00Z" w16du:dateUtc="2026-08-02T11:39:00Z">
        <w:r w:rsidR="00A40160">
          <w:t>section</w:t>
        </w:r>
      </w:ins>
      <w:r>
        <w:t>5.3.</w:t>
      </w:r>
    </w:p>
    <w:p w14:paraId="5E58D3DE" w14:textId="77777777" w:rsidR="00EA27FE" w:rsidRDefault="00000000">
      <w:pPr>
        <w:spacing w:before="240" w:after="120" w:line="360" w:lineRule="auto"/>
      </w:pPr>
      <w:r>
        <w:rPr>
          <w:b/>
          <w:color w:val="000000"/>
        </w:rPr>
        <w:t>3.4.1 Ingestion Pipeline (Design Overview)</w:t>
      </w:r>
    </w:p>
    <w:p w14:paraId="10C4DF6B" w14:textId="6CEBB935" w:rsidR="00EA27FE" w:rsidRDefault="00000000">
      <w:pPr>
        <w:spacing w:after="240" w:line="360" w:lineRule="auto"/>
      </w:pPr>
      <w:r>
        <w:lastRenderedPageBreak/>
        <w:t xml:space="preserve">Documents extracted in </w:t>
      </w:r>
      <w:del w:id="174" w:author="Thilina Perera" w:date="2026-08-02T17:09:00Z" w16du:dateUtc="2026-08-02T11:39:00Z">
        <w:r w:rsidDel="00A40160">
          <w:delText>§</w:delText>
        </w:r>
      </w:del>
      <w:ins w:id="175" w:author="Thilina Perera" w:date="2026-08-02T17:09:00Z" w16du:dateUtc="2026-08-02T11:39:00Z">
        <w:r w:rsidR="00A40160">
          <w:t>section</w:t>
        </w:r>
      </w:ins>
      <w:r>
        <w:t xml:space="preserve">3.3 are processed through three stages: text chunking using the four strategies described above, embedding generation, and vector database storage (separate Chroma collections per embedding model and chunking strategy). The engineerial detail is presented in </w:t>
      </w:r>
      <w:del w:id="176" w:author="Thilina Perera" w:date="2026-08-02T17:08:00Z" w16du:dateUtc="2026-08-02T11:38:00Z">
        <w:r w:rsidDel="00A40160">
          <w:delText>§</w:delText>
        </w:r>
      </w:del>
      <w:ins w:id="177" w:author="Thilina Perera" w:date="2026-08-02T17:08:00Z" w16du:dateUtc="2026-08-02T11:38:00Z">
        <w:r w:rsidR="00A40160">
          <w:t>section</w:t>
        </w:r>
      </w:ins>
      <w:r>
        <w:t>6.1.</w:t>
      </w:r>
    </w:p>
    <w:p w14:paraId="6BBBC856" w14:textId="77777777" w:rsidR="00EA27FE" w:rsidRDefault="00000000">
      <w:pPr>
        <w:spacing w:before="240" w:after="120" w:line="360" w:lineRule="auto"/>
      </w:pPr>
      <w:r>
        <w:rPr>
          <w:b/>
          <w:color w:val="000000"/>
        </w:rP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pPr>
        <w:spacing w:before="240" w:after="120" w:line="360" w:lineRule="auto"/>
      </w:pPr>
      <w:r>
        <w:rPr>
          <w:b/>
          <w:color w:val="000000"/>
        </w:rP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pPr>
        <w:spacing w:before="280" w:after="160" w:line="360" w:lineRule="auto"/>
      </w:pPr>
      <w:r>
        <w:rPr>
          <w:b/>
          <w:color w:val="000000"/>
          <w:sz w:val="26"/>
        </w:rPr>
        <w:t>3.5 Baseline Conditions</w:t>
      </w:r>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w:t>
      </w:r>
      <w:r>
        <w:lastRenderedPageBreak/>
        <w:t>alone. Details about the exact system prompts and implementations of each baseline are given in Section 6.3</w:t>
      </w:r>
    </w:p>
    <w:p w14:paraId="16513D3D" w14:textId="77777777" w:rsidR="00EA27FE" w:rsidRDefault="00000000">
      <w:pPr>
        <w:spacing w:before="280" w:after="160" w:line="360" w:lineRule="auto"/>
      </w:pPr>
      <w:r>
        <w:rPr>
          <w:b/>
          <w:color w:val="000000"/>
          <w:sz w:val="26"/>
        </w:rPr>
        <w:t>3.6 Evaluation Methodology</w:t>
      </w:r>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pPr>
        <w:spacing w:before="240" w:after="120" w:line="360" w:lineRule="auto"/>
      </w:pPr>
      <w:r>
        <w:rPr>
          <w:b/>
          <w:color w:val="000000"/>
        </w:rP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 xml:space="preserve">Answer relevance measures how well the generated responses address the original question(s) asked by calculating the cosine similarity between the embedded response and the embedded reference answer (the reference is encoded via the multilingual-E5 but does not have a </w:t>
      </w:r>
      <w:r>
        <w:lastRenderedPageBreak/>
        <w:t>"query"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pPr>
        <w:spacing w:before="240" w:after="120" w:line="360" w:lineRule="auto"/>
      </w:pPr>
      <w:r>
        <w:rPr>
          <w:b/>
          <w:color w:val="000000"/>
        </w:rP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pPr>
        <w:spacing w:before="280" w:after="160" w:line="360" w:lineRule="auto"/>
      </w:pPr>
      <w:r>
        <w:rPr>
          <w:b/>
          <w:color w:val="000000"/>
          <w:sz w:val="26"/>
        </w:rPr>
        <w:t>3.7 Human Validation Protocol</w:t>
      </w:r>
    </w:p>
    <w:p w14:paraId="4C0C6B97" w14:textId="77777777" w:rsidR="00EA27FE" w:rsidRDefault="00000000">
      <w:pPr>
        <w:spacing w:before="240" w:after="120" w:line="360" w:lineRule="auto"/>
      </w:pPr>
      <w:r>
        <w:rPr>
          <w:b/>
          <w:color w:val="000000"/>
        </w:rPr>
        <w:t>3.7.1 Evaluator Recruitment</w:t>
      </w:r>
    </w:p>
    <w:p w14:paraId="13884E89" w14:textId="77777777" w:rsidR="00EA27FE" w:rsidRDefault="00000000">
      <w:pPr>
        <w:spacing w:after="240" w:line="360" w:lineRule="auto"/>
      </w:pPr>
      <w:r>
        <w:t xml:space="preserve">Two to Three business studies O/level teachers with at least 5 years of experience (and currently employed) in the Government / Semi-Government sector will be selected from a </w:t>
      </w:r>
      <w:r>
        <w:lastRenderedPageBreak/>
        <w:t>pool of eligible candidates. Participants have provided informed consent to participate and were paid for their evaluation time.</w:t>
      </w:r>
    </w:p>
    <w:p w14:paraId="6F39869A" w14:textId="77777777" w:rsidR="00EA27FE" w:rsidRDefault="00000000">
      <w:pPr>
        <w:spacing w:before="240" w:after="120" w:line="360" w:lineRule="auto"/>
      </w:pPr>
      <w:r>
        <w:rPr>
          <w:b/>
          <w:color w:val="000000"/>
        </w:rP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68FC92D4" w14:textId="19B0634F" w:rsidR="00EA27FE" w:rsidDel="008D3435" w:rsidRDefault="00000000">
      <w:pPr>
        <w:spacing w:after="240" w:line="240" w:lineRule="auto"/>
        <w:jc w:val="center"/>
        <w:rPr>
          <w:del w:id="178" w:author="Thilina Perera" w:date="2026-08-02T17:19:00Z" w16du:dateUtc="2026-08-02T11:49:00Z"/>
        </w:rPr>
      </w:pPr>
      <w:del w:id="179" w:author="Thilina Perera" w:date="2026-08-02T17:19:00Z" w16du:dateUtc="2026-08-02T11:49:00Z">
        <w:r w:rsidDel="008D3435">
          <w:rPr>
            <w:i/>
            <w:sz w:val="20"/>
          </w:rPr>
          <w:delText>Figure 3.4: Evaluation design. All 82 questions answered by all three systems, producing paired data. Automated cosine-similarity scoring and blinded human rating (984 total ratings) run in parallel, correlated via Cohen's kappa and Pearson r, then combined in a paired Wilcoxon signed-rank test.</w:delText>
        </w:r>
      </w:del>
    </w:p>
    <w:p w14:paraId="3C99AEA0" w14:textId="77777777" w:rsidR="00EA27FE" w:rsidRDefault="00000000">
      <w:pPr>
        <w:spacing w:before="240" w:after="120" w:line="360" w:lineRule="auto"/>
      </w:pPr>
      <w:r>
        <w:rPr>
          <w:b/>
          <w:color w:val="000000"/>
        </w:rP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lastRenderedPageBreak/>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pPr>
        <w:spacing w:before="280" w:after="160" w:line="360" w:lineRule="auto"/>
      </w:pPr>
      <w:r>
        <w:rPr>
          <w:b/>
          <w:color w:val="000000"/>
          <w:sz w:val="26"/>
        </w:rPr>
        <w:t>3.8 Statistical Analysis Plan</w:t>
      </w:r>
    </w:p>
    <w:p w14:paraId="7DDE88EE" w14:textId="77777777" w:rsidR="00EA27FE" w:rsidRDefault="00000000">
      <w:pPr>
        <w:spacing w:before="240" w:after="120" w:line="360" w:lineRule="auto"/>
      </w:pPr>
      <w:r>
        <w:rPr>
          <w:b/>
          <w:color w:val="000000"/>
        </w:rP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pPr>
        <w:spacing w:before="280" w:after="160" w:line="360" w:lineRule="auto"/>
      </w:pPr>
      <w:r>
        <w:rPr>
          <w:b/>
          <w:color w:val="000000"/>
          <w:sz w:val="26"/>
        </w:rPr>
        <w:t>3.9 Development Methodology</w:t>
      </w:r>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8406F9">
        <w:rPr>
          <w:b/>
          <w:bCs/>
          <w:rPrChange w:id="180" w:author="Thilina Perera" w:date="2026-08-02T17:25:00Z" w16du:dateUtc="2026-08-02T11:55:00Z">
            <w:rPr/>
          </w:rPrChange>
        </w:rPr>
        <w:t>Iterative #1</w:t>
      </w:r>
      <w:r>
        <w:t xml:space="preserve">: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8406F9">
        <w:rPr>
          <w:b/>
          <w:bCs/>
          <w:rPrChange w:id="181" w:author="Thilina Perera" w:date="2026-08-02T17:25:00Z" w16du:dateUtc="2026-08-02T11:55:00Z">
            <w:rPr/>
          </w:rPrChange>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8406F9">
        <w:rPr>
          <w:b/>
          <w:bCs/>
          <w:rPrChange w:id="182" w:author="Thilina Perera" w:date="2026-08-02T17:25:00Z" w16du:dateUtc="2026-08-02T11:55:00Z">
            <w:rPr/>
          </w:rPrChange>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8406F9">
        <w:rPr>
          <w:b/>
          <w:bCs/>
          <w:rPrChange w:id="183" w:author="Thilina Perera" w:date="2026-08-02T17:25:00Z" w16du:dateUtc="2026-08-02T11:55:00Z">
            <w:rPr/>
          </w:rPrChange>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D8AA3FC" w14:textId="77777777" w:rsidR="00DD4F9E" w:rsidRDefault="00DD4F9E">
      <w:pPr>
        <w:spacing w:after="240" w:line="360" w:lineRule="auto"/>
      </w:pPr>
    </w:p>
    <w:p w14:paraId="406AE48A" w14:textId="77777777" w:rsidR="00EA27FE" w:rsidRDefault="00000000">
      <w:pPr>
        <w:spacing w:before="280" w:after="160" w:line="360" w:lineRule="auto"/>
      </w:pPr>
      <w:r>
        <w:rPr>
          <w:b/>
          <w:color w:val="000000"/>
          <w:sz w:val="26"/>
        </w:rPr>
        <w:t>3.10 Project Management and Timeline</w:t>
      </w:r>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pPr>
        <w:spacing w:before="240" w:after="120" w:line="360" w:lineRule="auto"/>
      </w:pPr>
      <w:r>
        <w:rPr>
          <w:b/>
          <w:color w:val="000000"/>
        </w:rP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2961B287" w14:textId="77777777" w:rsidR="008406F9" w:rsidRDefault="008406F9" w:rsidP="008406F9">
      <w:pPr>
        <w:spacing w:after="240" w:line="240" w:lineRule="auto"/>
        <w:jc w:val="center"/>
        <w:rPr>
          <w:ins w:id="184" w:author="Thilina Perera" w:date="2026-08-02T17:26:00Z" w16du:dateUtc="2026-08-02T11:56:00Z"/>
          <w:i/>
          <w:sz w:val="20"/>
        </w:rPr>
      </w:pPr>
    </w:p>
    <w:p w14:paraId="7D7B2E8E" w14:textId="48E47338" w:rsidR="008406F9" w:rsidRPr="00BC650F" w:rsidRDefault="008406F9" w:rsidP="008406F9">
      <w:pPr>
        <w:spacing w:after="240" w:line="240" w:lineRule="auto"/>
        <w:jc w:val="center"/>
        <w:rPr>
          <w:ins w:id="185" w:author="Thilina Perera" w:date="2026-08-02T17:26:00Z" w16du:dateUtc="2026-08-02T11:56:00Z"/>
          <w:i/>
          <w:sz w:val="20"/>
        </w:rPr>
      </w:pPr>
      <w:ins w:id="186" w:author="Thilina Perera" w:date="2026-08-02T17:26:00Z" w16du:dateUtc="2026-08-02T11:56:00Z">
        <w:r>
          <w:rPr>
            <w:i/>
            <w:sz w:val="20"/>
          </w:rPr>
          <w:t>Table 3.</w:t>
        </w:r>
        <w:r>
          <w:rPr>
            <w:i/>
            <w:sz w:val="20"/>
          </w:rPr>
          <w:t>2</w:t>
        </w:r>
        <w:r>
          <w:rPr>
            <w:i/>
            <w:sz w:val="20"/>
          </w:rPr>
          <w:t xml:space="preserve">: </w:t>
        </w:r>
        <w:r w:rsidRPr="008406F9">
          <w:rPr>
            <w:i/>
            <w:sz w:val="20"/>
          </w:rPr>
          <w:t>Work Breakdown Structure</w:t>
        </w:r>
      </w:ins>
    </w:p>
    <w:p w14:paraId="6D4FDEAB" w14:textId="77777777" w:rsidR="00EA27FE" w:rsidRDefault="00EA27FE"/>
    <w:p w14:paraId="2C1E35EA" w14:textId="77777777" w:rsidR="00EA27FE" w:rsidRDefault="00000000">
      <w:pPr>
        <w:spacing w:before="240" w:after="120" w:line="360" w:lineRule="auto"/>
      </w:pPr>
      <w:r>
        <w:rPr>
          <w:b/>
          <w:color w:val="000000"/>
        </w:rP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pPr>
      <w:r>
        <w:rPr>
          <w:i/>
          <w:sz w:val="20"/>
        </w:rPr>
        <w:lastRenderedPageBreak/>
        <w:t>Figure 3.5: Dissertation Project Timetable — Gantt Chart</w:t>
      </w:r>
    </w:p>
    <w:p w14:paraId="61D5D6D0" w14:textId="0F5D3DB5" w:rsidR="00EA27FE" w:rsidDel="008406F9" w:rsidRDefault="00000000">
      <w:pPr>
        <w:spacing w:after="240" w:line="240" w:lineRule="auto"/>
        <w:jc w:val="center"/>
        <w:rPr>
          <w:del w:id="187" w:author="Thilina Perera" w:date="2026-08-02T17:26:00Z" w16du:dateUtc="2026-08-02T11:56:00Z"/>
        </w:rPr>
      </w:pPr>
      <w:del w:id="188" w:author="Thilina Perera" w:date="2026-08-02T17:26:00Z" w16du:dateUtc="2026-08-02T11:56:00Z">
        <w:r w:rsidDel="008406F9">
          <w:rPr>
            <w:i/>
            <w:sz w:val="20"/>
          </w:rPr>
          <w:delText>Figure 3.5: Project timeline — five phases (Literature Review, Proposal, Data Collection, Design &amp; Development, Evaluation &amp; Write-Up), April 1 – August 2, 2026. Overlapping phases reflect the iterative development methodology (</w:delText>
        </w:r>
      </w:del>
      <w:del w:id="189" w:author="Thilina Perera" w:date="2026-08-02T17:08:00Z" w16du:dateUtc="2026-08-02T11:38:00Z">
        <w:r w:rsidDel="00A40160">
          <w:rPr>
            <w:i/>
            <w:sz w:val="20"/>
          </w:rPr>
          <w:delText>§</w:delText>
        </w:r>
      </w:del>
      <w:del w:id="190" w:author="Thilina Perera" w:date="2026-08-02T17:26:00Z" w16du:dateUtc="2026-08-02T11:56:00Z">
        <w:r w:rsidDel="008406F9">
          <w:rPr>
            <w:i/>
            <w:sz w:val="20"/>
          </w:rPr>
          <w:delText>3.9) rather than a strict waterfall sequence.</w:delText>
        </w:r>
      </w:del>
    </w:p>
    <w:p w14:paraId="639EDFA6" w14:textId="77777777" w:rsidR="00EA27FE" w:rsidRDefault="00000000">
      <w:pPr>
        <w:spacing w:before="240" w:after="120" w:line="360" w:lineRule="auto"/>
      </w:pPr>
      <w:r>
        <w:rPr>
          <w:b/>
          <w:color w:val="000000"/>
        </w:rP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354FC070" w14:textId="77777777" w:rsidR="008406F9" w:rsidRDefault="008406F9" w:rsidP="008406F9">
      <w:pPr>
        <w:spacing w:after="240" w:line="240" w:lineRule="auto"/>
        <w:jc w:val="center"/>
        <w:rPr>
          <w:ins w:id="191" w:author="Thilina Perera" w:date="2026-08-02T17:27:00Z" w16du:dateUtc="2026-08-02T11:57:00Z"/>
          <w:i/>
          <w:sz w:val="20"/>
        </w:rPr>
      </w:pPr>
    </w:p>
    <w:p w14:paraId="14B92375" w14:textId="725801F3" w:rsidR="008406F9" w:rsidRPr="00BC650F" w:rsidRDefault="008406F9" w:rsidP="008406F9">
      <w:pPr>
        <w:spacing w:after="240" w:line="240" w:lineRule="auto"/>
        <w:jc w:val="center"/>
        <w:rPr>
          <w:ins w:id="192" w:author="Thilina Perera" w:date="2026-08-02T17:26:00Z" w16du:dateUtc="2026-08-02T11:56:00Z"/>
          <w:i/>
          <w:sz w:val="20"/>
        </w:rPr>
      </w:pPr>
      <w:ins w:id="193" w:author="Thilina Perera" w:date="2026-08-02T17:26:00Z" w16du:dateUtc="2026-08-02T11:56:00Z">
        <w:r>
          <w:rPr>
            <w:i/>
            <w:sz w:val="20"/>
          </w:rPr>
          <w:t>Table 3.</w:t>
        </w:r>
        <w:r>
          <w:rPr>
            <w:i/>
            <w:sz w:val="20"/>
          </w:rPr>
          <w:t>3</w:t>
        </w:r>
        <w:r>
          <w:rPr>
            <w:i/>
            <w:sz w:val="20"/>
          </w:rPr>
          <w:t xml:space="preserve">: </w:t>
        </w:r>
      </w:ins>
      <w:ins w:id="194" w:author="Thilina Perera" w:date="2026-08-02T17:27:00Z" w16du:dateUtc="2026-08-02T11:57:00Z">
        <w:r w:rsidRPr="008406F9">
          <w:rPr>
            <w:i/>
            <w:sz w:val="20"/>
          </w:rPr>
          <w:t>Milestones</w:t>
        </w:r>
      </w:ins>
    </w:p>
    <w:p w14:paraId="7AC0244C" w14:textId="77777777" w:rsidR="00EA27FE" w:rsidRDefault="00EA27FE"/>
    <w:p w14:paraId="383D6A53" w14:textId="77777777" w:rsidR="00EA27FE" w:rsidRDefault="00000000">
      <w:pPr>
        <w:spacing w:before="280" w:after="160" w:line="360" w:lineRule="auto"/>
      </w:pPr>
      <w:r>
        <w:rPr>
          <w:b/>
          <w:color w:val="000000"/>
          <w:sz w:val="26"/>
        </w:rPr>
        <w:t>3.11 Resource Requirements</w:t>
      </w:r>
    </w:p>
    <w:p w14:paraId="2724CF97" w14:textId="77777777" w:rsidR="00EA27FE" w:rsidRDefault="00000000">
      <w:pPr>
        <w:spacing w:before="240" w:after="120" w:line="360" w:lineRule="auto"/>
      </w:pPr>
      <w:r>
        <w:rPr>
          <w:b/>
          <w:color w:val="000000"/>
        </w:rP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59279FF2" w14:textId="77777777" w:rsidR="008406F9" w:rsidRDefault="008406F9" w:rsidP="008406F9">
      <w:pPr>
        <w:spacing w:after="240" w:line="240" w:lineRule="auto"/>
        <w:jc w:val="center"/>
        <w:rPr>
          <w:ins w:id="195" w:author="Thilina Perera" w:date="2026-08-02T17:27:00Z" w16du:dateUtc="2026-08-02T11:57:00Z"/>
          <w:i/>
          <w:sz w:val="20"/>
        </w:rPr>
      </w:pPr>
    </w:p>
    <w:p w14:paraId="7BEB3629" w14:textId="616E2252" w:rsidR="008406F9" w:rsidRPr="00BC650F" w:rsidRDefault="008406F9" w:rsidP="008406F9">
      <w:pPr>
        <w:spacing w:after="240" w:line="240" w:lineRule="auto"/>
        <w:jc w:val="center"/>
        <w:rPr>
          <w:ins w:id="196" w:author="Thilina Perera" w:date="2026-08-02T17:26:00Z" w16du:dateUtc="2026-08-02T11:56:00Z"/>
          <w:i/>
          <w:sz w:val="20"/>
        </w:rPr>
      </w:pPr>
      <w:ins w:id="197" w:author="Thilina Perera" w:date="2026-08-02T17:26:00Z" w16du:dateUtc="2026-08-02T11:56:00Z">
        <w:r>
          <w:rPr>
            <w:i/>
            <w:sz w:val="20"/>
          </w:rPr>
          <w:t>Table 3.</w:t>
        </w:r>
      </w:ins>
      <w:ins w:id="198" w:author="Thilina Perera" w:date="2026-08-02T17:27:00Z" w16du:dateUtc="2026-08-02T11:57:00Z">
        <w:r>
          <w:rPr>
            <w:i/>
            <w:sz w:val="20"/>
          </w:rPr>
          <w:t>4</w:t>
        </w:r>
      </w:ins>
      <w:ins w:id="199" w:author="Thilina Perera" w:date="2026-08-02T17:26:00Z" w16du:dateUtc="2026-08-02T11:56:00Z">
        <w:r>
          <w:rPr>
            <w:i/>
            <w:sz w:val="20"/>
          </w:rPr>
          <w:t xml:space="preserve">: </w:t>
        </w:r>
      </w:ins>
      <w:ins w:id="200" w:author="Thilina Perera" w:date="2026-08-02T17:27:00Z" w16du:dateUtc="2026-08-02T11:57:00Z">
        <w:r w:rsidRPr="008406F9">
          <w:rPr>
            <w:i/>
            <w:sz w:val="20"/>
          </w:rPr>
          <w:t>Software and Infrastructure</w:t>
        </w:r>
      </w:ins>
    </w:p>
    <w:p w14:paraId="4EF223D4" w14:textId="77777777" w:rsidR="00EA27FE" w:rsidRDefault="00EA27FE"/>
    <w:p w14:paraId="3A556C42" w14:textId="77777777" w:rsidR="00EA27FE" w:rsidRDefault="00000000">
      <w:pPr>
        <w:spacing w:before="240" w:after="120" w:line="360" w:lineRule="auto"/>
      </w:pPr>
      <w:r>
        <w:rPr>
          <w:b/>
          <w:color w:val="000000"/>
        </w:rPr>
        <w:lastRenderedPageBreak/>
        <w:t>3.11.2 Budget</w:t>
      </w:r>
    </w:p>
    <w:tbl>
      <w:tblPr>
        <w:tblStyle w:val="TableGrid"/>
        <w:tblW w:w="0" w:type="auto"/>
        <w:tblLook w:val="04A0" w:firstRow="1" w:lastRow="0" w:firstColumn="1" w:lastColumn="0" w:noHBand="0" w:noVBand="1"/>
        <w:tblPrChange w:id="201" w:author="Thilina Perera" w:date="2026-08-02T17:28:00Z" w16du:dateUtc="2026-08-02T11:58:00Z">
          <w:tblPr>
            <w:tblStyle w:val="TableGrid"/>
            <w:tblW w:w="0" w:type="auto"/>
            <w:tblLook w:val="04A0" w:firstRow="1" w:lastRow="0" w:firstColumn="1" w:lastColumn="0" w:noHBand="0" w:noVBand="1"/>
          </w:tblPr>
        </w:tblPrChange>
      </w:tblPr>
      <w:tblGrid>
        <w:gridCol w:w="2376"/>
        <w:gridCol w:w="1985"/>
        <w:gridCol w:w="4711"/>
        <w:tblGridChange w:id="202">
          <w:tblGrid>
            <w:gridCol w:w="2376"/>
            <w:gridCol w:w="1985"/>
            <w:gridCol w:w="567"/>
            <w:gridCol w:w="4144"/>
          </w:tblGrid>
        </w:tblGridChange>
      </w:tblGrid>
      <w:tr w:rsidR="00EA27FE" w14:paraId="04460ED3" w14:textId="77777777" w:rsidTr="008406F9">
        <w:tc>
          <w:tcPr>
            <w:tcW w:w="2376" w:type="dxa"/>
            <w:shd w:val="clear" w:color="auto" w:fill="D9E2F3"/>
            <w:tcPrChange w:id="203" w:author="Thilina Perera" w:date="2026-08-02T17:28:00Z" w16du:dateUtc="2026-08-02T11:58:00Z">
              <w:tcPr>
                <w:tcW w:w="2376" w:type="dxa"/>
                <w:shd w:val="clear" w:color="auto" w:fill="D9E2F3"/>
              </w:tcPr>
            </w:tcPrChange>
          </w:tcPr>
          <w:p w14:paraId="7A26FD8F" w14:textId="77777777" w:rsidR="00EA27FE" w:rsidRDefault="00000000">
            <w:r>
              <w:rPr>
                <w:b/>
                <w:sz w:val="20"/>
              </w:rPr>
              <w:t>Item</w:t>
            </w:r>
          </w:p>
        </w:tc>
        <w:tc>
          <w:tcPr>
            <w:tcW w:w="1985" w:type="dxa"/>
            <w:shd w:val="clear" w:color="auto" w:fill="D9E2F3"/>
            <w:tcPrChange w:id="204" w:author="Thilina Perera" w:date="2026-08-02T17:28:00Z" w16du:dateUtc="2026-08-02T11:58:00Z">
              <w:tcPr>
                <w:tcW w:w="2552" w:type="dxa"/>
                <w:gridSpan w:val="2"/>
                <w:shd w:val="clear" w:color="auto" w:fill="D9E2F3"/>
              </w:tcPr>
            </w:tcPrChange>
          </w:tcPr>
          <w:p w14:paraId="44DA5222" w14:textId="77777777" w:rsidR="00EA27FE" w:rsidRDefault="00000000">
            <w:r>
              <w:rPr>
                <w:b/>
                <w:sz w:val="20"/>
              </w:rPr>
              <w:t>Cost</w:t>
            </w:r>
          </w:p>
        </w:tc>
        <w:tc>
          <w:tcPr>
            <w:tcW w:w="4711" w:type="dxa"/>
            <w:shd w:val="clear" w:color="auto" w:fill="D9E2F3"/>
            <w:tcPrChange w:id="205" w:author="Thilina Perera" w:date="2026-08-02T17:28:00Z" w16du:dateUtc="2026-08-02T11:58:00Z">
              <w:tcPr>
                <w:tcW w:w="4144" w:type="dxa"/>
                <w:shd w:val="clear" w:color="auto" w:fill="D9E2F3"/>
              </w:tcPr>
            </w:tcPrChange>
          </w:tcPr>
          <w:p w14:paraId="068DAD82" w14:textId="77777777" w:rsidR="00EA27FE" w:rsidRDefault="00000000">
            <w:r>
              <w:rPr>
                <w:b/>
                <w:sz w:val="20"/>
              </w:rPr>
              <w:t>Notes</w:t>
            </w:r>
          </w:p>
        </w:tc>
      </w:tr>
      <w:tr w:rsidR="00EA27FE" w14:paraId="70C9F0B4" w14:textId="77777777" w:rsidTr="008406F9">
        <w:tc>
          <w:tcPr>
            <w:tcW w:w="2376" w:type="dxa"/>
            <w:tcPrChange w:id="206" w:author="Thilina Perera" w:date="2026-08-02T17:28:00Z" w16du:dateUtc="2026-08-02T11:58:00Z">
              <w:tcPr>
                <w:tcW w:w="2376" w:type="dxa"/>
              </w:tcPr>
            </w:tcPrChange>
          </w:tcPr>
          <w:p w14:paraId="0EB369C8" w14:textId="77777777" w:rsidR="00EA27FE" w:rsidRDefault="00000000">
            <w:r>
              <w:rPr>
                <w:sz w:val="20"/>
              </w:rPr>
              <w:t>API usage (LLM + embeddings)</w:t>
            </w:r>
          </w:p>
        </w:tc>
        <w:tc>
          <w:tcPr>
            <w:tcW w:w="1985" w:type="dxa"/>
            <w:tcPrChange w:id="207" w:author="Thilina Perera" w:date="2026-08-02T17:28:00Z" w16du:dateUtc="2026-08-02T11:58:00Z">
              <w:tcPr>
                <w:tcW w:w="2552" w:type="dxa"/>
                <w:gridSpan w:val="2"/>
              </w:tcPr>
            </w:tcPrChange>
          </w:tcPr>
          <w:p w14:paraId="13EDC8D1" w14:textId="77777777" w:rsidR="00EA27FE" w:rsidRDefault="00000000">
            <w:r>
              <w:rPr>
                <w:sz w:val="20"/>
              </w:rPr>
              <w:t>LKR 0</w:t>
            </w:r>
          </w:p>
        </w:tc>
        <w:tc>
          <w:tcPr>
            <w:tcW w:w="4711" w:type="dxa"/>
            <w:tcPrChange w:id="208" w:author="Thilina Perera" w:date="2026-08-02T17:28:00Z" w16du:dateUtc="2026-08-02T11:58:00Z">
              <w:tcPr>
                <w:tcW w:w="4144" w:type="dxa"/>
              </w:tcPr>
            </w:tcPrChange>
          </w:tcPr>
          <w:p w14:paraId="243DC561" w14:textId="77777777" w:rsidR="00EA27FE" w:rsidRDefault="00000000">
            <w:r>
              <w:rPr>
                <w:sz w:val="20"/>
              </w:rPr>
              <w:t>Free tiers: Gemini, OpenCode, Cloudflare Workers AI, Ollama local</w:t>
            </w:r>
          </w:p>
        </w:tc>
      </w:tr>
      <w:tr w:rsidR="00EA27FE" w14:paraId="26E92D50" w14:textId="77777777" w:rsidTr="008406F9">
        <w:tc>
          <w:tcPr>
            <w:tcW w:w="2376" w:type="dxa"/>
            <w:tcPrChange w:id="209" w:author="Thilina Perera" w:date="2026-08-02T17:28:00Z" w16du:dateUtc="2026-08-02T11:58:00Z">
              <w:tcPr>
                <w:tcW w:w="2376" w:type="dxa"/>
              </w:tcPr>
            </w:tcPrChange>
          </w:tcPr>
          <w:p w14:paraId="0E241AC3" w14:textId="77777777" w:rsidR="00EA27FE" w:rsidRDefault="00000000">
            <w:r>
              <w:rPr>
                <w:sz w:val="20"/>
              </w:rPr>
              <w:t>VPS for testing</w:t>
            </w:r>
          </w:p>
        </w:tc>
        <w:tc>
          <w:tcPr>
            <w:tcW w:w="1985" w:type="dxa"/>
            <w:tcPrChange w:id="210" w:author="Thilina Perera" w:date="2026-08-02T17:28:00Z" w16du:dateUtc="2026-08-02T11:58:00Z">
              <w:tcPr>
                <w:tcW w:w="2552" w:type="dxa"/>
                <w:gridSpan w:val="2"/>
              </w:tcPr>
            </w:tcPrChange>
          </w:tcPr>
          <w:p w14:paraId="1A235793" w14:textId="77777777" w:rsidR="00EA27FE" w:rsidRDefault="00000000">
            <w:r>
              <w:rPr>
                <w:sz w:val="20"/>
              </w:rPr>
              <w:t>~LKR 7,500</w:t>
            </w:r>
          </w:p>
        </w:tc>
        <w:tc>
          <w:tcPr>
            <w:tcW w:w="4711" w:type="dxa"/>
            <w:tcPrChange w:id="211" w:author="Thilina Perera" w:date="2026-08-02T17:28:00Z" w16du:dateUtc="2026-08-02T11:58:00Z">
              <w:tcPr>
                <w:tcW w:w="4144" w:type="dxa"/>
              </w:tcPr>
            </w:tcPrChange>
          </w:tcPr>
          <w:p w14:paraId="58E366BC" w14:textId="77777777" w:rsidR="00EA27FE" w:rsidRDefault="00000000">
            <w:r>
              <w:rPr>
                <w:sz w:val="20"/>
              </w:rPr>
              <w:t>Contabo VPS, ~USD 7/month × 3 months</w:t>
            </w:r>
          </w:p>
        </w:tc>
      </w:tr>
      <w:tr w:rsidR="00EA27FE" w14:paraId="3CB28041" w14:textId="77777777" w:rsidTr="008406F9">
        <w:tc>
          <w:tcPr>
            <w:tcW w:w="2376" w:type="dxa"/>
            <w:tcPrChange w:id="212" w:author="Thilina Perera" w:date="2026-08-02T17:28:00Z" w16du:dateUtc="2026-08-02T11:58:00Z">
              <w:tcPr>
                <w:tcW w:w="2376" w:type="dxa"/>
              </w:tcPr>
            </w:tcPrChange>
          </w:tcPr>
          <w:p w14:paraId="5A7C28EF" w14:textId="77777777" w:rsidR="00EA27FE" w:rsidRDefault="00000000">
            <w:r>
              <w:rPr>
                <w:sz w:val="20"/>
              </w:rPr>
              <w:t>Vector database (local)</w:t>
            </w:r>
          </w:p>
        </w:tc>
        <w:tc>
          <w:tcPr>
            <w:tcW w:w="1985" w:type="dxa"/>
            <w:tcPrChange w:id="213" w:author="Thilina Perera" w:date="2026-08-02T17:28:00Z" w16du:dateUtc="2026-08-02T11:58:00Z">
              <w:tcPr>
                <w:tcW w:w="2552" w:type="dxa"/>
                <w:gridSpan w:val="2"/>
              </w:tcPr>
            </w:tcPrChange>
          </w:tcPr>
          <w:p w14:paraId="683B2E9D" w14:textId="77777777" w:rsidR="00EA27FE" w:rsidRDefault="00000000">
            <w:r>
              <w:rPr>
                <w:sz w:val="20"/>
              </w:rPr>
              <w:t>LKR 0</w:t>
            </w:r>
          </w:p>
        </w:tc>
        <w:tc>
          <w:tcPr>
            <w:tcW w:w="4711" w:type="dxa"/>
            <w:tcPrChange w:id="214" w:author="Thilina Perera" w:date="2026-08-02T17:28:00Z" w16du:dateUtc="2026-08-02T11:58:00Z">
              <w:tcPr>
                <w:tcW w:w="4144" w:type="dxa"/>
              </w:tcPr>
            </w:tcPrChange>
          </w:tcPr>
          <w:p w14:paraId="41783C6A" w14:textId="77777777" w:rsidR="00EA27FE" w:rsidRDefault="00000000">
            <w:r>
              <w:rPr>
                <w:sz w:val="20"/>
              </w:rPr>
              <w:t>Chroma runs locally</w:t>
            </w:r>
          </w:p>
        </w:tc>
      </w:tr>
      <w:tr w:rsidR="00EA27FE" w14:paraId="46B69282" w14:textId="77777777" w:rsidTr="008406F9">
        <w:tc>
          <w:tcPr>
            <w:tcW w:w="2376" w:type="dxa"/>
            <w:tcPrChange w:id="215" w:author="Thilina Perera" w:date="2026-08-02T17:28:00Z" w16du:dateUtc="2026-08-02T11:58:00Z">
              <w:tcPr>
                <w:tcW w:w="2376" w:type="dxa"/>
              </w:tcPr>
            </w:tcPrChange>
          </w:tcPr>
          <w:p w14:paraId="26EF1DF9" w14:textId="77777777" w:rsidR="00EA27FE" w:rsidRDefault="00000000">
            <w:r>
              <w:rPr>
                <w:sz w:val="20"/>
              </w:rPr>
              <w:t>Teacher honoraria</w:t>
            </w:r>
          </w:p>
        </w:tc>
        <w:tc>
          <w:tcPr>
            <w:tcW w:w="1985" w:type="dxa"/>
            <w:tcPrChange w:id="216" w:author="Thilina Perera" w:date="2026-08-02T17:28:00Z" w16du:dateUtc="2026-08-02T11:58:00Z">
              <w:tcPr>
                <w:tcW w:w="2552" w:type="dxa"/>
                <w:gridSpan w:val="2"/>
              </w:tcPr>
            </w:tcPrChange>
          </w:tcPr>
          <w:p w14:paraId="3E5DA390" w14:textId="77777777" w:rsidR="00EA27FE" w:rsidRDefault="00000000">
            <w:r>
              <w:rPr>
                <w:sz w:val="20"/>
              </w:rPr>
              <w:t>LKR 0</w:t>
            </w:r>
          </w:p>
        </w:tc>
        <w:tc>
          <w:tcPr>
            <w:tcW w:w="4711" w:type="dxa"/>
            <w:tcPrChange w:id="217" w:author="Thilina Perera" w:date="2026-08-02T17:28:00Z" w16du:dateUtc="2026-08-02T11:58:00Z">
              <w:tcPr>
                <w:tcW w:w="4144" w:type="dxa"/>
              </w:tcPr>
            </w:tcPrChange>
          </w:tcPr>
          <w:p w14:paraId="29589771" w14:textId="77777777" w:rsidR="00EA27FE" w:rsidRDefault="00000000">
            <w:r>
              <w:rPr>
                <w:sz w:val="20"/>
              </w:rPr>
              <w:t>In-kind: 4-month free platform access</w:t>
            </w:r>
          </w:p>
        </w:tc>
      </w:tr>
      <w:tr w:rsidR="00EA27FE" w14:paraId="241DAA3C" w14:textId="77777777" w:rsidTr="008406F9">
        <w:tc>
          <w:tcPr>
            <w:tcW w:w="2376" w:type="dxa"/>
            <w:tcPrChange w:id="218" w:author="Thilina Perera" w:date="2026-08-02T17:28:00Z" w16du:dateUtc="2026-08-02T11:58:00Z">
              <w:tcPr>
                <w:tcW w:w="2376" w:type="dxa"/>
              </w:tcPr>
            </w:tcPrChange>
          </w:tcPr>
          <w:p w14:paraId="651F5180" w14:textId="77777777" w:rsidR="00EA27FE" w:rsidRDefault="00000000">
            <w:r>
              <w:rPr>
                <w:sz w:val="20"/>
              </w:rPr>
              <w:t>**Total**</w:t>
            </w:r>
          </w:p>
        </w:tc>
        <w:tc>
          <w:tcPr>
            <w:tcW w:w="1985" w:type="dxa"/>
            <w:tcPrChange w:id="219" w:author="Thilina Perera" w:date="2026-08-02T17:28:00Z" w16du:dateUtc="2026-08-02T11:58:00Z">
              <w:tcPr>
                <w:tcW w:w="2552" w:type="dxa"/>
                <w:gridSpan w:val="2"/>
              </w:tcPr>
            </w:tcPrChange>
          </w:tcPr>
          <w:p w14:paraId="7D869841" w14:textId="77777777" w:rsidR="00EA27FE" w:rsidRDefault="00000000">
            <w:r>
              <w:rPr>
                <w:sz w:val="20"/>
              </w:rPr>
              <w:t>**~LKR 7,500**</w:t>
            </w:r>
          </w:p>
        </w:tc>
        <w:tc>
          <w:tcPr>
            <w:tcW w:w="4711" w:type="dxa"/>
            <w:tcPrChange w:id="220" w:author="Thilina Perera" w:date="2026-08-02T17:28:00Z" w16du:dateUtc="2026-08-02T11:58:00Z">
              <w:tcPr>
                <w:tcW w:w="4144" w:type="dxa"/>
              </w:tcPr>
            </w:tcPrChange>
          </w:tcPr>
          <w:p w14:paraId="2F8BE003" w14:textId="77777777" w:rsidR="00EA27FE" w:rsidRDefault="00000000">
            <w:r>
              <w:rPr>
                <w:sz w:val="20"/>
              </w:rPr>
              <w:t>**~£19**</w:t>
            </w:r>
          </w:p>
        </w:tc>
      </w:tr>
    </w:tbl>
    <w:p w14:paraId="04841478" w14:textId="77777777" w:rsidR="008406F9" w:rsidRDefault="008406F9" w:rsidP="008406F9">
      <w:pPr>
        <w:spacing w:after="240" w:line="240" w:lineRule="auto"/>
        <w:jc w:val="center"/>
        <w:rPr>
          <w:ins w:id="221" w:author="Thilina Perera" w:date="2026-08-02T17:28:00Z" w16du:dateUtc="2026-08-02T11:58:00Z"/>
          <w:i/>
          <w:sz w:val="20"/>
        </w:rPr>
      </w:pPr>
    </w:p>
    <w:p w14:paraId="0F028CD5" w14:textId="7A0748E3" w:rsidR="008406F9" w:rsidRPr="00BC650F" w:rsidRDefault="008406F9" w:rsidP="008406F9">
      <w:pPr>
        <w:spacing w:after="240" w:line="240" w:lineRule="auto"/>
        <w:jc w:val="center"/>
        <w:rPr>
          <w:ins w:id="222" w:author="Thilina Perera" w:date="2026-08-02T17:28:00Z" w16du:dateUtc="2026-08-02T11:58:00Z"/>
          <w:i/>
          <w:sz w:val="20"/>
        </w:rPr>
      </w:pPr>
      <w:ins w:id="223" w:author="Thilina Perera" w:date="2026-08-02T17:28:00Z" w16du:dateUtc="2026-08-02T11:58:00Z">
        <w:r>
          <w:rPr>
            <w:i/>
            <w:sz w:val="20"/>
          </w:rPr>
          <w:t>Table 3.</w:t>
        </w:r>
        <w:r>
          <w:rPr>
            <w:i/>
            <w:sz w:val="20"/>
          </w:rPr>
          <w:t>5</w:t>
        </w:r>
        <w:r>
          <w:rPr>
            <w:i/>
            <w:sz w:val="20"/>
          </w:rPr>
          <w:t xml:space="preserve">: </w:t>
        </w:r>
        <w:r w:rsidRPr="008406F9">
          <w:rPr>
            <w:i/>
            <w:sz w:val="20"/>
          </w:rPr>
          <w:t>Budget</w:t>
        </w:r>
      </w:ins>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pPr>
        <w:spacing w:before="280" w:after="160" w:line="360" w:lineRule="auto"/>
      </w:pPr>
      <w:r>
        <w:rPr>
          <w:b/>
          <w:color w:val="000000"/>
          <w:sz w:val="26"/>
        </w:rPr>
        <w:t>3.12 Risk Assessment and Mitigation</w:t>
      </w:r>
    </w:p>
    <w:tbl>
      <w:tblPr>
        <w:tblStyle w:val="TableGrid"/>
        <w:tblW w:w="0" w:type="auto"/>
        <w:tblLook w:val="04A0" w:firstRow="1" w:lastRow="0" w:firstColumn="1" w:lastColumn="0" w:noHBand="0" w:noVBand="1"/>
        <w:tblPrChange w:id="224" w:author="Thilina Perera" w:date="2026-08-02T17:28:00Z" w16du:dateUtc="2026-08-02T11:58:00Z">
          <w:tblPr>
            <w:tblStyle w:val="TableGrid"/>
            <w:tblW w:w="0" w:type="auto"/>
            <w:tblLook w:val="04A0" w:firstRow="1" w:lastRow="0" w:firstColumn="1" w:lastColumn="0" w:noHBand="0" w:noVBand="1"/>
          </w:tblPr>
        </w:tblPrChange>
      </w:tblPr>
      <w:tblGrid>
        <w:gridCol w:w="1951"/>
        <w:gridCol w:w="1139"/>
        <w:gridCol w:w="987"/>
        <w:gridCol w:w="5142"/>
        <w:tblGridChange w:id="225">
          <w:tblGrid>
            <w:gridCol w:w="1951"/>
            <w:gridCol w:w="1139"/>
            <w:gridCol w:w="279"/>
            <w:gridCol w:w="708"/>
            <w:gridCol w:w="709"/>
            <w:gridCol w:w="4286"/>
            <w:gridCol w:w="147"/>
          </w:tblGrid>
        </w:tblGridChange>
      </w:tblGrid>
      <w:tr w:rsidR="00EA27FE" w14:paraId="3909CDE2" w14:textId="77777777" w:rsidTr="008406F9">
        <w:trPr>
          <w:trPrChange w:id="226" w:author="Thilina Perera" w:date="2026-08-02T17:28:00Z" w16du:dateUtc="2026-08-02T11:58:00Z">
            <w:trPr>
              <w:gridAfter w:val="0"/>
            </w:trPr>
          </w:trPrChange>
        </w:trPr>
        <w:tc>
          <w:tcPr>
            <w:tcW w:w="1951" w:type="dxa"/>
            <w:shd w:val="clear" w:color="auto" w:fill="D9E2F3"/>
            <w:tcPrChange w:id="227" w:author="Thilina Perera" w:date="2026-08-02T17:28:00Z" w16du:dateUtc="2026-08-02T11:58:00Z">
              <w:tcPr>
                <w:tcW w:w="1951" w:type="dxa"/>
                <w:shd w:val="clear" w:color="auto" w:fill="D9E2F3"/>
              </w:tcPr>
            </w:tcPrChange>
          </w:tcPr>
          <w:p w14:paraId="0343F5B9" w14:textId="77777777" w:rsidR="00EA27FE" w:rsidRDefault="00000000">
            <w:r>
              <w:rPr>
                <w:b/>
                <w:sz w:val="20"/>
              </w:rPr>
              <w:t>Risk</w:t>
            </w:r>
          </w:p>
        </w:tc>
        <w:tc>
          <w:tcPr>
            <w:tcW w:w="1139" w:type="dxa"/>
            <w:shd w:val="clear" w:color="auto" w:fill="D9E2F3"/>
            <w:tcPrChange w:id="228" w:author="Thilina Perera" w:date="2026-08-02T17:28:00Z" w16du:dateUtc="2026-08-02T11:58:00Z">
              <w:tcPr>
                <w:tcW w:w="1418" w:type="dxa"/>
                <w:gridSpan w:val="2"/>
                <w:shd w:val="clear" w:color="auto" w:fill="D9E2F3"/>
              </w:tcPr>
            </w:tcPrChange>
          </w:tcPr>
          <w:p w14:paraId="61366CC8" w14:textId="77777777" w:rsidR="00EA27FE" w:rsidRDefault="00000000">
            <w:r>
              <w:rPr>
                <w:b/>
                <w:sz w:val="20"/>
              </w:rPr>
              <w:t>Likelihood</w:t>
            </w:r>
          </w:p>
        </w:tc>
        <w:tc>
          <w:tcPr>
            <w:tcW w:w="987" w:type="dxa"/>
            <w:shd w:val="clear" w:color="auto" w:fill="D9E2F3"/>
            <w:tcPrChange w:id="229" w:author="Thilina Perera" w:date="2026-08-02T17:28:00Z" w16du:dateUtc="2026-08-02T11:58:00Z">
              <w:tcPr>
                <w:tcW w:w="1417" w:type="dxa"/>
                <w:gridSpan w:val="2"/>
                <w:shd w:val="clear" w:color="auto" w:fill="D9E2F3"/>
              </w:tcPr>
            </w:tcPrChange>
          </w:tcPr>
          <w:p w14:paraId="7FF825CC" w14:textId="77777777" w:rsidR="00EA27FE" w:rsidRDefault="00000000">
            <w:r>
              <w:rPr>
                <w:b/>
                <w:sz w:val="20"/>
              </w:rPr>
              <w:t>Impact</w:t>
            </w:r>
          </w:p>
        </w:tc>
        <w:tc>
          <w:tcPr>
            <w:tcW w:w="5142" w:type="dxa"/>
            <w:shd w:val="clear" w:color="auto" w:fill="D9E2F3"/>
            <w:tcPrChange w:id="230" w:author="Thilina Perera" w:date="2026-08-02T17:28:00Z" w16du:dateUtc="2026-08-02T11:58:00Z">
              <w:tcPr>
                <w:tcW w:w="4286" w:type="dxa"/>
                <w:shd w:val="clear" w:color="auto" w:fill="D9E2F3"/>
              </w:tcPr>
            </w:tcPrChange>
          </w:tcPr>
          <w:p w14:paraId="6DCEFE97" w14:textId="77777777" w:rsidR="00EA27FE" w:rsidRDefault="00000000">
            <w:r>
              <w:rPr>
                <w:b/>
                <w:sz w:val="20"/>
              </w:rPr>
              <w:t>Mitigation</w:t>
            </w:r>
          </w:p>
        </w:tc>
      </w:tr>
      <w:tr w:rsidR="00EA27FE" w14:paraId="4CD0E8B2" w14:textId="77777777" w:rsidTr="008406F9">
        <w:trPr>
          <w:trPrChange w:id="231" w:author="Thilina Perera" w:date="2026-08-02T17:28:00Z" w16du:dateUtc="2026-08-02T11:58:00Z">
            <w:trPr>
              <w:gridAfter w:val="0"/>
            </w:trPr>
          </w:trPrChange>
        </w:trPr>
        <w:tc>
          <w:tcPr>
            <w:tcW w:w="1951" w:type="dxa"/>
            <w:tcPrChange w:id="232" w:author="Thilina Perera" w:date="2026-08-02T17:28:00Z" w16du:dateUtc="2026-08-02T11:58:00Z">
              <w:tcPr>
                <w:tcW w:w="1951" w:type="dxa"/>
              </w:tcPr>
            </w:tcPrChange>
          </w:tcPr>
          <w:p w14:paraId="482C27A6" w14:textId="77777777" w:rsidR="00EA27FE" w:rsidRDefault="00000000">
            <w:r>
              <w:rPr>
                <w:sz w:val="20"/>
              </w:rPr>
              <w:t>AI model incapability with Sinhala</w:t>
            </w:r>
          </w:p>
        </w:tc>
        <w:tc>
          <w:tcPr>
            <w:tcW w:w="1139" w:type="dxa"/>
            <w:tcPrChange w:id="233" w:author="Thilina Perera" w:date="2026-08-02T17:28:00Z" w16du:dateUtc="2026-08-02T11:58:00Z">
              <w:tcPr>
                <w:tcW w:w="1418" w:type="dxa"/>
                <w:gridSpan w:val="2"/>
              </w:tcPr>
            </w:tcPrChange>
          </w:tcPr>
          <w:p w14:paraId="60F9EF42" w14:textId="77777777" w:rsidR="00EA27FE" w:rsidRDefault="00000000">
            <w:r>
              <w:rPr>
                <w:sz w:val="20"/>
              </w:rPr>
              <w:t>High</w:t>
            </w:r>
          </w:p>
        </w:tc>
        <w:tc>
          <w:tcPr>
            <w:tcW w:w="987" w:type="dxa"/>
            <w:tcPrChange w:id="234" w:author="Thilina Perera" w:date="2026-08-02T17:28:00Z" w16du:dateUtc="2026-08-02T11:58:00Z">
              <w:tcPr>
                <w:tcW w:w="1417" w:type="dxa"/>
                <w:gridSpan w:val="2"/>
              </w:tcPr>
            </w:tcPrChange>
          </w:tcPr>
          <w:p w14:paraId="6F5C9CA7" w14:textId="77777777" w:rsidR="00EA27FE" w:rsidRDefault="00000000">
            <w:r>
              <w:rPr>
                <w:sz w:val="20"/>
              </w:rPr>
              <w:t>High</w:t>
            </w:r>
          </w:p>
        </w:tc>
        <w:tc>
          <w:tcPr>
            <w:tcW w:w="5142" w:type="dxa"/>
            <w:tcPrChange w:id="235" w:author="Thilina Perera" w:date="2026-08-02T17:28:00Z" w16du:dateUtc="2026-08-02T11:58:00Z">
              <w:tcPr>
                <w:tcW w:w="4286" w:type="dxa"/>
              </w:tcPr>
            </w:tcPrChange>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8406F9">
        <w:trPr>
          <w:trPrChange w:id="236" w:author="Thilina Perera" w:date="2026-08-02T17:28:00Z" w16du:dateUtc="2026-08-02T11:58:00Z">
            <w:trPr>
              <w:gridAfter w:val="0"/>
            </w:trPr>
          </w:trPrChange>
        </w:trPr>
        <w:tc>
          <w:tcPr>
            <w:tcW w:w="1951" w:type="dxa"/>
            <w:tcPrChange w:id="237" w:author="Thilina Perera" w:date="2026-08-02T17:28:00Z" w16du:dateUtc="2026-08-02T11:58:00Z">
              <w:tcPr>
                <w:tcW w:w="1951" w:type="dxa"/>
              </w:tcPr>
            </w:tcPrChange>
          </w:tcPr>
          <w:p w14:paraId="057BD7B9" w14:textId="77777777" w:rsidR="00EA27FE" w:rsidRDefault="00000000">
            <w:r>
              <w:rPr>
                <w:sz w:val="20"/>
              </w:rPr>
              <w:t>Poor retrieval quality for Sinhala</w:t>
            </w:r>
          </w:p>
        </w:tc>
        <w:tc>
          <w:tcPr>
            <w:tcW w:w="1139" w:type="dxa"/>
            <w:tcPrChange w:id="238" w:author="Thilina Perera" w:date="2026-08-02T17:28:00Z" w16du:dateUtc="2026-08-02T11:58:00Z">
              <w:tcPr>
                <w:tcW w:w="1418" w:type="dxa"/>
                <w:gridSpan w:val="2"/>
              </w:tcPr>
            </w:tcPrChange>
          </w:tcPr>
          <w:p w14:paraId="7B0F8CA0" w14:textId="77777777" w:rsidR="00EA27FE" w:rsidRDefault="00000000">
            <w:r>
              <w:rPr>
                <w:sz w:val="20"/>
              </w:rPr>
              <w:t>Medium</w:t>
            </w:r>
          </w:p>
        </w:tc>
        <w:tc>
          <w:tcPr>
            <w:tcW w:w="987" w:type="dxa"/>
            <w:tcPrChange w:id="239" w:author="Thilina Perera" w:date="2026-08-02T17:28:00Z" w16du:dateUtc="2026-08-02T11:58:00Z">
              <w:tcPr>
                <w:tcW w:w="1417" w:type="dxa"/>
                <w:gridSpan w:val="2"/>
              </w:tcPr>
            </w:tcPrChange>
          </w:tcPr>
          <w:p w14:paraId="1E92CDB7" w14:textId="77777777" w:rsidR="00EA27FE" w:rsidRDefault="00000000">
            <w:r>
              <w:rPr>
                <w:sz w:val="20"/>
              </w:rPr>
              <w:t>High</w:t>
            </w:r>
          </w:p>
        </w:tc>
        <w:tc>
          <w:tcPr>
            <w:tcW w:w="5142" w:type="dxa"/>
            <w:tcPrChange w:id="240" w:author="Thilina Perera" w:date="2026-08-02T17:28:00Z" w16du:dateUtc="2026-08-02T11:58:00Z">
              <w:tcPr>
                <w:tcW w:w="4286" w:type="dxa"/>
              </w:tcPr>
            </w:tcPrChange>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8406F9">
        <w:trPr>
          <w:trPrChange w:id="241" w:author="Thilina Perera" w:date="2026-08-02T17:28:00Z" w16du:dateUtc="2026-08-02T11:58:00Z">
            <w:trPr>
              <w:gridAfter w:val="0"/>
            </w:trPr>
          </w:trPrChange>
        </w:trPr>
        <w:tc>
          <w:tcPr>
            <w:tcW w:w="1951" w:type="dxa"/>
            <w:tcPrChange w:id="242" w:author="Thilina Perera" w:date="2026-08-02T17:28:00Z" w16du:dateUtc="2026-08-02T11:58:00Z">
              <w:tcPr>
                <w:tcW w:w="1951" w:type="dxa"/>
              </w:tcPr>
            </w:tcPrChange>
          </w:tcPr>
          <w:p w14:paraId="427103ED" w14:textId="77777777" w:rsidR="00EA27FE" w:rsidRDefault="00000000">
            <w:r>
              <w:rPr>
                <w:sz w:val="20"/>
              </w:rPr>
              <w:t>Human evaluator dropout</w:t>
            </w:r>
          </w:p>
        </w:tc>
        <w:tc>
          <w:tcPr>
            <w:tcW w:w="1139" w:type="dxa"/>
            <w:tcPrChange w:id="243" w:author="Thilina Perera" w:date="2026-08-02T17:28:00Z" w16du:dateUtc="2026-08-02T11:58:00Z">
              <w:tcPr>
                <w:tcW w:w="1418" w:type="dxa"/>
                <w:gridSpan w:val="2"/>
              </w:tcPr>
            </w:tcPrChange>
          </w:tcPr>
          <w:p w14:paraId="04B0614F" w14:textId="77777777" w:rsidR="00EA27FE" w:rsidRDefault="00000000">
            <w:r>
              <w:rPr>
                <w:sz w:val="20"/>
              </w:rPr>
              <w:t>Low</w:t>
            </w:r>
          </w:p>
        </w:tc>
        <w:tc>
          <w:tcPr>
            <w:tcW w:w="987" w:type="dxa"/>
            <w:tcPrChange w:id="244" w:author="Thilina Perera" w:date="2026-08-02T17:28:00Z" w16du:dateUtc="2026-08-02T11:58:00Z">
              <w:tcPr>
                <w:tcW w:w="1417" w:type="dxa"/>
                <w:gridSpan w:val="2"/>
              </w:tcPr>
            </w:tcPrChange>
          </w:tcPr>
          <w:p w14:paraId="7D91CEBD" w14:textId="77777777" w:rsidR="00EA27FE" w:rsidRDefault="00000000">
            <w:r>
              <w:rPr>
                <w:sz w:val="20"/>
              </w:rPr>
              <w:t>Medium</w:t>
            </w:r>
          </w:p>
        </w:tc>
        <w:tc>
          <w:tcPr>
            <w:tcW w:w="5142" w:type="dxa"/>
            <w:tcPrChange w:id="245" w:author="Thilina Perera" w:date="2026-08-02T17:28:00Z" w16du:dateUtc="2026-08-02T11:58:00Z">
              <w:tcPr>
                <w:tcW w:w="4286" w:type="dxa"/>
              </w:tcPr>
            </w:tcPrChange>
          </w:tcPr>
          <w:p w14:paraId="5DB52DF5" w14:textId="77777777" w:rsidR="00EA27FE" w:rsidRDefault="00000000">
            <w:r>
              <w:rPr>
                <w:sz w:val="20"/>
              </w:rPr>
              <w:t>Recruit 3 evaluators; prepare backup contacts</w:t>
            </w:r>
          </w:p>
        </w:tc>
      </w:tr>
      <w:tr w:rsidR="00EA27FE" w14:paraId="5471E33C" w14:textId="77777777" w:rsidTr="008406F9">
        <w:trPr>
          <w:trPrChange w:id="246" w:author="Thilina Perera" w:date="2026-08-02T17:28:00Z" w16du:dateUtc="2026-08-02T11:58:00Z">
            <w:trPr>
              <w:gridAfter w:val="0"/>
            </w:trPr>
          </w:trPrChange>
        </w:trPr>
        <w:tc>
          <w:tcPr>
            <w:tcW w:w="1951" w:type="dxa"/>
            <w:tcPrChange w:id="247" w:author="Thilina Perera" w:date="2026-08-02T17:28:00Z" w16du:dateUtc="2026-08-02T11:58:00Z">
              <w:tcPr>
                <w:tcW w:w="1951" w:type="dxa"/>
              </w:tcPr>
            </w:tcPrChange>
          </w:tcPr>
          <w:p w14:paraId="40D6CBD4" w14:textId="77777777" w:rsidR="00EA27FE" w:rsidRDefault="00000000">
            <w:r>
              <w:rPr>
                <w:sz w:val="20"/>
              </w:rPr>
              <w:t>LLM hallucination in evaluation context</w:t>
            </w:r>
          </w:p>
        </w:tc>
        <w:tc>
          <w:tcPr>
            <w:tcW w:w="1139" w:type="dxa"/>
            <w:tcPrChange w:id="248" w:author="Thilina Perera" w:date="2026-08-02T17:28:00Z" w16du:dateUtc="2026-08-02T11:58:00Z">
              <w:tcPr>
                <w:tcW w:w="1418" w:type="dxa"/>
                <w:gridSpan w:val="2"/>
              </w:tcPr>
            </w:tcPrChange>
          </w:tcPr>
          <w:p w14:paraId="0B566799" w14:textId="77777777" w:rsidR="00EA27FE" w:rsidRDefault="00000000">
            <w:r>
              <w:rPr>
                <w:sz w:val="20"/>
              </w:rPr>
              <w:t>Medium</w:t>
            </w:r>
          </w:p>
        </w:tc>
        <w:tc>
          <w:tcPr>
            <w:tcW w:w="987" w:type="dxa"/>
            <w:tcPrChange w:id="249" w:author="Thilina Perera" w:date="2026-08-02T17:28:00Z" w16du:dateUtc="2026-08-02T11:58:00Z">
              <w:tcPr>
                <w:tcW w:w="1417" w:type="dxa"/>
                <w:gridSpan w:val="2"/>
              </w:tcPr>
            </w:tcPrChange>
          </w:tcPr>
          <w:p w14:paraId="0CD11B6C" w14:textId="77777777" w:rsidR="00EA27FE" w:rsidRDefault="00000000">
            <w:r>
              <w:rPr>
                <w:sz w:val="20"/>
              </w:rPr>
              <w:t>Medium</w:t>
            </w:r>
          </w:p>
        </w:tc>
        <w:tc>
          <w:tcPr>
            <w:tcW w:w="5142" w:type="dxa"/>
            <w:tcPrChange w:id="250" w:author="Thilina Perera" w:date="2026-08-02T17:28:00Z" w16du:dateUtc="2026-08-02T11:58:00Z">
              <w:tcPr>
                <w:tcW w:w="4286" w:type="dxa"/>
              </w:tcPr>
            </w:tcPrChange>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8406F9">
        <w:trPr>
          <w:trPrChange w:id="251" w:author="Thilina Perera" w:date="2026-08-02T17:28:00Z" w16du:dateUtc="2026-08-02T11:58:00Z">
            <w:trPr>
              <w:gridAfter w:val="0"/>
            </w:trPr>
          </w:trPrChange>
        </w:trPr>
        <w:tc>
          <w:tcPr>
            <w:tcW w:w="1951" w:type="dxa"/>
            <w:tcPrChange w:id="252" w:author="Thilina Perera" w:date="2026-08-02T17:28:00Z" w16du:dateUtc="2026-08-02T11:58:00Z">
              <w:tcPr>
                <w:tcW w:w="1951" w:type="dxa"/>
              </w:tcPr>
            </w:tcPrChange>
          </w:tcPr>
          <w:p w14:paraId="30276976" w14:textId="77777777" w:rsidR="00EA27FE" w:rsidRDefault="00000000">
            <w:r>
              <w:rPr>
                <w:sz w:val="20"/>
              </w:rPr>
              <w:t>Technical integration failures</w:t>
            </w:r>
          </w:p>
        </w:tc>
        <w:tc>
          <w:tcPr>
            <w:tcW w:w="1139" w:type="dxa"/>
            <w:tcPrChange w:id="253" w:author="Thilina Perera" w:date="2026-08-02T17:28:00Z" w16du:dateUtc="2026-08-02T11:58:00Z">
              <w:tcPr>
                <w:tcW w:w="1418" w:type="dxa"/>
                <w:gridSpan w:val="2"/>
              </w:tcPr>
            </w:tcPrChange>
          </w:tcPr>
          <w:p w14:paraId="7305A696" w14:textId="77777777" w:rsidR="00EA27FE" w:rsidRDefault="00000000">
            <w:r>
              <w:rPr>
                <w:sz w:val="20"/>
              </w:rPr>
              <w:t>Low</w:t>
            </w:r>
          </w:p>
        </w:tc>
        <w:tc>
          <w:tcPr>
            <w:tcW w:w="987" w:type="dxa"/>
            <w:tcPrChange w:id="254" w:author="Thilina Perera" w:date="2026-08-02T17:28:00Z" w16du:dateUtc="2026-08-02T11:58:00Z">
              <w:tcPr>
                <w:tcW w:w="1417" w:type="dxa"/>
                <w:gridSpan w:val="2"/>
              </w:tcPr>
            </w:tcPrChange>
          </w:tcPr>
          <w:p w14:paraId="3AD4B6B6" w14:textId="77777777" w:rsidR="00EA27FE" w:rsidRDefault="00000000">
            <w:r>
              <w:rPr>
                <w:sz w:val="20"/>
              </w:rPr>
              <w:t>Medium</w:t>
            </w:r>
          </w:p>
        </w:tc>
        <w:tc>
          <w:tcPr>
            <w:tcW w:w="5142" w:type="dxa"/>
            <w:tcPrChange w:id="255" w:author="Thilina Perera" w:date="2026-08-02T17:28:00Z" w16du:dateUtc="2026-08-02T11:58:00Z">
              <w:tcPr>
                <w:tcW w:w="4286" w:type="dxa"/>
              </w:tcPr>
            </w:tcPrChange>
          </w:tcPr>
          <w:p w14:paraId="0D724574" w14:textId="77777777" w:rsidR="00EA27FE" w:rsidRDefault="00000000">
            <w:r>
              <w:rPr>
                <w:sz w:val="20"/>
              </w:rPr>
              <w:t>Maintain modular architecture; Chroma zero-dependency deployment; 9router provider fallback</w:t>
            </w:r>
          </w:p>
        </w:tc>
      </w:tr>
      <w:tr w:rsidR="00EA27FE" w14:paraId="520284D2" w14:textId="77777777" w:rsidTr="008406F9">
        <w:trPr>
          <w:trPrChange w:id="256" w:author="Thilina Perera" w:date="2026-08-02T17:28:00Z" w16du:dateUtc="2026-08-02T11:58:00Z">
            <w:trPr>
              <w:gridAfter w:val="0"/>
            </w:trPr>
          </w:trPrChange>
        </w:trPr>
        <w:tc>
          <w:tcPr>
            <w:tcW w:w="1951" w:type="dxa"/>
            <w:tcPrChange w:id="257" w:author="Thilina Perera" w:date="2026-08-02T17:28:00Z" w16du:dateUtc="2026-08-02T11:58:00Z">
              <w:tcPr>
                <w:tcW w:w="1951" w:type="dxa"/>
              </w:tcPr>
            </w:tcPrChange>
          </w:tcPr>
          <w:p w14:paraId="5291704D" w14:textId="77777777" w:rsidR="00EA27FE" w:rsidRDefault="00000000">
            <w:r>
              <w:rPr>
                <w:sz w:val="20"/>
              </w:rPr>
              <w:t>Insufficient statistical power</w:t>
            </w:r>
          </w:p>
        </w:tc>
        <w:tc>
          <w:tcPr>
            <w:tcW w:w="1139" w:type="dxa"/>
            <w:tcPrChange w:id="258" w:author="Thilina Perera" w:date="2026-08-02T17:28:00Z" w16du:dateUtc="2026-08-02T11:58:00Z">
              <w:tcPr>
                <w:tcW w:w="1418" w:type="dxa"/>
                <w:gridSpan w:val="2"/>
              </w:tcPr>
            </w:tcPrChange>
          </w:tcPr>
          <w:p w14:paraId="308E2DBD" w14:textId="77777777" w:rsidR="00EA27FE" w:rsidRDefault="00000000">
            <w:r>
              <w:rPr>
                <w:sz w:val="20"/>
              </w:rPr>
              <w:t>Medium</w:t>
            </w:r>
          </w:p>
        </w:tc>
        <w:tc>
          <w:tcPr>
            <w:tcW w:w="987" w:type="dxa"/>
            <w:tcPrChange w:id="259" w:author="Thilina Perera" w:date="2026-08-02T17:28:00Z" w16du:dateUtc="2026-08-02T11:58:00Z">
              <w:tcPr>
                <w:tcW w:w="1417" w:type="dxa"/>
                <w:gridSpan w:val="2"/>
              </w:tcPr>
            </w:tcPrChange>
          </w:tcPr>
          <w:p w14:paraId="597D777D" w14:textId="77777777" w:rsidR="00EA27FE" w:rsidRDefault="00000000">
            <w:r>
              <w:rPr>
                <w:sz w:val="20"/>
              </w:rPr>
              <w:t>Medium</w:t>
            </w:r>
          </w:p>
        </w:tc>
        <w:tc>
          <w:tcPr>
            <w:tcW w:w="5142" w:type="dxa"/>
            <w:tcPrChange w:id="260" w:author="Thilina Perera" w:date="2026-08-02T17:28:00Z" w16du:dateUtc="2026-08-02T11:58:00Z">
              <w:tcPr>
                <w:tcW w:w="4286" w:type="dxa"/>
              </w:tcPr>
            </w:tcPrChange>
          </w:tcPr>
          <w:p w14:paraId="3D5DC95B" w14:textId="77777777" w:rsidR="00EA27FE" w:rsidRDefault="00000000">
            <w:r>
              <w:rPr>
                <w:sz w:val="20"/>
              </w:rPr>
              <w:t>82-question set across 7 topics; Wilcoxon paired design maximises power</w:t>
            </w:r>
          </w:p>
        </w:tc>
      </w:tr>
      <w:tr w:rsidR="00EA27FE" w14:paraId="58FB5049" w14:textId="77777777" w:rsidTr="008406F9">
        <w:trPr>
          <w:trPrChange w:id="261" w:author="Thilina Perera" w:date="2026-08-02T17:28:00Z" w16du:dateUtc="2026-08-02T11:58:00Z">
            <w:trPr>
              <w:gridAfter w:val="0"/>
            </w:trPr>
          </w:trPrChange>
        </w:trPr>
        <w:tc>
          <w:tcPr>
            <w:tcW w:w="1951" w:type="dxa"/>
            <w:tcPrChange w:id="262" w:author="Thilina Perera" w:date="2026-08-02T17:28:00Z" w16du:dateUtc="2026-08-02T11:58:00Z">
              <w:tcPr>
                <w:tcW w:w="1951" w:type="dxa"/>
              </w:tcPr>
            </w:tcPrChange>
          </w:tcPr>
          <w:p w14:paraId="45AE412F" w14:textId="77777777" w:rsidR="00EA27FE" w:rsidRDefault="00000000">
            <w:r>
              <w:rPr>
                <w:sz w:val="20"/>
              </w:rPr>
              <w:t>Time overrun</w:t>
            </w:r>
          </w:p>
        </w:tc>
        <w:tc>
          <w:tcPr>
            <w:tcW w:w="1139" w:type="dxa"/>
            <w:tcPrChange w:id="263" w:author="Thilina Perera" w:date="2026-08-02T17:28:00Z" w16du:dateUtc="2026-08-02T11:58:00Z">
              <w:tcPr>
                <w:tcW w:w="1418" w:type="dxa"/>
                <w:gridSpan w:val="2"/>
              </w:tcPr>
            </w:tcPrChange>
          </w:tcPr>
          <w:p w14:paraId="49077A32" w14:textId="77777777" w:rsidR="00EA27FE" w:rsidRDefault="00000000">
            <w:r>
              <w:rPr>
                <w:sz w:val="20"/>
              </w:rPr>
              <w:t>Medium</w:t>
            </w:r>
          </w:p>
        </w:tc>
        <w:tc>
          <w:tcPr>
            <w:tcW w:w="987" w:type="dxa"/>
            <w:tcPrChange w:id="264" w:author="Thilina Perera" w:date="2026-08-02T17:28:00Z" w16du:dateUtc="2026-08-02T11:58:00Z">
              <w:tcPr>
                <w:tcW w:w="1417" w:type="dxa"/>
                <w:gridSpan w:val="2"/>
              </w:tcPr>
            </w:tcPrChange>
          </w:tcPr>
          <w:p w14:paraId="3EE7AD00" w14:textId="77777777" w:rsidR="00EA27FE" w:rsidRDefault="00000000">
            <w:r>
              <w:rPr>
                <w:sz w:val="20"/>
              </w:rPr>
              <w:t>High</w:t>
            </w:r>
          </w:p>
        </w:tc>
        <w:tc>
          <w:tcPr>
            <w:tcW w:w="5142" w:type="dxa"/>
            <w:tcPrChange w:id="265" w:author="Thilina Perera" w:date="2026-08-02T17:28:00Z" w16du:dateUtc="2026-08-02T11:58:00Z">
              <w:tcPr>
                <w:tcW w:w="4286" w:type="dxa"/>
              </w:tcPr>
            </w:tcPrChange>
          </w:tcPr>
          <w:p w14:paraId="58E4B4DC" w14:textId="77777777" w:rsidR="00EA27FE" w:rsidRDefault="00000000">
            <w:r>
              <w:rPr>
                <w:sz w:val="20"/>
              </w:rPr>
              <w:t>Build buffer into timeline; prioritise core RQs; defer RQ3 if necessary</w:t>
            </w:r>
          </w:p>
        </w:tc>
      </w:tr>
    </w:tbl>
    <w:p w14:paraId="3D0C1839" w14:textId="77777777" w:rsidR="008406F9" w:rsidRDefault="008406F9" w:rsidP="008406F9">
      <w:pPr>
        <w:spacing w:after="240" w:line="240" w:lineRule="auto"/>
        <w:jc w:val="center"/>
        <w:rPr>
          <w:ins w:id="266" w:author="Thilina Perera" w:date="2026-08-02T17:28:00Z" w16du:dateUtc="2026-08-02T11:58:00Z"/>
          <w:i/>
          <w:sz w:val="20"/>
        </w:rPr>
      </w:pPr>
    </w:p>
    <w:p w14:paraId="27ABCF47" w14:textId="7BADB374" w:rsidR="008406F9" w:rsidRPr="00BC650F" w:rsidRDefault="008406F9" w:rsidP="008406F9">
      <w:pPr>
        <w:spacing w:after="240" w:line="240" w:lineRule="auto"/>
        <w:jc w:val="center"/>
        <w:rPr>
          <w:ins w:id="267" w:author="Thilina Perera" w:date="2026-08-02T17:28:00Z" w16du:dateUtc="2026-08-02T11:58:00Z"/>
          <w:i/>
          <w:sz w:val="20"/>
        </w:rPr>
      </w:pPr>
      <w:ins w:id="268" w:author="Thilina Perera" w:date="2026-08-02T17:28:00Z" w16du:dateUtc="2026-08-02T11:58:00Z">
        <w:r>
          <w:rPr>
            <w:i/>
            <w:sz w:val="20"/>
          </w:rPr>
          <w:t>Table 3.</w:t>
        </w:r>
        <w:r>
          <w:rPr>
            <w:i/>
            <w:sz w:val="20"/>
          </w:rPr>
          <w:t>6</w:t>
        </w:r>
        <w:r>
          <w:rPr>
            <w:i/>
            <w:sz w:val="20"/>
          </w:rPr>
          <w:t xml:space="preserve">: </w:t>
        </w:r>
        <w:r w:rsidRPr="008406F9">
          <w:rPr>
            <w:i/>
            <w:sz w:val="20"/>
          </w:rPr>
          <w:t>Risk Assessment and Mitigation</w:t>
        </w:r>
      </w:ins>
    </w:p>
    <w:p w14:paraId="3C43DDBB" w14:textId="77777777" w:rsidR="00EA27FE" w:rsidRDefault="00EA27FE"/>
    <w:p w14:paraId="129E2747" w14:textId="77777777" w:rsidR="00EA27FE" w:rsidRDefault="00000000">
      <w:pPr>
        <w:spacing w:before="280" w:after="160" w:line="360" w:lineRule="auto"/>
      </w:pPr>
      <w:r>
        <w:rPr>
          <w:b/>
          <w:color w:val="000000"/>
          <w:sz w:val="26"/>
        </w:rPr>
        <w:t>3.13 Ethical Considerations</w:t>
      </w:r>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pPr>
        <w:spacing w:before="240" w:after="120" w:line="360" w:lineRule="auto"/>
      </w:pPr>
      <w:r>
        <w:rPr>
          <w:b/>
          <w:color w:val="000000"/>
        </w:rPr>
        <w:t>3.13.1 Data Ethics</w:t>
      </w:r>
    </w:p>
    <w:p w14:paraId="645A7369" w14:textId="77777777" w:rsidR="00EA27FE" w:rsidRDefault="00000000">
      <w:pPr>
        <w:spacing w:after="240" w:line="360" w:lineRule="auto"/>
      </w:pPr>
      <w:r>
        <w:t xml:space="preserve">Beginning with source documents — all of the source documents that will be fed into this database, all of the source documents will be publically available curriculum resources </w:t>
      </w:r>
      <w:r>
        <w:lastRenderedPageBreak/>
        <w:t>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pPr>
        <w:spacing w:before="240" w:after="120" w:line="360" w:lineRule="auto"/>
      </w:pPr>
      <w:r>
        <w:rPr>
          <w:b/>
          <w:color w:val="000000"/>
        </w:rP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lastRenderedPageBreak/>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pPr>
        <w:spacing w:before="240" w:after="120" w:line="360" w:lineRule="auto"/>
      </w:pPr>
      <w:r>
        <w:rPr>
          <w:b/>
          <w:color w:val="000000"/>
        </w:rPr>
        <w:t>3.13.3 AI Ethics</w:t>
      </w:r>
    </w:p>
    <w:p w14:paraId="01E49125" w14:textId="77777777" w:rsidR="00EA27FE" w:rsidRPr="008406F9" w:rsidRDefault="00000000">
      <w:pPr>
        <w:spacing w:after="240" w:line="360" w:lineRule="auto"/>
        <w:rPr>
          <w:b/>
          <w:bCs/>
          <w:rPrChange w:id="269" w:author="Thilina Perera" w:date="2026-08-02T17:29:00Z" w16du:dateUtc="2026-08-02T11:59:00Z">
            <w:rPr/>
          </w:rPrChange>
        </w:rPr>
      </w:pPr>
      <w:r w:rsidRPr="008406F9">
        <w:rPr>
          <w:b/>
          <w:bCs/>
          <w:rPrChange w:id="270" w:author="Thilina Perera" w:date="2026-08-02T17:29:00Z" w16du:dateUtc="2026-08-02T11:59:00Z">
            <w:rPr/>
          </w:rPrChange>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8406F9" w:rsidRDefault="00000000">
      <w:pPr>
        <w:spacing w:after="240" w:line="360" w:lineRule="auto"/>
        <w:rPr>
          <w:b/>
          <w:bCs/>
          <w:rPrChange w:id="271" w:author="Thilina Perera" w:date="2026-08-02T17:29:00Z" w16du:dateUtc="2026-08-02T11:59:00Z">
            <w:rPr/>
          </w:rPrChange>
        </w:rPr>
      </w:pPr>
      <w:r w:rsidRPr="008406F9">
        <w:rPr>
          <w:b/>
          <w:bCs/>
          <w:rPrChange w:id="272" w:author="Thilina Perera" w:date="2026-08-02T17:29:00Z" w16du:dateUtc="2026-08-02T11:59:00Z">
            <w:rPr/>
          </w:rPrChange>
        </w:rPr>
        <w:lastRenderedPageBreak/>
        <w:t>Use of Retrieval-Augmented Generation (RAG) to Mitigate Hallucinations.</w:t>
      </w:r>
    </w:p>
    <w:p w14:paraId="16A58BD6" w14:textId="5864A2CD"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del w:id="273" w:author="Thilina Perera" w:date="2026-08-02T17:08:00Z" w16du:dateUtc="2026-08-02T11:38:00Z">
        <w:r w:rsidDel="00A40160">
          <w:delText>§</w:delText>
        </w:r>
      </w:del>
      <w:ins w:id="274" w:author="Thilina Perera" w:date="2026-08-02T17:08:00Z" w16du:dateUtc="2026-08-02T11:38:00Z">
        <w:r w:rsidR="00A40160">
          <w:t>section</w:t>
        </w:r>
      </w:ins>
      <w:r>
        <w:t>2.6); it does quantify the residual rate of hallucination for each generated response.</w:t>
      </w:r>
    </w:p>
    <w:p w14:paraId="67F24497" w14:textId="77777777" w:rsidR="00EA27FE" w:rsidRPr="008406F9" w:rsidRDefault="00000000">
      <w:pPr>
        <w:spacing w:after="240" w:line="360" w:lineRule="auto"/>
        <w:rPr>
          <w:b/>
          <w:bCs/>
          <w:rPrChange w:id="275" w:author="Thilina Perera" w:date="2026-08-02T17:29:00Z" w16du:dateUtc="2026-08-02T11:59:00Z">
            <w:rPr/>
          </w:rPrChange>
        </w:rPr>
      </w:pPr>
      <w:r w:rsidRPr="008406F9">
        <w:rPr>
          <w:b/>
          <w:bCs/>
          <w:rPrChange w:id="276" w:author="Thilina Perera" w:date="2026-08-02T17:29:00Z" w16du:dateUtc="2026-08-02T11:59:00Z">
            <w:rPr/>
          </w:rPrChange>
        </w:rPr>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Pr="008406F9" w:rsidRDefault="00000000">
      <w:pPr>
        <w:spacing w:after="240" w:line="360" w:lineRule="auto"/>
        <w:rPr>
          <w:b/>
          <w:bCs/>
          <w:rPrChange w:id="277" w:author="Thilina Perera" w:date="2026-08-02T17:29:00Z" w16du:dateUtc="2026-08-02T11:59:00Z">
            <w:rPr/>
          </w:rPrChange>
        </w:rPr>
      </w:pPr>
      <w:r w:rsidRPr="008406F9">
        <w:rPr>
          <w:b/>
          <w:bCs/>
          <w:rPrChange w:id="278" w:author="Thilina Perera" w:date="2026-08-02T17:29:00Z" w16du:dateUtc="2026-08-02T11:59:00Z">
            <w:rPr/>
          </w:rPrChange>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8406F9" w:rsidRDefault="00000000">
      <w:pPr>
        <w:spacing w:after="240" w:line="360" w:lineRule="auto"/>
        <w:rPr>
          <w:b/>
          <w:bCs/>
          <w:rPrChange w:id="279" w:author="Thilina Perera" w:date="2026-08-02T17:29:00Z" w16du:dateUtc="2026-08-02T11:59:00Z">
            <w:rPr/>
          </w:rPrChange>
        </w:rPr>
      </w:pPr>
      <w:r w:rsidRPr="008406F9">
        <w:rPr>
          <w:b/>
          <w:bCs/>
          <w:rPrChange w:id="280" w:author="Thilina Perera" w:date="2026-08-02T17:29:00Z" w16du:dateUtc="2026-08-02T11:59:00Z">
            <w:rPr/>
          </w:rPrChange>
        </w:rPr>
        <w:t>Environmental Impact.</w:t>
      </w:r>
    </w:p>
    <w:p w14:paraId="02D06B41" w14:textId="77777777" w:rsidR="00EA27FE" w:rsidRDefault="00000000">
      <w:pPr>
        <w:spacing w:after="240" w:line="360" w:lineRule="auto"/>
      </w:pPr>
      <w:r>
        <w:t>Our system has minimal environmental cost. All embedding were created locally on a single workstation (multilingual-E5, 560M parameters). We do not currently utilize any GPU cluster(s).</w:t>
      </w:r>
    </w:p>
    <w:p w14:paraId="10AF5C61" w14:textId="77777777" w:rsidR="00EA27FE" w:rsidRDefault="00000000">
      <w:pPr>
        <w:spacing w:before="240" w:after="120" w:line="360" w:lineRule="auto"/>
      </w:pPr>
      <w:r>
        <w:rPr>
          <w:b/>
          <w:color w:val="000000"/>
        </w:rPr>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t>
      </w:r>
      <w:r>
        <w:lastRenderedPageBreak/>
        <w:t>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77777777" w:rsidR="00EA27FE" w:rsidRDefault="00000000">
      <w:pPr>
        <w:spacing w:before="360" w:after="240" w:line="360" w:lineRule="auto"/>
      </w:pPr>
      <w:r>
        <w:rPr>
          <w:b/>
          <w:color w:val="000000"/>
          <w:sz w:val="28"/>
        </w:rPr>
        <w:lastRenderedPageBreak/>
        <w:t>Chapter 4: Investigation and Analysis</w:t>
      </w:r>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pPr>
        <w:spacing w:before="280" w:after="160" w:line="360" w:lineRule="auto"/>
      </w:pPr>
      <w:r>
        <w:rPr>
          <w:b/>
          <w:color w:val="000000"/>
          <w:sz w:val="26"/>
        </w:rPr>
        <w:t>4.1 Problem Statement</w:t>
      </w:r>
    </w:p>
    <w:p w14:paraId="0C6AC58C" w14:textId="27C683EA" w:rsidR="00EA27FE" w:rsidRDefault="00000000">
      <w:pPr>
        <w:spacing w:after="240" w:line="360" w:lineRule="auto"/>
      </w:pPr>
      <w:r>
        <w:t xml:space="preserve">The three aspects of the issue being researched are presented fully within </w:t>
      </w:r>
      <w:del w:id="281" w:author="Thilina Perera" w:date="2026-08-02T17:08:00Z" w16du:dateUtc="2026-08-02T11:38:00Z">
        <w:r w:rsidDel="00A40160">
          <w:delText>§</w:delText>
        </w:r>
      </w:del>
      <w:ins w:id="282" w:author="Thilina Perera" w:date="2026-08-02T17:08:00Z" w16du:dateUtc="2026-08-02T11:38:00Z">
        <w:r w:rsidR="00A40160">
          <w:t>section</w:t>
        </w:r>
      </w:ins>
      <w:r>
        <w:t>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pPr>
        <w:spacing w:before="280" w:after="160" w:line="360" w:lineRule="auto"/>
      </w:pPr>
      <w:r>
        <w:rPr>
          <w:b/>
          <w:color w:val="000000"/>
          <w:sz w:val="26"/>
        </w:rPr>
        <w:t>4.2 Research Gap and Contribution</w:t>
      </w:r>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05BF8200"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del w:id="283" w:author="Thilina Perera" w:date="2026-08-02T17:08:00Z" w16du:dateUtc="2026-08-02T11:38:00Z">
        <w:r w:rsidDel="00A40160">
          <w:delText>§</w:delText>
        </w:r>
      </w:del>
      <w:ins w:id="284" w:author="Thilina Perera" w:date="2026-08-02T17:08:00Z" w16du:dateUtc="2026-08-02T11:38:00Z">
        <w:r w:rsidR="00A40160">
          <w:t>section</w:t>
        </w:r>
      </w:ins>
      <w:r>
        <w:t xml:space="preserve">2.10 are </w:t>
      </w:r>
      <w:proofErr w:type="gramStart"/>
      <w:r>
        <w:t>compared and contrasted</w:t>
      </w:r>
      <w:proofErr w:type="gramEnd"/>
      <w:r>
        <w:t xml:space="preserve"> with the results of chapter 7.</w:t>
      </w:r>
    </w:p>
    <w:p w14:paraId="5C99D386" w14:textId="77777777" w:rsidR="00EA27FE" w:rsidRDefault="00000000">
      <w:pPr>
        <w:spacing w:before="280" w:after="160" w:line="360" w:lineRule="auto"/>
      </w:pPr>
      <w:r>
        <w:rPr>
          <w:b/>
          <w:color w:val="000000"/>
          <w:sz w:val="26"/>
        </w:rPr>
        <w:t>4.3 Research Design (Baseline Rationale)</w:t>
      </w:r>
    </w:p>
    <w:p w14:paraId="14549A9E" w14:textId="6BCD4E98" w:rsidR="00EA27FE" w:rsidRDefault="00000000">
      <w:pPr>
        <w:spacing w:after="240" w:line="360" w:lineRule="auto"/>
      </w:pPr>
      <w:r>
        <w:t xml:space="preserve">The whole experimental design is described in </w:t>
      </w:r>
      <w:del w:id="285" w:author="Thilina Perera" w:date="2026-08-02T17:08:00Z" w16du:dateUtc="2026-08-02T11:38:00Z">
        <w:r w:rsidDel="00A40160">
          <w:delText>§</w:delText>
        </w:r>
      </w:del>
      <w:ins w:id="286" w:author="Thilina Perera" w:date="2026-08-02T17:08:00Z" w16du:dateUtc="2026-08-02T11:38:00Z">
        <w:r w:rsidR="00A40160">
          <w:t>section</w:t>
        </w:r>
      </w:ins>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del w:id="287" w:author="Thilina Perera" w:date="2026-08-02T17:08:00Z" w16du:dateUtc="2026-08-02T11:38:00Z">
        <w:r w:rsidDel="00A40160">
          <w:delText>§</w:delText>
        </w:r>
      </w:del>
      <w:ins w:id="288" w:author="Thilina Perera" w:date="2026-08-02T17:08:00Z" w16du:dateUtc="2026-08-02T11:38:00Z">
        <w:r w:rsidR="00A40160">
          <w:t>section</w:t>
        </w:r>
      </w:ins>
      <w:r>
        <w:t xml:space="preserve">4.4 and implemented in </w:t>
      </w:r>
      <w:del w:id="289" w:author="Thilina Perera" w:date="2026-08-02T17:08:00Z" w16du:dateUtc="2026-08-02T11:38:00Z">
        <w:r w:rsidDel="00A40160">
          <w:delText>§</w:delText>
        </w:r>
      </w:del>
      <w:ins w:id="290" w:author="Thilina Perera" w:date="2026-08-02T17:08:00Z" w16du:dateUtc="2026-08-02T11:38:00Z">
        <w:r w:rsidR="00A40160">
          <w:t>section</w:t>
        </w:r>
      </w:ins>
      <w:r>
        <w:t xml:space="preserve">6.3. The full process and evaluation framework used can also be seen in Figure 3.3 in </w:t>
      </w:r>
      <w:del w:id="291" w:author="Thilina Perera" w:date="2026-08-02T17:08:00Z" w16du:dateUtc="2026-08-02T11:38:00Z">
        <w:r w:rsidDel="00A40160">
          <w:delText>§</w:delText>
        </w:r>
      </w:del>
      <w:ins w:id="292" w:author="Thilina Perera" w:date="2026-08-02T17:08:00Z" w16du:dateUtc="2026-08-02T11:38:00Z">
        <w:r w:rsidR="00A40160">
          <w:t>section</w:t>
        </w:r>
      </w:ins>
      <w:r>
        <w:t>3.2</w:t>
      </w:r>
    </w:p>
    <w:p w14:paraId="0CBC5833" w14:textId="77777777" w:rsidR="00EA27FE" w:rsidRDefault="00000000">
      <w:pPr>
        <w:spacing w:before="280" w:after="160" w:line="360" w:lineRule="auto"/>
      </w:pPr>
      <w:r>
        <w:rPr>
          <w:b/>
          <w:color w:val="000000"/>
          <w:sz w:val="26"/>
        </w:rPr>
        <w:t>4.4 Baseline Conditions</w:t>
      </w:r>
    </w:p>
    <w:p w14:paraId="309043DE" w14:textId="3E4D0CB6" w:rsidR="00EA27FE" w:rsidRDefault="00000000">
      <w:pPr>
        <w:spacing w:after="240" w:line="360" w:lineRule="auto"/>
      </w:pPr>
      <w:r>
        <w:t xml:space="preserve">The two ungrounded base-line cases that were created to determine the influence of retrieval augmentation as opposed to all other factors -- such as a "grounded" vs. "ungrounded" LLM and a "prompt-constrained" but still "ungounded" LLM -- were fully described in </w:t>
      </w:r>
      <w:del w:id="293" w:author="Thilina Perera" w:date="2026-08-02T17:08:00Z" w16du:dateUtc="2026-08-02T11:38:00Z">
        <w:r w:rsidDel="00A40160">
          <w:delText>§</w:delText>
        </w:r>
      </w:del>
      <w:ins w:id="294" w:author="Thilina Perera" w:date="2026-08-02T17:08:00Z" w16du:dateUtc="2026-08-02T11:38:00Z">
        <w:r w:rsidR="00A40160">
          <w:t>section</w:t>
        </w:r>
      </w:ins>
      <w:r>
        <w:t>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29885CFD" w14:textId="77777777" w:rsidR="00EA27FE" w:rsidRDefault="00000000">
      <w:r>
        <w:lastRenderedPageBreak/>
        <w:br w:type="page"/>
      </w:r>
    </w:p>
    <w:p w14:paraId="6F64185E" w14:textId="77777777" w:rsidR="00EA27FE" w:rsidRDefault="00000000">
      <w:pPr>
        <w:spacing w:before="360" w:after="240" w:line="360" w:lineRule="auto"/>
      </w:pPr>
      <w:r>
        <w:rPr>
          <w:b/>
          <w:color w:val="000000"/>
          <w:sz w:val="28"/>
        </w:rPr>
        <w:lastRenderedPageBreak/>
        <w:t>Chapter 5: Design</w:t>
      </w:r>
    </w:p>
    <w:p w14:paraId="6E07D2C5" w14:textId="77777777" w:rsidR="00EA27FE" w:rsidRDefault="00000000">
      <w:pPr>
        <w:spacing w:before="280" w:after="160" w:line="360" w:lineRule="auto"/>
      </w:pPr>
      <w:r>
        <w:rPr>
          <w:b/>
          <w:color w:val="000000"/>
          <w:sz w:val="26"/>
        </w:rPr>
        <w:t>5.1 High-Level Architecture</w:t>
      </w:r>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6"/>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7CEAA93D" w14:textId="4C8C9F02" w:rsidR="00EA27FE" w:rsidDel="008406F9" w:rsidRDefault="00000000">
      <w:pPr>
        <w:spacing w:after="240" w:line="240" w:lineRule="auto"/>
        <w:jc w:val="center"/>
        <w:rPr>
          <w:del w:id="295" w:author="Thilina Perera" w:date="2026-08-02T17:30:00Z" w16du:dateUtc="2026-08-02T12:00:00Z"/>
        </w:rPr>
      </w:pPr>
      <w:del w:id="296" w:author="Thilina Perera" w:date="2026-08-02T17:30:00Z" w16du:dateUtc="2026-08-02T12:00:00Z">
        <w:r w:rsidDel="008406F9">
          <w:rPr>
            <w:i/>
            <w:sz w:val="20"/>
          </w:rPr>
          <w:delText>Figure 5.1: High-Level RAG System Architecture — Knowledge Base (source documents) → Ingestion Pipeline (extract, clean, chunk, embed) → Vector Database (Chroma) → Query Pipeline (embed, retrieve, assemble context) → Generation Layer (DeepSeek v4 Pro).</w:delText>
        </w:r>
      </w:del>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pPr>
        <w:spacing w:before="280" w:after="160" w:line="360" w:lineRule="auto"/>
      </w:pPr>
      <w:r>
        <w:rPr>
          <w:b/>
          <w:color w:val="000000"/>
          <w:sz w:val="26"/>
        </w:rPr>
        <w:t>5.2 Embedding and Indexing Strategy</w:t>
      </w:r>
    </w:p>
    <w:p w14:paraId="6D292A8C" w14:textId="77777777" w:rsidR="00EA27FE" w:rsidRDefault="00000000">
      <w:pPr>
        <w:spacing w:before="240" w:after="120" w:line="360" w:lineRule="auto"/>
      </w:pPr>
      <w:r>
        <w:rPr>
          <w:b/>
          <w:color w:val="000000"/>
        </w:rPr>
        <w:t>5.2.1 Vector Database Selection</w:t>
      </w:r>
    </w:p>
    <w:p w14:paraId="5F523E42" w14:textId="77777777" w:rsidR="00EA27FE" w:rsidRDefault="00000000">
      <w:pPr>
        <w:spacing w:after="240" w:line="360" w:lineRule="auto"/>
      </w:pPr>
      <w:r>
        <w:lastRenderedPageBreak/>
        <w:t>The Vector Database Layer utilizes ChromaDB as the Embedded Vector Database which was chosen due to it's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pPr>
        <w:spacing w:before="240" w:after="120" w:line="360" w:lineRule="auto"/>
      </w:pPr>
      <w:r>
        <w:rPr>
          <w:b/>
          <w:color w:val="000000"/>
        </w:rP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E20B910" w:rsidR="00EA27FE" w:rsidRDefault="00000000" w:rsidP="002C0E8D">
      <w:pPr>
        <w:pStyle w:val="ListParagraph"/>
        <w:numPr>
          <w:ilvl w:val="0"/>
          <w:numId w:val="14"/>
        </w:numPr>
        <w:spacing w:after="240" w:line="360" w:lineRule="auto"/>
        <w:pPrChange w:id="297" w:author="Thilina Perera" w:date="2026-08-02T17:30:00Z" w16du:dateUtc="2026-08-02T12:00:00Z">
          <w:pPr>
            <w:spacing w:after="240" w:line="360" w:lineRule="auto"/>
          </w:pPr>
        </w:pPrChange>
      </w:pPr>
      <w:del w:id="298" w:author="Thilina Perera" w:date="2026-08-02T17:30:00Z" w16du:dateUtc="2026-08-02T12:00:00Z">
        <w:r w:rsidDel="002C0E8D">
          <w:delText xml:space="preserve">1. </w:delText>
        </w:r>
      </w:del>
      <w:r>
        <w:t>Create an empty index/collection that will have the correct number of dimensions and use the appropriate distance metric</w:t>
      </w:r>
    </w:p>
    <w:p w14:paraId="7BC81678" w14:textId="0D1EA8A6" w:rsidR="00EA27FE" w:rsidRDefault="00000000" w:rsidP="002C0E8D">
      <w:pPr>
        <w:pStyle w:val="ListParagraph"/>
        <w:numPr>
          <w:ilvl w:val="0"/>
          <w:numId w:val="14"/>
        </w:numPr>
        <w:spacing w:after="240" w:line="360" w:lineRule="auto"/>
        <w:pPrChange w:id="299" w:author="Thilina Perera" w:date="2026-08-02T17:30:00Z" w16du:dateUtc="2026-08-02T12:00:00Z">
          <w:pPr>
            <w:spacing w:after="240" w:line="360" w:lineRule="auto"/>
          </w:pPr>
        </w:pPrChange>
      </w:pPr>
      <w:del w:id="300" w:author="Thilina Perera" w:date="2026-08-02T17:30:00Z" w16du:dateUtc="2026-08-02T12:00:00Z">
        <w:r w:rsidDel="002C0E8D">
          <w:delText xml:space="preserve">2. </w:delText>
        </w:r>
      </w:del>
      <w:r>
        <w:t xml:space="preserve">Process documents through ingestion </w:t>
      </w:r>
      <w:proofErr w:type="gramStart"/>
      <w:r>
        <w:t>pipe line</w:t>
      </w:r>
      <w:proofErr w:type="gramEnd"/>
      <w:r>
        <w:t xml:space="preserve"> for the selected chunking strategy</w:t>
      </w:r>
    </w:p>
    <w:p w14:paraId="4612E497" w14:textId="22EA92BE" w:rsidR="00EA27FE" w:rsidRDefault="00000000" w:rsidP="002C0E8D">
      <w:pPr>
        <w:pStyle w:val="ListParagraph"/>
        <w:numPr>
          <w:ilvl w:val="0"/>
          <w:numId w:val="14"/>
        </w:numPr>
        <w:spacing w:after="240" w:line="360" w:lineRule="auto"/>
        <w:pPrChange w:id="301" w:author="Thilina Perera" w:date="2026-08-02T17:30:00Z" w16du:dateUtc="2026-08-02T12:00:00Z">
          <w:pPr>
            <w:spacing w:after="240" w:line="360" w:lineRule="auto"/>
          </w:pPr>
        </w:pPrChange>
      </w:pPr>
      <w:del w:id="302" w:author="Thilina Perera" w:date="2026-08-02T17:30:00Z" w16du:dateUtc="2026-08-02T12:00:00Z">
        <w:r w:rsidDel="002C0E8D">
          <w:delText xml:space="preserve">3. </w:delText>
        </w:r>
      </w:del>
      <w:r>
        <w:t>Generate embeddings for all chunks based upon the selected embedder model</w:t>
      </w:r>
    </w:p>
    <w:p w14:paraId="5DD85D61" w14:textId="7BA33E1D" w:rsidR="00EA27FE" w:rsidRDefault="00000000" w:rsidP="002C0E8D">
      <w:pPr>
        <w:pStyle w:val="ListParagraph"/>
        <w:numPr>
          <w:ilvl w:val="0"/>
          <w:numId w:val="14"/>
        </w:numPr>
        <w:spacing w:after="240" w:line="360" w:lineRule="auto"/>
        <w:pPrChange w:id="303" w:author="Thilina Perera" w:date="2026-08-02T17:30:00Z" w16du:dateUtc="2026-08-02T12:00:00Z">
          <w:pPr>
            <w:spacing w:after="240" w:line="360" w:lineRule="auto"/>
          </w:pPr>
        </w:pPrChange>
      </w:pPr>
      <w:del w:id="304" w:author="Thilina Perera" w:date="2026-08-02T17:30:00Z" w16du:dateUtc="2026-08-02T12:00:00Z">
        <w:r w:rsidDel="002C0E8D">
          <w:delText xml:space="preserve">4. </w:delText>
        </w:r>
      </w:del>
      <w:r>
        <w:t>Upset embeddings for chunks with their respective metadata within the vector database</w:t>
      </w:r>
    </w:p>
    <w:p w14:paraId="50833AFD" w14:textId="626CD5FF" w:rsidR="00EA27FE" w:rsidRDefault="00000000" w:rsidP="002C0E8D">
      <w:pPr>
        <w:pStyle w:val="ListParagraph"/>
        <w:numPr>
          <w:ilvl w:val="0"/>
          <w:numId w:val="14"/>
        </w:numPr>
        <w:spacing w:after="240" w:line="360" w:lineRule="auto"/>
        <w:pPrChange w:id="305" w:author="Thilina Perera" w:date="2026-08-02T17:30:00Z" w16du:dateUtc="2026-08-02T12:00:00Z">
          <w:pPr>
            <w:spacing w:after="240" w:line="360" w:lineRule="auto"/>
          </w:pPr>
        </w:pPrChange>
      </w:pPr>
      <w:del w:id="306" w:author="Thilina Perera" w:date="2026-08-02T17:30:00Z" w16du:dateUtc="2026-08-02T12:00:00Z">
        <w:r w:rsidDel="002C0E8D">
          <w:delText xml:space="preserve">5. </w:delText>
        </w:r>
      </w:del>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pPr>
        <w:spacing w:before="240" w:after="120" w:line="360" w:lineRule="auto"/>
      </w:pPr>
      <w:r>
        <w:rPr>
          <w:b/>
          <w:color w:val="000000"/>
        </w:rPr>
        <w:t>5.2.3 Retrieval Configuration</w:t>
      </w:r>
    </w:p>
    <w:p w14:paraId="35AEC175" w14:textId="77777777" w:rsidR="00EA27FE" w:rsidRDefault="00000000">
      <w:pPr>
        <w:spacing w:after="240" w:line="360" w:lineRule="auto"/>
      </w:pPr>
      <w:r>
        <w:t xml:space="preserve">The Retrieval Module is capable of supporting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w:t>
      </w:r>
      <w:r>
        <w:lastRenderedPageBreak/>
        <w:t>Constraints in Metadata (e.g. Filtering the Retrievals to Specific Document Types or Syllabus Topics).</w:t>
      </w:r>
    </w:p>
    <w:p w14:paraId="0C4075E8" w14:textId="77777777" w:rsidR="00EA27FE" w:rsidRDefault="00000000">
      <w:pPr>
        <w:spacing w:before="280" w:after="160" w:line="360" w:lineRule="auto"/>
      </w:pPr>
      <w:r>
        <w:rPr>
          <w:b/>
          <w:color w:val="000000"/>
          <w:sz w:val="26"/>
        </w:rPr>
        <w:t>5.3 Model Selection Justification</w:t>
      </w:r>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1824B4B8" w14:textId="77777777" w:rsidR="00C80B40" w:rsidRDefault="00C80B40" w:rsidP="002C0E8D">
      <w:pPr>
        <w:spacing w:after="240" w:line="240" w:lineRule="auto"/>
        <w:jc w:val="center"/>
        <w:rPr>
          <w:ins w:id="307" w:author="Thilina Perera" w:date="2026-08-02T19:19:00Z" w16du:dateUtc="2026-08-02T13:49:00Z"/>
          <w:i/>
          <w:sz w:val="20"/>
        </w:rPr>
      </w:pPr>
    </w:p>
    <w:p w14:paraId="28354682" w14:textId="0AC3E494" w:rsidR="002C0E8D" w:rsidRPr="00BC650F" w:rsidRDefault="002C0E8D" w:rsidP="002C0E8D">
      <w:pPr>
        <w:spacing w:after="240" w:line="240" w:lineRule="auto"/>
        <w:jc w:val="center"/>
        <w:rPr>
          <w:ins w:id="308" w:author="Thilina Perera" w:date="2026-08-02T17:31:00Z" w16du:dateUtc="2026-08-02T12:01:00Z"/>
          <w:i/>
          <w:sz w:val="20"/>
        </w:rPr>
      </w:pPr>
      <w:ins w:id="309" w:author="Thilina Perera" w:date="2026-08-02T17:31:00Z" w16du:dateUtc="2026-08-02T12:01:00Z">
        <w:r>
          <w:rPr>
            <w:i/>
            <w:sz w:val="20"/>
          </w:rPr>
          <w:t xml:space="preserve">Table </w:t>
        </w:r>
      </w:ins>
      <w:ins w:id="310" w:author="Thilina Perera" w:date="2026-08-02T19:19:00Z" w16du:dateUtc="2026-08-02T13:49:00Z">
        <w:r w:rsidR="00C80B40">
          <w:rPr>
            <w:i/>
            <w:sz w:val="20"/>
          </w:rPr>
          <w:t>5</w:t>
        </w:r>
      </w:ins>
      <w:ins w:id="311" w:author="Thilina Perera" w:date="2026-08-02T17:31:00Z" w16du:dateUtc="2026-08-02T12:01:00Z">
        <w:r>
          <w:rPr>
            <w:i/>
            <w:sz w:val="20"/>
          </w:rPr>
          <w:t>.</w:t>
        </w:r>
      </w:ins>
      <w:ins w:id="312" w:author="Thilina Perera" w:date="2026-08-02T19:19:00Z" w16du:dateUtc="2026-08-02T13:49:00Z">
        <w:r w:rsidR="00C80B40">
          <w:rPr>
            <w:i/>
            <w:sz w:val="20"/>
          </w:rPr>
          <w:t>1</w:t>
        </w:r>
      </w:ins>
      <w:ins w:id="313" w:author="Thilina Perera" w:date="2026-08-02T17:31:00Z" w16du:dateUtc="2026-08-02T12:01:00Z">
        <w:r>
          <w:rPr>
            <w:i/>
            <w:sz w:val="20"/>
          </w:rPr>
          <w:t xml:space="preserve">: </w:t>
        </w:r>
      </w:ins>
      <w:ins w:id="314" w:author="Thilina Perera" w:date="2026-08-02T19:19:00Z" w16du:dateUtc="2026-08-02T13:49:00Z">
        <w:r w:rsidR="00C80B40" w:rsidRPr="00C80B40">
          <w:rPr>
            <w:i/>
            <w:sz w:val="20"/>
          </w:rPr>
          <w:t>Performance Benchmark Summary</w:t>
        </w:r>
      </w:ins>
    </w:p>
    <w:p w14:paraId="5E796D74" w14:textId="77777777" w:rsidR="00EA27FE" w:rsidRDefault="00EA27FE"/>
    <w:p w14:paraId="7368D3C7" w14:textId="77777777" w:rsidR="00EA27FE" w:rsidRDefault="00000000">
      <w:r>
        <w:br w:type="page"/>
      </w:r>
    </w:p>
    <w:p w14:paraId="179174ED" w14:textId="77777777" w:rsidR="00EA27FE" w:rsidRDefault="00000000">
      <w:pPr>
        <w:spacing w:before="360" w:after="240" w:line="360" w:lineRule="auto"/>
      </w:pPr>
      <w:r>
        <w:rPr>
          <w:b/>
          <w:color w:val="000000"/>
          <w:sz w:val="28"/>
        </w:rPr>
        <w:lastRenderedPageBreak/>
        <w:t>Chapter 6: Implementation</w:t>
      </w:r>
    </w:p>
    <w:p w14:paraId="423F76D9" w14:textId="77777777" w:rsidR="00EA27FE" w:rsidRDefault="00000000">
      <w:pPr>
        <w:spacing w:before="280" w:after="160" w:line="360" w:lineRule="auto"/>
      </w:pPr>
      <w:r>
        <w:rPr>
          <w:b/>
          <w:color w:val="000000"/>
          <w:sz w:val="26"/>
        </w:rPr>
        <w:t>6.1 Knowledge Base Ingestion Pipeline</w:t>
      </w:r>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Default="00000000">
      <w:pPr>
        <w:spacing w:before="240" w:after="120" w:line="360" w:lineRule="auto"/>
      </w:pPr>
      <w:r>
        <w:rPr>
          <w:b/>
          <w:color w:val="000000"/>
        </w:rPr>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3B94D20A" w14:textId="77777777" w:rsidR="00EA27FE" w:rsidRDefault="00000000">
      <w:pPr>
        <w:spacing w:before="240" w:after="120" w:line="360" w:lineRule="auto"/>
      </w:pPr>
      <w:r>
        <w:rPr>
          <w:b/>
          <w:color w:val="000000"/>
        </w:rP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particular challenges that require special preprocessing. Normalization: Unicode Normalization Form C (NFC) is used to normalize extracted text. This form composes decomposed character sequences into canonical composed </w:t>
      </w:r>
      <w:r>
        <w:lastRenderedPageBreak/>
        <w:t>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pPr>
        <w:spacing w:before="240" w:after="120" w:line="360" w:lineRule="auto"/>
      </w:pPr>
      <w:r>
        <w:rPr>
          <w:b/>
          <w:color w:val="000000"/>
        </w:rP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w:t>
      </w:r>
      <w:r>
        <w:lastRenderedPageBreak/>
        <w:t>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225043AC" w14:textId="038EA1E5" w:rsidR="00EA27FE" w:rsidDel="00C80B40" w:rsidRDefault="00000000">
      <w:pPr>
        <w:spacing w:after="240" w:line="360" w:lineRule="auto"/>
        <w:rPr>
          <w:del w:id="315" w:author="Thilina Perera" w:date="2026-08-02T19:21:00Z" w16du:dateUtc="2026-08-02T13:51:00Z"/>
        </w:rPr>
      </w:pPr>
      <w:del w:id="316" w:author="Thilina Perera" w:date="2026-08-02T19:21:00Z" w16du:dateUtc="2026-08-02T13:51:00Z">
        <w:r w:rsidDel="00C80B40">
          <w:delText>Table 4.1 summarises the trade-offs between the four strategies.</w:delText>
        </w:r>
      </w:del>
    </w:p>
    <w:p w14:paraId="7C40CF3C" w14:textId="11E57E39" w:rsidR="00EA27FE" w:rsidRDefault="00000000">
      <w:pPr>
        <w:spacing w:after="240" w:line="360" w:lineRule="auto"/>
      </w:pPr>
      <w:del w:id="317" w:author="Thilina Perera" w:date="2026-08-02T19:21:00Z" w16du:dateUtc="2026-08-02T13:51:00Z">
        <w:r w:rsidDel="00C80B40">
          <w:rPr>
            <w:b/>
          </w:rPr>
          <w:delText>Table 4.1: Comparison of Chunking Strategies</w:delText>
        </w:r>
      </w:del>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Semantic-Section</w:t>
            </w:r>
          </w:p>
        </w:tc>
        <w:tc>
          <w:tcPr>
            <w:tcW w:w="1512" w:type="dxa"/>
          </w:tcPr>
          <w:p w14:paraId="5E5AD706" w14:textId="77777777" w:rsidR="00EA27FE" w:rsidRDefault="00000000">
            <w:r>
              <w:rPr>
                <w:sz w:val="20"/>
              </w:rPr>
              <w:t>Variable, topic-length</w:t>
            </w:r>
          </w:p>
        </w:tc>
        <w:tc>
          <w:tcPr>
            <w:tcW w:w="1512" w:type="dxa"/>
          </w:tcPr>
          <w:p w14:paraId="5DF7F83D" w14:textId="77777777" w:rsidR="00EA27FE" w:rsidRDefault="00000000">
            <w:r>
              <w:rPr>
                <w:sz w:val="20"/>
              </w:rPr>
              <w:t>Curriculum topic numbers (1.1, 2.3)</w:t>
            </w:r>
          </w:p>
        </w:tc>
        <w:tc>
          <w:tcPr>
            <w:tcW w:w="1512" w:type="dxa"/>
          </w:tcPr>
          <w:p w14:paraId="0CFB2E0E" w14:textId="77777777" w:rsidR="00EA27FE" w:rsidRDefault="00000000">
            <w:r>
              <w:rPr>
                <w:sz w:val="20"/>
              </w:rPr>
              <w:t>High — preserves complete pedagogical units</w:t>
            </w:r>
          </w:p>
        </w:tc>
        <w:tc>
          <w:tcPr>
            <w:tcW w:w="1512" w:type="dxa"/>
          </w:tcPr>
          <w:p w14:paraId="1B228629" w14:textId="77777777" w:rsidR="00EA27FE" w:rsidRDefault="00000000">
            <w:r>
              <w:rPr>
                <w:sz w:val="20"/>
              </w:rPr>
              <w:t>Coarse, topic-dependent</w:t>
            </w:r>
          </w:p>
        </w:tc>
        <w:tc>
          <w:tcPr>
            <w:tcW w:w="1512" w:type="dxa"/>
          </w:tcPr>
          <w:p w14:paraId="168199C8" w14:textId="77777777" w:rsidR="00EA27FE" w:rsidRDefault="00000000">
            <w:r>
              <w:rPr>
                <w:sz w:val="20"/>
              </w:rPr>
              <w:t>Coherent chunks; uneven size can affect embedding quality</w:t>
            </w:r>
          </w:p>
        </w:tc>
      </w:tr>
      <w:tr w:rsidR="00EA27FE" w14:paraId="7B54E83D" w14:textId="77777777">
        <w:tc>
          <w:tcPr>
            <w:tcW w:w="1512" w:type="dxa"/>
          </w:tcPr>
          <w:p w14:paraId="4ED95225" w14:textId="77777777" w:rsidR="00EA27FE" w:rsidRDefault="00000000">
            <w:r>
              <w:rPr>
                <w:sz w:val="20"/>
              </w:rPr>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08AF4A1F" w14:textId="77777777" w:rsidR="00C80B40" w:rsidRDefault="00C80B40" w:rsidP="00C80B40">
      <w:pPr>
        <w:spacing w:after="240" w:line="240" w:lineRule="auto"/>
        <w:jc w:val="center"/>
        <w:rPr>
          <w:ins w:id="318" w:author="Thilina Perera" w:date="2026-08-02T19:21:00Z" w16du:dateUtc="2026-08-02T13:51:00Z"/>
          <w:i/>
          <w:sz w:val="20"/>
        </w:rPr>
      </w:pPr>
    </w:p>
    <w:p w14:paraId="2DC9671C" w14:textId="3434E618" w:rsidR="00EA27FE" w:rsidRDefault="00C80B40" w:rsidP="00C80B40">
      <w:pPr>
        <w:spacing w:after="240" w:line="240" w:lineRule="auto"/>
        <w:jc w:val="center"/>
      </w:pPr>
      <w:ins w:id="319" w:author="Thilina Perera" w:date="2026-08-02T19:20:00Z" w16du:dateUtc="2026-08-02T13:50:00Z">
        <w:r>
          <w:rPr>
            <w:i/>
            <w:sz w:val="20"/>
          </w:rPr>
          <w:t xml:space="preserve">Table </w:t>
        </w:r>
      </w:ins>
      <w:ins w:id="320" w:author="Thilina Perera" w:date="2026-08-02T19:21:00Z" w16du:dateUtc="2026-08-02T13:51:00Z">
        <w:r>
          <w:rPr>
            <w:i/>
            <w:sz w:val="20"/>
          </w:rPr>
          <w:t>6</w:t>
        </w:r>
      </w:ins>
      <w:ins w:id="321" w:author="Thilina Perera" w:date="2026-08-02T19:20:00Z" w16du:dateUtc="2026-08-02T13:50:00Z">
        <w:r>
          <w:rPr>
            <w:i/>
            <w:sz w:val="20"/>
          </w:rPr>
          <w:t xml:space="preserve">.1: </w:t>
        </w:r>
      </w:ins>
      <w:ins w:id="322" w:author="Thilina Perera" w:date="2026-08-02T19:21:00Z" w16du:dateUtc="2026-08-02T13:51:00Z">
        <w:r w:rsidRPr="00C80B40">
          <w:rPr>
            <w:i/>
            <w:sz w:val="20"/>
          </w:rPr>
          <w:t>Comparison of Chunking Strategies</w:t>
        </w:r>
      </w:ins>
    </w:p>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757B5C87" w14:textId="77777777" w:rsidR="00EA27FE" w:rsidRDefault="00000000">
      <w:pPr>
        <w:spacing w:before="240" w:after="120" w:line="360" w:lineRule="auto"/>
      </w:pPr>
      <w:r>
        <w:rPr>
          <w:b/>
          <w:color w:val="000000"/>
        </w:rP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pPr>
        <w:spacing w:before="280" w:after="160" w:line="360" w:lineRule="auto"/>
      </w:pPr>
      <w:r>
        <w:rPr>
          <w:b/>
          <w:color w:val="000000"/>
          <w:sz w:val="26"/>
        </w:rPr>
        <w:t>6.2 Query Processing Pipeline</w:t>
      </w:r>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pPr>
        <w:spacing w:before="240" w:after="120" w:line="360" w:lineRule="auto"/>
      </w:pPr>
      <w:r>
        <w:rPr>
          <w:b/>
          <w:color w:val="000000"/>
        </w:rP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pPr>
        <w:spacing w:before="240" w:after="120" w:line="360" w:lineRule="auto"/>
      </w:pPr>
      <w:r>
        <w:rPr>
          <w:b/>
          <w:color w:val="000000"/>
        </w:rP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pPr>
        <w:spacing w:before="240" w:after="120" w:line="360" w:lineRule="auto"/>
      </w:pPr>
      <w:r>
        <w:rPr>
          <w:b/>
          <w:color w:val="000000"/>
        </w:rP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pPr>
        <w:spacing w:before="240" w:after="120" w:line="360" w:lineRule="auto"/>
      </w:pPr>
      <w:r>
        <w:rPr>
          <w:b/>
          <w:color w:val="000000"/>
        </w:rP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pPr>
        <w:spacing w:before="280" w:after="160" w:line="360" w:lineRule="auto"/>
      </w:pPr>
      <w:r>
        <w:rPr>
          <w:b/>
          <w:color w:val="000000"/>
          <w:sz w:val="26"/>
        </w:rPr>
        <w:t>6.3 Baseline Implementations</w:t>
      </w:r>
    </w:p>
    <w:p w14:paraId="0A20A772" w14:textId="77777777" w:rsidR="00EA27FE" w:rsidRDefault="00000000">
      <w:pPr>
        <w:spacing w:before="240" w:after="120" w:line="360" w:lineRule="auto"/>
      </w:pPr>
      <w:r>
        <w:rPr>
          <w:b/>
          <w:color w:val="000000"/>
        </w:rP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pPr>
        <w:spacing w:before="240" w:after="120" w:line="360" w:lineRule="auto"/>
      </w:pPr>
      <w:r>
        <w:rPr>
          <w:b/>
          <w:color w:val="000000"/>
        </w:rP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pPr>
        <w:spacing w:before="280" w:after="160" w:line="360" w:lineRule="auto"/>
      </w:pPr>
      <w:r>
        <w:rPr>
          <w:b/>
          <w:color w:val="000000"/>
          <w:sz w:val="26"/>
        </w:rPr>
        <w:t>6.4 Technology Stack and Justification</w:t>
      </w:r>
    </w:p>
    <w:tbl>
      <w:tblPr>
        <w:tblStyle w:val="TableGrid"/>
        <w:tblW w:w="0" w:type="auto"/>
        <w:tblLook w:val="04A0" w:firstRow="1" w:lastRow="0" w:firstColumn="1" w:lastColumn="0" w:noHBand="0" w:noVBand="1"/>
        <w:tblPrChange w:id="323" w:author="Thilina Perera" w:date="2026-08-02T19:23:00Z" w16du:dateUtc="2026-08-02T13:53:00Z">
          <w:tblPr>
            <w:tblStyle w:val="TableGrid"/>
            <w:tblW w:w="0" w:type="auto"/>
            <w:tblLook w:val="04A0" w:firstRow="1" w:lastRow="0" w:firstColumn="1" w:lastColumn="0" w:noHBand="0" w:noVBand="1"/>
          </w:tblPr>
        </w:tblPrChange>
      </w:tblPr>
      <w:tblGrid>
        <w:gridCol w:w="1526"/>
        <w:gridCol w:w="2016"/>
        <w:gridCol w:w="1244"/>
        <w:gridCol w:w="4459"/>
        <w:tblGridChange w:id="324">
          <w:tblGrid>
            <w:gridCol w:w="1526"/>
            <w:gridCol w:w="742"/>
            <w:gridCol w:w="1274"/>
            <w:gridCol w:w="994"/>
            <w:gridCol w:w="250"/>
            <w:gridCol w:w="2018"/>
            <w:gridCol w:w="2268"/>
            <w:gridCol w:w="173"/>
          </w:tblGrid>
        </w:tblGridChange>
      </w:tblGrid>
      <w:tr w:rsidR="00EA27FE" w14:paraId="47B2A463" w14:textId="77777777" w:rsidTr="00C80B40">
        <w:trPr>
          <w:trPrChange w:id="325" w:author="Thilina Perera" w:date="2026-08-02T19:23:00Z" w16du:dateUtc="2026-08-02T13:53:00Z">
            <w:trPr>
              <w:gridAfter w:val="0"/>
            </w:trPr>
          </w:trPrChange>
        </w:trPr>
        <w:tc>
          <w:tcPr>
            <w:tcW w:w="1526" w:type="dxa"/>
            <w:shd w:val="clear" w:color="auto" w:fill="D9E2F3"/>
            <w:tcPrChange w:id="326" w:author="Thilina Perera" w:date="2026-08-02T19:23:00Z" w16du:dateUtc="2026-08-02T13:53:00Z">
              <w:tcPr>
                <w:tcW w:w="2268" w:type="dxa"/>
                <w:gridSpan w:val="2"/>
                <w:shd w:val="clear" w:color="auto" w:fill="D9E2F3"/>
              </w:tcPr>
            </w:tcPrChange>
          </w:tcPr>
          <w:p w14:paraId="2708B812" w14:textId="77777777" w:rsidR="00EA27FE" w:rsidRDefault="00000000">
            <w:r>
              <w:rPr>
                <w:b/>
                <w:sz w:val="20"/>
              </w:rPr>
              <w:t>Component</w:t>
            </w:r>
          </w:p>
        </w:tc>
        <w:tc>
          <w:tcPr>
            <w:tcW w:w="2016" w:type="dxa"/>
            <w:shd w:val="clear" w:color="auto" w:fill="D9E2F3"/>
            <w:tcPrChange w:id="327" w:author="Thilina Perera" w:date="2026-08-02T19:23:00Z" w16du:dateUtc="2026-08-02T13:53:00Z">
              <w:tcPr>
                <w:tcW w:w="2268" w:type="dxa"/>
                <w:gridSpan w:val="2"/>
                <w:shd w:val="clear" w:color="auto" w:fill="D9E2F3"/>
              </w:tcPr>
            </w:tcPrChange>
          </w:tcPr>
          <w:p w14:paraId="148A56AB" w14:textId="77777777" w:rsidR="00EA27FE" w:rsidRDefault="00000000">
            <w:r>
              <w:rPr>
                <w:b/>
                <w:sz w:val="20"/>
              </w:rPr>
              <w:t>Technology</w:t>
            </w:r>
          </w:p>
        </w:tc>
        <w:tc>
          <w:tcPr>
            <w:tcW w:w="1244" w:type="dxa"/>
            <w:shd w:val="clear" w:color="auto" w:fill="D9E2F3"/>
            <w:tcPrChange w:id="328" w:author="Thilina Perera" w:date="2026-08-02T19:23:00Z" w16du:dateUtc="2026-08-02T13:53:00Z">
              <w:tcPr>
                <w:tcW w:w="2268" w:type="dxa"/>
                <w:gridSpan w:val="2"/>
                <w:shd w:val="clear" w:color="auto" w:fill="D9E2F3"/>
              </w:tcPr>
            </w:tcPrChange>
          </w:tcPr>
          <w:p w14:paraId="1A2BA694" w14:textId="77777777" w:rsidR="00EA27FE" w:rsidRDefault="00000000">
            <w:r>
              <w:rPr>
                <w:b/>
                <w:sz w:val="20"/>
              </w:rPr>
              <w:t>Version</w:t>
            </w:r>
          </w:p>
        </w:tc>
        <w:tc>
          <w:tcPr>
            <w:tcW w:w="4459" w:type="dxa"/>
            <w:shd w:val="clear" w:color="auto" w:fill="D9E2F3"/>
            <w:tcPrChange w:id="329" w:author="Thilina Perera" w:date="2026-08-02T19:23:00Z" w16du:dateUtc="2026-08-02T13:53:00Z">
              <w:tcPr>
                <w:tcW w:w="2268" w:type="dxa"/>
                <w:shd w:val="clear" w:color="auto" w:fill="D9E2F3"/>
              </w:tcPr>
            </w:tcPrChange>
          </w:tcPr>
          <w:p w14:paraId="17A2480C" w14:textId="77777777" w:rsidR="00EA27FE" w:rsidRDefault="00000000">
            <w:r>
              <w:rPr>
                <w:b/>
                <w:sz w:val="20"/>
              </w:rPr>
              <w:t>Justification</w:t>
            </w:r>
          </w:p>
        </w:tc>
      </w:tr>
      <w:tr w:rsidR="00EA27FE" w14:paraId="5816786D" w14:textId="77777777" w:rsidTr="00C80B40">
        <w:trPr>
          <w:trPrChange w:id="330" w:author="Thilina Perera" w:date="2026-08-02T19:23:00Z" w16du:dateUtc="2026-08-02T13:53:00Z">
            <w:trPr>
              <w:gridAfter w:val="0"/>
            </w:trPr>
          </w:trPrChange>
        </w:trPr>
        <w:tc>
          <w:tcPr>
            <w:tcW w:w="1526" w:type="dxa"/>
            <w:tcPrChange w:id="331" w:author="Thilina Perera" w:date="2026-08-02T19:23:00Z" w16du:dateUtc="2026-08-02T13:53:00Z">
              <w:tcPr>
                <w:tcW w:w="2268" w:type="dxa"/>
                <w:gridSpan w:val="2"/>
              </w:tcPr>
            </w:tcPrChange>
          </w:tcPr>
          <w:p w14:paraId="2B59545D" w14:textId="77777777" w:rsidR="00EA27FE" w:rsidRDefault="00000000">
            <w:r>
              <w:rPr>
                <w:sz w:val="20"/>
              </w:rPr>
              <w:t>Programming Language</w:t>
            </w:r>
          </w:p>
        </w:tc>
        <w:tc>
          <w:tcPr>
            <w:tcW w:w="2016" w:type="dxa"/>
            <w:tcPrChange w:id="332" w:author="Thilina Perera" w:date="2026-08-02T19:23:00Z" w16du:dateUtc="2026-08-02T13:53:00Z">
              <w:tcPr>
                <w:tcW w:w="2268" w:type="dxa"/>
                <w:gridSpan w:val="2"/>
              </w:tcPr>
            </w:tcPrChange>
          </w:tcPr>
          <w:p w14:paraId="1D064AEE" w14:textId="77777777" w:rsidR="00EA27FE" w:rsidRDefault="00000000">
            <w:r>
              <w:rPr>
                <w:sz w:val="20"/>
              </w:rPr>
              <w:t>Python</w:t>
            </w:r>
          </w:p>
        </w:tc>
        <w:tc>
          <w:tcPr>
            <w:tcW w:w="1244" w:type="dxa"/>
            <w:tcPrChange w:id="333" w:author="Thilina Perera" w:date="2026-08-02T19:23:00Z" w16du:dateUtc="2026-08-02T13:53:00Z">
              <w:tcPr>
                <w:tcW w:w="2268" w:type="dxa"/>
                <w:gridSpan w:val="2"/>
              </w:tcPr>
            </w:tcPrChange>
          </w:tcPr>
          <w:p w14:paraId="15754975" w14:textId="77777777" w:rsidR="00EA27FE" w:rsidRDefault="00000000">
            <w:r>
              <w:rPr>
                <w:sz w:val="20"/>
              </w:rPr>
              <w:t>3.11+</w:t>
            </w:r>
          </w:p>
        </w:tc>
        <w:tc>
          <w:tcPr>
            <w:tcW w:w="4459" w:type="dxa"/>
            <w:tcPrChange w:id="334" w:author="Thilina Perera" w:date="2026-08-02T19:23:00Z" w16du:dateUtc="2026-08-02T13:53:00Z">
              <w:tcPr>
                <w:tcW w:w="2268" w:type="dxa"/>
              </w:tcPr>
            </w:tcPrChange>
          </w:tcPr>
          <w:p w14:paraId="4F8FBB6F" w14:textId="77777777" w:rsidR="00EA27FE" w:rsidRDefault="00000000">
            <w:r>
              <w:rPr>
                <w:sz w:val="20"/>
              </w:rPr>
              <w:t>Dominant ecosystem for NLP/ML; sentence_transformers and chromadb are Python-native</w:t>
            </w:r>
          </w:p>
        </w:tc>
      </w:tr>
      <w:tr w:rsidR="00EA27FE" w14:paraId="4C9D191C" w14:textId="77777777" w:rsidTr="00C80B40">
        <w:trPr>
          <w:trPrChange w:id="335" w:author="Thilina Perera" w:date="2026-08-02T19:23:00Z" w16du:dateUtc="2026-08-02T13:53:00Z">
            <w:trPr>
              <w:gridAfter w:val="0"/>
            </w:trPr>
          </w:trPrChange>
        </w:trPr>
        <w:tc>
          <w:tcPr>
            <w:tcW w:w="1526" w:type="dxa"/>
            <w:tcPrChange w:id="336" w:author="Thilina Perera" w:date="2026-08-02T19:23:00Z" w16du:dateUtc="2026-08-02T13:53:00Z">
              <w:tcPr>
                <w:tcW w:w="2268" w:type="dxa"/>
                <w:gridSpan w:val="2"/>
              </w:tcPr>
            </w:tcPrChange>
          </w:tcPr>
          <w:p w14:paraId="7116C509" w14:textId="77777777" w:rsidR="00EA27FE" w:rsidRDefault="00000000">
            <w:r>
              <w:rPr>
                <w:sz w:val="20"/>
              </w:rPr>
              <w:t>Embedding Models</w:t>
            </w:r>
          </w:p>
        </w:tc>
        <w:tc>
          <w:tcPr>
            <w:tcW w:w="2016" w:type="dxa"/>
            <w:tcPrChange w:id="337" w:author="Thilina Perera" w:date="2026-08-02T19:23:00Z" w16du:dateUtc="2026-08-02T13:53:00Z">
              <w:tcPr>
                <w:tcW w:w="2268" w:type="dxa"/>
                <w:gridSpan w:val="2"/>
              </w:tcPr>
            </w:tcPrChange>
          </w:tcPr>
          <w:p w14:paraId="1191E980" w14:textId="77777777" w:rsidR="00EA27FE" w:rsidRDefault="00000000">
            <w:r>
              <w:rPr>
                <w:sz w:val="20"/>
              </w:rPr>
              <w:t>sentence_transformers (multilingual-E5, BGE-M3)</w:t>
            </w:r>
          </w:p>
        </w:tc>
        <w:tc>
          <w:tcPr>
            <w:tcW w:w="1244" w:type="dxa"/>
            <w:tcPrChange w:id="338" w:author="Thilina Perera" w:date="2026-08-02T19:23:00Z" w16du:dateUtc="2026-08-02T13:53:00Z">
              <w:tcPr>
                <w:tcW w:w="2268" w:type="dxa"/>
                <w:gridSpan w:val="2"/>
              </w:tcPr>
            </w:tcPrChange>
          </w:tcPr>
          <w:p w14:paraId="25B79776" w14:textId="77777777" w:rsidR="00EA27FE" w:rsidRDefault="00000000">
            <w:r>
              <w:rPr>
                <w:sz w:val="20"/>
              </w:rPr>
              <w:t>Latest</w:t>
            </w:r>
          </w:p>
        </w:tc>
        <w:tc>
          <w:tcPr>
            <w:tcW w:w="4459" w:type="dxa"/>
            <w:tcPrChange w:id="339" w:author="Thilina Perera" w:date="2026-08-02T19:23:00Z" w16du:dateUtc="2026-08-02T13:53:00Z">
              <w:tcPr>
                <w:tcW w:w="2268" w:type="dxa"/>
              </w:tcPr>
            </w:tcPrChange>
          </w:tcPr>
          <w:p w14:paraId="0F3A5A0B" w14:textId="77777777" w:rsidR="00EA27FE" w:rsidRDefault="00000000">
            <w:r>
              <w:rPr>
                <w:sz w:val="20"/>
              </w:rPr>
              <w:t>State-of-the-art multilingual retrieval performance; locally hosted, no API costs</w:t>
            </w:r>
          </w:p>
        </w:tc>
      </w:tr>
      <w:tr w:rsidR="00EA27FE" w14:paraId="1D1E0113" w14:textId="77777777" w:rsidTr="00C80B40">
        <w:trPr>
          <w:trPrChange w:id="340" w:author="Thilina Perera" w:date="2026-08-02T19:23:00Z" w16du:dateUtc="2026-08-02T13:53:00Z">
            <w:trPr>
              <w:gridAfter w:val="0"/>
            </w:trPr>
          </w:trPrChange>
        </w:trPr>
        <w:tc>
          <w:tcPr>
            <w:tcW w:w="1526" w:type="dxa"/>
            <w:tcPrChange w:id="341" w:author="Thilina Perera" w:date="2026-08-02T19:23:00Z" w16du:dateUtc="2026-08-02T13:53:00Z">
              <w:tcPr>
                <w:tcW w:w="2268" w:type="dxa"/>
                <w:gridSpan w:val="2"/>
              </w:tcPr>
            </w:tcPrChange>
          </w:tcPr>
          <w:p w14:paraId="41D91B17" w14:textId="77777777" w:rsidR="00EA27FE" w:rsidRDefault="00000000">
            <w:r>
              <w:rPr>
                <w:sz w:val="20"/>
              </w:rPr>
              <w:t>Vector DB</w:t>
            </w:r>
          </w:p>
        </w:tc>
        <w:tc>
          <w:tcPr>
            <w:tcW w:w="2016" w:type="dxa"/>
            <w:tcPrChange w:id="342" w:author="Thilina Perera" w:date="2026-08-02T19:23:00Z" w16du:dateUtc="2026-08-02T13:53:00Z">
              <w:tcPr>
                <w:tcW w:w="2268" w:type="dxa"/>
                <w:gridSpan w:val="2"/>
              </w:tcPr>
            </w:tcPrChange>
          </w:tcPr>
          <w:p w14:paraId="40F12BFB" w14:textId="77777777" w:rsidR="00EA27FE" w:rsidRDefault="00000000">
            <w:r>
              <w:rPr>
                <w:sz w:val="20"/>
              </w:rPr>
              <w:t>ChromaDB</w:t>
            </w:r>
          </w:p>
        </w:tc>
        <w:tc>
          <w:tcPr>
            <w:tcW w:w="1244" w:type="dxa"/>
            <w:tcPrChange w:id="343" w:author="Thilina Perera" w:date="2026-08-02T19:23:00Z" w16du:dateUtc="2026-08-02T13:53:00Z">
              <w:tcPr>
                <w:tcW w:w="2268" w:type="dxa"/>
                <w:gridSpan w:val="2"/>
              </w:tcPr>
            </w:tcPrChange>
          </w:tcPr>
          <w:p w14:paraId="7F3101DD" w14:textId="77777777" w:rsidR="00EA27FE" w:rsidRDefault="00000000">
            <w:r>
              <w:rPr>
                <w:sz w:val="20"/>
              </w:rPr>
              <w:t>≥0.5.0</w:t>
            </w:r>
          </w:p>
        </w:tc>
        <w:tc>
          <w:tcPr>
            <w:tcW w:w="4459" w:type="dxa"/>
            <w:tcPrChange w:id="344" w:author="Thilina Perera" w:date="2026-08-02T19:23:00Z" w16du:dateUtc="2026-08-02T13:53:00Z">
              <w:tcPr>
                <w:tcW w:w="2268" w:type="dxa"/>
              </w:tcPr>
            </w:tcPrChange>
          </w:tcPr>
          <w:p w14:paraId="162178A5" w14:textId="77777777" w:rsidR="00EA27FE" w:rsidRDefault="00000000">
            <w:r>
              <w:rPr>
                <w:sz w:val="20"/>
              </w:rPr>
              <w:t>Open-source, embedded vector database; cosine distance; persistent local storage</w:t>
            </w:r>
          </w:p>
        </w:tc>
      </w:tr>
      <w:tr w:rsidR="00EA27FE" w14:paraId="50B07B7E" w14:textId="77777777" w:rsidTr="00C80B40">
        <w:trPr>
          <w:trPrChange w:id="345" w:author="Thilina Perera" w:date="2026-08-02T19:23:00Z" w16du:dateUtc="2026-08-02T13:53:00Z">
            <w:trPr>
              <w:gridAfter w:val="0"/>
            </w:trPr>
          </w:trPrChange>
        </w:trPr>
        <w:tc>
          <w:tcPr>
            <w:tcW w:w="1526" w:type="dxa"/>
            <w:tcPrChange w:id="346" w:author="Thilina Perera" w:date="2026-08-02T19:23:00Z" w16du:dateUtc="2026-08-02T13:53:00Z">
              <w:tcPr>
                <w:tcW w:w="2268" w:type="dxa"/>
                <w:gridSpan w:val="2"/>
              </w:tcPr>
            </w:tcPrChange>
          </w:tcPr>
          <w:p w14:paraId="231BF30C" w14:textId="77777777" w:rsidR="00EA27FE" w:rsidRDefault="00000000">
            <w:r>
              <w:rPr>
                <w:sz w:val="20"/>
              </w:rPr>
              <w:t>LLM Backend</w:t>
            </w:r>
          </w:p>
        </w:tc>
        <w:tc>
          <w:tcPr>
            <w:tcW w:w="2016" w:type="dxa"/>
            <w:tcPrChange w:id="347" w:author="Thilina Perera" w:date="2026-08-02T19:23:00Z" w16du:dateUtc="2026-08-02T13:53:00Z">
              <w:tcPr>
                <w:tcW w:w="2268" w:type="dxa"/>
                <w:gridSpan w:val="2"/>
              </w:tcPr>
            </w:tcPrChange>
          </w:tcPr>
          <w:p w14:paraId="0247CF3B" w14:textId="77777777" w:rsidR="00EA27FE" w:rsidRDefault="00000000">
            <w:r>
              <w:rPr>
                <w:sz w:val="20"/>
              </w:rPr>
              <w:t>DeepSeek v4 Pro</w:t>
            </w:r>
          </w:p>
        </w:tc>
        <w:tc>
          <w:tcPr>
            <w:tcW w:w="1244" w:type="dxa"/>
            <w:tcPrChange w:id="348" w:author="Thilina Perera" w:date="2026-08-02T19:23:00Z" w16du:dateUtc="2026-08-02T13:53:00Z">
              <w:tcPr>
                <w:tcW w:w="2268" w:type="dxa"/>
                <w:gridSpan w:val="2"/>
              </w:tcPr>
            </w:tcPrChange>
          </w:tcPr>
          <w:p w14:paraId="17E5C2EF" w14:textId="77777777" w:rsidR="00EA27FE" w:rsidRDefault="00000000">
            <w:r>
              <w:rPr>
                <w:sz w:val="20"/>
              </w:rPr>
              <w:t>Latest</w:t>
            </w:r>
          </w:p>
        </w:tc>
        <w:tc>
          <w:tcPr>
            <w:tcW w:w="4459" w:type="dxa"/>
            <w:tcPrChange w:id="349" w:author="Thilina Perera" w:date="2026-08-02T19:23:00Z" w16du:dateUtc="2026-08-02T13:53:00Z">
              <w:tcPr>
                <w:tcW w:w="2268" w:type="dxa"/>
              </w:tcPr>
            </w:tcPrChange>
          </w:tcPr>
          <w:p w14:paraId="6473FCA7" w14:textId="77777777" w:rsidR="00EA27FE" w:rsidRDefault="00000000">
            <w:r>
              <w:rPr>
                <w:sz w:val="20"/>
              </w:rPr>
              <w:t>High-capacity multilingual generation via local OpenAI-compatible endpoint</w:t>
            </w:r>
          </w:p>
        </w:tc>
      </w:tr>
      <w:tr w:rsidR="00EA27FE" w14:paraId="72A026A4" w14:textId="77777777" w:rsidTr="00C80B40">
        <w:trPr>
          <w:trPrChange w:id="350" w:author="Thilina Perera" w:date="2026-08-02T19:23:00Z" w16du:dateUtc="2026-08-02T13:53:00Z">
            <w:trPr>
              <w:gridAfter w:val="0"/>
            </w:trPr>
          </w:trPrChange>
        </w:trPr>
        <w:tc>
          <w:tcPr>
            <w:tcW w:w="1526" w:type="dxa"/>
            <w:tcPrChange w:id="351" w:author="Thilina Perera" w:date="2026-08-02T19:23:00Z" w16du:dateUtc="2026-08-02T13:53:00Z">
              <w:tcPr>
                <w:tcW w:w="2268" w:type="dxa"/>
                <w:gridSpan w:val="2"/>
              </w:tcPr>
            </w:tcPrChange>
          </w:tcPr>
          <w:p w14:paraId="1D7E6F09" w14:textId="77777777" w:rsidR="00EA27FE" w:rsidRDefault="00000000">
            <w:r>
              <w:rPr>
                <w:sz w:val="20"/>
              </w:rPr>
              <w:t>LLM Client</w:t>
            </w:r>
          </w:p>
        </w:tc>
        <w:tc>
          <w:tcPr>
            <w:tcW w:w="2016" w:type="dxa"/>
            <w:tcPrChange w:id="352" w:author="Thilina Perera" w:date="2026-08-02T19:23:00Z" w16du:dateUtc="2026-08-02T13:53:00Z">
              <w:tcPr>
                <w:tcW w:w="2268" w:type="dxa"/>
                <w:gridSpan w:val="2"/>
              </w:tcPr>
            </w:tcPrChange>
          </w:tcPr>
          <w:p w14:paraId="16767314" w14:textId="77777777" w:rsidR="00EA27FE" w:rsidRDefault="00000000">
            <w:r>
              <w:rPr>
                <w:sz w:val="20"/>
              </w:rPr>
              <w:t>OpenAI Python SDK</w:t>
            </w:r>
          </w:p>
        </w:tc>
        <w:tc>
          <w:tcPr>
            <w:tcW w:w="1244" w:type="dxa"/>
            <w:tcPrChange w:id="353" w:author="Thilina Perera" w:date="2026-08-02T19:23:00Z" w16du:dateUtc="2026-08-02T13:53:00Z">
              <w:tcPr>
                <w:tcW w:w="2268" w:type="dxa"/>
                <w:gridSpan w:val="2"/>
              </w:tcPr>
            </w:tcPrChange>
          </w:tcPr>
          <w:p w14:paraId="592992B1" w14:textId="77777777" w:rsidR="00EA27FE" w:rsidRDefault="00000000">
            <w:r>
              <w:rPr>
                <w:sz w:val="20"/>
              </w:rPr>
              <w:t>≥1.0</w:t>
            </w:r>
          </w:p>
        </w:tc>
        <w:tc>
          <w:tcPr>
            <w:tcW w:w="4459" w:type="dxa"/>
            <w:tcPrChange w:id="354" w:author="Thilina Perera" w:date="2026-08-02T19:23:00Z" w16du:dateUtc="2026-08-02T13:53:00Z">
              <w:tcPr>
                <w:tcW w:w="2268" w:type="dxa"/>
              </w:tcPr>
            </w:tcPrChange>
          </w:tcPr>
          <w:p w14:paraId="2AED74A2" w14:textId="77777777" w:rsidR="00EA27FE" w:rsidRDefault="00000000">
            <w:r>
              <w:rPr>
                <w:sz w:val="20"/>
              </w:rPr>
              <w:t>Standard API client; compatible with local endpoints; temperature and token controls</w:t>
            </w:r>
          </w:p>
        </w:tc>
      </w:tr>
      <w:tr w:rsidR="00EA27FE" w14:paraId="6A990B96" w14:textId="77777777" w:rsidTr="00C80B40">
        <w:trPr>
          <w:trPrChange w:id="355" w:author="Thilina Perera" w:date="2026-08-02T19:23:00Z" w16du:dateUtc="2026-08-02T13:53:00Z">
            <w:trPr>
              <w:gridAfter w:val="0"/>
            </w:trPr>
          </w:trPrChange>
        </w:trPr>
        <w:tc>
          <w:tcPr>
            <w:tcW w:w="1526" w:type="dxa"/>
            <w:tcPrChange w:id="356" w:author="Thilina Perera" w:date="2026-08-02T19:23:00Z" w16du:dateUtc="2026-08-02T13:53:00Z">
              <w:tcPr>
                <w:tcW w:w="2268" w:type="dxa"/>
                <w:gridSpan w:val="2"/>
              </w:tcPr>
            </w:tcPrChange>
          </w:tcPr>
          <w:p w14:paraId="04F75FD6" w14:textId="77777777" w:rsidR="00EA27FE" w:rsidRDefault="00000000">
            <w:r>
              <w:rPr>
                <w:sz w:val="20"/>
              </w:rPr>
              <w:t>Evaluation</w:t>
            </w:r>
          </w:p>
        </w:tc>
        <w:tc>
          <w:tcPr>
            <w:tcW w:w="2016" w:type="dxa"/>
            <w:tcPrChange w:id="357" w:author="Thilina Perera" w:date="2026-08-02T19:23:00Z" w16du:dateUtc="2026-08-02T13:53:00Z">
              <w:tcPr>
                <w:tcW w:w="2268" w:type="dxa"/>
                <w:gridSpan w:val="2"/>
              </w:tcPr>
            </w:tcPrChange>
          </w:tcPr>
          <w:p w14:paraId="21244AC5" w14:textId="77777777" w:rsidR="00EA27FE" w:rsidRDefault="00000000">
            <w:r>
              <w:rPr>
                <w:sz w:val="20"/>
              </w:rPr>
              <w:t>Cosine similarity (multilingual-E5)</w:t>
            </w:r>
          </w:p>
        </w:tc>
        <w:tc>
          <w:tcPr>
            <w:tcW w:w="1244" w:type="dxa"/>
            <w:tcPrChange w:id="358" w:author="Thilina Perera" w:date="2026-08-02T19:23:00Z" w16du:dateUtc="2026-08-02T13:53:00Z">
              <w:tcPr>
                <w:tcW w:w="2268" w:type="dxa"/>
                <w:gridSpan w:val="2"/>
              </w:tcPr>
            </w:tcPrChange>
          </w:tcPr>
          <w:p w14:paraId="0855199F" w14:textId="77777777" w:rsidR="00EA27FE" w:rsidRDefault="00000000">
            <w:r>
              <w:rPr>
                <w:sz w:val="20"/>
              </w:rPr>
              <w:t>Custom</w:t>
            </w:r>
          </w:p>
        </w:tc>
        <w:tc>
          <w:tcPr>
            <w:tcW w:w="4459" w:type="dxa"/>
            <w:tcPrChange w:id="359" w:author="Thilina Perera" w:date="2026-08-02T19:23:00Z" w16du:dateUtc="2026-08-02T13:53:00Z">
              <w:tcPr>
                <w:tcW w:w="2268" w:type="dxa"/>
              </w:tcPr>
            </w:tcPrChange>
          </w:tcPr>
          <w:p w14:paraId="43C4A920" w14:textId="77777777" w:rsidR="00EA27FE" w:rsidRDefault="00000000">
            <w:r>
              <w:rPr>
                <w:sz w:val="20"/>
              </w:rPr>
              <w:t>Embedding-based semantic similarity metrics; no LLM judge dependency</w:t>
            </w:r>
          </w:p>
        </w:tc>
      </w:tr>
      <w:tr w:rsidR="00EA27FE" w14:paraId="0299F4C6" w14:textId="77777777" w:rsidTr="00C80B40">
        <w:trPr>
          <w:trPrChange w:id="360" w:author="Thilina Perera" w:date="2026-08-02T19:23:00Z" w16du:dateUtc="2026-08-02T13:53:00Z">
            <w:trPr>
              <w:gridAfter w:val="0"/>
            </w:trPr>
          </w:trPrChange>
        </w:trPr>
        <w:tc>
          <w:tcPr>
            <w:tcW w:w="1526" w:type="dxa"/>
            <w:tcPrChange w:id="361" w:author="Thilina Perera" w:date="2026-08-02T19:23:00Z" w16du:dateUtc="2026-08-02T13:53:00Z">
              <w:tcPr>
                <w:tcW w:w="2268" w:type="dxa"/>
                <w:gridSpan w:val="2"/>
              </w:tcPr>
            </w:tcPrChange>
          </w:tcPr>
          <w:p w14:paraId="0C5E66F7" w14:textId="77777777" w:rsidR="00EA27FE" w:rsidRDefault="00000000">
            <w:r>
              <w:rPr>
                <w:sz w:val="20"/>
              </w:rPr>
              <w:t>PDF Extraction</w:t>
            </w:r>
          </w:p>
        </w:tc>
        <w:tc>
          <w:tcPr>
            <w:tcW w:w="2016" w:type="dxa"/>
            <w:tcPrChange w:id="362" w:author="Thilina Perera" w:date="2026-08-02T19:23:00Z" w16du:dateUtc="2026-08-02T13:53:00Z">
              <w:tcPr>
                <w:tcW w:w="2268" w:type="dxa"/>
                <w:gridSpan w:val="2"/>
              </w:tcPr>
            </w:tcPrChange>
          </w:tcPr>
          <w:p w14:paraId="1CA0D3AB" w14:textId="77777777" w:rsidR="00EA27FE" w:rsidRDefault="00000000">
            <w:r>
              <w:rPr>
                <w:sz w:val="20"/>
              </w:rPr>
              <w:t>PyMuPDF, pdfplumber, Tesseract</w:t>
            </w:r>
          </w:p>
        </w:tc>
        <w:tc>
          <w:tcPr>
            <w:tcW w:w="1244" w:type="dxa"/>
            <w:tcPrChange w:id="363" w:author="Thilina Perera" w:date="2026-08-02T19:23:00Z" w16du:dateUtc="2026-08-02T13:53:00Z">
              <w:tcPr>
                <w:tcW w:w="2268" w:type="dxa"/>
                <w:gridSpan w:val="2"/>
              </w:tcPr>
            </w:tcPrChange>
          </w:tcPr>
          <w:p w14:paraId="60E51AF7" w14:textId="77777777" w:rsidR="00EA27FE" w:rsidRDefault="00000000">
            <w:r>
              <w:rPr>
                <w:sz w:val="20"/>
              </w:rPr>
              <w:t>Latest</w:t>
            </w:r>
          </w:p>
        </w:tc>
        <w:tc>
          <w:tcPr>
            <w:tcW w:w="4459" w:type="dxa"/>
            <w:tcPrChange w:id="364" w:author="Thilina Perera" w:date="2026-08-02T19:23:00Z" w16du:dateUtc="2026-08-02T13:53:00Z">
              <w:tcPr>
                <w:tcW w:w="2268" w:type="dxa"/>
              </w:tcPr>
            </w:tcPrChange>
          </w:tcPr>
          <w:p w14:paraId="50485962" w14:textId="77777777" w:rsidR="00EA27FE" w:rsidRDefault="00000000">
            <w:r>
              <w:rPr>
                <w:sz w:val="20"/>
              </w:rPr>
              <w:t>Three-path extraction: Unicode, legacy font mapping, OCR</w:t>
            </w:r>
          </w:p>
        </w:tc>
      </w:tr>
      <w:tr w:rsidR="00EA27FE" w14:paraId="2C72D52D" w14:textId="77777777" w:rsidTr="00C80B40">
        <w:trPr>
          <w:trPrChange w:id="365" w:author="Thilina Perera" w:date="2026-08-02T19:23:00Z" w16du:dateUtc="2026-08-02T13:53:00Z">
            <w:trPr>
              <w:gridAfter w:val="0"/>
            </w:trPr>
          </w:trPrChange>
        </w:trPr>
        <w:tc>
          <w:tcPr>
            <w:tcW w:w="1526" w:type="dxa"/>
            <w:tcPrChange w:id="366" w:author="Thilina Perera" w:date="2026-08-02T19:23:00Z" w16du:dateUtc="2026-08-02T13:53:00Z">
              <w:tcPr>
                <w:tcW w:w="2268" w:type="dxa"/>
                <w:gridSpan w:val="2"/>
              </w:tcPr>
            </w:tcPrChange>
          </w:tcPr>
          <w:p w14:paraId="6750002E" w14:textId="77777777" w:rsidR="00EA27FE" w:rsidRDefault="00000000">
            <w:r>
              <w:rPr>
                <w:sz w:val="20"/>
              </w:rPr>
              <w:t>Statistical Analysis</w:t>
            </w:r>
          </w:p>
        </w:tc>
        <w:tc>
          <w:tcPr>
            <w:tcW w:w="2016" w:type="dxa"/>
            <w:tcPrChange w:id="367" w:author="Thilina Perera" w:date="2026-08-02T19:23:00Z" w16du:dateUtc="2026-08-02T13:53:00Z">
              <w:tcPr>
                <w:tcW w:w="2268" w:type="dxa"/>
                <w:gridSpan w:val="2"/>
              </w:tcPr>
            </w:tcPrChange>
          </w:tcPr>
          <w:p w14:paraId="0323E405" w14:textId="77777777" w:rsidR="00EA27FE" w:rsidRDefault="00000000">
            <w:r>
              <w:rPr>
                <w:sz w:val="20"/>
              </w:rPr>
              <w:t>SciPy, NumPy</w:t>
            </w:r>
          </w:p>
        </w:tc>
        <w:tc>
          <w:tcPr>
            <w:tcW w:w="1244" w:type="dxa"/>
            <w:tcPrChange w:id="368" w:author="Thilina Perera" w:date="2026-08-02T19:23:00Z" w16du:dateUtc="2026-08-02T13:53:00Z">
              <w:tcPr>
                <w:tcW w:w="2268" w:type="dxa"/>
                <w:gridSpan w:val="2"/>
              </w:tcPr>
            </w:tcPrChange>
          </w:tcPr>
          <w:p w14:paraId="12EF4F3D" w14:textId="77777777" w:rsidR="00EA27FE" w:rsidRDefault="00000000">
            <w:r>
              <w:rPr>
                <w:sz w:val="20"/>
              </w:rPr>
              <w:t>Latest</w:t>
            </w:r>
          </w:p>
        </w:tc>
        <w:tc>
          <w:tcPr>
            <w:tcW w:w="4459" w:type="dxa"/>
            <w:tcPrChange w:id="369" w:author="Thilina Perera" w:date="2026-08-02T19:23:00Z" w16du:dateUtc="2026-08-02T13:53:00Z">
              <w:tcPr>
                <w:tcW w:w="2268" w:type="dxa"/>
              </w:tcPr>
            </w:tcPrChange>
          </w:tcPr>
          <w:p w14:paraId="01BF8C37" w14:textId="77777777" w:rsidR="00EA27FE" w:rsidRDefault="00000000">
            <w:r>
              <w:rPr>
                <w:sz w:val="20"/>
              </w:rPr>
              <w:t>Wilcoxon signed-rank test, descriptive statistics, effect sizes</w:t>
            </w:r>
          </w:p>
        </w:tc>
      </w:tr>
      <w:tr w:rsidR="00EA27FE" w14:paraId="42BAEFAD" w14:textId="77777777" w:rsidTr="00C80B40">
        <w:trPr>
          <w:trPrChange w:id="370" w:author="Thilina Perera" w:date="2026-08-02T19:23:00Z" w16du:dateUtc="2026-08-02T13:53:00Z">
            <w:trPr>
              <w:gridAfter w:val="0"/>
            </w:trPr>
          </w:trPrChange>
        </w:trPr>
        <w:tc>
          <w:tcPr>
            <w:tcW w:w="1526" w:type="dxa"/>
            <w:tcPrChange w:id="371" w:author="Thilina Perera" w:date="2026-08-02T19:23:00Z" w16du:dateUtc="2026-08-02T13:53:00Z">
              <w:tcPr>
                <w:tcW w:w="2268" w:type="dxa"/>
                <w:gridSpan w:val="2"/>
              </w:tcPr>
            </w:tcPrChange>
          </w:tcPr>
          <w:p w14:paraId="4C68E5DB" w14:textId="77777777" w:rsidR="00EA27FE" w:rsidRDefault="00000000">
            <w:r>
              <w:rPr>
                <w:sz w:val="20"/>
              </w:rPr>
              <w:t>Version Control</w:t>
            </w:r>
          </w:p>
        </w:tc>
        <w:tc>
          <w:tcPr>
            <w:tcW w:w="2016" w:type="dxa"/>
            <w:tcPrChange w:id="372" w:author="Thilina Perera" w:date="2026-08-02T19:23:00Z" w16du:dateUtc="2026-08-02T13:53:00Z">
              <w:tcPr>
                <w:tcW w:w="2268" w:type="dxa"/>
                <w:gridSpan w:val="2"/>
              </w:tcPr>
            </w:tcPrChange>
          </w:tcPr>
          <w:p w14:paraId="6F46F07A" w14:textId="77777777" w:rsidR="00EA27FE" w:rsidRDefault="00000000">
            <w:r>
              <w:rPr>
                <w:sz w:val="20"/>
              </w:rPr>
              <w:t>Git + GitHub</w:t>
            </w:r>
          </w:p>
        </w:tc>
        <w:tc>
          <w:tcPr>
            <w:tcW w:w="1244" w:type="dxa"/>
            <w:tcPrChange w:id="373" w:author="Thilina Perera" w:date="2026-08-02T19:23:00Z" w16du:dateUtc="2026-08-02T13:53:00Z">
              <w:tcPr>
                <w:tcW w:w="2268" w:type="dxa"/>
                <w:gridSpan w:val="2"/>
              </w:tcPr>
            </w:tcPrChange>
          </w:tcPr>
          <w:p w14:paraId="0F846412" w14:textId="77777777" w:rsidR="00EA27FE" w:rsidRDefault="00000000">
            <w:r>
              <w:rPr>
                <w:sz w:val="20"/>
              </w:rPr>
              <w:t>Latest</w:t>
            </w:r>
          </w:p>
        </w:tc>
        <w:tc>
          <w:tcPr>
            <w:tcW w:w="4459" w:type="dxa"/>
            <w:tcPrChange w:id="374" w:author="Thilina Perera" w:date="2026-08-02T19:23:00Z" w16du:dateUtc="2026-08-02T13:53:00Z">
              <w:tcPr>
                <w:tcW w:w="2268" w:type="dxa"/>
              </w:tcPr>
            </w:tcPrChange>
          </w:tcPr>
          <w:p w14:paraId="64FFC1CE" w14:textId="77777777" w:rsidR="00EA27FE" w:rsidRDefault="00000000">
            <w:r>
              <w:rPr>
                <w:sz w:val="20"/>
              </w:rPr>
              <w:t>Code management; experimental configuration tracking</w:t>
            </w:r>
          </w:p>
        </w:tc>
      </w:tr>
    </w:tbl>
    <w:p w14:paraId="2C88D071" w14:textId="77777777" w:rsidR="00C80B40" w:rsidRDefault="00C80B40" w:rsidP="00C80B40">
      <w:pPr>
        <w:spacing w:after="240" w:line="240" w:lineRule="auto"/>
        <w:jc w:val="center"/>
        <w:rPr>
          <w:ins w:id="375" w:author="Thilina Perera" w:date="2026-08-02T19:22:00Z" w16du:dateUtc="2026-08-02T13:52:00Z"/>
          <w:i/>
          <w:sz w:val="20"/>
        </w:rPr>
      </w:pPr>
    </w:p>
    <w:p w14:paraId="15DCD295" w14:textId="6858AA44" w:rsidR="00C80B40" w:rsidRDefault="00C80B40" w:rsidP="00C80B40">
      <w:pPr>
        <w:spacing w:after="240" w:line="240" w:lineRule="auto"/>
        <w:jc w:val="center"/>
        <w:rPr>
          <w:ins w:id="376" w:author="Thilina Perera" w:date="2026-08-02T19:22:00Z" w16du:dateUtc="2026-08-02T13:52:00Z"/>
        </w:rPr>
      </w:pPr>
      <w:ins w:id="377" w:author="Thilina Perera" w:date="2026-08-02T19:22:00Z" w16du:dateUtc="2026-08-02T13:52:00Z">
        <w:r>
          <w:rPr>
            <w:i/>
            <w:sz w:val="20"/>
          </w:rPr>
          <w:t>Table 6.</w:t>
        </w:r>
        <w:r>
          <w:rPr>
            <w:i/>
            <w:sz w:val="20"/>
          </w:rPr>
          <w:t>2</w:t>
        </w:r>
        <w:r>
          <w:rPr>
            <w:i/>
            <w:sz w:val="20"/>
          </w:rPr>
          <w:t xml:space="preserve">: </w:t>
        </w:r>
        <w:r w:rsidRPr="00C80B40">
          <w:rPr>
            <w:i/>
            <w:sz w:val="20"/>
          </w:rPr>
          <w:t>Technology Stack and Justification</w:t>
        </w:r>
      </w:ins>
    </w:p>
    <w:p w14:paraId="188992A5" w14:textId="77777777" w:rsidR="00EA27FE" w:rsidRDefault="00EA27FE"/>
    <w:p w14:paraId="70CB92C3" w14:textId="77777777" w:rsidR="00EA27FE" w:rsidRDefault="00000000">
      <w:pPr>
        <w:spacing w:before="280" w:after="160" w:line="360" w:lineRule="auto"/>
      </w:pPr>
      <w:r>
        <w:rPr>
          <w:b/>
          <w:color w:val="000000"/>
          <w:sz w:val="26"/>
        </w:rPr>
        <w:t>6.5 Cloudflare Workers Deployment Architecture</w:t>
      </w:r>
    </w:p>
    <w:p w14:paraId="4CCA4657" w14:textId="77777777" w:rsidR="00EA27FE" w:rsidRDefault="00000000">
      <w:pPr>
        <w:spacing w:after="240" w:line="360" w:lineRule="auto"/>
      </w:pPr>
      <w:r>
        <w:lastRenderedPageBreak/>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pPr>
        <w:spacing w:before="240" w:after="120" w:line="360" w:lineRule="auto"/>
      </w:pPr>
      <w:r>
        <w:rPr>
          <w:b/>
          <w:color w:val="000000"/>
        </w:rP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Change w:id="378" w:author="Thilina Perera" w:date="2026-08-02T19:23:00Z" w16du:dateUtc="2026-08-02T13:53:00Z">
          <w:tblPr>
            <w:tblStyle w:val="TableGrid"/>
            <w:tblW w:w="0" w:type="auto"/>
            <w:tblLook w:val="04A0" w:firstRow="1" w:lastRow="0" w:firstColumn="1" w:lastColumn="0" w:noHBand="0" w:noVBand="1"/>
          </w:tblPr>
        </w:tblPrChange>
      </w:tblPr>
      <w:tblGrid>
        <w:gridCol w:w="1668"/>
        <w:gridCol w:w="2126"/>
        <w:gridCol w:w="5278"/>
        <w:tblGridChange w:id="379">
          <w:tblGrid>
            <w:gridCol w:w="1668"/>
            <w:gridCol w:w="1356"/>
            <w:gridCol w:w="770"/>
            <w:gridCol w:w="2254"/>
            <w:gridCol w:w="3024"/>
          </w:tblGrid>
        </w:tblGridChange>
      </w:tblGrid>
      <w:tr w:rsidR="00EA27FE" w14:paraId="0ABACE07" w14:textId="77777777" w:rsidTr="00C80B40">
        <w:tc>
          <w:tcPr>
            <w:tcW w:w="1668" w:type="dxa"/>
            <w:shd w:val="clear" w:color="auto" w:fill="D9E2F3"/>
            <w:tcPrChange w:id="380" w:author="Thilina Perera" w:date="2026-08-02T19:23:00Z" w16du:dateUtc="2026-08-02T13:53:00Z">
              <w:tcPr>
                <w:tcW w:w="3024" w:type="dxa"/>
                <w:gridSpan w:val="2"/>
                <w:shd w:val="clear" w:color="auto" w:fill="D9E2F3"/>
              </w:tcPr>
            </w:tcPrChange>
          </w:tcPr>
          <w:p w14:paraId="1FF655A1" w14:textId="77777777" w:rsidR="00EA27FE" w:rsidRDefault="00000000">
            <w:r>
              <w:rPr>
                <w:b/>
                <w:sz w:val="20"/>
              </w:rPr>
              <w:t>Repository</w:t>
            </w:r>
          </w:p>
        </w:tc>
        <w:tc>
          <w:tcPr>
            <w:tcW w:w="2126" w:type="dxa"/>
            <w:shd w:val="clear" w:color="auto" w:fill="D9E2F3"/>
            <w:tcPrChange w:id="381" w:author="Thilina Perera" w:date="2026-08-02T19:23:00Z" w16du:dateUtc="2026-08-02T13:53:00Z">
              <w:tcPr>
                <w:tcW w:w="3024" w:type="dxa"/>
                <w:gridSpan w:val="2"/>
                <w:shd w:val="clear" w:color="auto" w:fill="D9E2F3"/>
              </w:tcPr>
            </w:tcPrChange>
          </w:tcPr>
          <w:p w14:paraId="483FCC1E" w14:textId="77777777" w:rsidR="00EA27FE" w:rsidRDefault="00000000">
            <w:r>
              <w:rPr>
                <w:b/>
                <w:sz w:val="20"/>
              </w:rPr>
              <w:t>Role</w:t>
            </w:r>
          </w:p>
        </w:tc>
        <w:tc>
          <w:tcPr>
            <w:tcW w:w="5278" w:type="dxa"/>
            <w:shd w:val="clear" w:color="auto" w:fill="D9E2F3"/>
            <w:tcPrChange w:id="382" w:author="Thilina Perera" w:date="2026-08-02T19:23:00Z" w16du:dateUtc="2026-08-02T13:53:00Z">
              <w:tcPr>
                <w:tcW w:w="3024" w:type="dxa"/>
                <w:shd w:val="clear" w:color="auto" w:fill="D9E2F3"/>
              </w:tcPr>
            </w:tcPrChange>
          </w:tcPr>
          <w:p w14:paraId="52867171" w14:textId="77777777" w:rsidR="00EA27FE" w:rsidRDefault="00000000">
            <w:r>
              <w:rPr>
                <w:b/>
                <w:sz w:val="20"/>
              </w:rPr>
              <w:t>Contents</w:t>
            </w:r>
          </w:p>
        </w:tc>
      </w:tr>
      <w:tr w:rsidR="00EA27FE" w14:paraId="65735418" w14:textId="77777777" w:rsidTr="00C80B40">
        <w:tc>
          <w:tcPr>
            <w:tcW w:w="1668" w:type="dxa"/>
            <w:tcPrChange w:id="383" w:author="Thilina Perera" w:date="2026-08-02T19:23:00Z" w16du:dateUtc="2026-08-02T13:53:00Z">
              <w:tcPr>
                <w:tcW w:w="3024" w:type="dxa"/>
                <w:gridSpan w:val="2"/>
              </w:tcPr>
            </w:tcPrChange>
          </w:tcPr>
          <w:p w14:paraId="3B7E8B14" w14:textId="77777777" w:rsidR="00EA27FE" w:rsidRDefault="00000000">
            <w:r>
              <w:rPr>
                <w:sz w:val="20"/>
              </w:rPr>
              <w:t>`com738-dissertation`</w:t>
            </w:r>
          </w:p>
        </w:tc>
        <w:tc>
          <w:tcPr>
            <w:tcW w:w="2126" w:type="dxa"/>
            <w:tcPrChange w:id="384" w:author="Thilina Perera" w:date="2026-08-02T19:23:00Z" w16du:dateUtc="2026-08-02T13:53:00Z">
              <w:tcPr>
                <w:tcW w:w="3024" w:type="dxa"/>
                <w:gridSpan w:val="2"/>
              </w:tcPr>
            </w:tcPrChange>
          </w:tcPr>
          <w:p w14:paraId="00AA6260" w14:textId="77777777" w:rsidR="00EA27FE" w:rsidRDefault="00000000">
            <w:r>
              <w:rPr>
                <w:sz w:val="20"/>
              </w:rPr>
              <w:t>Local pipeline and evaluation</w:t>
            </w:r>
          </w:p>
        </w:tc>
        <w:tc>
          <w:tcPr>
            <w:tcW w:w="5278" w:type="dxa"/>
            <w:tcPrChange w:id="385" w:author="Thilina Perera" w:date="2026-08-02T19:23:00Z" w16du:dateUtc="2026-08-02T13:53:00Z">
              <w:tcPr>
                <w:tcW w:w="3024" w:type="dxa"/>
              </w:tcPr>
            </w:tcPrChange>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rsidTr="00C80B40">
        <w:tc>
          <w:tcPr>
            <w:tcW w:w="1668" w:type="dxa"/>
            <w:tcPrChange w:id="386" w:author="Thilina Perera" w:date="2026-08-02T19:23:00Z" w16du:dateUtc="2026-08-02T13:53:00Z">
              <w:tcPr>
                <w:tcW w:w="3024" w:type="dxa"/>
                <w:gridSpan w:val="2"/>
              </w:tcPr>
            </w:tcPrChange>
          </w:tcPr>
          <w:p w14:paraId="146E0369" w14:textId="77777777" w:rsidR="00EA27FE" w:rsidRDefault="00000000">
            <w:r>
              <w:rPr>
                <w:sz w:val="20"/>
              </w:rPr>
              <w:t>`com738-rag-app`</w:t>
            </w:r>
          </w:p>
        </w:tc>
        <w:tc>
          <w:tcPr>
            <w:tcW w:w="2126" w:type="dxa"/>
            <w:tcPrChange w:id="387" w:author="Thilina Perera" w:date="2026-08-02T19:23:00Z" w16du:dateUtc="2026-08-02T13:53:00Z">
              <w:tcPr>
                <w:tcW w:w="3024" w:type="dxa"/>
                <w:gridSpan w:val="2"/>
              </w:tcPr>
            </w:tcPrChange>
          </w:tcPr>
          <w:p w14:paraId="5B85977A" w14:textId="77777777" w:rsidR="00EA27FE" w:rsidRDefault="00000000">
            <w:r>
              <w:rPr>
                <w:sz w:val="20"/>
              </w:rPr>
              <w:t>Cloudflare production deployment</w:t>
            </w:r>
          </w:p>
        </w:tc>
        <w:tc>
          <w:tcPr>
            <w:tcW w:w="5278" w:type="dxa"/>
            <w:tcPrChange w:id="388" w:author="Thilina Perera" w:date="2026-08-02T19:23:00Z" w16du:dateUtc="2026-08-02T13:53:00Z">
              <w:tcPr>
                <w:tcW w:w="3024" w:type="dxa"/>
              </w:tcPr>
            </w:tcPrChange>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ns w:id="389" w:author="Thilina Perera" w:date="2026-08-02T19:22:00Z" w16du:dateUtc="2026-08-02T13:52:00Z"/>
          <w:i/>
          <w:sz w:val="20"/>
        </w:rPr>
      </w:pPr>
    </w:p>
    <w:p w14:paraId="68044404" w14:textId="0206B06D" w:rsidR="00C80B40" w:rsidRDefault="00C80B40" w:rsidP="00C80B40">
      <w:pPr>
        <w:spacing w:after="240" w:line="240" w:lineRule="auto"/>
        <w:jc w:val="center"/>
        <w:rPr>
          <w:ins w:id="390" w:author="Thilina Perera" w:date="2026-08-02T19:22:00Z" w16du:dateUtc="2026-08-02T13:52:00Z"/>
        </w:rPr>
      </w:pPr>
      <w:ins w:id="391" w:author="Thilina Perera" w:date="2026-08-02T19:22:00Z" w16du:dateUtc="2026-08-02T13:52:00Z">
        <w:r>
          <w:rPr>
            <w:i/>
            <w:sz w:val="20"/>
          </w:rPr>
          <w:t>Table 6.</w:t>
        </w:r>
        <w:r>
          <w:rPr>
            <w:i/>
            <w:sz w:val="20"/>
          </w:rPr>
          <w:t>3</w:t>
        </w:r>
        <w:r>
          <w:rPr>
            <w:i/>
            <w:sz w:val="20"/>
          </w:rPr>
          <w:t xml:space="preserve">: </w:t>
        </w:r>
        <w:r w:rsidRPr="00C80B40">
          <w:rPr>
            <w:i/>
            <w:sz w:val="20"/>
          </w:rPr>
          <w:t>Repository Structure</w:t>
        </w:r>
      </w:ins>
    </w:p>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pPr>
        <w:spacing w:before="240" w:after="120" w:line="360" w:lineRule="auto"/>
      </w:pPr>
      <w:r>
        <w:rPr>
          <w:b/>
          <w:color w:val="000000"/>
        </w:rP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641992D2">
            <wp:extent cx="6238192" cy="3571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17"/>
                    <a:srcRect l="1799" t="8760"/>
                    <a:stretch>
                      <a:fillRect/>
                    </a:stretch>
                  </pic:blipFill>
                  <pic:spPr bwMode="auto">
                    <a:xfrm>
                      <a:off x="0" y="0"/>
                      <a:ext cx="6258921" cy="3583107"/>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05AD7B57" w14:textId="199E8E6E" w:rsidR="00EA27FE" w:rsidDel="00C80B40" w:rsidRDefault="00000000">
      <w:pPr>
        <w:spacing w:after="240" w:line="240" w:lineRule="auto"/>
        <w:jc w:val="center"/>
        <w:rPr>
          <w:del w:id="392" w:author="Thilina Perera" w:date="2026-08-02T19:24:00Z" w16du:dateUtc="2026-08-02T13:54:00Z"/>
        </w:rPr>
      </w:pPr>
      <w:del w:id="393" w:author="Thilina Perera" w:date="2026-08-02T19:24:00Z" w16du:dateUtc="2026-08-02T13:54:00Z">
        <w:r w:rsidDel="00C80B40">
          <w:rPr>
            <w:i/>
            <w:sz w:val="20"/>
          </w:rPr>
          <w:delText>Figure 6.1: Cloudflare Workers Deployment Architecture — Client (React frontend) → API Worker → Vectorize/R2/Workers AI (embedding + generation via `@cf/meta/llama-3.1-8b-instruct-fp8`), with Gemini/DeepSeek fallback on Workers AI failure.</w:delText>
        </w:r>
      </w:del>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 xml:space="preserve">Cloudflare Workers; handles </w:t>
            </w:r>
            <w:r>
              <w:rPr>
                <w:sz w:val="20"/>
              </w:rPr>
              <w:lastRenderedPageBreak/>
              <w:t>`/api/ask` and `/api/health`</w:t>
            </w:r>
          </w:p>
        </w:tc>
      </w:tr>
      <w:tr w:rsidR="00EA27FE" w14:paraId="5457B953" w14:textId="77777777">
        <w:tc>
          <w:tcPr>
            <w:tcW w:w="3024" w:type="dxa"/>
          </w:tcPr>
          <w:p w14:paraId="6662338B" w14:textId="77777777" w:rsidR="00EA27FE" w:rsidRDefault="00000000">
            <w:r>
              <w:rPr>
                <w:sz w:val="20"/>
              </w:rPr>
              <w:lastRenderedPageBreak/>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473D3204" w14:textId="77777777" w:rsidR="00C80B40" w:rsidRDefault="00C80B40" w:rsidP="00C80B40">
      <w:pPr>
        <w:spacing w:after="240" w:line="240" w:lineRule="auto"/>
        <w:jc w:val="center"/>
        <w:rPr>
          <w:ins w:id="394" w:author="Thilina Perera" w:date="2026-08-02T19:24:00Z" w16du:dateUtc="2026-08-02T13:54:00Z"/>
          <w:i/>
          <w:sz w:val="20"/>
        </w:rPr>
      </w:pPr>
    </w:p>
    <w:p w14:paraId="2A84C04C" w14:textId="54DBA5D9" w:rsidR="00C80B40" w:rsidRDefault="00C80B40" w:rsidP="00C80B40">
      <w:pPr>
        <w:spacing w:after="240" w:line="240" w:lineRule="auto"/>
        <w:jc w:val="center"/>
        <w:rPr>
          <w:ins w:id="395" w:author="Thilina Perera" w:date="2026-08-02T19:24:00Z" w16du:dateUtc="2026-08-02T13:54:00Z"/>
        </w:rPr>
      </w:pPr>
      <w:ins w:id="396" w:author="Thilina Perera" w:date="2026-08-02T19:24:00Z" w16du:dateUtc="2026-08-02T13:54:00Z">
        <w:r>
          <w:rPr>
            <w:i/>
            <w:sz w:val="20"/>
          </w:rPr>
          <w:t>Table 6.</w:t>
        </w:r>
        <w:r>
          <w:rPr>
            <w:i/>
            <w:sz w:val="20"/>
          </w:rPr>
          <w:t>4</w:t>
        </w:r>
        <w:r>
          <w:rPr>
            <w:i/>
            <w:sz w:val="20"/>
          </w:rPr>
          <w:t xml:space="preserve">: </w:t>
        </w:r>
        <w:r>
          <w:rPr>
            <w:i/>
            <w:sz w:val="20"/>
          </w:rPr>
          <w:t>software components</w:t>
        </w:r>
      </w:ins>
    </w:p>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777777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18"/>
                    <a:stretch>
                      <a:fillRect/>
                    </a:stretch>
                  </pic:blipFill>
                  <pic:spPr>
                    <a:xfrm>
                      <a:off x="0" y="0"/>
                      <a:ext cx="5029200" cy="4347587"/>
                    </a:xfrm>
                    <a:prstGeom prst="rect">
                      <a:avLst/>
                    </a:prstGeom>
                  </pic:spPr>
                </pic:pic>
              </a:graphicData>
            </a:graphic>
          </wp:inline>
        </w:drawing>
      </w:r>
    </w:p>
    <w:p w14:paraId="772A7B35" w14:textId="334D15EE" w:rsidR="00EA27FE" w:rsidRDefault="00000000">
      <w:pPr>
        <w:spacing w:after="240" w:line="240" w:lineRule="auto"/>
        <w:jc w:val="center"/>
      </w:pPr>
      <w:r>
        <w:rPr>
          <w:i/>
          <w:sz w:val="20"/>
        </w:rPr>
        <w:t xml:space="preserve">Figure 6.2: </w:t>
      </w:r>
      <w:proofErr w:type="spellStart"/>
      <w:r>
        <w:rPr>
          <w:i/>
          <w:sz w:val="20"/>
        </w:rPr>
        <w:t>StudyMate</w:t>
      </w:r>
      <w:proofErr w:type="spellEnd"/>
      <w:r>
        <w:rPr>
          <w:i/>
          <w:sz w:val="20"/>
        </w:rPr>
        <w:t xml:space="preserve"> AI </w:t>
      </w:r>
      <w:del w:id="397" w:author="Thilina Perera" w:date="2026-08-02T19:25:00Z" w16du:dateUtc="2026-08-02T13:55:00Z">
        <w:r w:rsidDel="00C80B40">
          <w:rPr>
            <w:i/>
            <w:sz w:val="20"/>
          </w:rPr>
          <w:delText>Chat Interface</w:delText>
        </w:r>
      </w:del>
      <w:ins w:id="398" w:author="Thilina Perera" w:date="2026-08-02T19:25:00Z" w16du:dateUtc="2026-08-02T13:55:00Z">
        <w:r w:rsidR="00C80B40">
          <w:rPr>
            <w:i/>
            <w:sz w:val="20"/>
          </w:rPr>
          <w:t>-startup page</w:t>
        </w:r>
      </w:ins>
    </w:p>
    <w:p w14:paraId="33C59033" w14:textId="3284C502" w:rsidR="00EA27FE" w:rsidDel="00C80B40" w:rsidRDefault="00000000">
      <w:pPr>
        <w:spacing w:after="240" w:line="240" w:lineRule="auto"/>
        <w:jc w:val="center"/>
        <w:rPr>
          <w:del w:id="399" w:author="Thilina Perera" w:date="2026-08-02T19:25:00Z" w16du:dateUtc="2026-08-02T13:55:00Z"/>
        </w:rPr>
      </w:pPr>
      <w:del w:id="400" w:author="Thilina Perera" w:date="2026-08-02T19:25:00Z" w16du:dateUtc="2026-08-02T13:55:00Z">
        <w:r w:rsidDel="00C80B40">
          <w:rPr>
            <w:i/>
            <w:sz w:val="20"/>
          </w:rPr>
          <w:delText>Figure 6.2: StudyMate AI Chat Interface — Student-facing Sinhala question-answering interface deployed at `https://com738-rag-frontend.pages.dev/`.</w:delText>
        </w:r>
      </w:del>
    </w:p>
    <w:p w14:paraId="3D39B664" w14:textId="77777777" w:rsidR="00EA27FE" w:rsidRDefault="00000000">
      <w:pPr>
        <w:jc w:val="center"/>
      </w:pPr>
      <w:r>
        <w:rPr>
          <w:noProof/>
        </w:rPr>
        <w:lastRenderedPageBreak/>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A16E734" w14:textId="369CFDB8" w:rsidR="00EA27FE" w:rsidDel="00C80B40" w:rsidRDefault="00000000">
      <w:pPr>
        <w:spacing w:after="240" w:line="240" w:lineRule="auto"/>
        <w:jc w:val="center"/>
        <w:rPr>
          <w:del w:id="401" w:author="Thilina Perera" w:date="2026-08-02T19:25:00Z" w16du:dateUtc="2026-08-02T13:55:00Z"/>
        </w:rPr>
      </w:pPr>
      <w:r>
        <w:rPr>
          <w:i/>
          <w:sz w:val="20"/>
        </w:rPr>
        <w:t xml:space="preserve">Figure 6.3: </w:t>
      </w:r>
      <w:proofErr w:type="spellStart"/>
      <w:ins w:id="402" w:author="Thilina Perera" w:date="2026-08-02T19:25:00Z" w16du:dateUtc="2026-08-02T13:55:00Z">
        <w:r w:rsidR="00C80B40">
          <w:rPr>
            <w:i/>
            <w:sz w:val="20"/>
          </w:rPr>
          <w:t>StudyMate</w:t>
        </w:r>
        <w:proofErr w:type="spellEnd"/>
        <w:r w:rsidR="00C80B40">
          <w:rPr>
            <w:i/>
            <w:sz w:val="20"/>
          </w:rPr>
          <w:t xml:space="preserve"> AI </w:t>
        </w:r>
        <w:r w:rsidR="00C80B40">
          <w:rPr>
            <w:i/>
            <w:sz w:val="20"/>
          </w:rPr>
          <w:t>– Login page</w:t>
        </w:r>
      </w:ins>
      <w:del w:id="403" w:author="Thilina Perera" w:date="2026-08-02T19:25:00Z" w16du:dateUtc="2026-08-02T13:55:00Z">
        <w:r w:rsidDel="00C80B40">
          <w:rPr>
            <w:i/>
            <w:sz w:val="20"/>
          </w:rPr>
          <w:delText>Cloudflare Dashboard — Workers AI Metrics</w:delText>
        </w:r>
      </w:del>
    </w:p>
    <w:p w14:paraId="0BB09DAB" w14:textId="0415F84E" w:rsidR="00EA27FE" w:rsidDel="00C80B40" w:rsidRDefault="00000000">
      <w:pPr>
        <w:spacing w:after="240" w:line="240" w:lineRule="auto"/>
        <w:jc w:val="center"/>
        <w:rPr>
          <w:del w:id="404" w:author="Thilina Perera" w:date="2026-08-02T19:26:00Z" w16du:dateUtc="2026-08-02T13:56:00Z"/>
        </w:rPr>
      </w:pPr>
      <w:del w:id="405" w:author="Thilina Perera" w:date="2026-08-02T19:26:00Z" w16du:dateUtc="2026-08-02T13:56:00Z">
        <w:r w:rsidDel="00C80B40">
          <w:rPr>
            <w:i/>
            <w:sz w:val="20"/>
          </w:rPr>
          <w:delText>Figure 6.3: Cloudflare Dashboard — Workers AI metrics showing request volume, latency, and error rates for the production deployment.</w:delText>
        </w:r>
      </w:del>
    </w:p>
    <w:p w14:paraId="119D728E" w14:textId="77777777" w:rsidR="00EA27FE" w:rsidRDefault="00000000">
      <w:pPr>
        <w:jc w:val="center"/>
      </w:pPr>
      <w:r>
        <w:rPr>
          <w:noProof/>
        </w:rPr>
        <w:lastRenderedPageBreak/>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6040655C" w14:textId="62E088E6" w:rsidR="00EA27FE" w:rsidRDefault="00000000">
      <w:pPr>
        <w:spacing w:after="240" w:line="240" w:lineRule="auto"/>
        <w:jc w:val="center"/>
      </w:pPr>
      <w:r>
        <w:rPr>
          <w:i/>
          <w:sz w:val="20"/>
        </w:rPr>
        <w:t xml:space="preserve">Figure 6.4: </w:t>
      </w:r>
      <w:proofErr w:type="spellStart"/>
      <w:ins w:id="406" w:author="Thilina Perera" w:date="2026-08-02T19:26:00Z" w16du:dateUtc="2026-08-02T13:56:00Z">
        <w:r w:rsidR="00C80B40">
          <w:rPr>
            <w:i/>
            <w:sz w:val="20"/>
          </w:rPr>
          <w:t>StudyMate</w:t>
        </w:r>
        <w:proofErr w:type="spellEnd"/>
        <w:r w:rsidR="00C80B40">
          <w:rPr>
            <w:i/>
            <w:sz w:val="20"/>
          </w:rPr>
          <w:t xml:space="preserve"> AI</w:t>
        </w:r>
        <w:r w:rsidR="00C80B40">
          <w:rPr>
            <w:i/>
            <w:sz w:val="20"/>
          </w:rPr>
          <w:t xml:space="preserve"> -chat interface</w:t>
        </w:r>
      </w:ins>
      <w:del w:id="407" w:author="Thilina Perera" w:date="2026-08-02T19:26:00Z" w16du:dateUtc="2026-08-02T13:56:00Z">
        <w:r w:rsidDel="00C80B40">
          <w:rPr>
            <w:i/>
            <w:sz w:val="20"/>
          </w:rPr>
          <w:delText>Knowledge Base Sync Pipeline</w:delText>
        </w:r>
      </w:del>
    </w:p>
    <w:p w14:paraId="217D67F8" w14:textId="133F7E7C" w:rsidR="00EA27FE" w:rsidDel="00C80B40" w:rsidRDefault="00000000">
      <w:pPr>
        <w:spacing w:after="240" w:line="240" w:lineRule="auto"/>
        <w:jc w:val="center"/>
        <w:rPr>
          <w:del w:id="408" w:author="Thilina Perera" w:date="2026-08-02T19:26:00Z" w16du:dateUtc="2026-08-02T13:56:00Z"/>
        </w:rPr>
      </w:pPr>
      <w:del w:id="409" w:author="Thilina Perera" w:date="2026-08-02T19:26:00Z" w16du:dateUtc="2026-08-02T13:56:00Z">
        <w:r w:rsidDel="00C80B40">
          <w:rPr>
            <w:i/>
            <w:sz w:val="20"/>
          </w:rPr>
          <w:delText>Figure 6.4: GitHub Actions workflow (`sync_vectorize.yml`) synchronising local ChromaDB index to Cloudflare Vectorize.</w:delText>
        </w:r>
      </w:del>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556847FE" w14:textId="77777777" w:rsidR="00C80B40" w:rsidRDefault="00C80B40" w:rsidP="00C80B40">
      <w:pPr>
        <w:spacing w:after="240" w:line="240" w:lineRule="auto"/>
        <w:jc w:val="center"/>
        <w:rPr>
          <w:ins w:id="410" w:author="Thilina Perera" w:date="2026-08-02T19:27:00Z" w16du:dateUtc="2026-08-02T13:57:00Z"/>
          <w:i/>
          <w:sz w:val="20"/>
        </w:rPr>
      </w:pPr>
    </w:p>
    <w:p w14:paraId="51BBED53" w14:textId="45472521" w:rsidR="00C80B40" w:rsidRDefault="00C80B40" w:rsidP="00C80B40">
      <w:pPr>
        <w:spacing w:after="240" w:line="240" w:lineRule="auto"/>
        <w:jc w:val="center"/>
        <w:rPr>
          <w:ins w:id="411" w:author="Thilina Perera" w:date="2026-08-02T19:26:00Z" w16du:dateUtc="2026-08-02T13:56:00Z"/>
        </w:rPr>
      </w:pPr>
      <w:ins w:id="412" w:author="Thilina Perera" w:date="2026-08-02T19:26:00Z" w16du:dateUtc="2026-08-02T13:56:00Z">
        <w:r>
          <w:rPr>
            <w:i/>
            <w:sz w:val="20"/>
          </w:rPr>
          <w:t>Table 6.</w:t>
        </w:r>
        <w:r>
          <w:rPr>
            <w:i/>
            <w:sz w:val="20"/>
          </w:rPr>
          <w:t>5</w:t>
        </w:r>
        <w:r>
          <w:rPr>
            <w:i/>
            <w:sz w:val="20"/>
          </w:rPr>
          <w:t xml:space="preserve">: </w:t>
        </w:r>
      </w:ins>
      <w:ins w:id="413" w:author="Thilina Perera" w:date="2026-08-02T19:27:00Z" w16du:dateUtc="2026-08-02T13:57:00Z">
        <w:r w:rsidRPr="00C80B40">
          <w:rPr>
            <w:i/>
            <w:sz w:val="20"/>
          </w:rPr>
          <w:t>Key Differences</w:t>
        </w:r>
      </w:ins>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77777777" w:rsidR="00EA27FE" w:rsidRDefault="00000000">
      <w:pPr>
        <w:spacing w:before="360" w:after="240" w:line="360" w:lineRule="auto"/>
      </w:pPr>
      <w:r>
        <w:rPr>
          <w:b/>
          <w:color w:val="000000"/>
          <w:sz w:val="28"/>
        </w:rPr>
        <w:lastRenderedPageBreak/>
        <w:t>Chapter 7: Evaluation of Product</w:t>
      </w:r>
    </w:p>
    <w:p w14:paraId="537E74DE" w14:textId="77777777" w:rsidR="00EA27FE" w:rsidRDefault="00000000">
      <w:pPr>
        <w:spacing w:before="280" w:after="160" w:line="360" w:lineRule="auto"/>
      </w:pPr>
      <w:r>
        <w:rPr>
          <w:b/>
          <w:color w:val="000000"/>
          <w:sz w:val="26"/>
        </w:rPr>
        <w:t>7.1 The Deployed System: StudyMate AI</w:t>
      </w:r>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pPr>
        <w:spacing w:before="280" w:after="160" w:line="360" w:lineRule="auto"/>
      </w:pPr>
      <w:r>
        <w:rPr>
          <w:b/>
          <w:color w:val="000000"/>
          <w:sz w:val="26"/>
        </w:rPr>
        <w:t>7.2 Automated Evaluation Results</w:t>
      </w:r>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77777777" w:rsidR="00EA27FE" w:rsidRDefault="00000000">
      <w:pPr>
        <w:spacing w:after="240" w:line="360" w:lineRule="auto"/>
      </w:pPr>
      <w:r>
        <w:rPr>
          <w:b/>
        </w:rPr>
        <w:t>Table 7.1: Automated Evaluation Results (N = 82 questions)</w:t>
      </w: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4184D51F" w14:textId="77777777" w:rsidR="00C80B40" w:rsidRDefault="00C80B40" w:rsidP="00C80B40">
      <w:pPr>
        <w:spacing w:after="240" w:line="240" w:lineRule="auto"/>
        <w:jc w:val="center"/>
        <w:rPr>
          <w:ins w:id="414" w:author="Thilina Perera" w:date="2026-08-02T19:27:00Z" w16du:dateUtc="2026-08-02T13:57:00Z"/>
          <w:i/>
          <w:sz w:val="20"/>
        </w:rPr>
      </w:pPr>
    </w:p>
    <w:p w14:paraId="66C9C77E" w14:textId="5033CD4D" w:rsidR="00C80B40" w:rsidRDefault="00C80B40" w:rsidP="00C80B40">
      <w:pPr>
        <w:spacing w:after="240" w:line="240" w:lineRule="auto"/>
        <w:jc w:val="center"/>
        <w:rPr>
          <w:ins w:id="415" w:author="Thilina Perera" w:date="2026-08-02T19:27:00Z" w16du:dateUtc="2026-08-02T13:57:00Z"/>
        </w:rPr>
      </w:pPr>
      <w:ins w:id="416" w:author="Thilina Perera" w:date="2026-08-02T19:27:00Z" w16du:dateUtc="2026-08-02T13:57:00Z">
        <w:r>
          <w:rPr>
            <w:i/>
            <w:sz w:val="20"/>
          </w:rPr>
          <w:t xml:space="preserve">Table </w:t>
        </w:r>
        <w:r>
          <w:rPr>
            <w:i/>
            <w:sz w:val="20"/>
          </w:rPr>
          <w:t>7</w:t>
        </w:r>
        <w:r>
          <w:rPr>
            <w:i/>
            <w:sz w:val="20"/>
          </w:rPr>
          <w:t>.</w:t>
        </w:r>
      </w:ins>
      <w:ins w:id="417" w:author="Thilina Perera" w:date="2026-08-02T19:28:00Z" w16du:dateUtc="2026-08-02T13:58:00Z">
        <w:r>
          <w:rPr>
            <w:i/>
            <w:sz w:val="20"/>
          </w:rPr>
          <w:t>1</w:t>
        </w:r>
      </w:ins>
      <w:ins w:id="418" w:author="Thilina Perera" w:date="2026-08-02T19:27:00Z" w16du:dateUtc="2026-08-02T13:57:00Z">
        <w:r>
          <w:rPr>
            <w:i/>
            <w:sz w:val="20"/>
          </w:rPr>
          <w:t xml:space="preserve">: </w:t>
        </w:r>
        <w:r w:rsidRPr="00C80B40">
          <w:rPr>
            <w:i/>
            <w:sz w:val="20"/>
          </w:rPr>
          <w:t>Automated Evaluation Results (N = 82 questions)</w:t>
        </w:r>
      </w:ins>
    </w:p>
    <w:p w14:paraId="277C2584" w14:textId="77777777" w:rsidR="00EA27FE" w:rsidRDefault="00EA27FE"/>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w:t>
      </w:r>
      <w:r>
        <w:lastRenderedPageBreak/>
        <w:t xml:space="preserve">generated answers to the </w:t>
      </w:r>
      <w:r>
        <w:rPr>
          <w:i/>
        </w:rPr>
        <w:t>passages</w:t>
      </w:r>
      <w:r>
        <w:t xml:space="preserve"> returned by the retriever, it is a within condition diagnostic 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350F1E06" w14:textId="77777777" w:rsidR="00EA27FE" w:rsidRDefault="00000000">
      <w:pPr>
        <w:spacing w:before="280" w:after="160" w:line="360" w:lineRule="auto"/>
      </w:pPr>
      <w:r>
        <w:rPr>
          <w:b/>
          <w:color w:val="000000"/>
          <w:sz w:val="26"/>
        </w:rPr>
        <w:t>7.3 Human Evaluation Results</w:t>
      </w:r>
    </w:p>
    <w:p w14:paraId="1FFFAE90" w14:textId="77777777" w:rsidR="00EA27FE" w:rsidRDefault="00000000">
      <w:pPr>
        <w:spacing w:after="240" w:line="360" w:lineRule="auto"/>
      </w:pPr>
      <w: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0F88D781" w:rsidR="00EA27FE" w:rsidRDefault="00000000">
      <w:pPr>
        <w:spacing w:after="240" w:line="360" w:lineRule="auto"/>
      </w:pPr>
      <w:del w:id="419" w:author="Thilina Perera" w:date="2026-08-02T19:28:00Z" w16du:dateUtc="2026-08-02T13:58:00Z">
        <w:r w:rsidDel="00A60359">
          <w:rPr>
            <w:b/>
          </w:rPr>
          <w:delText>Table 7.2: Human Evaluation Ratings by Condition (Mean scores out of 5.0)</w:delText>
        </w:r>
      </w:del>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788CBE17" w14:textId="77777777" w:rsidR="00C80B40" w:rsidRDefault="00C80B40" w:rsidP="00C80B40">
      <w:pPr>
        <w:spacing w:after="240" w:line="240" w:lineRule="auto"/>
        <w:jc w:val="center"/>
        <w:rPr>
          <w:ins w:id="420" w:author="Thilina Perera" w:date="2026-08-02T19:28:00Z" w16du:dateUtc="2026-08-02T13:58:00Z"/>
          <w:i/>
          <w:sz w:val="20"/>
        </w:rPr>
      </w:pPr>
    </w:p>
    <w:p w14:paraId="3D482A51" w14:textId="1B313DD3" w:rsidR="00C80B40" w:rsidRDefault="00C80B40" w:rsidP="00C80B40">
      <w:pPr>
        <w:spacing w:after="240" w:line="240" w:lineRule="auto"/>
        <w:jc w:val="center"/>
        <w:rPr>
          <w:ins w:id="421" w:author="Thilina Perera" w:date="2026-08-02T19:28:00Z" w16du:dateUtc="2026-08-02T13:58:00Z"/>
        </w:rPr>
      </w:pPr>
      <w:ins w:id="422" w:author="Thilina Perera" w:date="2026-08-02T19:28:00Z" w16du:dateUtc="2026-08-02T13:58:00Z">
        <w:r>
          <w:rPr>
            <w:i/>
            <w:sz w:val="20"/>
          </w:rPr>
          <w:t>Table 7.</w:t>
        </w:r>
        <w:r>
          <w:rPr>
            <w:i/>
            <w:sz w:val="20"/>
          </w:rPr>
          <w:t>2</w:t>
        </w:r>
        <w:r>
          <w:rPr>
            <w:i/>
            <w:sz w:val="20"/>
          </w:rPr>
          <w:t xml:space="preserve">: </w:t>
        </w:r>
        <w:r w:rsidRPr="00C80B40">
          <w:rPr>
            <w:i/>
            <w:sz w:val="20"/>
          </w:rPr>
          <w:t>Human Evaluation Ratings by Condition</w:t>
        </w:r>
      </w:ins>
    </w:p>
    <w:p w14:paraId="279927CF" w14:textId="77777777" w:rsidR="00EA27FE" w:rsidRDefault="00EA27FE"/>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w:t>
      </w:r>
      <w:r>
        <w:lastRenderedPageBreak/>
        <w:t>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pPr>
        <w:spacing w:before="280" w:after="160" w:line="360" w:lineRule="auto"/>
      </w:pPr>
      <w:r>
        <w:rPr>
          <w:b/>
          <w:color w:val="000000"/>
          <w:sz w:val="26"/>
        </w:rPr>
        <w:t>7.4 Statistical Analysis</w:t>
      </w:r>
    </w:p>
    <w:p w14:paraId="64BF57C6" w14:textId="77777777"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p w14:paraId="1B974436" w14:textId="5E462405" w:rsidR="00EA27FE" w:rsidRDefault="00000000">
      <w:pPr>
        <w:spacing w:after="240" w:line="360" w:lineRule="auto"/>
      </w:pPr>
      <w:del w:id="423" w:author="Thilina Perera" w:date="2026-08-02T19:29:00Z" w16du:dateUtc="2026-08-02T13:59:00Z">
        <w:r w:rsidDel="00A60359">
          <w:rPr>
            <w:b/>
          </w:rPr>
          <w:lastRenderedPageBreak/>
          <w:delText>Table 7.3: Wilcoxon Signed-Rank Test Results (RAG vs. Baselines)</w:delText>
        </w:r>
      </w:del>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**Automated: RAG vs. Baseline A**</w:t>
            </w:r>
          </w:p>
        </w:tc>
        <w:tc>
          <w:tcPr>
            <w:tcW w:w="2268" w:type="dxa"/>
          </w:tcPr>
          <w:p w14:paraId="5FE92958" w14:textId="77777777" w:rsidR="00EA27FE" w:rsidRDefault="00000000">
            <w:r>
              <w:rPr>
                <w:sz w:val="20"/>
              </w:rPr>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3A2C9BF0" w14:textId="77777777" w:rsidR="00A60359" w:rsidRDefault="00A60359" w:rsidP="00A60359">
      <w:pPr>
        <w:spacing w:after="240" w:line="240" w:lineRule="auto"/>
        <w:jc w:val="center"/>
        <w:rPr>
          <w:ins w:id="424" w:author="Thilina Perera" w:date="2026-08-02T19:29:00Z" w16du:dateUtc="2026-08-02T13:59:00Z"/>
          <w:i/>
          <w:sz w:val="20"/>
        </w:rPr>
      </w:pPr>
    </w:p>
    <w:p w14:paraId="50DB8A03" w14:textId="4239B048" w:rsidR="00A60359" w:rsidRDefault="00A60359" w:rsidP="00A60359">
      <w:pPr>
        <w:spacing w:after="240" w:line="240" w:lineRule="auto"/>
        <w:jc w:val="center"/>
        <w:rPr>
          <w:ins w:id="425" w:author="Thilina Perera" w:date="2026-08-02T19:29:00Z" w16du:dateUtc="2026-08-02T13:59:00Z"/>
        </w:rPr>
      </w:pPr>
      <w:ins w:id="426" w:author="Thilina Perera" w:date="2026-08-02T19:29:00Z" w16du:dateUtc="2026-08-02T13:59:00Z">
        <w:r>
          <w:rPr>
            <w:i/>
            <w:sz w:val="20"/>
          </w:rPr>
          <w:t>Table 7.</w:t>
        </w:r>
        <w:r>
          <w:rPr>
            <w:i/>
            <w:sz w:val="20"/>
          </w:rPr>
          <w:t>3</w:t>
        </w:r>
        <w:r>
          <w:rPr>
            <w:i/>
            <w:sz w:val="20"/>
          </w:rPr>
          <w:t xml:space="preserve">: </w:t>
        </w:r>
        <w:r w:rsidRPr="00A60359">
          <w:rPr>
            <w:i/>
            <w:sz w:val="20"/>
          </w:rPr>
          <w:t>Wilcoxon Signed-Rank Test Results</w:t>
        </w:r>
      </w:ins>
    </w:p>
    <w:p w14:paraId="5041388B" w14:textId="77777777" w:rsidR="00EA27FE" w:rsidRDefault="00EA27FE"/>
    <w:p w14:paraId="71230DFA" w14:textId="77777777" w:rsidR="00EA27FE" w:rsidRDefault="00000000">
      <w:pPr>
        <w:spacing w:after="240" w:line="360" w:lineRule="auto"/>
      </w:pPr>
      <w:r>
        <w:t>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pPr>
        <w:spacing w:before="280" w:after="160" w:line="360" w:lineRule="auto"/>
      </w:pPr>
      <w:r>
        <w:rPr>
          <w:b/>
          <w:color w:val="000000"/>
          <w:sz w:val="26"/>
        </w:rPr>
        <w:t>7.5 Comparative Analysis of Baselines</w:t>
      </w:r>
    </w:p>
    <w:p w14:paraId="5E3A353E" w14:textId="77777777" w:rsidR="00EA27FE" w:rsidRDefault="00000000">
      <w:pPr>
        <w:spacing w:after="240" w:line="360" w:lineRule="auto"/>
      </w:pPr>
      <w:r>
        <w:t xml:space="preserve">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w:t>
      </w:r>
      <w:r>
        <w:lastRenderedPageBreak/>
        <w:t>retrieval augmentation (RAG condition, 4.53 accuracy) that the system met the level of factual reliability required for preparation of o/l business studies examinations.</w:t>
      </w:r>
    </w:p>
    <w:p w14:paraId="7A197FF5" w14:textId="2F57250E"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factual information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del w:id="427" w:author="Thilina Perera" w:date="2026-08-02T17:08:00Z" w16du:dateUtc="2026-08-02T11:38:00Z">
        <w:r w:rsidDel="00A40160">
          <w:delText>§</w:delText>
        </w:r>
      </w:del>
      <w:ins w:id="428" w:author="Thilina Perera" w:date="2026-08-02T17:08:00Z" w16du:dateUtc="2026-08-02T11:38:00Z">
        <w:r w:rsidR="00A40160">
          <w:t>section</w:t>
        </w:r>
      </w:ins>
      <w:r>
        <w:t xml:space="preserve">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w:t>
      </w:r>
      <w:del w:id="429" w:author="Thilina Perera" w:date="2026-08-02T17:08:00Z" w16du:dateUtc="2026-08-02T11:38:00Z">
        <w:r w:rsidDel="00A40160">
          <w:delText>§</w:delText>
        </w:r>
      </w:del>
      <w:ins w:id="430" w:author="Thilina Perera" w:date="2026-08-02T17:08:00Z" w16du:dateUtc="2026-08-02T11:38:00Z">
        <w:r w:rsidR="00A40160">
          <w:t>section</w:t>
        </w:r>
      </w:ins>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are synergistic rather than mutually exclusive as demonstrated by non-trivial improve between baselines a &amp; b.</w:t>
      </w:r>
    </w:p>
    <w:p w14:paraId="3F4EE48C" w14:textId="77777777" w:rsidR="00EA27FE" w:rsidRDefault="00000000">
      <w:pPr>
        <w:spacing w:before="280" w:after="160" w:line="360" w:lineRule="auto"/>
      </w:pPr>
      <w:r>
        <w:rPr>
          <w:b/>
          <w:color w:val="000000"/>
          <w:sz w:val="26"/>
        </w:rPr>
        <w:t>7.6 Embedding Model and Chunking Parameter Analysis</w:t>
      </w:r>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 xml:space="preserve">Both embedding models were deployed in production during this study (Multilingual E5 for primary local pipeline; BGE M3 for deployment by Cloudflare version 6.5). Operational qualitative experience exists with both models but no formal quantitative comparison of </w:t>
      </w:r>
      <w:r>
        <w:lastRenderedPageBreak/>
        <w:t>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pPr>
        <w:spacing w:before="280" w:after="160" w:line="360" w:lineRule="auto"/>
      </w:pPr>
      <w:r>
        <w:rPr>
          <w:b/>
          <w:color w:val="000000"/>
          <w:sz w:val="26"/>
        </w:rPr>
        <w:t>7.7 What the Results Mean for StudyMate AI</w:t>
      </w:r>
    </w:p>
    <w:p w14:paraId="78A03017" w14:textId="3D35517E" w:rsidR="00EA27FE" w:rsidRDefault="00000000">
      <w:pPr>
        <w:spacing w:after="240" w:line="360" w:lineRule="auto"/>
      </w:pPr>
      <w:r>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w:t>
      </w:r>
      <w:del w:id="431" w:author="Thilina Perera" w:date="2026-08-02T17:08:00Z" w16du:dateUtc="2026-08-02T11:38:00Z">
        <w:r w:rsidDel="00A40160">
          <w:delText>§</w:delText>
        </w:r>
      </w:del>
      <w:ins w:id="432" w:author="Thilina Perera" w:date="2026-08-02T17:08:00Z" w16du:dateUtc="2026-08-02T11:38:00Z">
        <w:r w:rsidR="00A40160">
          <w:t>section</w:t>
        </w:r>
      </w:ins>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3461CC88" w14:textId="77777777" w:rsidR="00EA27FE" w:rsidRDefault="00000000">
      <w:pPr>
        <w:spacing w:after="240" w:line="360" w:lineRule="auto"/>
      </w:pPr>
      <w:r>
        <w:rPr>
          <w:b/>
        </w:rPr>
        <w:t>StudyMate AI Production Screenshots</w:t>
      </w:r>
    </w:p>
    <w:p w14:paraId="26F03FB8" w14:textId="77777777" w:rsidR="00EA27FE" w:rsidRDefault="00000000">
      <w:pPr>
        <w:jc w:val="center"/>
      </w:pPr>
      <w:r>
        <w:rPr>
          <w:noProof/>
        </w:rPr>
        <w:drawing>
          <wp:inline distT="0" distB="0" distL="0" distR="0" wp14:anchorId="19D9E26A" wp14:editId="56CFBC92">
            <wp:extent cx="5029200" cy="4297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9C9462A" w14:textId="77777777" w:rsidR="00EA27FE" w:rsidRDefault="00000000">
      <w:pPr>
        <w:spacing w:after="240" w:line="240" w:lineRule="auto"/>
        <w:jc w:val="center"/>
      </w:pPr>
      <w:r>
        <w:rPr>
          <w:i/>
          <w:sz w:val="20"/>
        </w:rPr>
        <w:lastRenderedPageBreak/>
        <w:t>Figure 7.3: StudyMate AI — Sinhala Query and Grounded Response</w:t>
      </w:r>
    </w:p>
    <w:p w14:paraId="6995AEAB" w14:textId="77777777" w:rsidR="00EA27FE" w:rsidRDefault="00000000">
      <w:pPr>
        <w:spacing w:after="240" w:line="240" w:lineRule="auto"/>
        <w:jc w:val="center"/>
      </w:pPr>
      <w:r>
        <w:rPr>
          <w:i/>
          <w:sz w:val="20"/>
        </w:rPr>
        <w:t>Figure 7.3: StudyMate AI chat interface showing a Sinhala-language Business Studies query with a factually grounded, citation-backed response.</w:t>
      </w:r>
    </w:p>
    <w:p w14:paraId="2E5AC82A" w14:textId="77777777" w:rsidR="00EA27FE" w:rsidRDefault="00000000">
      <w:pPr>
        <w:jc w:val="center"/>
      </w:pPr>
      <w:r>
        <w:rPr>
          <w:noProof/>
        </w:rPr>
        <w:drawing>
          <wp:inline distT="0" distB="0" distL="0" distR="0" wp14:anchorId="7A82127D" wp14:editId="6B0C435D">
            <wp:extent cx="5029200" cy="4737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21"/>
                    <a:stretch>
                      <a:fillRect/>
                    </a:stretch>
                  </pic:blipFill>
                  <pic:spPr>
                    <a:xfrm>
                      <a:off x="0" y="0"/>
                      <a:ext cx="5029200" cy="4737215"/>
                    </a:xfrm>
                    <a:prstGeom prst="rect">
                      <a:avLst/>
                    </a:prstGeom>
                  </pic:spPr>
                </pic:pic>
              </a:graphicData>
            </a:graphic>
          </wp:inline>
        </w:drawing>
      </w:r>
    </w:p>
    <w:p w14:paraId="6BBDB844" w14:textId="77777777" w:rsidR="00EA27FE" w:rsidRDefault="00000000">
      <w:pPr>
        <w:spacing w:after="240" w:line="240" w:lineRule="auto"/>
        <w:jc w:val="center"/>
      </w:pPr>
      <w:r>
        <w:rPr>
          <w:i/>
          <w:sz w:val="20"/>
        </w:rPr>
        <w:t>Figure 7.4: Teacher Evaluation Interface</w:t>
      </w:r>
    </w:p>
    <w:p w14:paraId="6852EDB4" w14:textId="77777777" w:rsidR="00EA27FE" w:rsidRDefault="00000000">
      <w:pPr>
        <w:spacing w:after="240" w:line="240" w:lineRule="auto"/>
        <w:jc w:val="center"/>
      </w:pPr>
      <w:r>
        <w:rPr>
          <w:i/>
          <w:sz w:val="20"/>
        </w:rPr>
        <w:t>Figure 7.4: Teacher evaluation interface used by the two O/L Business Studies educators for blinded rating of system outputs across factual accuracy, completeness, and clarity dimensions.</w:t>
      </w:r>
    </w:p>
    <w:p w14:paraId="50760CE6" w14:textId="77777777" w:rsidR="00EA27FE" w:rsidRDefault="00000000">
      <w:pPr>
        <w:jc w:val="center"/>
      </w:pPr>
      <w:r>
        <w:rPr>
          <w:noProof/>
        </w:rPr>
        <w:lastRenderedPageBreak/>
        <w:drawing>
          <wp:inline distT="0" distB="0" distL="0" distR="0" wp14:anchorId="50812DA9" wp14:editId="06C1955F">
            <wp:extent cx="5029200" cy="4894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5BD9ACB8" w14:textId="77777777" w:rsidR="00EA27FE" w:rsidRDefault="00000000">
      <w:pPr>
        <w:spacing w:after="240" w:line="240" w:lineRule="auto"/>
        <w:jc w:val="center"/>
      </w:pPr>
      <w:r>
        <w:rPr>
          <w:i/>
          <w:sz w:val="20"/>
        </w:rPr>
        <w:t>Figure 7.5: Automated Evaluation Dashboard</w:t>
      </w:r>
    </w:p>
    <w:p w14:paraId="48C3EE87" w14:textId="77777777" w:rsidR="00EA27FE" w:rsidRDefault="00000000">
      <w:pPr>
        <w:spacing w:after="240" w:line="240" w:lineRule="auto"/>
        <w:jc w:val="center"/>
      </w:pPr>
      <w:r>
        <w:rPr>
          <w:i/>
          <w:sz w:val="20"/>
        </w:rPr>
        <w:t>Figure 7.5: Automated evaluation dashboard showing cosine similarity metrics (Faithfulness, Answer Relevancy, Context Precision) across 82 questions and three experimental conditions.</w:t>
      </w:r>
    </w:p>
    <w:p w14:paraId="1FA28929" w14:textId="77777777" w:rsidR="00EA27FE" w:rsidRDefault="00000000">
      <w:pPr>
        <w:spacing w:before="280" w:after="160" w:line="360" w:lineRule="auto"/>
      </w:pPr>
      <w:r>
        <w:rPr>
          <w:b/>
          <w:color w:val="000000"/>
          <w:sz w:val="26"/>
        </w:rPr>
        <w:t>7.8 Interpretation of Findings</w:t>
      </w:r>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high quality scores very close to maximum possible human performance (4.4 – 4.7 / 5.0), while all conditions of the ungrouned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1842C95"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del w:id="433" w:author="Thilina Perera" w:date="2026-08-02T17:08:00Z" w16du:dateUtc="2026-08-02T11:38:00Z">
        <w:r w:rsidDel="00A40160">
          <w:delText>§</w:delText>
        </w:r>
      </w:del>
      <w:ins w:id="434" w:author="Thilina Perera" w:date="2026-08-02T17:08:00Z" w16du:dateUtc="2026-08-02T11:38:00Z">
        <w:r w:rsidR="00A40160">
          <w:t>section</w:t>
        </w:r>
      </w:ins>
      <w:r>
        <w:t>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0B4B455A"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w:t>
      </w:r>
      <w:del w:id="435" w:author="Thilina Perera" w:date="2026-08-02T17:08:00Z" w16du:dateUtc="2026-08-02T11:38:00Z">
        <w:r w:rsidDel="00A40160">
          <w:delText>§</w:delText>
        </w:r>
      </w:del>
      <w:ins w:id="436" w:author="Thilina Perera" w:date="2026-08-02T17:08:00Z" w16du:dateUtc="2026-08-02T11:38:00Z">
        <w:r w:rsidR="00A40160">
          <w:t>section</w:t>
        </w:r>
      </w:ins>
      <w:r>
        <w:t>2.4–</w:t>
      </w:r>
      <w:del w:id="437" w:author="Thilina Perera" w:date="2026-08-02T17:08:00Z" w16du:dateUtc="2026-08-02T11:38:00Z">
        <w:r w:rsidDel="00A40160">
          <w:delText>§</w:delText>
        </w:r>
      </w:del>
      <w:ins w:id="438" w:author="Thilina Perera" w:date="2026-08-02T17:08:00Z" w16du:dateUtc="2026-08-02T11:38:00Z">
        <w:r w:rsidR="00A40160">
          <w:t>section</w:t>
        </w:r>
      </w:ins>
      <w:r>
        <w:t>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w:t>
      </w:r>
      <w:r>
        <w:lastRenderedPageBreak/>
        <w:t>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513D5A72" w:rsidR="00EA27FE" w:rsidRDefault="00000000">
      <w:pPr>
        <w:spacing w:after="240" w:line="360" w:lineRule="auto"/>
      </w:pPr>
      <w:r>
        <w:t xml:space="preserve">This is not merely speculative regarding deploying a system into an actual education setting. Rather, </w:t>
      </w:r>
      <w:r>
        <w:rPr>
          <w:b/>
        </w:rPr>
        <w:t>StudyMate AI</w:t>
      </w:r>
      <w:r>
        <w:t xml:space="preserve">, as described in </w:t>
      </w:r>
      <w:del w:id="439" w:author="Thilina Perera" w:date="2026-08-02T17:08:00Z" w16du:dateUtc="2026-08-02T11:38:00Z">
        <w:r w:rsidDel="00A40160">
          <w:delText>§</w:delText>
        </w:r>
      </w:del>
      <w:ins w:id="440" w:author="Thilina Perera" w:date="2026-08-02T17:08:00Z" w16du:dateUtc="2026-08-02T11:38:00Z">
        <w:r w:rsidR="00A40160">
          <w:t>section</w:t>
        </w:r>
      </w:ins>
      <w:r>
        <w:t xml:space="preserve">7.1 &amp; </w:t>
      </w:r>
      <w:del w:id="441" w:author="Thilina Perera" w:date="2026-08-02T17:08:00Z" w16du:dateUtc="2026-08-02T11:38:00Z">
        <w:r w:rsidDel="00A40160">
          <w:delText>§</w:delText>
        </w:r>
      </w:del>
      <w:ins w:id="442" w:author="Thilina Perera" w:date="2026-08-02T17:08:00Z" w16du:dateUtc="2026-08-02T11:38:00Z">
        <w:r w:rsidR="00A40160">
          <w:t>section</w:t>
        </w:r>
      </w:ins>
      <w:r>
        <w:t>7.7, is currently deployed as a free service via the Cloudflare deployment architecture (</w:t>
      </w:r>
      <w:del w:id="443" w:author="Thilina Perera" w:date="2026-08-02T17:08:00Z" w16du:dateUtc="2026-08-02T11:38:00Z">
        <w:r w:rsidDel="00A40160">
          <w:delText>§</w:delText>
        </w:r>
      </w:del>
      <w:ins w:id="444" w:author="Thilina Perera" w:date="2026-08-02T17:08:00Z" w16du:dateUtc="2026-08-02T11:38:00Z">
        <w:r w:rsidR="00A40160">
          <w:t>section</w:t>
        </w:r>
      </w:ins>
      <w:r>
        <w:t>6.5). Given the zero marginal costs associated with operating this deployment architecture (</w:t>
      </w:r>
      <w:del w:id="445" w:author="Thilina Perera" w:date="2026-08-02T17:08:00Z" w16du:dateUtc="2026-08-02T11:38:00Z">
        <w:r w:rsidDel="00A40160">
          <w:delText>§</w:delText>
        </w:r>
      </w:del>
      <w:ins w:id="446" w:author="Thilina Perera" w:date="2026-08-02T17:08:00Z" w16du:dateUtc="2026-08-02T11:38:00Z">
        <w:r w:rsidR="00A40160">
          <w:t>section</w:t>
        </w:r>
      </w:ins>
      <w:r>
        <w:t xml:space="preserve">8.3), the principal barrier to implementing StudyMate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del w:id="447" w:author="Thilina Perera" w:date="2026-08-02T17:08:00Z" w16du:dateUtc="2026-08-02T11:38:00Z">
        <w:r w:rsidDel="00A40160">
          <w:delText>§</w:delText>
        </w:r>
      </w:del>
      <w:ins w:id="448" w:author="Thilina Perera" w:date="2026-08-02T17:08:00Z" w16du:dateUtc="2026-08-02T11:38:00Z">
        <w:r w:rsidR="00A40160">
          <w:t>section</w:t>
        </w:r>
      </w:ins>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del w:id="449" w:author="Thilina Perera" w:date="2026-08-02T17:08:00Z" w16du:dateUtc="2026-08-02T11:38:00Z">
        <w:r w:rsidDel="00A40160">
          <w:delText>§</w:delText>
        </w:r>
      </w:del>
      <w:ins w:id="450" w:author="Thilina Perera" w:date="2026-08-02T17:08:00Z" w16du:dateUtc="2026-08-02T11:38:00Z">
        <w:r w:rsidR="00A40160">
          <w:t>section</w:t>
        </w:r>
      </w:ins>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t xml:space="preserve">The work here supports the conclusions of Ahmad et al. [32] who were able to successfully apply RAG to educational material in Urdu; however, they extended their results to a typologically different language (Sinhala) and demonstrated a significantly larger difference </w:t>
      </w:r>
      <w:r>
        <w:lastRenderedPageBreak/>
        <w:t>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39C3B689"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del w:id="451" w:author="Thilina Perera" w:date="2026-08-02T17:08:00Z" w16du:dateUtc="2026-08-02T11:38:00Z">
        <w:r w:rsidDel="00A40160">
          <w:delText>§</w:delText>
        </w:r>
      </w:del>
      <w:ins w:id="452" w:author="Thilina Perera" w:date="2026-08-02T17:08:00Z" w16du:dateUtc="2026-08-02T11:38:00Z">
        <w:r w:rsidR="00A40160">
          <w:t>section</w:t>
        </w:r>
      </w:ins>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243E7532" w:rsidR="00EA27FE" w:rsidRDefault="00000000">
      <w:pPr>
        <w:spacing w:after="240" w:line="360" w:lineRule="auto"/>
      </w:pPr>
      <w:r>
        <w:t>A second point of comparison is [35] whose mathematics tutoring system provided evidence for a trade off between the degree of strictness of grounding and student preference (</w:t>
      </w:r>
      <w:del w:id="453" w:author="Thilina Perera" w:date="2026-08-02T17:08:00Z" w16du:dateUtc="2026-08-02T11:38:00Z">
        <w:r w:rsidDel="00A40160">
          <w:delText>§</w:delText>
        </w:r>
      </w:del>
      <w:ins w:id="454" w:author="Thilina Perera" w:date="2026-08-02T17:08:00Z" w16du:dateUtc="2026-08-02T11:38:00Z">
        <w:r w:rsidR="00A40160">
          <w:t>section</w:t>
        </w:r>
      </w:ins>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123C0D77"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w:t>
      </w:r>
      <w:del w:id="455" w:author="Thilina Perera" w:date="2026-08-02T17:08:00Z" w16du:dateUtc="2026-08-02T11:38:00Z">
        <w:r w:rsidDel="00A40160">
          <w:delText>§</w:delText>
        </w:r>
      </w:del>
      <w:ins w:id="456" w:author="Thilina Perera" w:date="2026-08-02T17:08:00Z" w16du:dateUtc="2026-08-02T11:38:00Z">
        <w:r w:rsidR="00A40160">
          <w:t>section</w:t>
        </w:r>
      </w:ins>
      <w:r>
        <w:t xml:space="preserve">2.6 – </w:t>
      </w:r>
      <w:del w:id="457" w:author="Thilina Perera" w:date="2026-08-02T17:08:00Z" w16du:dateUtc="2026-08-02T11:38:00Z">
        <w:r w:rsidDel="00A40160">
          <w:delText>§</w:delText>
        </w:r>
      </w:del>
      <w:ins w:id="458" w:author="Thilina Perera" w:date="2026-08-02T17:08:00Z" w16du:dateUtc="2026-08-02T11:38:00Z">
        <w:r w:rsidR="00A40160">
          <w:t>section</w:t>
        </w:r>
      </w:ins>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del w:id="459" w:author="Thilina Perera" w:date="2026-08-02T17:08:00Z" w16du:dateUtc="2026-08-02T11:38:00Z">
        <w:r w:rsidDel="00A40160">
          <w:delText>§</w:delText>
        </w:r>
      </w:del>
      <w:ins w:id="460" w:author="Thilina Perera" w:date="2026-08-02T17:08:00Z" w16du:dateUtc="2026-08-02T11:38:00Z">
        <w:r w:rsidR="00A40160">
          <w:t>section</w:t>
        </w:r>
      </w:ins>
      <w:r>
        <w:t>4.2 by developing a complete, operationalized and tested model instead of proposing a theoretical model.</w:t>
      </w:r>
    </w:p>
    <w:p w14:paraId="4F6EC0A5" w14:textId="24DD50C5"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del w:id="461" w:author="Thilina Perera" w:date="2026-08-02T17:08:00Z" w16du:dateUtc="2026-08-02T11:38:00Z">
        <w:r w:rsidDel="00A40160">
          <w:delText>§</w:delText>
        </w:r>
      </w:del>
      <w:ins w:id="462" w:author="Thilina Perera" w:date="2026-08-02T17:08:00Z" w16du:dateUtc="2026-08-02T11:38:00Z">
        <w:r w:rsidR="00A40160">
          <w:t>section</w:t>
        </w:r>
      </w:ins>
      <w:r>
        <w:t>7.4).</w:t>
      </w:r>
    </w:p>
    <w:p w14:paraId="66E151C1" w14:textId="7BCFDFA2"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del w:id="463" w:author="Thilina Perera" w:date="2026-08-02T17:08:00Z" w16du:dateUtc="2026-08-02T11:38:00Z">
        <w:r w:rsidDel="00A40160">
          <w:rPr>
            <w:b/>
          </w:rPr>
          <w:delText>§</w:delText>
        </w:r>
      </w:del>
      <w:ins w:id="464" w:author="Thilina Perera" w:date="2026-08-02T17:08:00Z" w16du:dateUtc="2026-08-02T11:38:00Z">
        <w:r w:rsidR="00A40160">
          <w:rPr>
            <w:b/>
          </w:rPr>
          <w:t>section</w:t>
        </w:r>
      </w:ins>
      <w:r>
        <w:rPr>
          <w:b/>
        </w:rPr>
        <w:t xml:space="preserve">8.2, </w:t>
      </w:r>
      <w:del w:id="465" w:author="Thilina Perera" w:date="2026-08-02T17:08:00Z" w16du:dateUtc="2026-08-02T11:38:00Z">
        <w:r w:rsidDel="00A40160">
          <w:rPr>
            <w:b/>
          </w:rPr>
          <w:delText>§</w:delText>
        </w:r>
      </w:del>
      <w:ins w:id="466" w:author="Thilina Perera" w:date="2026-08-02T17:08:00Z" w16du:dateUtc="2026-08-02T11:38:00Z">
        <w:r w:rsidR="00A40160">
          <w:rPr>
            <w:b/>
          </w:rPr>
          <w:t>section</w:t>
        </w:r>
      </w:ins>
      <w:r>
        <w:rPr>
          <w:b/>
        </w:rPr>
        <w:t>8.4)</w:t>
      </w:r>
      <w:r>
        <w:t>. While the modularity of the architecture — separability into ingestion, embedding, retrieval, and generation layers (</w:t>
      </w:r>
      <w:del w:id="467" w:author="Thilina Perera" w:date="2026-08-02T17:08:00Z" w16du:dateUtc="2026-08-02T11:38:00Z">
        <w:r w:rsidDel="00A40160">
          <w:delText>§</w:delText>
        </w:r>
      </w:del>
      <w:ins w:id="468" w:author="Thilina Perera" w:date="2026-08-02T17:08:00Z" w16du:dateUtc="2026-08-02T11:38:00Z">
        <w:r w:rsidR="00A40160">
          <w:t>section</w:t>
        </w:r>
      </w:ins>
      <w:r>
        <w:t xml:space="preserve">5.1) — is itself a reusable contribution: it can be reused for other subjects or other low-resource languages without redesigning from first principles (OBJ6, </w:t>
      </w:r>
      <w:del w:id="469" w:author="Thilina Perera" w:date="2026-08-02T17:08:00Z" w16du:dateUtc="2026-08-02T11:38:00Z">
        <w:r w:rsidDel="00A40160">
          <w:delText>§</w:delText>
        </w:r>
      </w:del>
      <w:ins w:id="470" w:author="Thilina Perera" w:date="2026-08-02T17:08:00Z" w16du:dateUtc="2026-08-02T11:38:00Z">
        <w:r w:rsidR="00A40160">
          <w:t>section</w:t>
        </w:r>
      </w:ins>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0D25620C"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w:t>
      </w:r>
      <w:del w:id="471" w:author="Thilina Perera" w:date="2026-08-02T17:08:00Z" w16du:dateUtc="2026-08-02T11:38:00Z">
        <w:r w:rsidDel="00A40160">
          <w:delText>§</w:delText>
        </w:r>
      </w:del>
      <w:ins w:id="472" w:author="Thilina Perera" w:date="2026-08-02T17:08:00Z" w16du:dateUtc="2026-08-02T11:38:00Z">
        <w:r w:rsidR="00A40160">
          <w:t>section</w:t>
        </w:r>
      </w:ins>
      <w:r>
        <w:t>3.11.2); therefore, addresses the accessibility barrier specified in the original problem statement (</w:t>
      </w:r>
      <w:del w:id="473" w:author="Thilina Perera" w:date="2026-08-02T17:08:00Z" w16du:dateUtc="2026-08-02T11:38:00Z">
        <w:r w:rsidDel="00A40160">
          <w:delText>§</w:delText>
        </w:r>
      </w:del>
      <w:ins w:id="474" w:author="Thilina Perera" w:date="2026-08-02T17:08:00Z" w16du:dateUtc="2026-08-02T11:38:00Z">
        <w:r w:rsidR="00A40160">
          <w:t>section</w:t>
        </w:r>
      </w:ins>
      <w:r>
        <w:t>4.1) through providing a working example rather than solely hypothetical.</w:t>
      </w:r>
    </w:p>
    <w:p w14:paraId="76D3A92E" w14:textId="6E2F11BE" w:rsidR="00EA27FE" w:rsidRDefault="00000000">
      <w:pPr>
        <w:spacing w:after="240" w:line="360" w:lineRule="auto"/>
      </w:pPr>
      <w:r>
        <w:t xml:space="preserve">These five contributions combine to completely close the compound literature gap identified in </w:t>
      </w:r>
      <w:del w:id="475" w:author="Thilina Perera" w:date="2026-08-02T17:08:00Z" w16du:dateUtc="2026-08-02T11:38:00Z">
        <w:r w:rsidDel="00A40160">
          <w:delText>§</w:delText>
        </w:r>
      </w:del>
      <w:ins w:id="476" w:author="Thilina Perera" w:date="2026-08-02T17:08:00Z" w16du:dateUtc="2026-08-02T11:38:00Z">
        <w:r w:rsidR="00A40160">
          <w:t>section</w:t>
        </w:r>
      </w:ins>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0DD827DC"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del w:id="477" w:author="Thilina Perera" w:date="2026-08-02T17:08:00Z" w16du:dateUtc="2026-08-02T11:38:00Z">
        <w:r w:rsidDel="00A40160">
          <w:delText>§</w:delText>
        </w:r>
      </w:del>
      <w:ins w:id="478" w:author="Thilina Perera" w:date="2026-08-02T17:08:00Z" w16du:dateUtc="2026-08-02T11:38:00Z">
        <w:r w:rsidR="00A40160">
          <w:t>section</w:t>
        </w:r>
      </w:ins>
      <w:r>
        <w:t xml:space="preserve">3.11, </w:t>
      </w:r>
      <w:del w:id="479" w:author="Thilina Perera" w:date="2026-08-02T17:08:00Z" w16du:dateUtc="2026-08-02T11:38:00Z">
        <w:r w:rsidDel="00A40160">
          <w:delText>§</w:delText>
        </w:r>
      </w:del>
      <w:ins w:id="480" w:author="Thilina Perera" w:date="2026-08-02T17:08:00Z" w16du:dateUtc="2026-08-02T11:38:00Z">
        <w:r w:rsidR="00A40160">
          <w:t>section</w:t>
        </w:r>
      </w:ins>
      <w:r>
        <w:t>3.12).</w:t>
      </w:r>
    </w:p>
    <w:p w14:paraId="574D4BA5" w14:textId="77777777" w:rsidR="00EA27FE" w:rsidRDefault="00000000">
      <w:pPr>
        <w:spacing w:after="240" w:line="360" w:lineRule="auto"/>
      </w:pPr>
      <w:r>
        <w:rPr>
          <w:b/>
        </w:rPr>
        <w:t>Constraints due to resources.</w:t>
      </w:r>
    </w:p>
    <w:p w14:paraId="4B5BCC1D" w14:textId="4E9F7857"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w:t>
      </w:r>
      <w:r>
        <w:lastRenderedPageBreak/>
        <w:t>store vectors; Cloudflare Pages, Workers, R2 and Vectorize were used in their respective free tiers for production deployment; and Gemini and Ollama were also used in their free tiers for additional generation capabilities and question-set creation. The cost of live-deployment was, however, LKR 0. This specific budget constraint directly impacted the technological-stack selections (</w:t>
      </w:r>
      <w:del w:id="481" w:author="Thilina Perera" w:date="2026-08-02T17:08:00Z" w16du:dateUtc="2026-08-02T11:38:00Z">
        <w:r w:rsidDel="00A40160">
          <w:delText>§</w:delText>
        </w:r>
      </w:del>
      <w:ins w:id="482" w:author="Thilina Perera" w:date="2026-08-02T17:08:00Z" w16du:dateUtc="2026-08-02T11:38:00Z">
        <w:r w:rsidR="00A40160">
          <w:t>section</w:t>
        </w:r>
      </w:ins>
      <w:r>
        <w:t>6.4) and the choice of model (</w:t>
      </w:r>
      <w:del w:id="483" w:author="Thilina Perera" w:date="2026-08-02T17:08:00Z" w16du:dateUtc="2026-08-02T11:38:00Z">
        <w:r w:rsidDel="00A40160">
          <w:delText>§</w:delText>
        </w:r>
      </w:del>
      <w:ins w:id="484" w:author="Thilina Perera" w:date="2026-08-02T17:08:00Z" w16du:dateUtc="2026-08-02T11:38:00Z">
        <w:r w:rsidR="00A40160">
          <w:t>section</w:t>
        </w:r>
      </w:ins>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56D86EA1"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del w:id="485" w:author="Thilina Perera" w:date="2026-08-02T17:08:00Z" w16du:dateUtc="2026-08-02T11:38:00Z">
        <w:r w:rsidDel="00A40160">
          <w:delText>§</w:delText>
        </w:r>
      </w:del>
      <w:ins w:id="486" w:author="Thilina Perera" w:date="2026-08-02T17:08:00Z" w16du:dateUtc="2026-08-02T11:38:00Z">
        <w:r w:rsidR="00A40160">
          <w:t>section</w:t>
        </w:r>
      </w:ins>
      <w:r>
        <w:t>8.4).</w:t>
      </w:r>
    </w:p>
    <w:p w14:paraId="00F4B777" w14:textId="77777777" w:rsidR="00EA27FE" w:rsidRDefault="00000000">
      <w:pPr>
        <w:spacing w:after="240" w:line="360" w:lineRule="auto"/>
      </w:pPr>
      <w:r>
        <w:rPr>
          <w:b/>
        </w:rPr>
        <w:t>Constraints due to risks.</w:t>
      </w:r>
    </w:p>
    <w:p w14:paraId="472EFC23" w14:textId="48190C33" w:rsidR="00EA27FE" w:rsidRDefault="00000000">
      <w:pPr>
        <w:spacing w:after="240" w:line="360" w:lineRule="auto"/>
      </w:pPr>
      <w:r>
        <w:t>A number of potential risks were identified prior to project commencement (</w:t>
      </w:r>
      <w:del w:id="487" w:author="Thilina Perera" w:date="2026-08-02T17:08:00Z" w16du:dateUtc="2026-08-02T11:38:00Z">
        <w:r w:rsidDel="00A40160">
          <w:delText>§</w:delText>
        </w:r>
      </w:del>
      <w:ins w:id="488" w:author="Thilina Perera" w:date="2026-08-02T17:08:00Z" w16du:dateUtc="2026-08-02T11:38:00Z">
        <w:r w:rsidR="00A40160">
          <w:t>section</w:t>
        </w:r>
      </w:ins>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t>8.4 Future Work</w:t>
      </w:r>
    </w:p>
    <w:p w14:paraId="3ABE5B7F" w14:textId="0BD52228"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w:t>
      </w:r>
      <w:del w:id="489" w:author="Thilina Perera" w:date="2026-08-02T17:08:00Z" w16du:dateUtc="2026-08-02T11:38:00Z">
        <w:r w:rsidDel="00A40160">
          <w:delText>§</w:delText>
        </w:r>
      </w:del>
      <w:ins w:id="490" w:author="Thilina Perera" w:date="2026-08-02T17:08:00Z" w16du:dateUtc="2026-08-02T11:38:00Z">
        <w:r w:rsidR="00A40160">
          <w:t>section</w:t>
        </w:r>
      </w:ins>
      <w:r>
        <w:t xml:space="preserve">7.6, </w:t>
      </w:r>
      <w:del w:id="491" w:author="Thilina Perera" w:date="2026-08-02T17:08:00Z" w16du:dateUtc="2026-08-02T11:38:00Z">
        <w:r w:rsidDel="00A40160">
          <w:delText>§</w:delText>
        </w:r>
      </w:del>
      <w:ins w:id="492" w:author="Thilina Perera" w:date="2026-08-02T17:08:00Z" w16du:dateUtc="2026-08-02T11:38:00Z">
        <w:r w:rsidR="00A40160">
          <w:t>section</w:t>
        </w:r>
      </w:ins>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0A8C18AC" w:rsidR="00EA27FE" w:rsidRDefault="00000000">
      <w:pPr>
        <w:spacing w:after="240" w:line="360" w:lineRule="auto"/>
      </w:pPr>
      <w:r>
        <w:t xml:space="preserve">This research has created five real and tangible outputs. These are extracted below from the full analysis presented in </w:t>
      </w:r>
      <w:del w:id="493" w:author="Thilina Perera" w:date="2026-08-02T17:08:00Z" w16du:dateUtc="2026-08-02T11:38:00Z">
        <w:r w:rsidDel="00A40160">
          <w:delText>§</w:delText>
        </w:r>
      </w:del>
      <w:ins w:id="494" w:author="Thilina Perera" w:date="2026-08-02T17:08:00Z" w16du:dateUtc="2026-08-02T11:38:00Z">
        <w:r w:rsidR="00A40160">
          <w:t>section</w:t>
        </w:r>
      </w:ins>
      <w:r>
        <w:t>8.1:</w:t>
      </w:r>
    </w:p>
    <w:p w14:paraId="72798DFD" w14:textId="4EA15BF7"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del w:id="495" w:author="Thilina Perera" w:date="2026-08-02T17:08:00Z" w16du:dateUtc="2026-08-02T11:38:00Z">
        <w:r w:rsidDel="00A40160">
          <w:delText>§</w:delText>
        </w:r>
      </w:del>
      <w:ins w:id="496" w:author="Thilina Perera" w:date="2026-08-02T17:08:00Z" w16du:dateUtc="2026-08-02T11:38:00Z">
        <w:r w:rsidR="00A40160">
          <w:t>section</w:t>
        </w:r>
      </w:ins>
      <w:r>
        <w:t xml:space="preserve">2.10, </w:t>
      </w:r>
      <w:del w:id="497" w:author="Thilina Perera" w:date="2026-08-02T17:08:00Z" w16du:dateUtc="2026-08-02T11:38:00Z">
        <w:r w:rsidDel="00A40160">
          <w:delText>§</w:delText>
        </w:r>
      </w:del>
      <w:ins w:id="498" w:author="Thilina Perera" w:date="2026-08-02T17:08:00Z" w16du:dateUtc="2026-08-02T11:38:00Z">
        <w:r w:rsidR="00A40160">
          <w:t>section</w:t>
        </w:r>
      </w:ins>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26ED17B1"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del w:id="499" w:author="Thilina Perera" w:date="2026-08-02T17:08:00Z" w16du:dateUtc="2026-08-02T11:38:00Z">
        <w:r w:rsidDel="00A40160">
          <w:delText>§</w:delText>
        </w:r>
      </w:del>
      <w:ins w:id="500" w:author="Thilina Perera" w:date="2026-08-02T17:08:00Z" w16du:dateUtc="2026-08-02T11:38:00Z">
        <w:r w:rsidR="00A40160">
          <w:t>section</w:t>
        </w:r>
      </w:ins>
      <w:r>
        <w:t xml:space="preserve">8.2, </w:t>
      </w:r>
      <w:del w:id="501" w:author="Thilina Perera" w:date="2026-08-02T17:08:00Z" w16du:dateUtc="2026-08-02T11:38:00Z">
        <w:r w:rsidDel="00A40160">
          <w:delText>§</w:delText>
        </w:r>
      </w:del>
      <w:ins w:id="502" w:author="Thilina Perera" w:date="2026-08-02T17:08:00Z" w16du:dateUtc="2026-08-02T11:38:00Z">
        <w:r w:rsidR="00A40160">
          <w:t>section</w:t>
        </w:r>
      </w:ins>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70B2B60B"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w:t>
      </w:r>
      <w:del w:id="503" w:author="Thilina Perera" w:date="2026-08-02T17:08:00Z" w16du:dateUtc="2026-08-02T11:38:00Z">
        <w:r w:rsidDel="00A40160">
          <w:delText>§</w:delText>
        </w:r>
      </w:del>
      <w:ins w:id="504" w:author="Thilina Perera" w:date="2026-08-02T17:08:00Z" w16du:dateUtc="2026-08-02T11:38:00Z">
        <w:r w:rsidR="00A40160">
          <w:t>section</w:t>
        </w:r>
      </w:ins>
      <w:r>
        <w:t>4.1).</w:t>
      </w:r>
    </w:p>
    <w:p w14:paraId="4EF1F06A" w14:textId="77777777" w:rsidR="00EA27FE" w:rsidRDefault="00000000">
      <w:pPr>
        <w:spacing w:before="280" w:after="160" w:line="360" w:lineRule="auto"/>
      </w:pPr>
      <w:r>
        <w:rPr>
          <w:b/>
          <w:color w:val="000000"/>
          <w:sz w:val="26"/>
        </w:rPr>
        <w:t>9.2 Recommendations</w:t>
      </w:r>
    </w:p>
    <w:p w14:paraId="32A0FA36" w14:textId="12FEAE8C" w:rsidR="00EA27FE" w:rsidRDefault="00000000">
      <w:pPr>
        <w:spacing w:after="240" w:line="360" w:lineRule="auto"/>
      </w:pPr>
      <w:r>
        <w:t xml:space="preserve">Two of the Recommendations from our results are as follows; These two recommendations were developed from a larger list of recommendations given in </w:t>
      </w:r>
      <w:del w:id="505" w:author="Thilina Perera" w:date="2026-08-02T17:08:00Z" w16du:dateUtc="2026-08-02T11:38:00Z">
        <w:r w:rsidDel="00A40160">
          <w:delText>§</w:delText>
        </w:r>
      </w:del>
      <w:ins w:id="506" w:author="Thilina Perera" w:date="2026-08-02T17:08:00Z" w16du:dateUtc="2026-08-02T11:38:00Z">
        <w:r w:rsidR="00A40160">
          <w:t>section</w:t>
        </w:r>
      </w:ins>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4F7AEFB9" w:rsidR="00EA27FE" w:rsidRDefault="00000000">
      <w:pPr>
        <w:spacing w:after="240" w:line="360" w:lineRule="auto"/>
      </w:pPr>
      <w:r>
        <w:lastRenderedPageBreak/>
        <w:t>Taken together, these contributions close the compound literature gap identified in this dissertation (</w:t>
      </w:r>
      <w:del w:id="507" w:author="Thilina Perera" w:date="2026-08-02T17:08:00Z" w16du:dateUtc="2026-08-02T11:38:00Z">
        <w:r w:rsidDel="00A40160">
          <w:delText>§</w:delText>
        </w:r>
      </w:del>
      <w:ins w:id="508" w:author="Thilina Perera" w:date="2026-08-02T17:08:00Z" w16du:dateUtc="2026-08-02T11:38:00Z">
        <w:r w:rsidR="00A40160">
          <w:t>section</w:t>
        </w:r>
      </w:ins>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3A4B7542"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w:t>
      </w:r>
      <w:proofErr w:type="spellStart"/>
      <w:del w:id="509" w:author="Thilina Perera" w:date="2026-08-02T17:08:00Z" w16du:dateUtc="2026-08-02T11:38:00Z">
        <w:r w:rsidDel="00A40160">
          <w:delText>§</w:delText>
        </w:r>
      </w:del>
      <w:ins w:id="510" w:author="Thilina Perera" w:date="2026-08-02T17:08:00Z" w16du:dateUtc="2026-08-02T11:38:00Z">
        <w:r w:rsidR="00A40160">
          <w:t>section</w:t>
        </w:r>
      </w:ins>
      <w:r>
        <w:t>References</w:t>
      </w:r>
      <w:proofErr w:type="spellEnd"/>
      <w:r>
        <w:t>).</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1628801A"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del w:id="511" w:author="Thilina Perera" w:date="2026-08-02T17:08:00Z" w16du:dateUtc="2026-08-02T11:38:00Z">
        <w:r w:rsidDel="00A40160">
          <w:delText>§</w:delText>
        </w:r>
      </w:del>
      <w:ins w:id="512" w:author="Thilina Perera" w:date="2026-08-02T17:08:00Z" w16du:dateUtc="2026-08-02T11:38:00Z">
        <w:r w:rsidR="00A40160">
          <w:t>section</w:t>
        </w:r>
      </w:ins>
      <w:r>
        <w:t xml:space="preserve">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w:t>
      </w:r>
      <w:del w:id="513" w:author="Thilina Perera" w:date="2026-08-02T17:08:00Z" w16du:dateUtc="2026-08-02T11:38:00Z">
        <w:r w:rsidDel="00A40160">
          <w:delText>§</w:delText>
        </w:r>
      </w:del>
      <w:ins w:id="514" w:author="Thilina Perera" w:date="2026-08-02T17:08:00Z" w16du:dateUtc="2026-08-02T11:38:00Z">
        <w:r w:rsidR="00A40160">
          <w:t>section</w:t>
        </w:r>
      </w:ins>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AC732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 xml:space="preserve">consistent with the GDPR-compliant data handling described in </w:t>
      </w:r>
      <w:del w:id="515" w:author="Thilina Perera" w:date="2026-08-02T17:08:00Z" w16du:dateUtc="2026-08-02T11:38:00Z">
        <w:r w:rsidDel="00A40160">
          <w:delText>§</w:delText>
        </w:r>
      </w:del>
      <w:ins w:id="516" w:author="Thilina Perera" w:date="2026-08-02T17:08:00Z" w16du:dateUtc="2026-08-02T11:38:00Z">
        <w:r w:rsidR="00A40160">
          <w:t>section</w:t>
        </w:r>
      </w:ins>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05594C20"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del w:id="517" w:author="Thilina Perera" w:date="2026-08-02T17:08:00Z" w16du:dateUtc="2026-08-02T11:38:00Z">
        <w:r w:rsidDel="00A40160">
          <w:rPr>
            <w:i/>
          </w:rPr>
          <w:delText>§</w:delText>
        </w:r>
      </w:del>
      <w:ins w:id="518" w:author="Thilina Perera" w:date="2026-08-02T17:08:00Z" w16du:dateUtc="2026-08-02T11:38:00Z">
        <w:r w:rsidR="00A40160">
          <w:rPr>
            <w:i/>
          </w:rPr>
          <w:t>section</w:t>
        </w:r>
      </w:ins>
      <w:r>
        <w:rPr>
          <w:i/>
        </w:rPr>
        <w:t xml:space="preserve">3.7, </w:t>
      </w:r>
      <w:del w:id="519" w:author="Thilina Perera" w:date="2026-08-02T17:08:00Z" w16du:dateUtc="2026-08-02T11:38:00Z">
        <w:r w:rsidDel="00A40160">
          <w:rPr>
            <w:i/>
          </w:rPr>
          <w:delText>§</w:delText>
        </w:r>
      </w:del>
      <w:ins w:id="520" w:author="Thilina Perera" w:date="2026-08-02T17:08:00Z" w16du:dateUtc="2026-08-02T11:38:00Z">
        <w:r w:rsidR="00A40160">
          <w:rPr>
            <w:i/>
          </w:rPr>
          <w:t>section</w:t>
        </w:r>
      </w:ins>
      <w:r>
        <w:rPr>
          <w:i/>
        </w:rPr>
        <w:t>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25"/>
          <w:footerReference w:type="default" r:id="rId26"/>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4DCA1EC6"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w:t>
      </w:r>
      <w:proofErr w:type="spellStart"/>
      <w:del w:id="525" w:author="Thilina Perera" w:date="2026-08-02T17:08:00Z" w16du:dateUtc="2026-08-02T11:38:00Z">
        <w:r w:rsidDel="00A40160">
          <w:delText>§</w:delText>
        </w:r>
      </w:del>
      <w:ins w:id="526" w:author="Thilina Perera" w:date="2026-08-02T17:08:00Z" w16du:dateUtc="2026-08-02T11:38:00Z">
        <w:r w:rsidR="00A40160">
          <w:t>section</w:t>
        </w:r>
      </w:ins>
      <w:r>
        <w:t>References</w:t>
      </w:r>
      <w:proofErr w:type="spellEnd"/>
      <w:r>
        <w:t>).</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75664AED"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del w:id="527" w:author="Thilina Perera" w:date="2026-08-02T17:08:00Z" w16du:dateUtc="2026-08-02T11:38:00Z">
        <w:r w:rsidDel="00A40160">
          <w:delText>§</w:delText>
        </w:r>
      </w:del>
      <w:ins w:id="528" w:author="Thilina Perera" w:date="2026-08-02T17:08:00Z" w16du:dateUtc="2026-08-02T11:38:00Z">
        <w:r w:rsidR="00A40160">
          <w:t>section</w:t>
        </w:r>
      </w:ins>
      <w:r>
        <w: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t>
      </w:r>
      <w:del w:id="529" w:author="Thilina Perera" w:date="2026-08-02T17:08:00Z" w16du:dateUtc="2026-08-02T11:38:00Z">
        <w:r w:rsidDel="00A40160">
          <w:delText>§</w:delText>
        </w:r>
      </w:del>
      <w:ins w:id="530" w:author="Thilina Perera" w:date="2026-08-02T17:08:00Z" w16du:dateUtc="2026-08-02T11:38:00Z">
        <w:r w:rsidR="00A40160">
          <w:t>section</w:t>
        </w:r>
      </w:ins>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70556D0A"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del w:id="531" w:author="Thilina Perera" w:date="2026-08-02T17:08:00Z" w16du:dateUtc="2026-08-02T11:38:00Z">
        <w:r w:rsidDel="00A40160">
          <w:delText>§</w:delText>
        </w:r>
      </w:del>
      <w:ins w:id="532" w:author="Thilina Perera" w:date="2026-08-02T17:08:00Z" w16du:dateUtc="2026-08-02T11:38:00Z">
        <w:r w:rsidR="00A40160">
          <w:t>section</w:t>
        </w:r>
      </w:ins>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2E9FD270" w:rsidR="00EA27FE" w:rsidRDefault="00000000">
      <w:pPr>
        <w:spacing w:after="120" w:line="240" w:lineRule="auto"/>
      </w:pPr>
      <w:r>
        <w:t xml:space="preserve">*Appendix 5.2: Scheduling email sent to both evaluators confirming the Google Meet session time and attaching the evaluation rubric (`evaluation_rubric.pdf`) and rating sheet (`rating_sheet.xlsx`) ahead of the session. This documents that human evaluation </w:t>
      </w:r>
      <w:r>
        <w:lastRenderedPageBreak/>
        <w:t>(</w:t>
      </w:r>
      <w:del w:id="533" w:author="Thilina Perera" w:date="2026-08-02T17:08:00Z" w16du:dateUtc="2026-08-02T11:38:00Z">
        <w:r w:rsidDel="00A40160">
          <w:delText>§</w:delText>
        </w:r>
      </w:del>
      <w:ins w:id="534" w:author="Thilina Perera" w:date="2026-08-02T17:08:00Z" w16du:dateUtc="2026-08-02T11:38:00Z">
        <w:r w:rsidR="00A40160">
          <w:t>section</w:t>
        </w:r>
      </w:ins>
      <w:r>
        <w:t xml:space="preserve">3.7, </w:t>
      </w:r>
      <w:del w:id="535" w:author="Thilina Perera" w:date="2026-08-02T17:08:00Z" w16du:dateUtc="2026-08-02T11:38:00Z">
        <w:r w:rsidDel="00A40160">
          <w:delText>§</w:delText>
        </w:r>
      </w:del>
      <w:ins w:id="536" w:author="Thilina Perera" w:date="2026-08-02T17:08:00Z" w16du:dateUtc="2026-08-02T11:38:00Z">
        <w:r w:rsidR="00A40160">
          <w:t>section</w:t>
        </w:r>
      </w:ins>
      <w:r>
        <w:t xml:space="preserve">7.3) was conducted as a live, synchronous session rather than an asynchronous </w:t>
      </w:r>
      <w:proofErr w:type="gramStart"/>
      <w:r>
        <w:t>survey.*</w:t>
      </w:r>
      <w:proofErr w:type="gramEnd"/>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27"/>
      <w:footerReference w:type="default" r:id="rId28"/>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9A38D" w14:textId="77777777" w:rsidR="00136338" w:rsidRDefault="00136338">
      <w:pPr>
        <w:spacing w:after="0" w:line="240" w:lineRule="auto"/>
      </w:pPr>
      <w:r>
        <w:separator/>
      </w:r>
    </w:p>
  </w:endnote>
  <w:endnote w:type="continuationSeparator" w:id="0">
    <w:p w14:paraId="7D0EE308" w14:textId="77777777" w:rsidR="00136338" w:rsidRDefault="00136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5501" w14:textId="77777777" w:rsidR="00136338" w:rsidRDefault="00136338">
      <w:pPr>
        <w:spacing w:after="0" w:line="240" w:lineRule="auto"/>
      </w:pPr>
      <w:r>
        <w:separator/>
      </w:r>
    </w:p>
  </w:footnote>
  <w:footnote w:type="continuationSeparator" w:id="0">
    <w:p w14:paraId="5B69AB5A" w14:textId="77777777" w:rsidR="00136338" w:rsidRDefault="00136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91" w:author="Thilina Perera" w:date="2026-08-02T16:21:00Z"/>
  <w:sdt>
    <w:sdtPr>
      <w:id w:val="-667097093"/>
      <w:docPartObj>
        <w:docPartGallery w:val="Page Numbers (Top of Page)"/>
        <w:docPartUnique/>
      </w:docPartObj>
    </w:sdtPr>
    <w:sdtEndPr>
      <w:rPr>
        <w:noProof/>
      </w:rPr>
    </w:sdtEndPr>
    <w:sdtContent>
      <w:customXmlInsRangeEnd w:id="91"/>
      <w:p w14:paraId="7FA55AFE" w14:textId="38F362B7" w:rsidR="004B485B" w:rsidRDefault="004B485B">
        <w:pPr>
          <w:pStyle w:val="Header"/>
          <w:jc w:val="right"/>
          <w:rPr>
            <w:ins w:id="92" w:author="Thilina Perera" w:date="2026-08-02T16:21:00Z" w16du:dateUtc="2026-08-02T10:51:00Z"/>
          </w:rPr>
        </w:pPr>
        <w:ins w:id="93" w:author="Thilina Perera" w:date="2026-08-02T16:21:00Z" w16du:dateUtc="2026-08-02T10:51:00Z">
          <w:r>
            <w:fldChar w:fldCharType="begin"/>
          </w:r>
          <w:r>
            <w:instrText xml:space="preserve"> PAGE   \* MERGEFORMAT </w:instrText>
          </w:r>
          <w:r>
            <w:fldChar w:fldCharType="separate"/>
          </w:r>
          <w:r>
            <w:rPr>
              <w:noProof/>
            </w:rPr>
            <w:t>2</w:t>
          </w:r>
          <w:r>
            <w:rPr>
              <w:noProof/>
            </w:rPr>
            <w:fldChar w:fldCharType="end"/>
          </w:r>
        </w:ins>
      </w:p>
      <w:customXmlInsRangeStart w:id="94" w:author="Thilina Perera" w:date="2026-08-02T16:21:00Z"/>
    </w:sdtContent>
  </w:sdt>
  <w:customXmlInsRangeEnd w:id="94"/>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521" w:author="Thilina Perera" w:date="2026-08-02T16:35:00Z"/>
  <w:sdt>
    <w:sdtPr>
      <w:id w:val="1889910214"/>
      <w:docPartObj>
        <w:docPartGallery w:val="Page Numbers (Top of Page)"/>
        <w:docPartUnique/>
      </w:docPartObj>
    </w:sdtPr>
    <w:sdtEndPr>
      <w:rPr>
        <w:noProof/>
      </w:rPr>
    </w:sdtEndPr>
    <w:sdtContent>
      <w:customXmlInsRangeEnd w:id="521"/>
      <w:p w14:paraId="11B397FD" w14:textId="22552AAD" w:rsidR="006D473A" w:rsidRDefault="006D473A">
        <w:pPr>
          <w:pStyle w:val="Header"/>
          <w:jc w:val="right"/>
          <w:rPr>
            <w:ins w:id="522" w:author="Thilina Perera" w:date="2026-08-02T16:35:00Z" w16du:dateUtc="2026-08-02T11:05:00Z"/>
          </w:rPr>
        </w:pPr>
        <w:ins w:id="523" w:author="Thilina Perera" w:date="2026-08-02T16:35:00Z" w16du:dateUtc="2026-08-02T11:05:00Z">
          <w:r>
            <w:fldChar w:fldCharType="begin"/>
          </w:r>
          <w:r>
            <w:instrText xml:space="preserve"> PAGE   \* MERGEFORMAT </w:instrText>
          </w:r>
          <w:r>
            <w:fldChar w:fldCharType="separate"/>
          </w:r>
          <w:r>
            <w:rPr>
              <w:noProof/>
            </w:rPr>
            <w:t>2</w:t>
          </w:r>
          <w:r>
            <w:rPr>
              <w:noProof/>
            </w:rPr>
            <w:fldChar w:fldCharType="end"/>
          </w:r>
        </w:ins>
      </w:p>
      <w:customXmlInsRangeStart w:id="524" w:author="Thilina Perera" w:date="2026-08-02T16:35:00Z"/>
    </w:sdtContent>
  </w:sdt>
  <w:customXmlInsRangeEnd w:id="524"/>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3"/>
  </w:num>
  <w:num w:numId="14" w16cid:durableId="8696987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36338"/>
    <w:rsid w:val="0015074B"/>
    <w:rsid w:val="0029639D"/>
    <w:rsid w:val="002C0E8D"/>
    <w:rsid w:val="002C5130"/>
    <w:rsid w:val="00326F90"/>
    <w:rsid w:val="004B485B"/>
    <w:rsid w:val="00535C91"/>
    <w:rsid w:val="00623D4E"/>
    <w:rsid w:val="006D473A"/>
    <w:rsid w:val="008406F9"/>
    <w:rsid w:val="008A5076"/>
    <w:rsid w:val="008D3435"/>
    <w:rsid w:val="0096620B"/>
    <w:rsid w:val="00A40160"/>
    <w:rsid w:val="00A60359"/>
    <w:rsid w:val="00AA1D8D"/>
    <w:rsid w:val="00B47730"/>
    <w:rsid w:val="00C80B40"/>
    <w:rsid w:val="00CB0664"/>
    <w:rsid w:val="00DD4F9E"/>
    <w:rsid w:val="00EA2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35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181</Pages>
  <Words>48286</Words>
  <Characters>275234</Characters>
  <Application>Microsoft Office Word</Application>
  <DocSecurity>0</DocSecurity>
  <Lines>2293</Lines>
  <Paragraphs>645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2026-08-02T14:00:00Z</dcterms:created>
  <dcterms:modified xsi:type="dcterms:W3CDTF">2026-08-02T14:00:00Z</dcterms:modified>
  <cp:category/>
</cp:coreProperties>
</file>