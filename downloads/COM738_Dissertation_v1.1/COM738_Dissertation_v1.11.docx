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C5AEC" w14:textId="77777777" w:rsidR="00EA27FE" w:rsidRDefault="00EA27FE">
      <w:pPr>
        <w:spacing w:line="360" w:lineRule="auto"/>
      </w:pPr>
    </w:p>
    <w:p w14:paraId="1B68C2B0" w14:textId="77777777" w:rsidR="00EA27FE" w:rsidRDefault="00EA27FE">
      <w:pPr>
        <w:spacing w:line="360" w:lineRule="auto"/>
      </w:pPr>
    </w:p>
    <w:p w14:paraId="1D01A132" w14:textId="77777777" w:rsidR="00EA27FE" w:rsidRDefault="00EA27FE">
      <w:pPr>
        <w:spacing w:line="360" w:lineRule="auto"/>
      </w:pPr>
    </w:p>
    <w:p w14:paraId="6291CB09" w14:textId="77777777" w:rsidR="00EA27FE" w:rsidRDefault="00EA27FE">
      <w:pPr>
        <w:spacing w:line="360" w:lineRule="auto"/>
      </w:pPr>
    </w:p>
    <w:p w14:paraId="0E270A3D" w14:textId="77777777" w:rsidR="00EA27FE" w:rsidRDefault="00EA27FE">
      <w:pPr>
        <w:spacing w:line="360" w:lineRule="auto"/>
      </w:pPr>
    </w:p>
    <w:p w14:paraId="0AC08434" w14:textId="77777777" w:rsidR="00EA27FE" w:rsidRDefault="00EA27FE">
      <w:pPr>
        <w:spacing w:line="360" w:lineRule="auto"/>
      </w:pPr>
    </w:p>
    <w:p w14:paraId="169C81A8" w14:textId="77777777" w:rsidR="00EA27FE" w:rsidRDefault="00000000">
      <w:pPr>
        <w:jc w:val="center"/>
      </w:pPr>
      <w:r>
        <w:rPr>
          <w:b/>
          <w:sz w:val="32"/>
        </w:rPr>
        <w:t>A Retrieval-Augmented Generation (RAG) Architecture</w:t>
      </w:r>
      <w:r>
        <w:rPr>
          <w:b/>
          <w:sz w:val="32"/>
        </w:rPr>
        <w:br/>
        <w:t>for Low-Resource Languages:</w:t>
      </w:r>
      <w:r>
        <w:rPr>
          <w:b/>
          <w:sz w:val="32"/>
        </w:rPr>
        <w:br/>
        <w:t>A Case Study on Sinhala-Medium Secondary Business Education</w:t>
      </w:r>
    </w:p>
    <w:p w14:paraId="0D26B771" w14:textId="77777777" w:rsidR="00EA27FE" w:rsidRDefault="00000000">
      <w:pPr>
        <w:jc w:val="center"/>
      </w:pPr>
      <w:r>
        <w:rPr>
          <w:sz w:val="28"/>
        </w:rPr>
        <w:t>COM738: Dissertation</w:t>
      </w:r>
    </w:p>
    <w:p w14:paraId="21582060" w14:textId="77777777" w:rsidR="00EA27FE" w:rsidRDefault="00EA27FE">
      <w:pPr>
        <w:spacing w:line="360" w:lineRule="auto"/>
      </w:pPr>
    </w:p>
    <w:p w14:paraId="4CDED0CD" w14:textId="77777777" w:rsidR="00EA27FE" w:rsidRDefault="00EA27FE">
      <w:pPr>
        <w:spacing w:line="360" w:lineRule="auto"/>
      </w:pPr>
    </w:p>
    <w:p w14:paraId="1AFD1EB8" w14:textId="77777777" w:rsidR="00EA27FE" w:rsidRDefault="00EA27FE">
      <w:pPr>
        <w:spacing w:line="360" w:lineRule="auto"/>
      </w:pPr>
    </w:p>
    <w:p w14:paraId="7B902EF0" w14:textId="77777777" w:rsidR="00EA27FE" w:rsidRDefault="00000000">
      <w:pPr>
        <w:jc w:val="center"/>
      </w:pPr>
      <w:r>
        <w:rPr>
          <w:sz w:val="28"/>
        </w:rPr>
        <w:t>M.A.A.T. Perera (S25021960)</w:t>
      </w:r>
    </w:p>
    <w:p w14:paraId="6565B2EF" w14:textId="77777777" w:rsidR="00EA27FE" w:rsidRDefault="00EA27FE"/>
    <w:p w14:paraId="098E5D82" w14:textId="77777777" w:rsidR="00EA27FE" w:rsidRDefault="00000000">
      <w:pPr>
        <w:spacing w:line="360" w:lineRule="auto"/>
        <w:jc w:val="center"/>
      </w:pPr>
      <w:r>
        <w:t>A project submitted in partial fulfilment of the requirements for the</w:t>
      </w:r>
    </w:p>
    <w:p w14:paraId="35A6002C" w14:textId="77777777" w:rsidR="00EA27FE" w:rsidRDefault="00000000">
      <w:pPr>
        <w:spacing w:line="360" w:lineRule="auto"/>
        <w:jc w:val="center"/>
      </w:pPr>
      <w:r>
        <w:t>Wrexham University award of MSc Computer Science</w:t>
      </w:r>
    </w:p>
    <w:p w14:paraId="3C615773" w14:textId="77777777" w:rsidR="00EA27FE" w:rsidRDefault="00000000">
      <w:pPr>
        <w:spacing w:line="360" w:lineRule="auto"/>
        <w:jc w:val="center"/>
      </w:pPr>
      <w:r>
        <w:t>undertaken within the Department of Computing,</w:t>
      </w:r>
    </w:p>
    <w:p w14:paraId="7D64AAD8" w14:textId="77777777" w:rsidR="00EA27FE" w:rsidRDefault="00000000">
      <w:pPr>
        <w:spacing w:line="360" w:lineRule="auto"/>
        <w:jc w:val="center"/>
      </w:pPr>
      <w:r>
        <w:t>Institute for Arts, Science and Technology,</w:t>
      </w:r>
    </w:p>
    <w:p w14:paraId="19FB1908" w14:textId="77777777" w:rsidR="00EA27FE" w:rsidRDefault="00000000">
      <w:pPr>
        <w:spacing w:line="360" w:lineRule="auto"/>
        <w:jc w:val="center"/>
      </w:pPr>
      <w:r>
        <w:t>Wrexham University</w:t>
      </w:r>
    </w:p>
    <w:p w14:paraId="50FC056C" w14:textId="77777777" w:rsidR="00EA27FE" w:rsidRDefault="00EA27FE">
      <w:pPr>
        <w:spacing w:line="360" w:lineRule="auto"/>
      </w:pPr>
    </w:p>
    <w:p w14:paraId="6F68DEF1" w14:textId="77777777" w:rsidR="00EA27FE" w:rsidRDefault="00EA27FE">
      <w:pPr>
        <w:spacing w:line="360" w:lineRule="auto"/>
      </w:pPr>
    </w:p>
    <w:p w14:paraId="253DB42C" w14:textId="77777777" w:rsidR="00EA27FE" w:rsidRDefault="00EA27FE">
      <w:pPr>
        <w:spacing w:line="360" w:lineRule="auto"/>
      </w:pPr>
    </w:p>
    <w:p w14:paraId="4B35AFC2" w14:textId="77777777" w:rsidR="00EA27FE" w:rsidRDefault="00000000">
      <w:pPr>
        <w:jc w:val="center"/>
      </w:pPr>
      <w:r>
        <w:rPr>
          <w:sz w:val="28"/>
        </w:rPr>
        <w:t>August 2026</w:t>
      </w:r>
    </w:p>
    <w:p w14:paraId="65A49305" w14:textId="77777777" w:rsidR="00EA27FE" w:rsidRDefault="00EA27FE">
      <w:pPr>
        <w:sectPr w:rsidR="00EA27FE">
          <w:pgSz w:w="11906" w:h="16838"/>
          <w:pgMar w:top="1417" w:right="1417" w:bottom="1417" w:left="1417" w:header="720" w:footer="720" w:gutter="0"/>
          <w:cols w:space="720"/>
          <w:titlePg/>
          <w:docGrid w:linePitch="360"/>
        </w:sectPr>
      </w:pPr>
    </w:p>
    <w:p w14:paraId="75A91615" w14:textId="77777777" w:rsidR="00EA27FE" w:rsidRDefault="00000000">
      <w:r>
        <w:lastRenderedPageBreak/>
        <w:br w:type="page"/>
      </w:r>
    </w:p>
    <w:p w14:paraId="72C119B7" w14:textId="77777777" w:rsidR="00EA27FE" w:rsidRDefault="00000000" w:rsidP="004E1E8D">
      <w:pPr>
        <w:pStyle w:val="Heading2"/>
      </w:pPr>
      <w:bookmarkStart w:id="0" w:name="_Toc236595974"/>
      <w:r>
        <w:lastRenderedPageBreak/>
        <w:t>Acknowledgements</w:t>
      </w:r>
      <w:bookmarkEnd w:id="0"/>
    </w:p>
    <w:p w14:paraId="75046582" w14:textId="77777777" w:rsidR="00EA27FE" w:rsidRDefault="00000000">
      <w:pPr>
        <w:spacing w:after="240" w:line="360" w:lineRule="auto"/>
      </w:pPr>
      <w:r>
        <w:t>I wish to express my deepest gratitude to everyone who supported me throughout the course of this research project.</w:t>
      </w:r>
    </w:p>
    <w:p w14:paraId="44B718F3" w14:textId="77777777" w:rsidR="00EA27FE" w:rsidRDefault="00000000">
      <w:pPr>
        <w:spacing w:after="240" w:line="360" w:lineRule="auto"/>
      </w:pPr>
      <w:r>
        <w:t xml:space="preserve">First, I would like to sincerely thank my dissertation supervisor, </w:t>
      </w:r>
      <w:r w:rsidRPr="004E1E8D">
        <w:rPr>
          <w:b/>
          <w:bCs/>
        </w:rPr>
        <w:t xml:space="preserve">Mr. Akeel </w:t>
      </w:r>
      <w:proofErr w:type="spellStart"/>
      <w:r w:rsidRPr="004E1E8D">
        <w:rPr>
          <w:b/>
          <w:bCs/>
        </w:rPr>
        <w:t>Afreedi</w:t>
      </w:r>
      <w:proofErr w:type="spellEnd"/>
      <w:r>
        <w:t>, for his guidance, constructive feedback, and patience throughout the development of this dissertation.</w:t>
      </w:r>
    </w:p>
    <w:p w14:paraId="3F44EB55" w14:textId="77777777" w:rsidR="00EA27FE" w:rsidRDefault="00000000">
      <w:pPr>
        <w:spacing w:after="240" w:line="360" w:lineRule="auto"/>
      </w:pPr>
      <w:r>
        <w:t xml:space="preserve">I am also grateful to Ms. Sathya Mahaliyana, lecturer at </w:t>
      </w:r>
      <w:proofErr w:type="spellStart"/>
      <w:r>
        <w:t>Londontec</w:t>
      </w:r>
      <w:proofErr w:type="spellEnd"/>
      <w:r>
        <w:t>, for her valuable advice and encouragement during the research process.</w:t>
      </w:r>
    </w:p>
    <w:p w14:paraId="5204F98A" w14:textId="16962109" w:rsidR="00EA27FE" w:rsidRDefault="00000000">
      <w:pPr>
        <w:spacing w:after="240" w:line="360" w:lineRule="auto"/>
      </w:pPr>
      <w:r>
        <w:t xml:space="preserve">I am especially grateful to the O/L Business Studies teachers who generously contributed their time and expertise to the human evaluation component of this study: </w:t>
      </w:r>
      <w:r w:rsidRPr="004E1E8D">
        <w:rPr>
          <w:b/>
          <w:bCs/>
        </w:rPr>
        <w:t>Mrs. Buddhika Fernando</w:t>
      </w:r>
      <w:r>
        <w:t xml:space="preserve"> and </w:t>
      </w:r>
      <w:r w:rsidRPr="004E1E8D">
        <w:rPr>
          <w:b/>
          <w:bCs/>
        </w:rPr>
        <w:t>Ms. Nimesha Perera</w:t>
      </w:r>
      <w:r>
        <w:t>. Their domain knowledge and careful assessment of system outputs were invaluable to the validity of this research.</w:t>
      </w:r>
    </w:p>
    <w:p w14:paraId="23E5FEEC" w14:textId="77777777" w:rsidR="00EA27FE" w:rsidRDefault="00000000">
      <w:pPr>
        <w:spacing w:after="240" w:line="360" w:lineRule="auto"/>
      </w:pPr>
      <w:r>
        <w:t xml:space="preserve">My heartfelt thanks go to the lecturers and staff at </w:t>
      </w:r>
      <w:proofErr w:type="spellStart"/>
      <w:r>
        <w:t>Londontec</w:t>
      </w:r>
      <w:proofErr w:type="spellEnd"/>
      <w:r>
        <w:t xml:space="preserve"> City Campus and Wrexham University for providing the academic foundation upon which this work is built, and for their support throughout the MSc </w:t>
      </w:r>
      <w:proofErr w:type="spellStart"/>
      <w:r>
        <w:t>programme</w:t>
      </w:r>
      <w:proofErr w:type="spellEnd"/>
      <w:r>
        <w:t>.</w:t>
      </w:r>
    </w:p>
    <w:p w14:paraId="49716AC4" w14:textId="77777777" w:rsidR="00EA27FE" w:rsidRDefault="00000000">
      <w:pPr>
        <w:spacing w:after="240" w:line="360" w:lineRule="auto"/>
      </w:pPr>
      <w:r>
        <w:t>I am grateful to the National Institute of Education (NIE), the e-</w:t>
      </w:r>
      <w:proofErr w:type="spellStart"/>
      <w:r>
        <w:t>Thaksalawa</w:t>
      </w:r>
      <w:proofErr w:type="spellEnd"/>
      <w:r>
        <w:t xml:space="preserve"> team, the ICT Branch of the Ministry of Education, and govdoc.lk for making O/L Business Studies curricular documents publicly available, which formed the knowledge base for this research.</w:t>
      </w:r>
    </w:p>
    <w:p w14:paraId="1F19C28A" w14:textId="77777777" w:rsidR="00EA27FE" w:rsidRDefault="00000000">
      <w:pPr>
        <w:spacing w:after="240" w:line="360" w:lineRule="auto"/>
      </w:pPr>
      <w:r>
        <w:t>A special note of appreciation is due to my family and my wife, whose unwavering emotional support, patience, and encouragement sustained me through many late nights and long hours of writing and development.</w:t>
      </w:r>
    </w:p>
    <w:p w14:paraId="3A48D9BC" w14:textId="77777777" w:rsidR="00EA27FE" w:rsidRDefault="00000000">
      <w:pPr>
        <w:spacing w:after="240" w:line="360" w:lineRule="auto"/>
      </w:pPr>
      <w:r>
        <w:t>Finally, I would like to acknowledge the digital tools and open-source platforms that enabled this project, Chroma for vector storage, the multilingual-E5 and BGE-M3 embedding models, and DeepSeek v4 Pro for generation. Their creators and maintainers have made this research technically feasible.</w:t>
      </w:r>
    </w:p>
    <w:p w14:paraId="17D5E494" w14:textId="77777777" w:rsidR="00EA27FE" w:rsidRDefault="00000000">
      <w:pPr>
        <w:spacing w:after="240" w:line="360" w:lineRule="auto"/>
      </w:pPr>
      <w:r>
        <w:t>This journey has been both academically and personally transformative, and I am thankful to all who stood by me during this important phase of my life.</w:t>
      </w:r>
    </w:p>
    <w:p w14:paraId="03AECF18" w14:textId="77777777" w:rsidR="00EA27FE" w:rsidRDefault="00000000">
      <w:r>
        <w:br w:type="page"/>
      </w:r>
    </w:p>
    <w:p w14:paraId="644B9093" w14:textId="77777777" w:rsidR="00EA27FE" w:rsidRDefault="00000000" w:rsidP="004E1E8D">
      <w:pPr>
        <w:pStyle w:val="Heading2"/>
      </w:pPr>
      <w:bookmarkStart w:id="1" w:name="_Toc236595975"/>
      <w:r>
        <w:lastRenderedPageBreak/>
        <w:t>Abstract</w:t>
      </w:r>
      <w:bookmarkEnd w:id="1"/>
    </w:p>
    <w:p w14:paraId="41F654D5" w14:textId="77777777" w:rsidR="00EA27FE" w:rsidRDefault="00000000">
      <w:pPr>
        <w:spacing w:after="240" w:line="360" w:lineRule="auto"/>
      </w:pPr>
      <w:r>
        <w:t xml:space="preserve">Large Language Models (LLMs) have demonstrated remarkable capabilities across a wide range of natural language tasks, yet their deployment in low-resource language contexts remains fraught with challenges. Chief among these is the problem of hallucination (the generation of </w:t>
      </w:r>
      <w:proofErr w:type="gramStart"/>
      <w:r>
        <w:t>plausible-sounding</w:t>
      </w:r>
      <w:proofErr w:type="gramEnd"/>
      <w:r>
        <w:t xml:space="preserve"> but factually inaccurate content), which is especially pronounced when models operate in languages for which they possess limited pretraining data. This dissertation investigates whether a Retrieval-Augmented Generation (RAG) architecture can mitigate hallucination and improve response quality for Sinhala-medium secondary business education, a domain where access to accurate, curriculum-aligned information is critical for student learning and examination preparation.</w:t>
      </w:r>
    </w:p>
    <w:p w14:paraId="22214BC5" w14:textId="77777777" w:rsidR="00EA27FE" w:rsidRDefault="00000000">
      <w:pPr>
        <w:spacing w:after="240" w:line="360" w:lineRule="auto"/>
      </w:pPr>
      <w:r>
        <w:t xml:space="preserve">The study employs a positivist, deductive research philosophy through a controlled experimental design. A modular RAG pipeline is constructed using </w:t>
      </w:r>
      <w:proofErr w:type="spellStart"/>
      <w:r>
        <w:t>sentence_transformers</w:t>
      </w:r>
      <w:proofErr w:type="spellEnd"/>
      <w:r>
        <w:t xml:space="preserve"> for embedding generation, </w:t>
      </w:r>
      <w:proofErr w:type="spellStart"/>
      <w:r>
        <w:t>chromadb</w:t>
      </w:r>
      <w:proofErr w:type="spellEnd"/>
      <w:r>
        <w:t xml:space="preserve"> for vector storage, and the OpenAI-compatible API client for LLM inference, with DeepSeek v4 Pro serving as the generation backbone, multilingual embedding models (multilingual-E5 and BGE-M3) for dense retrieval, and Chroma for vector database storage. The knowledge base comprises publicly available National Institute of Education (NIE) Ordinary Level Business Studies curricular documents (syllabus, textbooks, teacher guides, and past examination papers), all in Sinhala, cleaned and </w:t>
      </w:r>
      <w:proofErr w:type="spellStart"/>
      <w:r>
        <w:t>normalised</w:t>
      </w:r>
      <w:proofErr w:type="spellEnd"/>
      <w:r>
        <w:t xml:space="preserve"> for retrieval.</w:t>
      </w:r>
    </w:p>
    <w:p w14:paraId="7264769E" w14:textId="77777777" w:rsidR="00EA27FE" w:rsidRDefault="00000000">
      <w:pPr>
        <w:spacing w:after="240" w:line="360" w:lineRule="auto"/>
      </w:pPr>
      <w:r>
        <w:t xml:space="preserve">Two baseline conditions are established: an ungrounded LLM responding to questions without retrieval support, and a prompt-constrained but ungrounded variant employing structured prompting without access to the knowledge base. Evaluation proceeds along two complementary tracks. Automated assessment employs embedding-based semantic similarity metrics (cosine similarity computed via multilingual-E5 embeddings) to measure faithfulness, context precision, and answer relevancy across a test set of 60–80 Sinhala-language questions drawn from past papers. Human validation engages two to three experienced O/L Business Studies teachers who evaluate </w:t>
      </w:r>
      <w:proofErr w:type="spellStart"/>
      <w:r>
        <w:t>anonymised</w:t>
      </w:r>
      <w:proofErr w:type="spellEnd"/>
      <w:r>
        <w:t xml:space="preserve"> system outputs on a five-point rubric, with inter-rater reliability quantified via Cohen's kappa coefficient. Statistical significance between conditions is assessed using the Wilcoxon signed-rank test.</w:t>
      </w:r>
    </w:p>
    <w:p w14:paraId="465617D5" w14:textId="7C93975C" w:rsidR="00EA27FE" w:rsidRDefault="00000000" w:rsidP="004E1E8D">
      <w:pPr>
        <w:spacing w:after="240" w:line="360" w:lineRule="auto"/>
      </w:pPr>
      <w:r>
        <w:t xml:space="preserve">This research represents the first application of RAG methodology to formal Sinhala-language curriculum content. Expected contributions include a validated modular architecture for </w:t>
      </w:r>
      <w:r>
        <w:lastRenderedPageBreak/>
        <w:t xml:space="preserve">Sinhala educational retrieval, a curated evaluation dataset with reference answers, empirical evidence on hallucination reduction through domain grounding, </w:t>
      </w:r>
      <w:proofErr w:type="spellStart"/>
      <w:r>
        <w:t>optimised</w:t>
      </w:r>
      <w:proofErr w:type="spellEnd"/>
      <w:r>
        <w:t xml:space="preserve"> embedding and chunking parameters for Sinhala text, and a transferable methodological framework for extending retrieval-augmented approaches to other low-resource languages and educational subjects.</w:t>
      </w:r>
      <w:r>
        <w:br w:type="page"/>
      </w:r>
    </w:p>
    <w:sdt>
      <w:sdtPr>
        <w:rPr>
          <w:rFonts w:ascii="Times New Roman" w:eastAsiaTheme="minorEastAsia" w:hAnsi="Times New Roman" w:cstheme="minorBidi"/>
          <w:b w:val="0"/>
          <w:bCs w:val="0"/>
          <w:color w:val="auto"/>
          <w:sz w:val="24"/>
          <w:szCs w:val="22"/>
        </w:rPr>
        <w:id w:val="-34504395"/>
        <w:docPartObj>
          <w:docPartGallery w:val="Table of Contents"/>
          <w:docPartUnique/>
        </w:docPartObj>
      </w:sdtPr>
      <w:sdtEndPr>
        <w:rPr>
          <w:noProof/>
        </w:rPr>
      </w:sdtEndPr>
      <w:sdtContent>
        <w:p w14:paraId="553DC965" w14:textId="77777777" w:rsidR="006D473A" w:rsidRPr="004E1E8D" w:rsidRDefault="006D473A" w:rsidP="004E1E8D">
          <w:pPr>
            <w:pStyle w:val="TOCHeading"/>
            <w:spacing w:line="360" w:lineRule="auto"/>
            <w:rPr>
              <w:rStyle w:val="Heading2Char"/>
            </w:rPr>
          </w:pPr>
          <w:r w:rsidRPr="004E1E8D">
            <w:rPr>
              <w:rStyle w:val="Heading2Char"/>
            </w:rPr>
            <w:t>Table of Contents</w:t>
          </w:r>
        </w:p>
        <w:p w14:paraId="717F09DA" w14:textId="26632186" w:rsidR="006F59A5" w:rsidRDefault="004B485B">
          <w:pPr>
            <w:pStyle w:val="TOC2"/>
            <w:tabs>
              <w:tab w:val="right" w:leader="dot" w:pos="9062"/>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36595974" w:history="1">
            <w:r w:rsidR="006F59A5" w:rsidRPr="00552FB9">
              <w:rPr>
                <w:rStyle w:val="Hyperlink"/>
                <w:noProof/>
              </w:rPr>
              <w:t>Acknowledgements</w:t>
            </w:r>
            <w:r w:rsidR="006F59A5">
              <w:rPr>
                <w:noProof/>
                <w:webHidden/>
              </w:rPr>
              <w:tab/>
            </w:r>
            <w:r w:rsidR="006F59A5">
              <w:rPr>
                <w:noProof/>
                <w:webHidden/>
              </w:rPr>
              <w:fldChar w:fldCharType="begin"/>
            </w:r>
            <w:r w:rsidR="006F59A5">
              <w:rPr>
                <w:noProof/>
                <w:webHidden/>
              </w:rPr>
              <w:instrText xml:space="preserve"> PAGEREF _Toc236595974 \h </w:instrText>
            </w:r>
            <w:r w:rsidR="006F59A5">
              <w:rPr>
                <w:noProof/>
                <w:webHidden/>
              </w:rPr>
            </w:r>
            <w:r w:rsidR="006F59A5">
              <w:rPr>
                <w:noProof/>
                <w:webHidden/>
              </w:rPr>
              <w:fldChar w:fldCharType="separate"/>
            </w:r>
            <w:r w:rsidR="006F59A5">
              <w:rPr>
                <w:noProof/>
                <w:webHidden/>
              </w:rPr>
              <w:t>ii</w:t>
            </w:r>
            <w:r w:rsidR="006F59A5">
              <w:rPr>
                <w:noProof/>
                <w:webHidden/>
              </w:rPr>
              <w:fldChar w:fldCharType="end"/>
            </w:r>
          </w:hyperlink>
        </w:p>
        <w:p w14:paraId="31A9E2B0" w14:textId="492D5B0D" w:rsidR="006F59A5" w:rsidRDefault="006F59A5">
          <w:pPr>
            <w:pStyle w:val="TOC2"/>
            <w:tabs>
              <w:tab w:val="right" w:leader="dot" w:pos="9062"/>
            </w:tabs>
            <w:rPr>
              <w:rFonts w:asciiTheme="minorHAnsi" w:hAnsiTheme="minorHAnsi"/>
              <w:noProof/>
              <w:kern w:val="2"/>
              <w:szCs w:val="24"/>
              <w14:ligatures w14:val="standardContextual"/>
            </w:rPr>
          </w:pPr>
          <w:hyperlink w:anchor="_Toc236595975" w:history="1">
            <w:r w:rsidRPr="00552FB9">
              <w:rPr>
                <w:rStyle w:val="Hyperlink"/>
                <w:noProof/>
              </w:rPr>
              <w:t>Abstract</w:t>
            </w:r>
            <w:r>
              <w:rPr>
                <w:noProof/>
                <w:webHidden/>
              </w:rPr>
              <w:tab/>
            </w:r>
            <w:r>
              <w:rPr>
                <w:noProof/>
                <w:webHidden/>
              </w:rPr>
              <w:fldChar w:fldCharType="begin"/>
            </w:r>
            <w:r>
              <w:rPr>
                <w:noProof/>
                <w:webHidden/>
              </w:rPr>
              <w:instrText xml:space="preserve"> PAGEREF _Toc236595975 \h </w:instrText>
            </w:r>
            <w:r>
              <w:rPr>
                <w:noProof/>
                <w:webHidden/>
              </w:rPr>
            </w:r>
            <w:r>
              <w:rPr>
                <w:noProof/>
                <w:webHidden/>
              </w:rPr>
              <w:fldChar w:fldCharType="separate"/>
            </w:r>
            <w:r>
              <w:rPr>
                <w:noProof/>
                <w:webHidden/>
              </w:rPr>
              <w:t>iii</w:t>
            </w:r>
            <w:r>
              <w:rPr>
                <w:noProof/>
                <w:webHidden/>
              </w:rPr>
              <w:fldChar w:fldCharType="end"/>
            </w:r>
          </w:hyperlink>
        </w:p>
        <w:p w14:paraId="5D6A4264" w14:textId="794DC132" w:rsidR="006F59A5" w:rsidRDefault="006F59A5">
          <w:pPr>
            <w:pStyle w:val="TOC2"/>
            <w:tabs>
              <w:tab w:val="right" w:leader="dot" w:pos="9062"/>
            </w:tabs>
            <w:rPr>
              <w:rFonts w:asciiTheme="minorHAnsi" w:hAnsiTheme="minorHAnsi"/>
              <w:noProof/>
              <w:kern w:val="2"/>
              <w:szCs w:val="24"/>
              <w14:ligatures w14:val="standardContextual"/>
            </w:rPr>
          </w:pPr>
          <w:hyperlink w:anchor="_Toc236595976" w:history="1">
            <w:r w:rsidRPr="00552FB9">
              <w:rPr>
                <w:rStyle w:val="Hyperlink"/>
                <w:noProof/>
              </w:rPr>
              <w:t>List of Figures</w:t>
            </w:r>
            <w:r>
              <w:rPr>
                <w:noProof/>
                <w:webHidden/>
              </w:rPr>
              <w:tab/>
            </w:r>
            <w:r>
              <w:rPr>
                <w:noProof/>
                <w:webHidden/>
              </w:rPr>
              <w:fldChar w:fldCharType="begin"/>
            </w:r>
            <w:r>
              <w:rPr>
                <w:noProof/>
                <w:webHidden/>
              </w:rPr>
              <w:instrText xml:space="preserve"> PAGEREF _Toc236595976 \h </w:instrText>
            </w:r>
            <w:r>
              <w:rPr>
                <w:noProof/>
                <w:webHidden/>
              </w:rPr>
            </w:r>
            <w:r>
              <w:rPr>
                <w:noProof/>
                <w:webHidden/>
              </w:rPr>
              <w:fldChar w:fldCharType="separate"/>
            </w:r>
            <w:r>
              <w:rPr>
                <w:noProof/>
                <w:webHidden/>
              </w:rPr>
              <w:t>viii</w:t>
            </w:r>
            <w:r>
              <w:rPr>
                <w:noProof/>
                <w:webHidden/>
              </w:rPr>
              <w:fldChar w:fldCharType="end"/>
            </w:r>
          </w:hyperlink>
        </w:p>
        <w:p w14:paraId="5081E8F8" w14:textId="1E3AD462" w:rsidR="006F59A5" w:rsidRDefault="006F59A5">
          <w:pPr>
            <w:pStyle w:val="TOC2"/>
            <w:tabs>
              <w:tab w:val="right" w:leader="dot" w:pos="9062"/>
            </w:tabs>
            <w:rPr>
              <w:rFonts w:asciiTheme="minorHAnsi" w:hAnsiTheme="minorHAnsi"/>
              <w:noProof/>
              <w:kern w:val="2"/>
              <w:szCs w:val="24"/>
              <w14:ligatures w14:val="standardContextual"/>
            </w:rPr>
          </w:pPr>
          <w:hyperlink w:anchor="_Toc236595977" w:history="1">
            <w:r w:rsidRPr="00552FB9">
              <w:rPr>
                <w:rStyle w:val="Hyperlink"/>
                <w:noProof/>
              </w:rPr>
              <w:t>1: Introduction</w:t>
            </w:r>
            <w:r>
              <w:rPr>
                <w:noProof/>
                <w:webHidden/>
              </w:rPr>
              <w:tab/>
            </w:r>
            <w:r>
              <w:rPr>
                <w:noProof/>
                <w:webHidden/>
              </w:rPr>
              <w:fldChar w:fldCharType="begin"/>
            </w:r>
            <w:r>
              <w:rPr>
                <w:noProof/>
                <w:webHidden/>
              </w:rPr>
              <w:instrText xml:space="preserve"> PAGEREF _Toc236595977 \h </w:instrText>
            </w:r>
            <w:r>
              <w:rPr>
                <w:noProof/>
                <w:webHidden/>
              </w:rPr>
            </w:r>
            <w:r>
              <w:rPr>
                <w:noProof/>
                <w:webHidden/>
              </w:rPr>
              <w:fldChar w:fldCharType="separate"/>
            </w:r>
            <w:r>
              <w:rPr>
                <w:noProof/>
                <w:webHidden/>
              </w:rPr>
              <w:t>1</w:t>
            </w:r>
            <w:r>
              <w:rPr>
                <w:noProof/>
                <w:webHidden/>
              </w:rPr>
              <w:fldChar w:fldCharType="end"/>
            </w:r>
          </w:hyperlink>
        </w:p>
        <w:p w14:paraId="22D3487D" w14:textId="5F37B018" w:rsidR="006F59A5" w:rsidRDefault="006F59A5">
          <w:pPr>
            <w:pStyle w:val="TOC3"/>
            <w:tabs>
              <w:tab w:val="right" w:leader="dot" w:pos="9062"/>
            </w:tabs>
            <w:rPr>
              <w:rFonts w:asciiTheme="minorHAnsi" w:hAnsiTheme="minorHAnsi"/>
              <w:noProof/>
              <w:kern w:val="2"/>
              <w:szCs w:val="24"/>
              <w14:ligatures w14:val="standardContextual"/>
            </w:rPr>
          </w:pPr>
          <w:hyperlink w:anchor="_Toc236595978" w:history="1">
            <w:r w:rsidRPr="00552FB9">
              <w:rPr>
                <w:rStyle w:val="Hyperlink"/>
                <w:noProof/>
              </w:rPr>
              <w:t>1.1 Background and Context</w:t>
            </w:r>
            <w:r>
              <w:rPr>
                <w:noProof/>
                <w:webHidden/>
              </w:rPr>
              <w:tab/>
            </w:r>
            <w:r>
              <w:rPr>
                <w:noProof/>
                <w:webHidden/>
              </w:rPr>
              <w:fldChar w:fldCharType="begin"/>
            </w:r>
            <w:r>
              <w:rPr>
                <w:noProof/>
                <w:webHidden/>
              </w:rPr>
              <w:instrText xml:space="preserve"> PAGEREF _Toc236595978 \h </w:instrText>
            </w:r>
            <w:r>
              <w:rPr>
                <w:noProof/>
                <w:webHidden/>
              </w:rPr>
            </w:r>
            <w:r>
              <w:rPr>
                <w:noProof/>
                <w:webHidden/>
              </w:rPr>
              <w:fldChar w:fldCharType="separate"/>
            </w:r>
            <w:r>
              <w:rPr>
                <w:noProof/>
                <w:webHidden/>
              </w:rPr>
              <w:t>1</w:t>
            </w:r>
            <w:r>
              <w:rPr>
                <w:noProof/>
                <w:webHidden/>
              </w:rPr>
              <w:fldChar w:fldCharType="end"/>
            </w:r>
          </w:hyperlink>
        </w:p>
        <w:p w14:paraId="1E90A773" w14:textId="13FB13BB" w:rsidR="006F59A5" w:rsidRDefault="006F59A5">
          <w:pPr>
            <w:pStyle w:val="TOC3"/>
            <w:tabs>
              <w:tab w:val="right" w:leader="dot" w:pos="9062"/>
            </w:tabs>
            <w:rPr>
              <w:rFonts w:asciiTheme="minorHAnsi" w:hAnsiTheme="minorHAnsi"/>
              <w:noProof/>
              <w:kern w:val="2"/>
              <w:szCs w:val="24"/>
              <w14:ligatures w14:val="standardContextual"/>
            </w:rPr>
          </w:pPr>
          <w:hyperlink w:anchor="_Toc236595979" w:history="1">
            <w:r w:rsidRPr="00552FB9">
              <w:rPr>
                <w:rStyle w:val="Hyperlink"/>
                <w:noProof/>
              </w:rPr>
              <w:t>1.2 Problem Statement</w:t>
            </w:r>
            <w:r>
              <w:rPr>
                <w:noProof/>
                <w:webHidden/>
              </w:rPr>
              <w:tab/>
            </w:r>
            <w:r>
              <w:rPr>
                <w:noProof/>
                <w:webHidden/>
              </w:rPr>
              <w:fldChar w:fldCharType="begin"/>
            </w:r>
            <w:r>
              <w:rPr>
                <w:noProof/>
                <w:webHidden/>
              </w:rPr>
              <w:instrText xml:space="preserve"> PAGEREF _Toc236595979 \h </w:instrText>
            </w:r>
            <w:r>
              <w:rPr>
                <w:noProof/>
                <w:webHidden/>
              </w:rPr>
            </w:r>
            <w:r>
              <w:rPr>
                <w:noProof/>
                <w:webHidden/>
              </w:rPr>
              <w:fldChar w:fldCharType="separate"/>
            </w:r>
            <w:r>
              <w:rPr>
                <w:noProof/>
                <w:webHidden/>
              </w:rPr>
              <w:t>2</w:t>
            </w:r>
            <w:r>
              <w:rPr>
                <w:noProof/>
                <w:webHidden/>
              </w:rPr>
              <w:fldChar w:fldCharType="end"/>
            </w:r>
          </w:hyperlink>
        </w:p>
        <w:p w14:paraId="2E74978F" w14:textId="417D8BAD" w:rsidR="006F59A5" w:rsidRDefault="006F59A5">
          <w:pPr>
            <w:pStyle w:val="TOC3"/>
            <w:tabs>
              <w:tab w:val="right" w:leader="dot" w:pos="9062"/>
            </w:tabs>
            <w:rPr>
              <w:rFonts w:asciiTheme="minorHAnsi" w:hAnsiTheme="minorHAnsi"/>
              <w:noProof/>
              <w:kern w:val="2"/>
              <w:szCs w:val="24"/>
              <w14:ligatures w14:val="standardContextual"/>
            </w:rPr>
          </w:pPr>
          <w:hyperlink w:anchor="_Toc236595980" w:history="1">
            <w:r w:rsidRPr="00552FB9">
              <w:rPr>
                <w:rStyle w:val="Hyperlink"/>
                <w:noProof/>
              </w:rPr>
              <w:t>1.3 Research Aim and Objectives</w:t>
            </w:r>
            <w:r>
              <w:rPr>
                <w:noProof/>
                <w:webHidden/>
              </w:rPr>
              <w:tab/>
            </w:r>
            <w:r>
              <w:rPr>
                <w:noProof/>
                <w:webHidden/>
              </w:rPr>
              <w:fldChar w:fldCharType="begin"/>
            </w:r>
            <w:r>
              <w:rPr>
                <w:noProof/>
                <w:webHidden/>
              </w:rPr>
              <w:instrText xml:space="preserve"> PAGEREF _Toc236595980 \h </w:instrText>
            </w:r>
            <w:r>
              <w:rPr>
                <w:noProof/>
                <w:webHidden/>
              </w:rPr>
            </w:r>
            <w:r>
              <w:rPr>
                <w:noProof/>
                <w:webHidden/>
              </w:rPr>
              <w:fldChar w:fldCharType="separate"/>
            </w:r>
            <w:r>
              <w:rPr>
                <w:noProof/>
                <w:webHidden/>
              </w:rPr>
              <w:t>3</w:t>
            </w:r>
            <w:r>
              <w:rPr>
                <w:noProof/>
                <w:webHidden/>
              </w:rPr>
              <w:fldChar w:fldCharType="end"/>
            </w:r>
          </w:hyperlink>
        </w:p>
        <w:p w14:paraId="49E705F1" w14:textId="07B01B2F" w:rsidR="006F59A5" w:rsidRDefault="006F59A5">
          <w:pPr>
            <w:pStyle w:val="TOC3"/>
            <w:tabs>
              <w:tab w:val="right" w:leader="dot" w:pos="9062"/>
            </w:tabs>
            <w:rPr>
              <w:rFonts w:asciiTheme="minorHAnsi" w:hAnsiTheme="minorHAnsi"/>
              <w:noProof/>
              <w:kern w:val="2"/>
              <w:szCs w:val="24"/>
              <w14:ligatures w14:val="standardContextual"/>
            </w:rPr>
          </w:pPr>
          <w:hyperlink w:anchor="_Toc236595981" w:history="1">
            <w:r w:rsidRPr="00552FB9">
              <w:rPr>
                <w:rStyle w:val="Hyperlink"/>
                <w:noProof/>
              </w:rPr>
              <w:t>1.4 Research Questions</w:t>
            </w:r>
            <w:r>
              <w:rPr>
                <w:noProof/>
                <w:webHidden/>
              </w:rPr>
              <w:tab/>
            </w:r>
            <w:r>
              <w:rPr>
                <w:noProof/>
                <w:webHidden/>
              </w:rPr>
              <w:fldChar w:fldCharType="begin"/>
            </w:r>
            <w:r>
              <w:rPr>
                <w:noProof/>
                <w:webHidden/>
              </w:rPr>
              <w:instrText xml:space="preserve"> PAGEREF _Toc236595981 \h </w:instrText>
            </w:r>
            <w:r>
              <w:rPr>
                <w:noProof/>
                <w:webHidden/>
              </w:rPr>
            </w:r>
            <w:r>
              <w:rPr>
                <w:noProof/>
                <w:webHidden/>
              </w:rPr>
              <w:fldChar w:fldCharType="separate"/>
            </w:r>
            <w:r>
              <w:rPr>
                <w:noProof/>
                <w:webHidden/>
              </w:rPr>
              <w:t>4</w:t>
            </w:r>
            <w:r>
              <w:rPr>
                <w:noProof/>
                <w:webHidden/>
              </w:rPr>
              <w:fldChar w:fldCharType="end"/>
            </w:r>
          </w:hyperlink>
        </w:p>
        <w:p w14:paraId="3EDBC2D8" w14:textId="14009184" w:rsidR="006F59A5" w:rsidRDefault="006F59A5">
          <w:pPr>
            <w:pStyle w:val="TOC3"/>
            <w:tabs>
              <w:tab w:val="right" w:leader="dot" w:pos="9062"/>
            </w:tabs>
            <w:rPr>
              <w:rFonts w:asciiTheme="minorHAnsi" w:hAnsiTheme="minorHAnsi"/>
              <w:noProof/>
              <w:kern w:val="2"/>
              <w:szCs w:val="24"/>
              <w14:ligatures w14:val="standardContextual"/>
            </w:rPr>
          </w:pPr>
          <w:hyperlink w:anchor="_Toc236595982" w:history="1">
            <w:r w:rsidRPr="00552FB9">
              <w:rPr>
                <w:rStyle w:val="Hyperlink"/>
                <w:noProof/>
              </w:rPr>
              <w:t>1.5 Scope and Delimitations</w:t>
            </w:r>
            <w:r>
              <w:rPr>
                <w:noProof/>
                <w:webHidden/>
              </w:rPr>
              <w:tab/>
            </w:r>
            <w:r>
              <w:rPr>
                <w:noProof/>
                <w:webHidden/>
              </w:rPr>
              <w:fldChar w:fldCharType="begin"/>
            </w:r>
            <w:r>
              <w:rPr>
                <w:noProof/>
                <w:webHidden/>
              </w:rPr>
              <w:instrText xml:space="preserve"> PAGEREF _Toc236595982 \h </w:instrText>
            </w:r>
            <w:r>
              <w:rPr>
                <w:noProof/>
                <w:webHidden/>
              </w:rPr>
            </w:r>
            <w:r>
              <w:rPr>
                <w:noProof/>
                <w:webHidden/>
              </w:rPr>
              <w:fldChar w:fldCharType="separate"/>
            </w:r>
            <w:r>
              <w:rPr>
                <w:noProof/>
                <w:webHidden/>
              </w:rPr>
              <w:t>5</w:t>
            </w:r>
            <w:r>
              <w:rPr>
                <w:noProof/>
                <w:webHidden/>
              </w:rPr>
              <w:fldChar w:fldCharType="end"/>
            </w:r>
          </w:hyperlink>
        </w:p>
        <w:p w14:paraId="0FCEBF93" w14:textId="171810B9" w:rsidR="006F59A5" w:rsidRDefault="006F59A5">
          <w:pPr>
            <w:pStyle w:val="TOC3"/>
            <w:tabs>
              <w:tab w:val="right" w:leader="dot" w:pos="9062"/>
            </w:tabs>
            <w:rPr>
              <w:rFonts w:asciiTheme="minorHAnsi" w:hAnsiTheme="minorHAnsi"/>
              <w:noProof/>
              <w:kern w:val="2"/>
              <w:szCs w:val="24"/>
              <w14:ligatures w14:val="standardContextual"/>
            </w:rPr>
          </w:pPr>
          <w:hyperlink w:anchor="_Toc236595983" w:history="1">
            <w:r w:rsidRPr="00552FB9">
              <w:rPr>
                <w:rStyle w:val="Hyperlink"/>
                <w:noProof/>
              </w:rPr>
              <w:t>1.6 Significance of the Study</w:t>
            </w:r>
            <w:r>
              <w:rPr>
                <w:noProof/>
                <w:webHidden/>
              </w:rPr>
              <w:tab/>
            </w:r>
            <w:r>
              <w:rPr>
                <w:noProof/>
                <w:webHidden/>
              </w:rPr>
              <w:fldChar w:fldCharType="begin"/>
            </w:r>
            <w:r>
              <w:rPr>
                <w:noProof/>
                <w:webHidden/>
              </w:rPr>
              <w:instrText xml:space="preserve"> PAGEREF _Toc236595983 \h </w:instrText>
            </w:r>
            <w:r>
              <w:rPr>
                <w:noProof/>
                <w:webHidden/>
              </w:rPr>
            </w:r>
            <w:r>
              <w:rPr>
                <w:noProof/>
                <w:webHidden/>
              </w:rPr>
              <w:fldChar w:fldCharType="separate"/>
            </w:r>
            <w:r>
              <w:rPr>
                <w:noProof/>
                <w:webHidden/>
              </w:rPr>
              <w:t>5</w:t>
            </w:r>
            <w:r>
              <w:rPr>
                <w:noProof/>
                <w:webHidden/>
              </w:rPr>
              <w:fldChar w:fldCharType="end"/>
            </w:r>
          </w:hyperlink>
        </w:p>
        <w:p w14:paraId="09981B7C" w14:textId="4E08DD74" w:rsidR="006F59A5" w:rsidRDefault="006F59A5">
          <w:pPr>
            <w:pStyle w:val="TOC3"/>
            <w:tabs>
              <w:tab w:val="right" w:leader="dot" w:pos="9062"/>
            </w:tabs>
            <w:rPr>
              <w:rFonts w:asciiTheme="minorHAnsi" w:hAnsiTheme="minorHAnsi"/>
              <w:noProof/>
              <w:kern w:val="2"/>
              <w:szCs w:val="24"/>
              <w14:ligatures w14:val="standardContextual"/>
            </w:rPr>
          </w:pPr>
          <w:hyperlink w:anchor="_Toc236595984" w:history="1">
            <w:r w:rsidRPr="00552FB9">
              <w:rPr>
                <w:rStyle w:val="Hyperlink"/>
                <w:noProof/>
              </w:rPr>
              <w:t>1.7 Structure of the Dissertation</w:t>
            </w:r>
            <w:r>
              <w:rPr>
                <w:noProof/>
                <w:webHidden/>
              </w:rPr>
              <w:tab/>
            </w:r>
            <w:r>
              <w:rPr>
                <w:noProof/>
                <w:webHidden/>
              </w:rPr>
              <w:fldChar w:fldCharType="begin"/>
            </w:r>
            <w:r>
              <w:rPr>
                <w:noProof/>
                <w:webHidden/>
              </w:rPr>
              <w:instrText xml:space="preserve"> PAGEREF _Toc236595984 \h </w:instrText>
            </w:r>
            <w:r>
              <w:rPr>
                <w:noProof/>
                <w:webHidden/>
              </w:rPr>
            </w:r>
            <w:r>
              <w:rPr>
                <w:noProof/>
                <w:webHidden/>
              </w:rPr>
              <w:fldChar w:fldCharType="separate"/>
            </w:r>
            <w:r>
              <w:rPr>
                <w:noProof/>
                <w:webHidden/>
              </w:rPr>
              <w:t>6</w:t>
            </w:r>
            <w:r>
              <w:rPr>
                <w:noProof/>
                <w:webHidden/>
              </w:rPr>
              <w:fldChar w:fldCharType="end"/>
            </w:r>
          </w:hyperlink>
        </w:p>
        <w:p w14:paraId="2B63168D" w14:textId="25E3194A" w:rsidR="006F59A5" w:rsidRDefault="006F59A5">
          <w:pPr>
            <w:pStyle w:val="TOC2"/>
            <w:tabs>
              <w:tab w:val="right" w:leader="dot" w:pos="9062"/>
            </w:tabs>
            <w:rPr>
              <w:rFonts w:asciiTheme="minorHAnsi" w:hAnsiTheme="minorHAnsi"/>
              <w:noProof/>
              <w:kern w:val="2"/>
              <w:szCs w:val="24"/>
              <w14:ligatures w14:val="standardContextual"/>
            </w:rPr>
          </w:pPr>
          <w:hyperlink w:anchor="_Toc236595985" w:history="1">
            <w:r w:rsidRPr="00552FB9">
              <w:rPr>
                <w:rStyle w:val="Hyperlink"/>
                <w:noProof/>
              </w:rPr>
              <w:t>2: Literature Review</w:t>
            </w:r>
            <w:r>
              <w:rPr>
                <w:noProof/>
                <w:webHidden/>
              </w:rPr>
              <w:tab/>
            </w:r>
            <w:r>
              <w:rPr>
                <w:noProof/>
                <w:webHidden/>
              </w:rPr>
              <w:fldChar w:fldCharType="begin"/>
            </w:r>
            <w:r>
              <w:rPr>
                <w:noProof/>
                <w:webHidden/>
              </w:rPr>
              <w:instrText xml:space="preserve"> PAGEREF _Toc236595985 \h </w:instrText>
            </w:r>
            <w:r>
              <w:rPr>
                <w:noProof/>
                <w:webHidden/>
              </w:rPr>
            </w:r>
            <w:r>
              <w:rPr>
                <w:noProof/>
                <w:webHidden/>
              </w:rPr>
              <w:fldChar w:fldCharType="separate"/>
            </w:r>
            <w:r>
              <w:rPr>
                <w:noProof/>
                <w:webHidden/>
              </w:rPr>
              <w:t>7</w:t>
            </w:r>
            <w:r>
              <w:rPr>
                <w:noProof/>
                <w:webHidden/>
              </w:rPr>
              <w:fldChar w:fldCharType="end"/>
            </w:r>
          </w:hyperlink>
        </w:p>
        <w:p w14:paraId="1364E309" w14:textId="0AB81B83" w:rsidR="006F59A5" w:rsidRDefault="006F59A5">
          <w:pPr>
            <w:pStyle w:val="TOC3"/>
            <w:tabs>
              <w:tab w:val="right" w:leader="dot" w:pos="9062"/>
            </w:tabs>
            <w:rPr>
              <w:rFonts w:asciiTheme="minorHAnsi" w:hAnsiTheme="minorHAnsi"/>
              <w:noProof/>
              <w:kern w:val="2"/>
              <w:szCs w:val="24"/>
              <w14:ligatures w14:val="standardContextual"/>
            </w:rPr>
          </w:pPr>
          <w:hyperlink w:anchor="_Toc236595986" w:history="1">
            <w:r w:rsidRPr="00552FB9">
              <w:rPr>
                <w:rStyle w:val="Hyperlink"/>
                <w:noProof/>
              </w:rPr>
              <w:t>2.1 Evolution of Large Language Models and the Persistence of Hallucination</w:t>
            </w:r>
            <w:r>
              <w:rPr>
                <w:noProof/>
                <w:webHidden/>
              </w:rPr>
              <w:tab/>
            </w:r>
            <w:r>
              <w:rPr>
                <w:noProof/>
                <w:webHidden/>
              </w:rPr>
              <w:fldChar w:fldCharType="begin"/>
            </w:r>
            <w:r>
              <w:rPr>
                <w:noProof/>
                <w:webHidden/>
              </w:rPr>
              <w:instrText xml:space="preserve"> PAGEREF _Toc236595986 \h </w:instrText>
            </w:r>
            <w:r>
              <w:rPr>
                <w:noProof/>
                <w:webHidden/>
              </w:rPr>
            </w:r>
            <w:r>
              <w:rPr>
                <w:noProof/>
                <w:webHidden/>
              </w:rPr>
              <w:fldChar w:fldCharType="separate"/>
            </w:r>
            <w:r>
              <w:rPr>
                <w:noProof/>
                <w:webHidden/>
              </w:rPr>
              <w:t>7</w:t>
            </w:r>
            <w:r>
              <w:rPr>
                <w:noProof/>
                <w:webHidden/>
              </w:rPr>
              <w:fldChar w:fldCharType="end"/>
            </w:r>
          </w:hyperlink>
        </w:p>
        <w:p w14:paraId="20669282" w14:textId="3CFCBC74" w:rsidR="006F59A5" w:rsidRDefault="006F59A5">
          <w:pPr>
            <w:pStyle w:val="TOC3"/>
            <w:tabs>
              <w:tab w:val="right" w:leader="dot" w:pos="9062"/>
            </w:tabs>
            <w:rPr>
              <w:rFonts w:asciiTheme="minorHAnsi" w:hAnsiTheme="minorHAnsi"/>
              <w:noProof/>
              <w:kern w:val="2"/>
              <w:szCs w:val="24"/>
              <w14:ligatures w14:val="standardContextual"/>
            </w:rPr>
          </w:pPr>
          <w:hyperlink w:anchor="_Toc236595987" w:history="1">
            <w:r w:rsidRPr="00552FB9">
              <w:rPr>
                <w:rStyle w:val="Hyperlink"/>
                <w:noProof/>
              </w:rPr>
              <w:t>2.2 A Taxonomy of Hallucination and Its Stakes for Educational Applications</w:t>
            </w:r>
            <w:r>
              <w:rPr>
                <w:noProof/>
                <w:webHidden/>
              </w:rPr>
              <w:tab/>
            </w:r>
            <w:r>
              <w:rPr>
                <w:noProof/>
                <w:webHidden/>
              </w:rPr>
              <w:fldChar w:fldCharType="begin"/>
            </w:r>
            <w:r>
              <w:rPr>
                <w:noProof/>
                <w:webHidden/>
              </w:rPr>
              <w:instrText xml:space="preserve"> PAGEREF _Toc236595987 \h </w:instrText>
            </w:r>
            <w:r>
              <w:rPr>
                <w:noProof/>
                <w:webHidden/>
              </w:rPr>
            </w:r>
            <w:r>
              <w:rPr>
                <w:noProof/>
                <w:webHidden/>
              </w:rPr>
              <w:fldChar w:fldCharType="separate"/>
            </w:r>
            <w:r>
              <w:rPr>
                <w:noProof/>
                <w:webHidden/>
              </w:rPr>
              <w:t>8</w:t>
            </w:r>
            <w:r>
              <w:rPr>
                <w:noProof/>
                <w:webHidden/>
              </w:rPr>
              <w:fldChar w:fldCharType="end"/>
            </w:r>
          </w:hyperlink>
        </w:p>
        <w:p w14:paraId="1A0F4E96" w14:textId="2E00874F" w:rsidR="006F59A5" w:rsidRDefault="006F59A5">
          <w:pPr>
            <w:pStyle w:val="TOC3"/>
            <w:tabs>
              <w:tab w:val="right" w:leader="dot" w:pos="9062"/>
            </w:tabs>
            <w:rPr>
              <w:rFonts w:asciiTheme="minorHAnsi" w:hAnsiTheme="minorHAnsi"/>
              <w:noProof/>
              <w:kern w:val="2"/>
              <w:szCs w:val="24"/>
              <w14:ligatures w14:val="standardContextual"/>
            </w:rPr>
          </w:pPr>
          <w:hyperlink w:anchor="_Toc236595988" w:history="1">
            <w:r w:rsidRPr="00552FB9">
              <w:rPr>
                <w:rStyle w:val="Hyperlink"/>
                <w:noProof/>
              </w:rPr>
              <w:t>2.3 Retrieval-Augmented Generation: Foundations and Mechanism</w:t>
            </w:r>
            <w:r>
              <w:rPr>
                <w:noProof/>
                <w:webHidden/>
              </w:rPr>
              <w:tab/>
            </w:r>
            <w:r>
              <w:rPr>
                <w:noProof/>
                <w:webHidden/>
              </w:rPr>
              <w:fldChar w:fldCharType="begin"/>
            </w:r>
            <w:r>
              <w:rPr>
                <w:noProof/>
                <w:webHidden/>
              </w:rPr>
              <w:instrText xml:space="preserve"> PAGEREF _Toc236595988 \h </w:instrText>
            </w:r>
            <w:r>
              <w:rPr>
                <w:noProof/>
                <w:webHidden/>
              </w:rPr>
            </w:r>
            <w:r>
              <w:rPr>
                <w:noProof/>
                <w:webHidden/>
              </w:rPr>
              <w:fldChar w:fldCharType="separate"/>
            </w:r>
            <w:r>
              <w:rPr>
                <w:noProof/>
                <w:webHidden/>
              </w:rPr>
              <w:t>9</w:t>
            </w:r>
            <w:r>
              <w:rPr>
                <w:noProof/>
                <w:webHidden/>
              </w:rPr>
              <w:fldChar w:fldCharType="end"/>
            </w:r>
          </w:hyperlink>
        </w:p>
        <w:p w14:paraId="58467D4C" w14:textId="537A666A" w:rsidR="006F59A5" w:rsidRDefault="006F59A5">
          <w:pPr>
            <w:pStyle w:val="TOC3"/>
            <w:tabs>
              <w:tab w:val="right" w:leader="dot" w:pos="9062"/>
            </w:tabs>
            <w:rPr>
              <w:rFonts w:asciiTheme="minorHAnsi" w:hAnsiTheme="minorHAnsi"/>
              <w:noProof/>
              <w:kern w:val="2"/>
              <w:szCs w:val="24"/>
              <w14:ligatures w14:val="standardContextual"/>
            </w:rPr>
          </w:pPr>
          <w:hyperlink w:anchor="_Toc236595989" w:history="1">
            <w:r w:rsidRPr="00552FB9">
              <w:rPr>
                <w:rStyle w:val="Hyperlink"/>
                <w:noProof/>
              </w:rPr>
              <w:t>2.4 RAG Variants, Architectural Optimizations and Configuration Sensitivity</w:t>
            </w:r>
            <w:r>
              <w:rPr>
                <w:noProof/>
                <w:webHidden/>
              </w:rPr>
              <w:tab/>
            </w:r>
            <w:r>
              <w:rPr>
                <w:noProof/>
                <w:webHidden/>
              </w:rPr>
              <w:fldChar w:fldCharType="begin"/>
            </w:r>
            <w:r>
              <w:rPr>
                <w:noProof/>
                <w:webHidden/>
              </w:rPr>
              <w:instrText xml:space="preserve"> PAGEREF _Toc236595989 \h </w:instrText>
            </w:r>
            <w:r>
              <w:rPr>
                <w:noProof/>
                <w:webHidden/>
              </w:rPr>
            </w:r>
            <w:r>
              <w:rPr>
                <w:noProof/>
                <w:webHidden/>
              </w:rPr>
              <w:fldChar w:fldCharType="separate"/>
            </w:r>
            <w:r>
              <w:rPr>
                <w:noProof/>
                <w:webHidden/>
              </w:rPr>
              <w:t>11</w:t>
            </w:r>
            <w:r>
              <w:rPr>
                <w:noProof/>
                <w:webHidden/>
              </w:rPr>
              <w:fldChar w:fldCharType="end"/>
            </w:r>
          </w:hyperlink>
        </w:p>
        <w:p w14:paraId="2341BE47" w14:textId="3BE2FE1B" w:rsidR="006F59A5" w:rsidRDefault="006F59A5">
          <w:pPr>
            <w:pStyle w:val="TOC3"/>
            <w:tabs>
              <w:tab w:val="right" w:leader="dot" w:pos="9062"/>
            </w:tabs>
            <w:rPr>
              <w:rFonts w:asciiTheme="minorHAnsi" w:hAnsiTheme="minorHAnsi"/>
              <w:noProof/>
              <w:kern w:val="2"/>
              <w:szCs w:val="24"/>
              <w14:ligatures w14:val="standardContextual"/>
            </w:rPr>
          </w:pPr>
          <w:hyperlink w:anchor="_Toc236595990" w:history="1">
            <w:r w:rsidRPr="00552FB9">
              <w:rPr>
                <w:rStyle w:val="Hyperlink"/>
                <w:noProof/>
              </w:rPr>
              <w:t>2.5 Cross-Lingual NLP and the Digital Language Divide</w:t>
            </w:r>
            <w:r>
              <w:rPr>
                <w:noProof/>
                <w:webHidden/>
              </w:rPr>
              <w:tab/>
            </w:r>
            <w:r>
              <w:rPr>
                <w:noProof/>
                <w:webHidden/>
              </w:rPr>
              <w:fldChar w:fldCharType="begin"/>
            </w:r>
            <w:r>
              <w:rPr>
                <w:noProof/>
                <w:webHidden/>
              </w:rPr>
              <w:instrText xml:space="preserve"> PAGEREF _Toc236595990 \h </w:instrText>
            </w:r>
            <w:r>
              <w:rPr>
                <w:noProof/>
                <w:webHidden/>
              </w:rPr>
            </w:r>
            <w:r>
              <w:rPr>
                <w:noProof/>
                <w:webHidden/>
              </w:rPr>
              <w:fldChar w:fldCharType="separate"/>
            </w:r>
            <w:r>
              <w:rPr>
                <w:noProof/>
                <w:webHidden/>
              </w:rPr>
              <w:t>12</w:t>
            </w:r>
            <w:r>
              <w:rPr>
                <w:noProof/>
                <w:webHidden/>
              </w:rPr>
              <w:fldChar w:fldCharType="end"/>
            </w:r>
          </w:hyperlink>
        </w:p>
        <w:p w14:paraId="2C2D7253" w14:textId="0FA189FF" w:rsidR="006F59A5" w:rsidRDefault="006F59A5">
          <w:pPr>
            <w:pStyle w:val="TOC3"/>
            <w:tabs>
              <w:tab w:val="right" w:leader="dot" w:pos="9062"/>
            </w:tabs>
            <w:rPr>
              <w:rFonts w:asciiTheme="minorHAnsi" w:hAnsiTheme="minorHAnsi"/>
              <w:noProof/>
              <w:kern w:val="2"/>
              <w:szCs w:val="24"/>
              <w14:ligatures w14:val="standardContextual"/>
            </w:rPr>
          </w:pPr>
          <w:hyperlink w:anchor="_Toc236595991" w:history="1">
            <w:r w:rsidRPr="00552FB9">
              <w:rPr>
                <w:rStyle w:val="Hyperlink"/>
                <w:noProof/>
              </w:rPr>
              <w:t>2.6 Sinhala Natural Language Processing: State of the Art and Its Limits</w:t>
            </w:r>
            <w:r>
              <w:rPr>
                <w:noProof/>
                <w:webHidden/>
              </w:rPr>
              <w:tab/>
            </w:r>
            <w:r>
              <w:rPr>
                <w:noProof/>
                <w:webHidden/>
              </w:rPr>
              <w:fldChar w:fldCharType="begin"/>
            </w:r>
            <w:r>
              <w:rPr>
                <w:noProof/>
                <w:webHidden/>
              </w:rPr>
              <w:instrText xml:space="preserve"> PAGEREF _Toc236595991 \h </w:instrText>
            </w:r>
            <w:r>
              <w:rPr>
                <w:noProof/>
                <w:webHidden/>
              </w:rPr>
            </w:r>
            <w:r>
              <w:rPr>
                <w:noProof/>
                <w:webHidden/>
              </w:rPr>
              <w:fldChar w:fldCharType="separate"/>
            </w:r>
            <w:r>
              <w:rPr>
                <w:noProof/>
                <w:webHidden/>
              </w:rPr>
              <w:t>13</w:t>
            </w:r>
            <w:r>
              <w:rPr>
                <w:noProof/>
                <w:webHidden/>
              </w:rPr>
              <w:fldChar w:fldCharType="end"/>
            </w:r>
          </w:hyperlink>
        </w:p>
        <w:p w14:paraId="6687AD65" w14:textId="4B59B0CB" w:rsidR="006F59A5" w:rsidRDefault="006F59A5">
          <w:pPr>
            <w:pStyle w:val="TOC3"/>
            <w:tabs>
              <w:tab w:val="right" w:leader="dot" w:pos="9062"/>
            </w:tabs>
            <w:rPr>
              <w:rFonts w:asciiTheme="minorHAnsi" w:hAnsiTheme="minorHAnsi"/>
              <w:noProof/>
              <w:kern w:val="2"/>
              <w:szCs w:val="24"/>
              <w14:ligatures w14:val="standardContextual"/>
            </w:rPr>
          </w:pPr>
          <w:hyperlink w:anchor="_Toc236595992" w:history="1">
            <w:r w:rsidRPr="00552FB9">
              <w:rPr>
                <w:rStyle w:val="Hyperlink"/>
                <w:noProof/>
              </w:rPr>
              <w:t>2.7 Retrieval-Augmented Generation in Education</w:t>
            </w:r>
            <w:r>
              <w:rPr>
                <w:noProof/>
                <w:webHidden/>
              </w:rPr>
              <w:tab/>
            </w:r>
            <w:r>
              <w:rPr>
                <w:noProof/>
                <w:webHidden/>
              </w:rPr>
              <w:fldChar w:fldCharType="begin"/>
            </w:r>
            <w:r>
              <w:rPr>
                <w:noProof/>
                <w:webHidden/>
              </w:rPr>
              <w:instrText xml:space="preserve"> PAGEREF _Toc236595992 \h </w:instrText>
            </w:r>
            <w:r>
              <w:rPr>
                <w:noProof/>
                <w:webHidden/>
              </w:rPr>
            </w:r>
            <w:r>
              <w:rPr>
                <w:noProof/>
                <w:webHidden/>
              </w:rPr>
              <w:fldChar w:fldCharType="separate"/>
            </w:r>
            <w:r>
              <w:rPr>
                <w:noProof/>
                <w:webHidden/>
              </w:rPr>
              <w:t>15</w:t>
            </w:r>
            <w:r>
              <w:rPr>
                <w:noProof/>
                <w:webHidden/>
              </w:rPr>
              <w:fldChar w:fldCharType="end"/>
            </w:r>
          </w:hyperlink>
        </w:p>
        <w:p w14:paraId="7E13F453" w14:textId="149762A3" w:rsidR="006F59A5" w:rsidRDefault="006F59A5">
          <w:pPr>
            <w:pStyle w:val="TOC3"/>
            <w:tabs>
              <w:tab w:val="right" w:leader="dot" w:pos="9062"/>
            </w:tabs>
            <w:rPr>
              <w:rFonts w:asciiTheme="minorHAnsi" w:hAnsiTheme="minorHAnsi"/>
              <w:noProof/>
              <w:kern w:val="2"/>
              <w:szCs w:val="24"/>
              <w14:ligatures w14:val="standardContextual"/>
            </w:rPr>
          </w:pPr>
          <w:hyperlink w:anchor="_Toc236595993" w:history="1">
            <w:r w:rsidRPr="00552FB9">
              <w:rPr>
                <w:rStyle w:val="Hyperlink"/>
                <w:noProof/>
              </w:rPr>
              <w:t>2.8 Evaluation Frameworks for Retrieval-Augmented Generation</w:t>
            </w:r>
            <w:r>
              <w:rPr>
                <w:noProof/>
                <w:webHidden/>
              </w:rPr>
              <w:tab/>
            </w:r>
            <w:r>
              <w:rPr>
                <w:noProof/>
                <w:webHidden/>
              </w:rPr>
              <w:fldChar w:fldCharType="begin"/>
            </w:r>
            <w:r>
              <w:rPr>
                <w:noProof/>
                <w:webHidden/>
              </w:rPr>
              <w:instrText xml:space="preserve"> PAGEREF _Toc236595993 \h </w:instrText>
            </w:r>
            <w:r>
              <w:rPr>
                <w:noProof/>
                <w:webHidden/>
              </w:rPr>
            </w:r>
            <w:r>
              <w:rPr>
                <w:noProof/>
                <w:webHidden/>
              </w:rPr>
              <w:fldChar w:fldCharType="separate"/>
            </w:r>
            <w:r>
              <w:rPr>
                <w:noProof/>
                <w:webHidden/>
              </w:rPr>
              <w:t>15</w:t>
            </w:r>
            <w:r>
              <w:rPr>
                <w:noProof/>
                <w:webHidden/>
              </w:rPr>
              <w:fldChar w:fldCharType="end"/>
            </w:r>
          </w:hyperlink>
        </w:p>
        <w:p w14:paraId="5E90FEEC" w14:textId="059175E0" w:rsidR="006F59A5" w:rsidRDefault="006F59A5">
          <w:pPr>
            <w:pStyle w:val="TOC3"/>
            <w:tabs>
              <w:tab w:val="right" w:leader="dot" w:pos="9062"/>
            </w:tabs>
            <w:rPr>
              <w:rFonts w:asciiTheme="minorHAnsi" w:hAnsiTheme="minorHAnsi"/>
              <w:noProof/>
              <w:kern w:val="2"/>
              <w:szCs w:val="24"/>
              <w14:ligatures w14:val="standardContextual"/>
            </w:rPr>
          </w:pPr>
          <w:hyperlink w:anchor="_Toc236595994" w:history="1">
            <w:r w:rsidRPr="00552FB9">
              <w:rPr>
                <w:rStyle w:val="Hyperlink"/>
                <w:noProof/>
              </w:rPr>
              <w:t>2.9 Recent Research Evidence</w:t>
            </w:r>
            <w:r>
              <w:rPr>
                <w:noProof/>
                <w:webHidden/>
              </w:rPr>
              <w:tab/>
            </w:r>
            <w:r>
              <w:rPr>
                <w:noProof/>
                <w:webHidden/>
              </w:rPr>
              <w:fldChar w:fldCharType="begin"/>
            </w:r>
            <w:r>
              <w:rPr>
                <w:noProof/>
                <w:webHidden/>
              </w:rPr>
              <w:instrText xml:space="preserve"> PAGEREF _Toc236595994 \h </w:instrText>
            </w:r>
            <w:r>
              <w:rPr>
                <w:noProof/>
                <w:webHidden/>
              </w:rPr>
            </w:r>
            <w:r>
              <w:rPr>
                <w:noProof/>
                <w:webHidden/>
              </w:rPr>
              <w:fldChar w:fldCharType="separate"/>
            </w:r>
            <w:r>
              <w:rPr>
                <w:noProof/>
                <w:webHidden/>
              </w:rPr>
              <w:t>16</w:t>
            </w:r>
            <w:r>
              <w:rPr>
                <w:noProof/>
                <w:webHidden/>
              </w:rPr>
              <w:fldChar w:fldCharType="end"/>
            </w:r>
          </w:hyperlink>
        </w:p>
        <w:p w14:paraId="7B909DCA" w14:textId="65EC5667" w:rsidR="006F59A5" w:rsidRDefault="006F59A5">
          <w:pPr>
            <w:pStyle w:val="TOC3"/>
            <w:tabs>
              <w:tab w:val="right" w:leader="dot" w:pos="9062"/>
            </w:tabs>
            <w:rPr>
              <w:rFonts w:asciiTheme="minorHAnsi" w:hAnsiTheme="minorHAnsi"/>
              <w:noProof/>
              <w:kern w:val="2"/>
              <w:szCs w:val="24"/>
              <w14:ligatures w14:val="standardContextual"/>
            </w:rPr>
          </w:pPr>
          <w:hyperlink w:anchor="_Toc236595995" w:history="1">
            <w:r w:rsidRPr="00552FB9">
              <w:rPr>
                <w:rStyle w:val="Hyperlink"/>
                <w:noProof/>
              </w:rPr>
              <w:t>2.10 Research Gap and Contribution</w:t>
            </w:r>
            <w:r>
              <w:rPr>
                <w:noProof/>
                <w:webHidden/>
              </w:rPr>
              <w:tab/>
            </w:r>
            <w:r>
              <w:rPr>
                <w:noProof/>
                <w:webHidden/>
              </w:rPr>
              <w:fldChar w:fldCharType="begin"/>
            </w:r>
            <w:r>
              <w:rPr>
                <w:noProof/>
                <w:webHidden/>
              </w:rPr>
              <w:instrText xml:space="preserve"> PAGEREF _Toc236595995 \h </w:instrText>
            </w:r>
            <w:r>
              <w:rPr>
                <w:noProof/>
                <w:webHidden/>
              </w:rPr>
            </w:r>
            <w:r>
              <w:rPr>
                <w:noProof/>
                <w:webHidden/>
              </w:rPr>
              <w:fldChar w:fldCharType="separate"/>
            </w:r>
            <w:r>
              <w:rPr>
                <w:noProof/>
                <w:webHidden/>
              </w:rPr>
              <w:t>17</w:t>
            </w:r>
            <w:r>
              <w:rPr>
                <w:noProof/>
                <w:webHidden/>
              </w:rPr>
              <w:fldChar w:fldCharType="end"/>
            </w:r>
          </w:hyperlink>
        </w:p>
        <w:p w14:paraId="76024A76" w14:textId="53B3BB79" w:rsidR="006F59A5" w:rsidRDefault="006F59A5">
          <w:pPr>
            <w:pStyle w:val="TOC2"/>
            <w:tabs>
              <w:tab w:val="right" w:leader="dot" w:pos="9062"/>
            </w:tabs>
            <w:rPr>
              <w:rFonts w:asciiTheme="minorHAnsi" w:hAnsiTheme="minorHAnsi"/>
              <w:noProof/>
              <w:kern w:val="2"/>
              <w:szCs w:val="24"/>
              <w14:ligatures w14:val="standardContextual"/>
            </w:rPr>
          </w:pPr>
          <w:hyperlink w:anchor="_Toc236595996" w:history="1">
            <w:r w:rsidRPr="00552FB9">
              <w:rPr>
                <w:rStyle w:val="Hyperlink"/>
                <w:noProof/>
              </w:rPr>
              <w:t>3: Methodology</w:t>
            </w:r>
            <w:r>
              <w:rPr>
                <w:noProof/>
                <w:webHidden/>
              </w:rPr>
              <w:tab/>
            </w:r>
            <w:r>
              <w:rPr>
                <w:noProof/>
                <w:webHidden/>
              </w:rPr>
              <w:fldChar w:fldCharType="begin"/>
            </w:r>
            <w:r>
              <w:rPr>
                <w:noProof/>
                <w:webHidden/>
              </w:rPr>
              <w:instrText xml:space="preserve"> PAGEREF _Toc236595996 \h </w:instrText>
            </w:r>
            <w:r>
              <w:rPr>
                <w:noProof/>
                <w:webHidden/>
              </w:rPr>
            </w:r>
            <w:r>
              <w:rPr>
                <w:noProof/>
                <w:webHidden/>
              </w:rPr>
              <w:fldChar w:fldCharType="separate"/>
            </w:r>
            <w:r>
              <w:rPr>
                <w:noProof/>
                <w:webHidden/>
              </w:rPr>
              <w:t>20</w:t>
            </w:r>
            <w:r>
              <w:rPr>
                <w:noProof/>
                <w:webHidden/>
              </w:rPr>
              <w:fldChar w:fldCharType="end"/>
            </w:r>
          </w:hyperlink>
        </w:p>
        <w:p w14:paraId="50EF8947" w14:textId="00D4F801" w:rsidR="006F59A5" w:rsidRDefault="006F59A5">
          <w:pPr>
            <w:pStyle w:val="TOC3"/>
            <w:tabs>
              <w:tab w:val="right" w:leader="dot" w:pos="9062"/>
            </w:tabs>
            <w:rPr>
              <w:rFonts w:asciiTheme="minorHAnsi" w:hAnsiTheme="minorHAnsi"/>
              <w:noProof/>
              <w:kern w:val="2"/>
              <w:szCs w:val="24"/>
              <w14:ligatures w14:val="standardContextual"/>
            </w:rPr>
          </w:pPr>
          <w:hyperlink w:anchor="_Toc236595997" w:history="1">
            <w:r w:rsidRPr="00552FB9">
              <w:rPr>
                <w:rStyle w:val="Hyperlink"/>
                <w:noProof/>
              </w:rPr>
              <w:t>3.1 Research Philosophy and Approach</w:t>
            </w:r>
            <w:r>
              <w:rPr>
                <w:noProof/>
                <w:webHidden/>
              </w:rPr>
              <w:tab/>
            </w:r>
            <w:r>
              <w:rPr>
                <w:noProof/>
                <w:webHidden/>
              </w:rPr>
              <w:fldChar w:fldCharType="begin"/>
            </w:r>
            <w:r>
              <w:rPr>
                <w:noProof/>
                <w:webHidden/>
              </w:rPr>
              <w:instrText xml:space="preserve"> PAGEREF _Toc236595997 \h </w:instrText>
            </w:r>
            <w:r>
              <w:rPr>
                <w:noProof/>
                <w:webHidden/>
              </w:rPr>
            </w:r>
            <w:r>
              <w:rPr>
                <w:noProof/>
                <w:webHidden/>
              </w:rPr>
              <w:fldChar w:fldCharType="separate"/>
            </w:r>
            <w:r>
              <w:rPr>
                <w:noProof/>
                <w:webHidden/>
              </w:rPr>
              <w:t>20</w:t>
            </w:r>
            <w:r>
              <w:rPr>
                <w:noProof/>
                <w:webHidden/>
              </w:rPr>
              <w:fldChar w:fldCharType="end"/>
            </w:r>
          </w:hyperlink>
        </w:p>
        <w:p w14:paraId="10723EBD" w14:textId="4123195E" w:rsidR="006F59A5" w:rsidRDefault="006F59A5">
          <w:pPr>
            <w:pStyle w:val="TOC3"/>
            <w:tabs>
              <w:tab w:val="right" w:leader="dot" w:pos="9062"/>
            </w:tabs>
            <w:rPr>
              <w:rFonts w:asciiTheme="minorHAnsi" w:hAnsiTheme="minorHAnsi"/>
              <w:noProof/>
              <w:kern w:val="2"/>
              <w:szCs w:val="24"/>
              <w14:ligatures w14:val="standardContextual"/>
            </w:rPr>
          </w:pPr>
          <w:hyperlink w:anchor="_Toc236595998" w:history="1">
            <w:r w:rsidRPr="00552FB9">
              <w:rPr>
                <w:rStyle w:val="Hyperlink"/>
                <w:noProof/>
              </w:rPr>
              <w:t>3.2 Research Design</w:t>
            </w:r>
            <w:r>
              <w:rPr>
                <w:noProof/>
                <w:webHidden/>
              </w:rPr>
              <w:tab/>
            </w:r>
            <w:r>
              <w:rPr>
                <w:noProof/>
                <w:webHidden/>
              </w:rPr>
              <w:fldChar w:fldCharType="begin"/>
            </w:r>
            <w:r>
              <w:rPr>
                <w:noProof/>
                <w:webHidden/>
              </w:rPr>
              <w:instrText xml:space="preserve"> PAGEREF _Toc236595998 \h </w:instrText>
            </w:r>
            <w:r>
              <w:rPr>
                <w:noProof/>
                <w:webHidden/>
              </w:rPr>
            </w:r>
            <w:r>
              <w:rPr>
                <w:noProof/>
                <w:webHidden/>
              </w:rPr>
              <w:fldChar w:fldCharType="separate"/>
            </w:r>
            <w:r>
              <w:rPr>
                <w:noProof/>
                <w:webHidden/>
              </w:rPr>
              <w:t>20</w:t>
            </w:r>
            <w:r>
              <w:rPr>
                <w:noProof/>
                <w:webHidden/>
              </w:rPr>
              <w:fldChar w:fldCharType="end"/>
            </w:r>
          </w:hyperlink>
        </w:p>
        <w:p w14:paraId="09DD9941" w14:textId="253BB6ED" w:rsidR="006F59A5" w:rsidRDefault="006F59A5">
          <w:pPr>
            <w:pStyle w:val="TOC3"/>
            <w:tabs>
              <w:tab w:val="right" w:leader="dot" w:pos="9062"/>
            </w:tabs>
            <w:rPr>
              <w:rFonts w:asciiTheme="minorHAnsi" w:hAnsiTheme="minorHAnsi"/>
              <w:noProof/>
              <w:kern w:val="2"/>
              <w:szCs w:val="24"/>
              <w14:ligatures w14:val="standardContextual"/>
            </w:rPr>
          </w:pPr>
          <w:hyperlink w:anchor="_Toc236595999" w:history="1">
            <w:r w:rsidRPr="00552FB9">
              <w:rPr>
                <w:rStyle w:val="Hyperlink"/>
                <w:noProof/>
              </w:rPr>
              <w:t>3.3 Knowledge Base Construction</w:t>
            </w:r>
            <w:r>
              <w:rPr>
                <w:noProof/>
                <w:webHidden/>
              </w:rPr>
              <w:tab/>
            </w:r>
            <w:r>
              <w:rPr>
                <w:noProof/>
                <w:webHidden/>
              </w:rPr>
              <w:fldChar w:fldCharType="begin"/>
            </w:r>
            <w:r>
              <w:rPr>
                <w:noProof/>
                <w:webHidden/>
              </w:rPr>
              <w:instrText xml:space="preserve"> PAGEREF _Toc236595999 \h </w:instrText>
            </w:r>
            <w:r>
              <w:rPr>
                <w:noProof/>
                <w:webHidden/>
              </w:rPr>
            </w:r>
            <w:r>
              <w:rPr>
                <w:noProof/>
                <w:webHidden/>
              </w:rPr>
              <w:fldChar w:fldCharType="separate"/>
            </w:r>
            <w:r>
              <w:rPr>
                <w:noProof/>
                <w:webHidden/>
              </w:rPr>
              <w:t>22</w:t>
            </w:r>
            <w:r>
              <w:rPr>
                <w:noProof/>
                <w:webHidden/>
              </w:rPr>
              <w:fldChar w:fldCharType="end"/>
            </w:r>
          </w:hyperlink>
        </w:p>
        <w:p w14:paraId="154CF5C2" w14:textId="423595DD" w:rsidR="006F59A5" w:rsidRDefault="006F59A5">
          <w:pPr>
            <w:pStyle w:val="TOC3"/>
            <w:tabs>
              <w:tab w:val="right" w:leader="dot" w:pos="9062"/>
            </w:tabs>
            <w:rPr>
              <w:rFonts w:asciiTheme="minorHAnsi" w:hAnsiTheme="minorHAnsi"/>
              <w:noProof/>
              <w:kern w:val="2"/>
              <w:szCs w:val="24"/>
              <w14:ligatures w14:val="standardContextual"/>
            </w:rPr>
          </w:pPr>
          <w:hyperlink w:anchor="_Toc236596000" w:history="1">
            <w:r w:rsidRPr="00552FB9">
              <w:rPr>
                <w:rStyle w:val="Hyperlink"/>
                <w:noProof/>
              </w:rPr>
              <w:t>3.4 RAG Pipeline Development</w:t>
            </w:r>
            <w:r>
              <w:rPr>
                <w:noProof/>
                <w:webHidden/>
              </w:rPr>
              <w:tab/>
            </w:r>
            <w:r>
              <w:rPr>
                <w:noProof/>
                <w:webHidden/>
              </w:rPr>
              <w:fldChar w:fldCharType="begin"/>
            </w:r>
            <w:r>
              <w:rPr>
                <w:noProof/>
                <w:webHidden/>
              </w:rPr>
              <w:instrText xml:space="preserve"> PAGEREF _Toc236596000 \h </w:instrText>
            </w:r>
            <w:r>
              <w:rPr>
                <w:noProof/>
                <w:webHidden/>
              </w:rPr>
            </w:r>
            <w:r>
              <w:rPr>
                <w:noProof/>
                <w:webHidden/>
              </w:rPr>
              <w:fldChar w:fldCharType="separate"/>
            </w:r>
            <w:r>
              <w:rPr>
                <w:noProof/>
                <w:webHidden/>
              </w:rPr>
              <w:t>23</w:t>
            </w:r>
            <w:r>
              <w:rPr>
                <w:noProof/>
                <w:webHidden/>
              </w:rPr>
              <w:fldChar w:fldCharType="end"/>
            </w:r>
          </w:hyperlink>
        </w:p>
        <w:p w14:paraId="447CCE38" w14:textId="032937FE" w:rsidR="006F59A5" w:rsidRDefault="006F59A5">
          <w:pPr>
            <w:pStyle w:val="TOC3"/>
            <w:tabs>
              <w:tab w:val="right" w:leader="dot" w:pos="9062"/>
            </w:tabs>
            <w:rPr>
              <w:rFonts w:asciiTheme="minorHAnsi" w:hAnsiTheme="minorHAnsi"/>
              <w:noProof/>
              <w:kern w:val="2"/>
              <w:szCs w:val="24"/>
              <w14:ligatures w14:val="standardContextual"/>
            </w:rPr>
          </w:pPr>
          <w:hyperlink w:anchor="_Toc236596001" w:history="1">
            <w:r w:rsidRPr="00552FB9">
              <w:rPr>
                <w:rStyle w:val="Hyperlink"/>
                <w:noProof/>
              </w:rPr>
              <w:t>3.5 Baseline Conditions</w:t>
            </w:r>
            <w:r>
              <w:rPr>
                <w:noProof/>
                <w:webHidden/>
              </w:rPr>
              <w:tab/>
            </w:r>
            <w:r>
              <w:rPr>
                <w:noProof/>
                <w:webHidden/>
              </w:rPr>
              <w:fldChar w:fldCharType="begin"/>
            </w:r>
            <w:r>
              <w:rPr>
                <w:noProof/>
                <w:webHidden/>
              </w:rPr>
              <w:instrText xml:space="preserve"> PAGEREF _Toc236596001 \h </w:instrText>
            </w:r>
            <w:r>
              <w:rPr>
                <w:noProof/>
                <w:webHidden/>
              </w:rPr>
            </w:r>
            <w:r>
              <w:rPr>
                <w:noProof/>
                <w:webHidden/>
              </w:rPr>
              <w:fldChar w:fldCharType="separate"/>
            </w:r>
            <w:r>
              <w:rPr>
                <w:noProof/>
                <w:webHidden/>
              </w:rPr>
              <w:t>23</w:t>
            </w:r>
            <w:r>
              <w:rPr>
                <w:noProof/>
                <w:webHidden/>
              </w:rPr>
              <w:fldChar w:fldCharType="end"/>
            </w:r>
          </w:hyperlink>
        </w:p>
        <w:p w14:paraId="030023C6" w14:textId="75DFF04E" w:rsidR="006F59A5" w:rsidRDefault="006F59A5">
          <w:pPr>
            <w:pStyle w:val="TOC3"/>
            <w:tabs>
              <w:tab w:val="right" w:leader="dot" w:pos="9062"/>
            </w:tabs>
            <w:rPr>
              <w:rFonts w:asciiTheme="minorHAnsi" w:hAnsiTheme="minorHAnsi"/>
              <w:noProof/>
              <w:kern w:val="2"/>
              <w:szCs w:val="24"/>
              <w14:ligatures w14:val="standardContextual"/>
            </w:rPr>
          </w:pPr>
          <w:hyperlink w:anchor="_Toc236596002" w:history="1">
            <w:r w:rsidRPr="00552FB9">
              <w:rPr>
                <w:rStyle w:val="Hyperlink"/>
                <w:noProof/>
              </w:rPr>
              <w:t>3.6 Evaluation Methodology</w:t>
            </w:r>
            <w:r>
              <w:rPr>
                <w:noProof/>
                <w:webHidden/>
              </w:rPr>
              <w:tab/>
            </w:r>
            <w:r>
              <w:rPr>
                <w:noProof/>
                <w:webHidden/>
              </w:rPr>
              <w:fldChar w:fldCharType="begin"/>
            </w:r>
            <w:r>
              <w:rPr>
                <w:noProof/>
                <w:webHidden/>
              </w:rPr>
              <w:instrText xml:space="preserve"> PAGEREF _Toc236596002 \h </w:instrText>
            </w:r>
            <w:r>
              <w:rPr>
                <w:noProof/>
                <w:webHidden/>
              </w:rPr>
            </w:r>
            <w:r>
              <w:rPr>
                <w:noProof/>
                <w:webHidden/>
              </w:rPr>
              <w:fldChar w:fldCharType="separate"/>
            </w:r>
            <w:r>
              <w:rPr>
                <w:noProof/>
                <w:webHidden/>
              </w:rPr>
              <w:t>24</w:t>
            </w:r>
            <w:r>
              <w:rPr>
                <w:noProof/>
                <w:webHidden/>
              </w:rPr>
              <w:fldChar w:fldCharType="end"/>
            </w:r>
          </w:hyperlink>
        </w:p>
        <w:p w14:paraId="376905D9" w14:textId="0A0CB032" w:rsidR="006F59A5" w:rsidRDefault="006F59A5">
          <w:pPr>
            <w:pStyle w:val="TOC3"/>
            <w:tabs>
              <w:tab w:val="right" w:leader="dot" w:pos="9062"/>
            </w:tabs>
            <w:rPr>
              <w:rFonts w:asciiTheme="minorHAnsi" w:hAnsiTheme="minorHAnsi"/>
              <w:noProof/>
              <w:kern w:val="2"/>
              <w:szCs w:val="24"/>
              <w14:ligatures w14:val="standardContextual"/>
            </w:rPr>
          </w:pPr>
          <w:hyperlink w:anchor="_Toc236596003" w:history="1">
            <w:r w:rsidRPr="00552FB9">
              <w:rPr>
                <w:rStyle w:val="Hyperlink"/>
                <w:noProof/>
              </w:rPr>
              <w:t>3.7 Human Validation Protocol</w:t>
            </w:r>
            <w:r>
              <w:rPr>
                <w:noProof/>
                <w:webHidden/>
              </w:rPr>
              <w:tab/>
            </w:r>
            <w:r>
              <w:rPr>
                <w:noProof/>
                <w:webHidden/>
              </w:rPr>
              <w:fldChar w:fldCharType="begin"/>
            </w:r>
            <w:r>
              <w:rPr>
                <w:noProof/>
                <w:webHidden/>
              </w:rPr>
              <w:instrText xml:space="preserve"> PAGEREF _Toc236596003 \h </w:instrText>
            </w:r>
            <w:r>
              <w:rPr>
                <w:noProof/>
                <w:webHidden/>
              </w:rPr>
            </w:r>
            <w:r>
              <w:rPr>
                <w:noProof/>
                <w:webHidden/>
              </w:rPr>
              <w:fldChar w:fldCharType="separate"/>
            </w:r>
            <w:r>
              <w:rPr>
                <w:noProof/>
                <w:webHidden/>
              </w:rPr>
              <w:t>26</w:t>
            </w:r>
            <w:r>
              <w:rPr>
                <w:noProof/>
                <w:webHidden/>
              </w:rPr>
              <w:fldChar w:fldCharType="end"/>
            </w:r>
          </w:hyperlink>
        </w:p>
        <w:p w14:paraId="53122209" w14:textId="05116673" w:rsidR="006F59A5" w:rsidRDefault="006F59A5">
          <w:pPr>
            <w:pStyle w:val="TOC3"/>
            <w:tabs>
              <w:tab w:val="right" w:leader="dot" w:pos="9062"/>
            </w:tabs>
            <w:rPr>
              <w:rFonts w:asciiTheme="minorHAnsi" w:hAnsiTheme="minorHAnsi"/>
              <w:noProof/>
              <w:kern w:val="2"/>
              <w:szCs w:val="24"/>
              <w14:ligatures w14:val="standardContextual"/>
            </w:rPr>
          </w:pPr>
          <w:hyperlink w:anchor="_Toc236596004" w:history="1">
            <w:r w:rsidRPr="00552FB9">
              <w:rPr>
                <w:rStyle w:val="Hyperlink"/>
                <w:noProof/>
              </w:rPr>
              <w:t>3.8 Statistical Analysis Plan</w:t>
            </w:r>
            <w:r>
              <w:rPr>
                <w:noProof/>
                <w:webHidden/>
              </w:rPr>
              <w:tab/>
            </w:r>
            <w:r>
              <w:rPr>
                <w:noProof/>
                <w:webHidden/>
              </w:rPr>
              <w:fldChar w:fldCharType="begin"/>
            </w:r>
            <w:r>
              <w:rPr>
                <w:noProof/>
                <w:webHidden/>
              </w:rPr>
              <w:instrText xml:space="preserve"> PAGEREF _Toc236596004 \h </w:instrText>
            </w:r>
            <w:r>
              <w:rPr>
                <w:noProof/>
                <w:webHidden/>
              </w:rPr>
            </w:r>
            <w:r>
              <w:rPr>
                <w:noProof/>
                <w:webHidden/>
              </w:rPr>
              <w:fldChar w:fldCharType="separate"/>
            </w:r>
            <w:r>
              <w:rPr>
                <w:noProof/>
                <w:webHidden/>
              </w:rPr>
              <w:t>28</w:t>
            </w:r>
            <w:r>
              <w:rPr>
                <w:noProof/>
                <w:webHidden/>
              </w:rPr>
              <w:fldChar w:fldCharType="end"/>
            </w:r>
          </w:hyperlink>
        </w:p>
        <w:p w14:paraId="79B099B1" w14:textId="52C95F66" w:rsidR="006F59A5" w:rsidRDefault="006F59A5">
          <w:pPr>
            <w:pStyle w:val="TOC3"/>
            <w:tabs>
              <w:tab w:val="right" w:leader="dot" w:pos="9062"/>
            </w:tabs>
            <w:rPr>
              <w:rFonts w:asciiTheme="minorHAnsi" w:hAnsiTheme="minorHAnsi"/>
              <w:noProof/>
              <w:kern w:val="2"/>
              <w:szCs w:val="24"/>
              <w14:ligatures w14:val="standardContextual"/>
            </w:rPr>
          </w:pPr>
          <w:hyperlink w:anchor="_Toc236596005" w:history="1">
            <w:r w:rsidRPr="00552FB9">
              <w:rPr>
                <w:rStyle w:val="Hyperlink"/>
                <w:noProof/>
              </w:rPr>
              <w:t>3.9 Development Methodology</w:t>
            </w:r>
            <w:r>
              <w:rPr>
                <w:noProof/>
                <w:webHidden/>
              </w:rPr>
              <w:tab/>
            </w:r>
            <w:r>
              <w:rPr>
                <w:noProof/>
                <w:webHidden/>
              </w:rPr>
              <w:fldChar w:fldCharType="begin"/>
            </w:r>
            <w:r>
              <w:rPr>
                <w:noProof/>
                <w:webHidden/>
              </w:rPr>
              <w:instrText xml:space="preserve"> PAGEREF _Toc236596005 \h </w:instrText>
            </w:r>
            <w:r>
              <w:rPr>
                <w:noProof/>
                <w:webHidden/>
              </w:rPr>
            </w:r>
            <w:r>
              <w:rPr>
                <w:noProof/>
                <w:webHidden/>
              </w:rPr>
              <w:fldChar w:fldCharType="separate"/>
            </w:r>
            <w:r>
              <w:rPr>
                <w:noProof/>
                <w:webHidden/>
              </w:rPr>
              <w:t>29</w:t>
            </w:r>
            <w:r>
              <w:rPr>
                <w:noProof/>
                <w:webHidden/>
              </w:rPr>
              <w:fldChar w:fldCharType="end"/>
            </w:r>
          </w:hyperlink>
        </w:p>
        <w:p w14:paraId="0705271F" w14:textId="2D19BAB8" w:rsidR="006F59A5" w:rsidRDefault="006F59A5">
          <w:pPr>
            <w:pStyle w:val="TOC3"/>
            <w:tabs>
              <w:tab w:val="right" w:leader="dot" w:pos="9062"/>
            </w:tabs>
            <w:rPr>
              <w:rFonts w:asciiTheme="minorHAnsi" w:hAnsiTheme="minorHAnsi"/>
              <w:noProof/>
              <w:kern w:val="2"/>
              <w:szCs w:val="24"/>
              <w14:ligatures w14:val="standardContextual"/>
            </w:rPr>
          </w:pPr>
          <w:hyperlink w:anchor="_Toc236596006" w:history="1">
            <w:r w:rsidRPr="00552FB9">
              <w:rPr>
                <w:rStyle w:val="Hyperlink"/>
                <w:noProof/>
              </w:rPr>
              <w:t>3.10 Project Management and Timeline</w:t>
            </w:r>
            <w:r>
              <w:rPr>
                <w:noProof/>
                <w:webHidden/>
              </w:rPr>
              <w:tab/>
            </w:r>
            <w:r>
              <w:rPr>
                <w:noProof/>
                <w:webHidden/>
              </w:rPr>
              <w:fldChar w:fldCharType="begin"/>
            </w:r>
            <w:r>
              <w:rPr>
                <w:noProof/>
                <w:webHidden/>
              </w:rPr>
              <w:instrText xml:space="preserve"> PAGEREF _Toc236596006 \h </w:instrText>
            </w:r>
            <w:r>
              <w:rPr>
                <w:noProof/>
                <w:webHidden/>
              </w:rPr>
            </w:r>
            <w:r>
              <w:rPr>
                <w:noProof/>
                <w:webHidden/>
              </w:rPr>
              <w:fldChar w:fldCharType="separate"/>
            </w:r>
            <w:r>
              <w:rPr>
                <w:noProof/>
                <w:webHidden/>
              </w:rPr>
              <w:t>30</w:t>
            </w:r>
            <w:r>
              <w:rPr>
                <w:noProof/>
                <w:webHidden/>
              </w:rPr>
              <w:fldChar w:fldCharType="end"/>
            </w:r>
          </w:hyperlink>
        </w:p>
        <w:p w14:paraId="6BBA81A3" w14:textId="248EC654" w:rsidR="006F59A5" w:rsidRDefault="006F59A5">
          <w:pPr>
            <w:pStyle w:val="TOC3"/>
            <w:tabs>
              <w:tab w:val="right" w:leader="dot" w:pos="9062"/>
            </w:tabs>
            <w:rPr>
              <w:rFonts w:asciiTheme="minorHAnsi" w:hAnsiTheme="minorHAnsi"/>
              <w:noProof/>
              <w:kern w:val="2"/>
              <w:szCs w:val="24"/>
              <w14:ligatures w14:val="standardContextual"/>
            </w:rPr>
          </w:pPr>
          <w:hyperlink w:anchor="_Toc236596007" w:history="1">
            <w:r w:rsidRPr="00552FB9">
              <w:rPr>
                <w:rStyle w:val="Hyperlink"/>
                <w:noProof/>
              </w:rPr>
              <w:t>3.11 Resource Requirements</w:t>
            </w:r>
            <w:r>
              <w:rPr>
                <w:noProof/>
                <w:webHidden/>
              </w:rPr>
              <w:tab/>
            </w:r>
            <w:r>
              <w:rPr>
                <w:noProof/>
                <w:webHidden/>
              </w:rPr>
              <w:fldChar w:fldCharType="begin"/>
            </w:r>
            <w:r>
              <w:rPr>
                <w:noProof/>
                <w:webHidden/>
              </w:rPr>
              <w:instrText xml:space="preserve"> PAGEREF _Toc236596007 \h </w:instrText>
            </w:r>
            <w:r>
              <w:rPr>
                <w:noProof/>
                <w:webHidden/>
              </w:rPr>
            </w:r>
            <w:r>
              <w:rPr>
                <w:noProof/>
                <w:webHidden/>
              </w:rPr>
              <w:fldChar w:fldCharType="separate"/>
            </w:r>
            <w:r>
              <w:rPr>
                <w:noProof/>
                <w:webHidden/>
              </w:rPr>
              <w:t>31</w:t>
            </w:r>
            <w:r>
              <w:rPr>
                <w:noProof/>
                <w:webHidden/>
              </w:rPr>
              <w:fldChar w:fldCharType="end"/>
            </w:r>
          </w:hyperlink>
        </w:p>
        <w:p w14:paraId="6D0C3EF3" w14:textId="0D5CDBF8" w:rsidR="006F59A5" w:rsidRDefault="006F59A5">
          <w:pPr>
            <w:pStyle w:val="TOC3"/>
            <w:tabs>
              <w:tab w:val="right" w:leader="dot" w:pos="9062"/>
            </w:tabs>
            <w:rPr>
              <w:rFonts w:asciiTheme="minorHAnsi" w:hAnsiTheme="minorHAnsi"/>
              <w:noProof/>
              <w:kern w:val="2"/>
              <w:szCs w:val="24"/>
              <w14:ligatures w14:val="standardContextual"/>
            </w:rPr>
          </w:pPr>
          <w:hyperlink w:anchor="_Toc236596008" w:history="1">
            <w:r w:rsidRPr="00552FB9">
              <w:rPr>
                <w:rStyle w:val="Hyperlink"/>
                <w:noProof/>
              </w:rPr>
              <w:t>3.12 Risk Assessment and Mitigation</w:t>
            </w:r>
            <w:r>
              <w:rPr>
                <w:noProof/>
                <w:webHidden/>
              </w:rPr>
              <w:tab/>
            </w:r>
            <w:r>
              <w:rPr>
                <w:noProof/>
                <w:webHidden/>
              </w:rPr>
              <w:fldChar w:fldCharType="begin"/>
            </w:r>
            <w:r>
              <w:rPr>
                <w:noProof/>
                <w:webHidden/>
              </w:rPr>
              <w:instrText xml:space="preserve"> PAGEREF _Toc236596008 \h </w:instrText>
            </w:r>
            <w:r>
              <w:rPr>
                <w:noProof/>
                <w:webHidden/>
              </w:rPr>
            </w:r>
            <w:r>
              <w:rPr>
                <w:noProof/>
                <w:webHidden/>
              </w:rPr>
              <w:fldChar w:fldCharType="separate"/>
            </w:r>
            <w:r>
              <w:rPr>
                <w:noProof/>
                <w:webHidden/>
              </w:rPr>
              <w:t>32</w:t>
            </w:r>
            <w:r>
              <w:rPr>
                <w:noProof/>
                <w:webHidden/>
              </w:rPr>
              <w:fldChar w:fldCharType="end"/>
            </w:r>
          </w:hyperlink>
        </w:p>
        <w:p w14:paraId="09D7F07C" w14:textId="5711A744" w:rsidR="006F59A5" w:rsidRDefault="006F59A5">
          <w:pPr>
            <w:pStyle w:val="TOC3"/>
            <w:tabs>
              <w:tab w:val="right" w:leader="dot" w:pos="9062"/>
            </w:tabs>
            <w:rPr>
              <w:rFonts w:asciiTheme="minorHAnsi" w:hAnsiTheme="minorHAnsi"/>
              <w:noProof/>
              <w:kern w:val="2"/>
              <w:szCs w:val="24"/>
              <w14:ligatures w14:val="standardContextual"/>
            </w:rPr>
          </w:pPr>
          <w:hyperlink w:anchor="_Toc236596009" w:history="1">
            <w:r w:rsidRPr="00552FB9">
              <w:rPr>
                <w:rStyle w:val="Hyperlink"/>
                <w:noProof/>
              </w:rPr>
              <w:t>3.13 Ethical Considerations</w:t>
            </w:r>
            <w:r>
              <w:rPr>
                <w:noProof/>
                <w:webHidden/>
              </w:rPr>
              <w:tab/>
            </w:r>
            <w:r>
              <w:rPr>
                <w:noProof/>
                <w:webHidden/>
              </w:rPr>
              <w:fldChar w:fldCharType="begin"/>
            </w:r>
            <w:r>
              <w:rPr>
                <w:noProof/>
                <w:webHidden/>
              </w:rPr>
              <w:instrText xml:space="preserve"> PAGEREF _Toc236596009 \h </w:instrText>
            </w:r>
            <w:r>
              <w:rPr>
                <w:noProof/>
                <w:webHidden/>
              </w:rPr>
            </w:r>
            <w:r>
              <w:rPr>
                <w:noProof/>
                <w:webHidden/>
              </w:rPr>
              <w:fldChar w:fldCharType="separate"/>
            </w:r>
            <w:r>
              <w:rPr>
                <w:noProof/>
                <w:webHidden/>
              </w:rPr>
              <w:t>33</w:t>
            </w:r>
            <w:r>
              <w:rPr>
                <w:noProof/>
                <w:webHidden/>
              </w:rPr>
              <w:fldChar w:fldCharType="end"/>
            </w:r>
          </w:hyperlink>
        </w:p>
        <w:p w14:paraId="3C31706E" w14:textId="5D6DF84B" w:rsidR="006F59A5" w:rsidRDefault="006F59A5">
          <w:pPr>
            <w:pStyle w:val="TOC2"/>
            <w:tabs>
              <w:tab w:val="right" w:leader="dot" w:pos="9062"/>
            </w:tabs>
            <w:rPr>
              <w:rFonts w:asciiTheme="minorHAnsi" w:hAnsiTheme="minorHAnsi"/>
              <w:noProof/>
              <w:kern w:val="2"/>
              <w:szCs w:val="24"/>
              <w14:ligatures w14:val="standardContextual"/>
            </w:rPr>
          </w:pPr>
          <w:hyperlink w:anchor="_Toc236596010" w:history="1">
            <w:r w:rsidRPr="00552FB9">
              <w:rPr>
                <w:rStyle w:val="Hyperlink"/>
                <w:noProof/>
              </w:rPr>
              <w:t>4: Investigation and Analysis</w:t>
            </w:r>
            <w:r>
              <w:rPr>
                <w:noProof/>
                <w:webHidden/>
              </w:rPr>
              <w:tab/>
            </w:r>
            <w:r>
              <w:rPr>
                <w:noProof/>
                <w:webHidden/>
              </w:rPr>
              <w:fldChar w:fldCharType="begin"/>
            </w:r>
            <w:r>
              <w:rPr>
                <w:noProof/>
                <w:webHidden/>
              </w:rPr>
              <w:instrText xml:space="preserve"> PAGEREF _Toc236596010 \h </w:instrText>
            </w:r>
            <w:r>
              <w:rPr>
                <w:noProof/>
                <w:webHidden/>
              </w:rPr>
            </w:r>
            <w:r>
              <w:rPr>
                <w:noProof/>
                <w:webHidden/>
              </w:rPr>
              <w:fldChar w:fldCharType="separate"/>
            </w:r>
            <w:r>
              <w:rPr>
                <w:noProof/>
                <w:webHidden/>
              </w:rPr>
              <w:t>37</w:t>
            </w:r>
            <w:r>
              <w:rPr>
                <w:noProof/>
                <w:webHidden/>
              </w:rPr>
              <w:fldChar w:fldCharType="end"/>
            </w:r>
          </w:hyperlink>
        </w:p>
        <w:p w14:paraId="4FB30C51" w14:textId="1D5066A3" w:rsidR="006F59A5" w:rsidRDefault="006F59A5">
          <w:pPr>
            <w:pStyle w:val="TOC3"/>
            <w:tabs>
              <w:tab w:val="right" w:leader="dot" w:pos="9062"/>
            </w:tabs>
            <w:rPr>
              <w:rFonts w:asciiTheme="minorHAnsi" w:hAnsiTheme="minorHAnsi"/>
              <w:noProof/>
              <w:kern w:val="2"/>
              <w:szCs w:val="24"/>
              <w14:ligatures w14:val="standardContextual"/>
            </w:rPr>
          </w:pPr>
          <w:hyperlink w:anchor="_Toc236596011" w:history="1">
            <w:r w:rsidRPr="00552FB9">
              <w:rPr>
                <w:rStyle w:val="Hyperlink"/>
                <w:noProof/>
              </w:rPr>
              <w:t>4.1 Problem Statement</w:t>
            </w:r>
            <w:r>
              <w:rPr>
                <w:noProof/>
                <w:webHidden/>
              </w:rPr>
              <w:tab/>
            </w:r>
            <w:r>
              <w:rPr>
                <w:noProof/>
                <w:webHidden/>
              </w:rPr>
              <w:fldChar w:fldCharType="begin"/>
            </w:r>
            <w:r>
              <w:rPr>
                <w:noProof/>
                <w:webHidden/>
              </w:rPr>
              <w:instrText xml:space="preserve"> PAGEREF _Toc236596011 \h </w:instrText>
            </w:r>
            <w:r>
              <w:rPr>
                <w:noProof/>
                <w:webHidden/>
              </w:rPr>
            </w:r>
            <w:r>
              <w:rPr>
                <w:noProof/>
                <w:webHidden/>
              </w:rPr>
              <w:fldChar w:fldCharType="separate"/>
            </w:r>
            <w:r>
              <w:rPr>
                <w:noProof/>
                <w:webHidden/>
              </w:rPr>
              <w:t>37</w:t>
            </w:r>
            <w:r>
              <w:rPr>
                <w:noProof/>
                <w:webHidden/>
              </w:rPr>
              <w:fldChar w:fldCharType="end"/>
            </w:r>
          </w:hyperlink>
        </w:p>
        <w:p w14:paraId="22EC6FE5" w14:textId="744228ED" w:rsidR="006F59A5" w:rsidRDefault="006F59A5">
          <w:pPr>
            <w:pStyle w:val="TOC3"/>
            <w:tabs>
              <w:tab w:val="right" w:leader="dot" w:pos="9062"/>
            </w:tabs>
            <w:rPr>
              <w:rFonts w:asciiTheme="minorHAnsi" w:hAnsiTheme="minorHAnsi"/>
              <w:noProof/>
              <w:kern w:val="2"/>
              <w:szCs w:val="24"/>
              <w14:ligatures w14:val="standardContextual"/>
            </w:rPr>
          </w:pPr>
          <w:hyperlink w:anchor="_Toc236596012" w:history="1">
            <w:r w:rsidRPr="00552FB9">
              <w:rPr>
                <w:rStyle w:val="Hyperlink"/>
                <w:noProof/>
              </w:rPr>
              <w:t>4.2 Research Gap and Contribution</w:t>
            </w:r>
            <w:r>
              <w:rPr>
                <w:noProof/>
                <w:webHidden/>
              </w:rPr>
              <w:tab/>
            </w:r>
            <w:r>
              <w:rPr>
                <w:noProof/>
                <w:webHidden/>
              </w:rPr>
              <w:fldChar w:fldCharType="begin"/>
            </w:r>
            <w:r>
              <w:rPr>
                <w:noProof/>
                <w:webHidden/>
              </w:rPr>
              <w:instrText xml:space="preserve"> PAGEREF _Toc236596012 \h </w:instrText>
            </w:r>
            <w:r>
              <w:rPr>
                <w:noProof/>
                <w:webHidden/>
              </w:rPr>
            </w:r>
            <w:r>
              <w:rPr>
                <w:noProof/>
                <w:webHidden/>
              </w:rPr>
              <w:fldChar w:fldCharType="separate"/>
            </w:r>
            <w:r>
              <w:rPr>
                <w:noProof/>
                <w:webHidden/>
              </w:rPr>
              <w:t>37</w:t>
            </w:r>
            <w:r>
              <w:rPr>
                <w:noProof/>
                <w:webHidden/>
              </w:rPr>
              <w:fldChar w:fldCharType="end"/>
            </w:r>
          </w:hyperlink>
        </w:p>
        <w:p w14:paraId="638D7051" w14:textId="25A1A4F8" w:rsidR="006F59A5" w:rsidRDefault="006F59A5">
          <w:pPr>
            <w:pStyle w:val="TOC3"/>
            <w:tabs>
              <w:tab w:val="right" w:leader="dot" w:pos="9062"/>
            </w:tabs>
            <w:rPr>
              <w:rFonts w:asciiTheme="minorHAnsi" w:hAnsiTheme="minorHAnsi"/>
              <w:noProof/>
              <w:kern w:val="2"/>
              <w:szCs w:val="24"/>
              <w14:ligatures w14:val="standardContextual"/>
            </w:rPr>
          </w:pPr>
          <w:hyperlink w:anchor="_Toc236596013" w:history="1">
            <w:r w:rsidRPr="00552FB9">
              <w:rPr>
                <w:rStyle w:val="Hyperlink"/>
                <w:noProof/>
              </w:rPr>
              <w:t>4.3 Research Design (Baseline Rationale)</w:t>
            </w:r>
            <w:r>
              <w:rPr>
                <w:noProof/>
                <w:webHidden/>
              </w:rPr>
              <w:tab/>
            </w:r>
            <w:r>
              <w:rPr>
                <w:noProof/>
                <w:webHidden/>
              </w:rPr>
              <w:fldChar w:fldCharType="begin"/>
            </w:r>
            <w:r>
              <w:rPr>
                <w:noProof/>
                <w:webHidden/>
              </w:rPr>
              <w:instrText xml:space="preserve"> PAGEREF _Toc236596013 \h </w:instrText>
            </w:r>
            <w:r>
              <w:rPr>
                <w:noProof/>
                <w:webHidden/>
              </w:rPr>
            </w:r>
            <w:r>
              <w:rPr>
                <w:noProof/>
                <w:webHidden/>
              </w:rPr>
              <w:fldChar w:fldCharType="separate"/>
            </w:r>
            <w:r>
              <w:rPr>
                <w:noProof/>
                <w:webHidden/>
              </w:rPr>
              <w:t>38</w:t>
            </w:r>
            <w:r>
              <w:rPr>
                <w:noProof/>
                <w:webHidden/>
              </w:rPr>
              <w:fldChar w:fldCharType="end"/>
            </w:r>
          </w:hyperlink>
        </w:p>
        <w:p w14:paraId="441AC23F" w14:textId="21595C39" w:rsidR="006F59A5" w:rsidRDefault="006F59A5">
          <w:pPr>
            <w:pStyle w:val="TOC3"/>
            <w:tabs>
              <w:tab w:val="right" w:leader="dot" w:pos="9062"/>
            </w:tabs>
            <w:rPr>
              <w:rFonts w:asciiTheme="minorHAnsi" w:hAnsiTheme="minorHAnsi"/>
              <w:noProof/>
              <w:kern w:val="2"/>
              <w:szCs w:val="24"/>
              <w14:ligatures w14:val="standardContextual"/>
            </w:rPr>
          </w:pPr>
          <w:hyperlink w:anchor="_Toc236596014" w:history="1">
            <w:r w:rsidRPr="00552FB9">
              <w:rPr>
                <w:rStyle w:val="Hyperlink"/>
                <w:noProof/>
              </w:rPr>
              <w:t>4.4 Baseline Conditions</w:t>
            </w:r>
            <w:r>
              <w:rPr>
                <w:noProof/>
                <w:webHidden/>
              </w:rPr>
              <w:tab/>
            </w:r>
            <w:r>
              <w:rPr>
                <w:noProof/>
                <w:webHidden/>
              </w:rPr>
              <w:fldChar w:fldCharType="begin"/>
            </w:r>
            <w:r>
              <w:rPr>
                <w:noProof/>
                <w:webHidden/>
              </w:rPr>
              <w:instrText xml:space="preserve"> PAGEREF _Toc236596014 \h </w:instrText>
            </w:r>
            <w:r>
              <w:rPr>
                <w:noProof/>
                <w:webHidden/>
              </w:rPr>
            </w:r>
            <w:r>
              <w:rPr>
                <w:noProof/>
                <w:webHidden/>
              </w:rPr>
              <w:fldChar w:fldCharType="separate"/>
            </w:r>
            <w:r>
              <w:rPr>
                <w:noProof/>
                <w:webHidden/>
              </w:rPr>
              <w:t>38</w:t>
            </w:r>
            <w:r>
              <w:rPr>
                <w:noProof/>
                <w:webHidden/>
              </w:rPr>
              <w:fldChar w:fldCharType="end"/>
            </w:r>
          </w:hyperlink>
        </w:p>
        <w:p w14:paraId="519AB72A" w14:textId="6595F8ED" w:rsidR="006F59A5" w:rsidRDefault="006F59A5">
          <w:pPr>
            <w:pStyle w:val="TOC2"/>
            <w:tabs>
              <w:tab w:val="right" w:leader="dot" w:pos="9062"/>
            </w:tabs>
            <w:rPr>
              <w:rFonts w:asciiTheme="minorHAnsi" w:hAnsiTheme="minorHAnsi"/>
              <w:noProof/>
              <w:kern w:val="2"/>
              <w:szCs w:val="24"/>
              <w14:ligatures w14:val="standardContextual"/>
            </w:rPr>
          </w:pPr>
          <w:hyperlink w:anchor="_Toc236596015" w:history="1">
            <w:r w:rsidRPr="00552FB9">
              <w:rPr>
                <w:rStyle w:val="Hyperlink"/>
                <w:noProof/>
              </w:rPr>
              <w:t>5: Design</w:t>
            </w:r>
            <w:r>
              <w:rPr>
                <w:noProof/>
                <w:webHidden/>
              </w:rPr>
              <w:tab/>
            </w:r>
            <w:r>
              <w:rPr>
                <w:noProof/>
                <w:webHidden/>
              </w:rPr>
              <w:fldChar w:fldCharType="begin"/>
            </w:r>
            <w:r>
              <w:rPr>
                <w:noProof/>
                <w:webHidden/>
              </w:rPr>
              <w:instrText xml:space="preserve"> PAGEREF _Toc236596015 \h </w:instrText>
            </w:r>
            <w:r>
              <w:rPr>
                <w:noProof/>
                <w:webHidden/>
              </w:rPr>
            </w:r>
            <w:r>
              <w:rPr>
                <w:noProof/>
                <w:webHidden/>
              </w:rPr>
              <w:fldChar w:fldCharType="separate"/>
            </w:r>
            <w:r>
              <w:rPr>
                <w:noProof/>
                <w:webHidden/>
              </w:rPr>
              <w:t>40</w:t>
            </w:r>
            <w:r>
              <w:rPr>
                <w:noProof/>
                <w:webHidden/>
              </w:rPr>
              <w:fldChar w:fldCharType="end"/>
            </w:r>
          </w:hyperlink>
        </w:p>
        <w:p w14:paraId="37719CA7" w14:textId="2D4E3F84" w:rsidR="006F59A5" w:rsidRDefault="006F59A5">
          <w:pPr>
            <w:pStyle w:val="TOC3"/>
            <w:tabs>
              <w:tab w:val="right" w:leader="dot" w:pos="9062"/>
            </w:tabs>
            <w:rPr>
              <w:rFonts w:asciiTheme="minorHAnsi" w:hAnsiTheme="minorHAnsi"/>
              <w:noProof/>
              <w:kern w:val="2"/>
              <w:szCs w:val="24"/>
              <w14:ligatures w14:val="standardContextual"/>
            </w:rPr>
          </w:pPr>
          <w:hyperlink w:anchor="_Toc236596016" w:history="1">
            <w:r w:rsidRPr="00552FB9">
              <w:rPr>
                <w:rStyle w:val="Hyperlink"/>
                <w:noProof/>
              </w:rPr>
              <w:t>5.1 High-Level Architecture</w:t>
            </w:r>
            <w:r>
              <w:rPr>
                <w:noProof/>
                <w:webHidden/>
              </w:rPr>
              <w:tab/>
            </w:r>
            <w:r>
              <w:rPr>
                <w:noProof/>
                <w:webHidden/>
              </w:rPr>
              <w:fldChar w:fldCharType="begin"/>
            </w:r>
            <w:r>
              <w:rPr>
                <w:noProof/>
                <w:webHidden/>
              </w:rPr>
              <w:instrText xml:space="preserve"> PAGEREF _Toc236596016 \h </w:instrText>
            </w:r>
            <w:r>
              <w:rPr>
                <w:noProof/>
                <w:webHidden/>
              </w:rPr>
            </w:r>
            <w:r>
              <w:rPr>
                <w:noProof/>
                <w:webHidden/>
              </w:rPr>
              <w:fldChar w:fldCharType="separate"/>
            </w:r>
            <w:r>
              <w:rPr>
                <w:noProof/>
                <w:webHidden/>
              </w:rPr>
              <w:t>40</w:t>
            </w:r>
            <w:r>
              <w:rPr>
                <w:noProof/>
                <w:webHidden/>
              </w:rPr>
              <w:fldChar w:fldCharType="end"/>
            </w:r>
          </w:hyperlink>
        </w:p>
        <w:p w14:paraId="1C9376B5" w14:textId="22631983" w:rsidR="006F59A5" w:rsidRDefault="006F59A5">
          <w:pPr>
            <w:pStyle w:val="TOC3"/>
            <w:tabs>
              <w:tab w:val="right" w:leader="dot" w:pos="9062"/>
            </w:tabs>
            <w:rPr>
              <w:rFonts w:asciiTheme="minorHAnsi" w:hAnsiTheme="minorHAnsi"/>
              <w:noProof/>
              <w:kern w:val="2"/>
              <w:szCs w:val="24"/>
              <w14:ligatures w14:val="standardContextual"/>
            </w:rPr>
          </w:pPr>
          <w:hyperlink w:anchor="_Toc236596017" w:history="1">
            <w:r w:rsidRPr="00552FB9">
              <w:rPr>
                <w:rStyle w:val="Hyperlink"/>
                <w:noProof/>
              </w:rPr>
              <w:t>5.2 Embedding and Indexing Strategy</w:t>
            </w:r>
            <w:r>
              <w:rPr>
                <w:noProof/>
                <w:webHidden/>
              </w:rPr>
              <w:tab/>
            </w:r>
            <w:r>
              <w:rPr>
                <w:noProof/>
                <w:webHidden/>
              </w:rPr>
              <w:fldChar w:fldCharType="begin"/>
            </w:r>
            <w:r>
              <w:rPr>
                <w:noProof/>
                <w:webHidden/>
              </w:rPr>
              <w:instrText xml:space="preserve"> PAGEREF _Toc236596017 \h </w:instrText>
            </w:r>
            <w:r>
              <w:rPr>
                <w:noProof/>
                <w:webHidden/>
              </w:rPr>
            </w:r>
            <w:r>
              <w:rPr>
                <w:noProof/>
                <w:webHidden/>
              </w:rPr>
              <w:fldChar w:fldCharType="separate"/>
            </w:r>
            <w:r>
              <w:rPr>
                <w:noProof/>
                <w:webHidden/>
              </w:rPr>
              <w:t>40</w:t>
            </w:r>
            <w:r>
              <w:rPr>
                <w:noProof/>
                <w:webHidden/>
              </w:rPr>
              <w:fldChar w:fldCharType="end"/>
            </w:r>
          </w:hyperlink>
        </w:p>
        <w:p w14:paraId="603DAE88" w14:textId="14594CB6" w:rsidR="006F59A5" w:rsidRDefault="006F59A5">
          <w:pPr>
            <w:pStyle w:val="TOC3"/>
            <w:tabs>
              <w:tab w:val="right" w:leader="dot" w:pos="9062"/>
            </w:tabs>
            <w:rPr>
              <w:rFonts w:asciiTheme="minorHAnsi" w:hAnsiTheme="minorHAnsi"/>
              <w:noProof/>
              <w:kern w:val="2"/>
              <w:szCs w:val="24"/>
              <w14:ligatures w14:val="standardContextual"/>
            </w:rPr>
          </w:pPr>
          <w:hyperlink w:anchor="_Toc236596018" w:history="1">
            <w:r w:rsidRPr="00552FB9">
              <w:rPr>
                <w:rStyle w:val="Hyperlink"/>
                <w:noProof/>
              </w:rPr>
              <w:t>5.3 Model Selection Justification</w:t>
            </w:r>
            <w:r>
              <w:rPr>
                <w:noProof/>
                <w:webHidden/>
              </w:rPr>
              <w:tab/>
            </w:r>
            <w:r>
              <w:rPr>
                <w:noProof/>
                <w:webHidden/>
              </w:rPr>
              <w:fldChar w:fldCharType="begin"/>
            </w:r>
            <w:r>
              <w:rPr>
                <w:noProof/>
                <w:webHidden/>
              </w:rPr>
              <w:instrText xml:space="preserve"> PAGEREF _Toc236596018 \h </w:instrText>
            </w:r>
            <w:r>
              <w:rPr>
                <w:noProof/>
                <w:webHidden/>
              </w:rPr>
            </w:r>
            <w:r>
              <w:rPr>
                <w:noProof/>
                <w:webHidden/>
              </w:rPr>
              <w:fldChar w:fldCharType="separate"/>
            </w:r>
            <w:r>
              <w:rPr>
                <w:noProof/>
                <w:webHidden/>
              </w:rPr>
              <w:t>42</w:t>
            </w:r>
            <w:r>
              <w:rPr>
                <w:noProof/>
                <w:webHidden/>
              </w:rPr>
              <w:fldChar w:fldCharType="end"/>
            </w:r>
          </w:hyperlink>
        </w:p>
        <w:p w14:paraId="395D7AC3" w14:textId="035BF3F2" w:rsidR="006F59A5" w:rsidRDefault="006F59A5">
          <w:pPr>
            <w:pStyle w:val="TOC2"/>
            <w:tabs>
              <w:tab w:val="right" w:leader="dot" w:pos="9062"/>
            </w:tabs>
            <w:rPr>
              <w:rFonts w:asciiTheme="minorHAnsi" w:hAnsiTheme="minorHAnsi"/>
              <w:noProof/>
              <w:kern w:val="2"/>
              <w:szCs w:val="24"/>
              <w14:ligatures w14:val="standardContextual"/>
            </w:rPr>
          </w:pPr>
          <w:hyperlink w:anchor="_Toc236596019" w:history="1">
            <w:r w:rsidRPr="00552FB9">
              <w:rPr>
                <w:rStyle w:val="Hyperlink"/>
                <w:noProof/>
              </w:rPr>
              <w:t>6: Implementation</w:t>
            </w:r>
            <w:r>
              <w:rPr>
                <w:noProof/>
                <w:webHidden/>
              </w:rPr>
              <w:tab/>
            </w:r>
            <w:r>
              <w:rPr>
                <w:noProof/>
                <w:webHidden/>
              </w:rPr>
              <w:fldChar w:fldCharType="begin"/>
            </w:r>
            <w:r>
              <w:rPr>
                <w:noProof/>
                <w:webHidden/>
              </w:rPr>
              <w:instrText xml:space="preserve"> PAGEREF _Toc236596019 \h </w:instrText>
            </w:r>
            <w:r>
              <w:rPr>
                <w:noProof/>
                <w:webHidden/>
              </w:rPr>
            </w:r>
            <w:r>
              <w:rPr>
                <w:noProof/>
                <w:webHidden/>
              </w:rPr>
              <w:fldChar w:fldCharType="separate"/>
            </w:r>
            <w:r>
              <w:rPr>
                <w:noProof/>
                <w:webHidden/>
              </w:rPr>
              <w:t>43</w:t>
            </w:r>
            <w:r>
              <w:rPr>
                <w:noProof/>
                <w:webHidden/>
              </w:rPr>
              <w:fldChar w:fldCharType="end"/>
            </w:r>
          </w:hyperlink>
        </w:p>
        <w:p w14:paraId="523B5F22" w14:textId="136D50E6" w:rsidR="006F59A5" w:rsidRDefault="006F59A5">
          <w:pPr>
            <w:pStyle w:val="TOC3"/>
            <w:tabs>
              <w:tab w:val="right" w:leader="dot" w:pos="9062"/>
            </w:tabs>
            <w:rPr>
              <w:rFonts w:asciiTheme="minorHAnsi" w:hAnsiTheme="minorHAnsi"/>
              <w:noProof/>
              <w:kern w:val="2"/>
              <w:szCs w:val="24"/>
              <w14:ligatures w14:val="standardContextual"/>
            </w:rPr>
          </w:pPr>
          <w:hyperlink w:anchor="_Toc236596020" w:history="1">
            <w:r w:rsidRPr="00552FB9">
              <w:rPr>
                <w:rStyle w:val="Hyperlink"/>
                <w:noProof/>
              </w:rPr>
              <w:t>6.1 Knowledge Base Ingestion Pipeline</w:t>
            </w:r>
            <w:r>
              <w:rPr>
                <w:noProof/>
                <w:webHidden/>
              </w:rPr>
              <w:tab/>
            </w:r>
            <w:r>
              <w:rPr>
                <w:noProof/>
                <w:webHidden/>
              </w:rPr>
              <w:fldChar w:fldCharType="begin"/>
            </w:r>
            <w:r>
              <w:rPr>
                <w:noProof/>
                <w:webHidden/>
              </w:rPr>
              <w:instrText xml:space="preserve"> PAGEREF _Toc236596020 \h </w:instrText>
            </w:r>
            <w:r>
              <w:rPr>
                <w:noProof/>
                <w:webHidden/>
              </w:rPr>
            </w:r>
            <w:r>
              <w:rPr>
                <w:noProof/>
                <w:webHidden/>
              </w:rPr>
              <w:fldChar w:fldCharType="separate"/>
            </w:r>
            <w:r>
              <w:rPr>
                <w:noProof/>
                <w:webHidden/>
              </w:rPr>
              <w:t>43</w:t>
            </w:r>
            <w:r>
              <w:rPr>
                <w:noProof/>
                <w:webHidden/>
              </w:rPr>
              <w:fldChar w:fldCharType="end"/>
            </w:r>
          </w:hyperlink>
        </w:p>
        <w:p w14:paraId="4ABD8274" w14:textId="22D7D82A" w:rsidR="006F59A5" w:rsidRDefault="006F59A5">
          <w:pPr>
            <w:pStyle w:val="TOC3"/>
            <w:tabs>
              <w:tab w:val="right" w:leader="dot" w:pos="9062"/>
            </w:tabs>
            <w:rPr>
              <w:rFonts w:asciiTheme="minorHAnsi" w:hAnsiTheme="minorHAnsi"/>
              <w:noProof/>
              <w:kern w:val="2"/>
              <w:szCs w:val="24"/>
              <w14:ligatures w14:val="standardContextual"/>
            </w:rPr>
          </w:pPr>
          <w:hyperlink w:anchor="_Toc236596021" w:history="1">
            <w:r w:rsidRPr="00552FB9">
              <w:rPr>
                <w:rStyle w:val="Hyperlink"/>
                <w:noProof/>
              </w:rPr>
              <w:t>6.2 Query Processing Pipeline</w:t>
            </w:r>
            <w:r>
              <w:rPr>
                <w:noProof/>
                <w:webHidden/>
              </w:rPr>
              <w:tab/>
            </w:r>
            <w:r>
              <w:rPr>
                <w:noProof/>
                <w:webHidden/>
              </w:rPr>
              <w:fldChar w:fldCharType="begin"/>
            </w:r>
            <w:r>
              <w:rPr>
                <w:noProof/>
                <w:webHidden/>
              </w:rPr>
              <w:instrText xml:space="preserve"> PAGEREF _Toc236596021 \h </w:instrText>
            </w:r>
            <w:r>
              <w:rPr>
                <w:noProof/>
                <w:webHidden/>
              </w:rPr>
            </w:r>
            <w:r>
              <w:rPr>
                <w:noProof/>
                <w:webHidden/>
              </w:rPr>
              <w:fldChar w:fldCharType="separate"/>
            </w:r>
            <w:r>
              <w:rPr>
                <w:noProof/>
                <w:webHidden/>
              </w:rPr>
              <w:t>47</w:t>
            </w:r>
            <w:r>
              <w:rPr>
                <w:noProof/>
                <w:webHidden/>
              </w:rPr>
              <w:fldChar w:fldCharType="end"/>
            </w:r>
          </w:hyperlink>
        </w:p>
        <w:p w14:paraId="63427395" w14:textId="21F00DBF" w:rsidR="006F59A5" w:rsidRDefault="006F59A5">
          <w:pPr>
            <w:pStyle w:val="TOC3"/>
            <w:tabs>
              <w:tab w:val="right" w:leader="dot" w:pos="9062"/>
            </w:tabs>
            <w:rPr>
              <w:rFonts w:asciiTheme="minorHAnsi" w:hAnsiTheme="minorHAnsi"/>
              <w:noProof/>
              <w:kern w:val="2"/>
              <w:szCs w:val="24"/>
              <w14:ligatures w14:val="standardContextual"/>
            </w:rPr>
          </w:pPr>
          <w:hyperlink w:anchor="_Toc236596022" w:history="1">
            <w:r w:rsidRPr="00552FB9">
              <w:rPr>
                <w:rStyle w:val="Hyperlink"/>
                <w:noProof/>
              </w:rPr>
              <w:t>6.3 Baseline Implementations</w:t>
            </w:r>
            <w:r>
              <w:rPr>
                <w:noProof/>
                <w:webHidden/>
              </w:rPr>
              <w:tab/>
            </w:r>
            <w:r>
              <w:rPr>
                <w:noProof/>
                <w:webHidden/>
              </w:rPr>
              <w:fldChar w:fldCharType="begin"/>
            </w:r>
            <w:r>
              <w:rPr>
                <w:noProof/>
                <w:webHidden/>
              </w:rPr>
              <w:instrText xml:space="preserve"> PAGEREF _Toc236596022 \h </w:instrText>
            </w:r>
            <w:r>
              <w:rPr>
                <w:noProof/>
                <w:webHidden/>
              </w:rPr>
            </w:r>
            <w:r>
              <w:rPr>
                <w:noProof/>
                <w:webHidden/>
              </w:rPr>
              <w:fldChar w:fldCharType="separate"/>
            </w:r>
            <w:r>
              <w:rPr>
                <w:noProof/>
                <w:webHidden/>
              </w:rPr>
              <w:t>48</w:t>
            </w:r>
            <w:r>
              <w:rPr>
                <w:noProof/>
                <w:webHidden/>
              </w:rPr>
              <w:fldChar w:fldCharType="end"/>
            </w:r>
          </w:hyperlink>
        </w:p>
        <w:p w14:paraId="0758F3FF" w14:textId="2E6CE394" w:rsidR="006F59A5" w:rsidRDefault="006F59A5">
          <w:pPr>
            <w:pStyle w:val="TOC3"/>
            <w:tabs>
              <w:tab w:val="right" w:leader="dot" w:pos="9062"/>
            </w:tabs>
            <w:rPr>
              <w:rFonts w:asciiTheme="minorHAnsi" w:hAnsiTheme="minorHAnsi"/>
              <w:noProof/>
              <w:kern w:val="2"/>
              <w:szCs w:val="24"/>
              <w14:ligatures w14:val="standardContextual"/>
            </w:rPr>
          </w:pPr>
          <w:hyperlink w:anchor="_Toc236596023" w:history="1">
            <w:r w:rsidRPr="00552FB9">
              <w:rPr>
                <w:rStyle w:val="Hyperlink"/>
                <w:noProof/>
              </w:rPr>
              <w:t>6.4 Technology Stack and Justification</w:t>
            </w:r>
            <w:r>
              <w:rPr>
                <w:noProof/>
                <w:webHidden/>
              </w:rPr>
              <w:tab/>
            </w:r>
            <w:r>
              <w:rPr>
                <w:noProof/>
                <w:webHidden/>
              </w:rPr>
              <w:fldChar w:fldCharType="begin"/>
            </w:r>
            <w:r>
              <w:rPr>
                <w:noProof/>
                <w:webHidden/>
              </w:rPr>
              <w:instrText xml:space="preserve"> PAGEREF _Toc236596023 \h </w:instrText>
            </w:r>
            <w:r>
              <w:rPr>
                <w:noProof/>
                <w:webHidden/>
              </w:rPr>
            </w:r>
            <w:r>
              <w:rPr>
                <w:noProof/>
                <w:webHidden/>
              </w:rPr>
              <w:fldChar w:fldCharType="separate"/>
            </w:r>
            <w:r>
              <w:rPr>
                <w:noProof/>
                <w:webHidden/>
              </w:rPr>
              <w:t>49</w:t>
            </w:r>
            <w:r>
              <w:rPr>
                <w:noProof/>
                <w:webHidden/>
              </w:rPr>
              <w:fldChar w:fldCharType="end"/>
            </w:r>
          </w:hyperlink>
        </w:p>
        <w:p w14:paraId="7A954172" w14:textId="5B50B0C2" w:rsidR="006F59A5" w:rsidRDefault="006F59A5">
          <w:pPr>
            <w:pStyle w:val="TOC3"/>
            <w:tabs>
              <w:tab w:val="right" w:leader="dot" w:pos="9062"/>
            </w:tabs>
            <w:rPr>
              <w:rFonts w:asciiTheme="minorHAnsi" w:hAnsiTheme="minorHAnsi"/>
              <w:noProof/>
              <w:kern w:val="2"/>
              <w:szCs w:val="24"/>
              <w14:ligatures w14:val="standardContextual"/>
            </w:rPr>
          </w:pPr>
          <w:hyperlink w:anchor="_Toc236596024" w:history="1">
            <w:r w:rsidRPr="00552FB9">
              <w:rPr>
                <w:rStyle w:val="Hyperlink"/>
                <w:noProof/>
              </w:rPr>
              <w:t>6.5 Cloudflare Workers Deployment Architecture</w:t>
            </w:r>
            <w:r>
              <w:rPr>
                <w:noProof/>
                <w:webHidden/>
              </w:rPr>
              <w:tab/>
            </w:r>
            <w:r>
              <w:rPr>
                <w:noProof/>
                <w:webHidden/>
              </w:rPr>
              <w:fldChar w:fldCharType="begin"/>
            </w:r>
            <w:r>
              <w:rPr>
                <w:noProof/>
                <w:webHidden/>
              </w:rPr>
              <w:instrText xml:space="preserve"> PAGEREF _Toc236596024 \h </w:instrText>
            </w:r>
            <w:r>
              <w:rPr>
                <w:noProof/>
                <w:webHidden/>
              </w:rPr>
            </w:r>
            <w:r>
              <w:rPr>
                <w:noProof/>
                <w:webHidden/>
              </w:rPr>
              <w:fldChar w:fldCharType="separate"/>
            </w:r>
            <w:r>
              <w:rPr>
                <w:noProof/>
                <w:webHidden/>
              </w:rPr>
              <w:t>49</w:t>
            </w:r>
            <w:r>
              <w:rPr>
                <w:noProof/>
                <w:webHidden/>
              </w:rPr>
              <w:fldChar w:fldCharType="end"/>
            </w:r>
          </w:hyperlink>
        </w:p>
        <w:p w14:paraId="4AFC9B03" w14:textId="49D63C5E" w:rsidR="006F59A5" w:rsidRDefault="006F59A5">
          <w:pPr>
            <w:pStyle w:val="TOC2"/>
            <w:tabs>
              <w:tab w:val="right" w:leader="dot" w:pos="9062"/>
            </w:tabs>
            <w:rPr>
              <w:rFonts w:asciiTheme="minorHAnsi" w:hAnsiTheme="minorHAnsi"/>
              <w:noProof/>
              <w:kern w:val="2"/>
              <w:szCs w:val="24"/>
              <w14:ligatures w14:val="standardContextual"/>
            </w:rPr>
          </w:pPr>
          <w:hyperlink w:anchor="_Toc236596025" w:history="1">
            <w:r w:rsidRPr="00552FB9">
              <w:rPr>
                <w:rStyle w:val="Hyperlink"/>
                <w:noProof/>
              </w:rPr>
              <w:t>7: Evaluation of Product</w:t>
            </w:r>
            <w:r>
              <w:rPr>
                <w:noProof/>
                <w:webHidden/>
              </w:rPr>
              <w:tab/>
            </w:r>
            <w:r>
              <w:rPr>
                <w:noProof/>
                <w:webHidden/>
              </w:rPr>
              <w:fldChar w:fldCharType="begin"/>
            </w:r>
            <w:r>
              <w:rPr>
                <w:noProof/>
                <w:webHidden/>
              </w:rPr>
              <w:instrText xml:space="preserve"> PAGEREF _Toc236596025 \h </w:instrText>
            </w:r>
            <w:r>
              <w:rPr>
                <w:noProof/>
                <w:webHidden/>
              </w:rPr>
            </w:r>
            <w:r>
              <w:rPr>
                <w:noProof/>
                <w:webHidden/>
              </w:rPr>
              <w:fldChar w:fldCharType="separate"/>
            </w:r>
            <w:r>
              <w:rPr>
                <w:noProof/>
                <w:webHidden/>
              </w:rPr>
              <w:t>56</w:t>
            </w:r>
            <w:r>
              <w:rPr>
                <w:noProof/>
                <w:webHidden/>
              </w:rPr>
              <w:fldChar w:fldCharType="end"/>
            </w:r>
          </w:hyperlink>
        </w:p>
        <w:p w14:paraId="57D3B1CF" w14:textId="5DB9CAC4" w:rsidR="006F59A5" w:rsidRDefault="006F59A5">
          <w:pPr>
            <w:pStyle w:val="TOC3"/>
            <w:tabs>
              <w:tab w:val="right" w:leader="dot" w:pos="9062"/>
            </w:tabs>
            <w:rPr>
              <w:rFonts w:asciiTheme="minorHAnsi" w:hAnsiTheme="minorHAnsi"/>
              <w:noProof/>
              <w:kern w:val="2"/>
              <w:szCs w:val="24"/>
              <w14:ligatures w14:val="standardContextual"/>
            </w:rPr>
          </w:pPr>
          <w:hyperlink w:anchor="_Toc236596026" w:history="1">
            <w:r w:rsidRPr="00552FB9">
              <w:rPr>
                <w:rStyle w:val="Hyperlink"/>
                <w:noProof/>
              </w:rPr>
              <w:t>7.1 The Deployed System: StudyMate AI</w:t>
            </w:r>
            <w:r>
              <w:rPr>
                <w:noProof/>
                <w:webHidden/>
              </w:rPr>
              <w:tab/>
            </w:r>
            <w:r>
              <w:rPr>
                <w:noProof/>
                <w:webHidden/>
              </w:rPr>
              <w:fldChar w:fldCharType="begin"/>
            </w:r>
            <w:r>
              <w:rPr>
                <w:noProof/>
                <w:webHidden/>
              </w:rPr>
              <w:instrText xml:space="preserve"> PAGEREF _Toc236596026 \h </w:instrText>
            </w:r>
            <w:r>
              <w:rPr>
                <w:noProof/>
                <w:webHidden/>
              </w:rPr>
            </w:r>
            <w:r>
              <w:rPr>
                <w:noProof/>
                <w:webHidden/>
              </w:rPr>
              <w:fldChar w:fldCharType="separate"/>
            </w:r>
            <w:r>
              <w:rPr>
                <w:noProof/>
                <w:webHidden/>
              </w:rPr>
              <w:t>56</w:t>
            </w:r>
            <w:r>
              <w:rPr>
                <w:noProof/>
                <w:webHidden/>
              </w:rPr>
              <w:fldChar w:fldCharType="end"/>
            </w:r>
          </w:hyperlink>
        </w:p>
        <w:p w14:paraId="6F59255E" w14:textId="3818A16C" w:rsidR="006F59A5" w:rsidRDefault="006F59A5">
          <w:pPr>
            <w:pStyle w:val="TOC3"/>
            <w:tabs>
              <w:tab w:val="right" w:leader="dot" w:pos="9062"/>
            </w:tabs>
            <w:rPr>
              <w:rFonts w:asciiTheme="minorHAnsi" w:hAnsiTheme="minorHAnsi"/>
              <w:noProof/>
              <w:kern w:val="2"/>
              <w:szCs w:val="24"/>
              <w14:ligatures w14:val="standardContextual"/>
            </w:rPr>
          </w:pPr>
          <w:hyperlink w:anchor="_Toc236596027" w:history="1">
            <w:r w:rsidRPr="00552FB9">
              <w:rPr>
                <w:rStyle w:val="Hyperlink"/>
                <w:noProof/>
              </w:rPr>
              <w:t>7.2 Automated Evaluation Results</w:t>
            </w:r>
            <w:r>
              <w:rPr>
                <w:noProof/>
                <w:webHidden/>
              </w:rPr>
              <w:tab/>
            </w:r>
            <w:r>
              <w:rPr>
                <w:noProof/>
                <w:webHidden/>
              </w:rPr>
              <w:fldChar w:fldCharType="begin"/>
            </w:r>
            <w:r>
              <w:rPr>
                <w:noProof/>
                <w:webHidden/>
              </w:rPr>
              <w:instrText xml:space="preserve"> PAGEREF _Toc236596027 \h </w:instrText>
            </w:r>
            <w:r>
              <w:rPr>
                <w:noProof/>
                <w:webHidden/>
              </w:rPr>
            </w:r>
            <w:r>
              <w:rPr>
                <w:noProof/>
                <w:webHidden/>
              </w:rPr>
              <w:fldChar w:fldCharType="separate"/>
            </w:r>
            <w:r>
              <w:rPr>
                <w:noProof/>
                <w:webHidden/>
              </w:rPr>
              <w:t>56</w:t>
            </w:r>
            <w:r>
              <w:rPr>
                <w:noProof/>
                <w:webHidden/>
              </w:rPr>
              <w:fldChar w:fldCharType="end"/>
            </w:r>
          </w:hyperlink>
        </w:p>
        <w:p w14:paraId="49FB78D0" w14:textId="1D701537" w:rsidR="006F59A5" w:rsidRDefault="006F59A5">
          <w:pPr>
            <w:pStyle w:val="TOC3"/>
            <w:tabs>
              <w:tab w:val="right" w:leader="dot" w:pos="9062"/>
            </w:tabs>
            <w:rPr>
              <w:rFonts w:asciiTheme="minorHAnsi" w:hAnsiTheme="minorHAnsi"/>
              <w:noProof/>
              <w:kern w:val="2"/>
              <w:szCs w:val="24"/>
              <w14:ligatures w14:val="standardContextual"/>
            </w:rPr>
          </w:pPr>
          <w:hyperlink w:anchor="_Toc236596028" w:history="1">
            <w:r w:rsidRPr="00552FB9">
              <w:rPr>
                <w:rStyle w:val="Hyperlink"/>
                <w:noProof/>
              </w:rPr>
              <w:t>7.3 Human Evaluation Results</w:t>
            </w:r>
            <w:r>
              <w:rPr>
                <w:noProof/>
                <w:webHidden/>
              </w:rPr>
              <w:tab/>
            </w:r>
            <w:r>
              <w:rPr>
                <w:noProof/>
                <w:webHidden/>
              </w:rPr>
              <w:fldChar w:fldCharType="begin"/>
            </w:r>
            <w:r>
              <w:rPr>
                <w:noProof/>
                <w:webHidden/>
              </w:rPr>
              <w:instrText xml:space="preserve"> PAGEREF _Toc236596028 \h </w:instrText>
            </w:r>
            <w:r>
              <w:rPr>
                <w:noProof/>
                <w:webHidden/>
              </w:rPr>
            </w:r>
            <w:r>
              <w:rPr>
                <w:noProof/>
                <w:webHidden/>
              </w:rPr>
              <w:fldChar w:fldCharType="separate"/>
            </w:r>
            <w:r>
              <w:rPr>
                <w:noProof/>
                <w:webHidden/>
              </w:rPr>
              <w:t>58</w:t>
            </w:r>
            <w:r>
              <w:rPr>
                <w:noProof/>
                <w:webHidden/>
              </w:rPr>
              <w:fldChar w:fldCharType="end"/>
            </w:r>
          </w:hyperlink>
        </w:p>
        <w:p w14:paraId="4F56B288" w14:textId="1620D73F" w:rsidR="006F59A5" w:rsidRDefault="006F59A5">
          <w:pPr>
            <w:pStyle w:val="TOC3"/>
            <w:tabs>
              <w:tab w:val="right" w:leader="dot" w:pos="9062"/>
            </w:tabs>
            <w:rPr>
              <w:rFonts w:asciiTheme="minorHAnsi" w:hAnsiTheme="minorHAnsi"/>
              <w:noProof/>
              <w:kern w:val="2"/>
              <w:szCs w:val="24"/>
              <w14:ligatures w14:val="standardContextual"/>
            </w:rPr>
          </w:pPr>
          <w:hyperlink w:anchor="_Toc236596029" w:history="1">
            <w:r w:rsidRPr="00552FB9">
              <w:rPr>
                <w:rStyle w:val="Hyperlink"/>
                <w:noProof/>
              </w:rPr>
              <w:t>7.4 Statistical Analysis</w:t>
            </w:r>
            <w:r>
              <w:rPr>
                <w:noProof/>
                <w:webHidden/>
              </w:rPr>
              <w:tab/>
            </w:r>
            <w:r>
              <w:rPr>
                <w:noProof/>
                <w:webHidden/>
              </w:rPr>
              <w:fldChar w:fldCharType="begin"/>
            </w:r>
            <w:r>
              <w:rPr>
                <w:noProof/>
                <w:webHidden/>
              </w:rPr>
              <w:instrText xml:space="preserve"> PAGEREF _Toc236596029 \h </w:instrText>
            </w:r>
            <w:r>
              <w:rPr>
                <w:noProof/>
                <w:webHidden/>
              </w:rPr>
            </w:r>
            <w:r>
              <w:rPr>
                <w:noProof/>
                <w:webHidden/>
              </w:rPr>
              <w:fldChar w:fldCharType="separate"/>
            </w:r>
            <w:r>
              <w:rPr>
                <w:noProof/>
                <w:webHidden/>
              </w:rPr>
              <w:t>60</w:t>
            </w:r>
            <w:r>
              <w:rPr>
                <w:noProof/>
                <w:webHidden/>
              </w:rPr>
              <w:fldChar w:fldCharType="end"/>
            </w:r>
          </w:hyperlink>
        </w:p>
        <w:p w14:paraId="4C0BE59F" w14:textId="447193E7" w:rsidR="006F59A5" w:rsidRDefault="006F59A5">
          <w:pPr>
            <w:pStyle w:val="TOC3"/>
            <w:tabs>
              <w:tab w:val="right" w:leader="dot" w:pos="9062"/>
            </w:tabs>
            <w:rPr>
              <w:rFonts w:asciiTheme="minorHAnsi" w:hAnsiTheme="minorHAnsi"/>
              <w:noProof/>
              <w:kern w:val="2"/>
              <w:szCs w:val="24"/>
              <w14:ligatures w14:val="standardContextual"/>
            </w:rPr>
          </w:pPr>
          <w:hyperlink w:anchor="_Toc236596030" w:history="1">
            <w:r w:rsidRPr="00552FB9">
              <w:rPr>
                <w:rStyle w:val="Hyperlink"/>
                <w:noProof/>
              </w:rPr>
              <w:t>7.5 Comparative Analysis of Baselines</w:t>
            </w:r>
            <w:r>
              <w:rPr>
                <w:noProof/>
                <w:webHidden/>
              </w:rPr>
              <w:tab/>
            </w:r>
            <w:r>
              <w:rPr>
                <w:noProof/>
                <w:webHidden/>
              </w:rPr>
              <w:fldChar w:fldCharType="begin"/>
            </w:r>
            <w:r>
              <w:rPr>
                <w:noProof/>
                <w:webHidden/>
              </w:rPr>
              <w:instrText xml:space="preserve"> PAGEREF _Toc236596030 \h </w:instrText>
            </w:r>
            <w:r>
              <w:rPr>
                <w:noProof/>
                <w:webHidden/>
              </w:rPr>
            </w:r>
            <w:r>
              <w:rPr>
                <w:noProof/>
                <w:webHidden/>
              </w:rPr>
              <w:fldChar w:fldCharType="separate"/>
            </w:r>
            <w:r>
              <w:rPr>
                <w:noProof/>
                <w:webHidden/>
              </w:rPr>
              <w:t>62</w:t>
            </w:r>
            <w:r>
              <w:rPr>
                <w:noProof/>
                <w:webHidden/>
              </w:rPr>
              <w:fldChar w:fldCharType="end"/>
            </w:r>
          </w:hyperlink>
        </w:p>
        <w:p w14:paraId="7F74D2E9" w14:textId="4C243A5F" w:rsidR="006F59A5" w:rsidRDefault="006F59A5">
          <w:pPr>
            <w:pStyle w:val="TOC3"/>
            <w:tabs>
              <w:tab w:val="right" w:leader="dot" w:pos="9062"/>
            </w:tabs>
            <w:rPr>
              <w:rFonts w:asciiTheme="minorHAnsi" w:hAnsiTheme="minorHAnsi"/>
              <w:noProof/>
              <w:kern w:val="2"/>
              <w:szCs w:val="24"/>
              <w14:ligatures w14:val="standardContextual"/>
            </w:rPr>
          </w:pPr>
          <w:hyperlink w:anchor="_Toc236596031" w:history="1">
            <w:r w:rsidRPr="00552FB9">
              <w:rPr>
                <w:rStyle w:val="Hyperlink"/>
                <w:noProof/>
              </w:rPr>
              <w:t>7.6 Embedding Model and Chunking Parameter Analysis</w:t>
            </w:r>
            <w:r>
              <w:rPr>
                <w:noProof/>
                <w:webHidden/>
              </w:rPr>
              <w:tab/>
            </w:r>
            <w:r>
              <w:rPr>
                <w:noProof/>
                <w:webHidden/>
              </w:rPr>
              <w:fldChar w:fldCharType="begin"/>
            </w:r>
            <w:r>
              <w:rPr>
                <w:noProof/>
                <w:webHidden/>
              </w:rPr>
              <w:instrText xml:space="preserve"> PAGEREF _Toc236596031 \h </w:instrText>
            </w:r>
            <w:r>
              <w:rPr>
                <w:noProof/>
                <w:webHidden/>
              </w:rPr>
            </w:r>
            <w:r>
              <w:rPr>
                <w:noProof/>
                <w:webHidden/>
              </w:rPr>
              <w:fldChar w:fldCharType="separate"/>
            </w:r>
            <w:r>
              <w:rPr>
                <w:noProof/>
                <w:webHidden/>
              </w:rPr>
              <w:t>63</w:t>
            </w:r>
            <w:r>
              <w:rPr>
                <w:noProof/>
                <w:webHidden/>
              </w:rPr>
              <w:fldChar w:fldCharType="end"/>
            </w:r>
          </w:hyperlink>
        </w:p>
        <w:p w14:paraId="3FCC1FCB" w14:textId="45CC5E20" w:rsidR="006F59A5" w:rsidRDefault="006F59A5">
          <w:pPr>
            <w:pStyle w:val="TOC3"/>
            <w:tabs>
              <w:tab w:val="right" w:leader="dot" w:pos="9062"/>
            </w:tabs>
            <w:rPr>
              <w:rFonts w:asciiTheme="minorHAnsi" w:hAnsiTheme="minorHAnsi"/>
              <w:noProof/>
              <w:kern w:val="2"/>
              <w:szCs w:val="24"/>
              <w14:ligatures w14:val="standardContextual"/>
            </w:rPr>
          </w:pPr>
          <w:hyperlink w:anchor="_Toc236596032" w:history="1">
            <w:r w:rsidRPr="00552FB9">
              <w:rPr>
                <w:rStyle w:val="Hyperlink"/>
                <w:noProof/>
              </w:rPr>
              <w:t>7.7 What the Results Mean for StudyMate AI</w:t>
            </w:r>
            <w:r>
              <w:rPr>
                <w:noProof/>
                <w:webHidden/>
              </w:rPr>
              <w:tab/>
            </w:r>
            <w:r>
              <w:rPr>
                <w:noProof/>
                <w:webHidden/>
              </w:rPr>
              <w:fldChar w:fldCharType="begin"/>
            </w:r>
            <w:r>
              <w:rPr>
                <w:noProof/>
                <w:webHidden/>
              </w:rPr>
              <w:instrText xml:space="preserve"> PAGEREF _Toc236596032 \h </w:instrText>
            </w:r>
            <w:r>
              <w:rPr>
                <w:noProof/>
                <w:webHidden/>
              </w:rPr>
            </w:r>
            <w:r>
              <w:rPr>
                <w:noProof/>
                <w:webHidden/>
              </w:rPr>
              <w:fldChar w:fldCharType="separate"/>
            </w:r>
            <w:r>
              <w:rPr>
                <w:noProof/>
                <w:webHidden/>
              </w:rPr>
              <w:t>64</w:t>
            </w:r>
            <w:r>
              <w:rPr>
                <w:noProof/>
                <w:webHidden/>
              </w:rPr>
              <w:fldChar w:fldCharType="end"/>
            </w:r>
          </w:hyperlink>
        </w:p>
        <w:p w14:paraId="14EC7EFF" w14:textId="625F8931" w:rsidR="006F59A5" w:rsidRDefault="006F59A5">
          <w:pPr>
            <w:pStyle w:val="TOC3"/>
            <w:tabs>
              <w:tab w:val="right" w:leader="dot" w:pos="9062"/>
            </w:tabs>
            <w:rPr>
              <w:rFonts w:asciiTheme="minorHAnsi" w:hAnsiTheme="minorHAnsi"/>
              <w:noProof/>
              <w:kern w:val="2"/>
              <w:szCs w:val="24"/>
              <w14:ligatures w14:val="standardContextual"/>
            </w:rPr>
          </w:pPr>
          <w:hyperlink w:anchor="_Toc236596033" w:history="1">
            <w:r w:rsidRPr="00552FB9">
              <w:rPr>
                <w:rStyle w:val="Hyperlink"/>
                <w:noProof/>
              </w:rPr>
              <w:t>7.8 Interpretation of Findings</w:t>
            </w:r>
            <w:r>
              <w:rPr>
                <w:noProof/>
                <w:webHidden/>
              </w:rPr>
              <w:tab/>
            </w:r>
            <w:r>
              <w:rPr>
                <w:noProof/>
                <w:webHidden/>
              </w:rPr>
              <w:fldChar w:fldCharType="begin"/>
            </w:r>
            <w:r>
              <w:rPr>
                <w:noProof/>
                <w:webHidden/>
              </w:rPr>
              <w:instrText xml:space="preserve"> PAGEREF _Toc236596033 \h </w:instrText>
            </w:r>
            <w:r>
              <w:rPr>
                <w:noProof/>
                <w:webHidden/>
              </w:rPr>
            </w:r>
            <w:r>
              <w:rPr>
                <w:noProof/>
                <w:webHidden/>
              </w:rPr>
              <w:fldChar w:fldCharType="separate"/>
            </w:r>
            <w:r>
              <w:rPr>
                <w:noProof/>
                <w:webHidden/>
              </w:rPr>
              <w:t>66</w:t>
            </w:r>
            <w:r>
              <w:rPr>
                <w:noProof/>
                <w:webHidden/>
              </w:rPr>
              <w:fldChar w:fldCharType="end"/>
            </w:r>
          </w:hyperlink>
        </w:p>
        <w:p w14:paraId="4FD0C4B8" w14:textId="6DB7B9F0" w:rsidR="006F59A5" w:rsidRDefault="006F59A5">
          <w:pPr>
            <w:pStyle w:val="TOC3"/>
            <w:tabs>
              <w:tab w:val="right" w:leader="dot" w:pos="9062"/>
            </w:tabs>
            <w:rPr>
              <w:rFonts w:asciiTheme="minorHAnsi" w:hAnsiTheme="minorHAnsi"/>
              <w:noProof/>
              <w:kern w:val="2"/>
              <w:szCs w:val="24"/>
              <w14:ligatures w14:val="standardContextual"/>
            </w:rPr>
          </w:pPr>
          <w:hyperlink w:anchor="_Toc236596034" w:history="1">
            <w:r w:rsidRPr="00552FB9">
              <w:rPr>
                <w:rStyle w:val="Hyperlink"/>
                <w:noProof/>
              </w:rPr>
              <w:t>7.9 Implications for Low-Resource Language RAG</w:t>
            </w:r>
            <w:r>
              <w:rPr>
                <w:noProof/>
                <w:webHidden/>
              </w:rPr>
              <w:tab/>
            </w:r>
            <w:r>
              <w:rPr>
                <w:noProof/>
                <w:webHidden/>
              </w:rPr>
              <w:fldChar w:fldCharType="begin"/>
            </w:r>
            <w:r>
              <w:rPr>
                <w:noProof/>
                <w:webHidden/>
              </w:rPr>
              <w:instrText xml:space="preserve"> PAGEREF _Toc236596034 \h </w:instrText>
            </w:r>
            <w:r>
              <w:rPr>
                <w:noProof/>
                <w:webHidden/>
              </w:rPr>
            </w:r>
            <w:r>
              <w:rPr>
                <w:noProof/>
                <w:webHidden/>
              </w:rPr>
              <w:fldChar w:fldCharType="separate"/>
            </w:r>
            <w:r>
              <w:rPr>
                <w:noProof/>
                <w:webHidden/>
              </w:rPr>
              <w:t>67</w:t>
            </w:r>
            <w:r>
              <w:rPr>
                <w:noProof/>
                <w:webHidden/>
              </w:rPr>
              <w:fldChar w:fldCharType="end"/>
            </w:r>
          </w:hyperlink>
        </w:p>
        <w:p w14:paraId="171796A5" w14:textId="0C1ABB7B" w:rsidR="006F59A5" w:rsidRDefault="006F59A5">
          <w:pPr>
            <w:pStyle w:val="TOC3"/>
            <w:tabs>
              <w:tab w:val="right" w:leader="dot" w:pos="9062"/>
            </w:tabs>
            <w:rPr>
              <w:rFonts w:asciiTheme="minorHAnsi" w:hAnsiTheme="minorHAnsi"/>
              <w:noProof/>
              <w:kern w:val="2"/>
              <w:szCs w:val="24"/>
              <w14:ligatures w14:val="standardContextual"/>
            </w:rPr>
          </w:pPr>
          <w:hyperlink w:anchor="_Toc236596035" w:history="1">
            <w:r w:rsidRPr="00552FB9">
              <w:rPr>
                <w:rStyle w:val="Hyperlink"/>
                <w:noProof/>
              </w:rPr>
              <w:t>7.10 Practical Implications for Sinhala Education</w:t>
            </w:r>
            <w:r>
              <w:rPr>
                <w:noProof/>
                <w:webHidden/>
              </w:rPr>
              <w:tab/>
            </w:r>
            <w:r>
              <w:rPr>
                <w:noProof/>
                <w:webHidden/>
              </w:rPr>
              <w:fldChar w:fldCharType="begin"/>
            </w:r>
            <w:r>
              <w:rPr>
                <w:noProof/>
                <w:webHidden/>
              </w:rPr>
              <w:instrText xml:space="preserve"> PAGEREF _Toc236596035 \h </w:instrText>
            </w:r>
            <w:r>
              <w:rPr>
                <w:noProof/>
                <w:webHidden/>
              </w:rPr>
            </w:r>
            <w:r>
              <w:rPr>
                <w:noProof/>
                <w:webHidden/>
              </w:rPr>
              <w:fldChar w:fldCharType="separate"/>
            </w:r>
            <w:r>
              <w:rPr>
                <w:noProof/>
                <w:webHidden/>
              </w:rPr>
              <w:t>68</w:t>
            </w:r>
            <w:r>
              <w:rPr>
                <w:noProof/>
                <w:webHidden/>
              </w:rPr>
              <w:fldChar w:fldCharType="end"/>
            </w:r>
          </w:hyperlink>
        </w:p>
        <w:p w14:paraId="7EFAFC92" w14:textId="57A7F5FC" w:rsidR="006F59A5" w:rsidRDefault="006F59A5">
          <w:pPr>
            <w:pStyle w:val="TOC3"/>
            <w:tabs>
              <w:tab w:val="right" w:leader="dot" w:pos="9062"/>
            </w:tabs>
            <w:rPr>
              <w:rFonts w:asciiTheme="minorHAnsi" w:hAnsiTheme="minorHAnsi"/>
              <w:noProof/>
              <w:kern w:val="2"/>
              <w:szCs w:val="24"/>
              <w14:ligatures w14:val="standardContextual"/>
            </w:rPr>
          </w:pPr>
          <w:hyperlink w:anchor="_Toc236596036" w:history="1">
            <w:r w:rsidRPr="00552FB9">
              <w:rPr>
                <w:rStyle w:val="Hyperlink"/>
                <w:noProof/>
              </w:rPr>
              <w:t>7.11 Comparison With Related Work</w:t>
            </w:r>
            <w:r>
              <w:rPr>
                <w:noProof/>
                <w:webHidden/>
              </w:rPr>
              <w:tab/>
            </w:r>
            <w:r>
              <w:rPr>
                <w:noProof/>
                <w:webHidden/>
              </w:rPr>
              <w:fldChar w:fldCharType="begin"/>
            </w:r>
            <w:r>
              <w:rPr>
                <w:noProof/>
                <w:webHidden/>
              </w:rPr>
              <w:instrText xml:space="preserve"> PAGEREF _Toc236596036 \h </w:instrText>
            </w:r>
            <w:r>
              <w:rPr>
                <w:noProof/>
                <w:webHidden/>
              </w:rPr>
            </w:r>
            <w:r>
              <w:rPr>
                <w:noProof/>
                <w:webHidden/>
              </w:rPr>
              <w:fldChar w:fldCharType="separate"/>
            </w:r>
            <w:r>
              <w:rPr>
                <w:noProof/>
                <w:webHidden/>
              </w:rPr>
              <w:t>68</w:t>
            </w:r>
            <w:r>
              <w:rPr>
                <w:noProof/>
                <w:webHidden/>
              </w:rPr>
              <w:fldChar w:fldCharType="end"/>
            </w:r>
          </w:hyperlink>
        </w:p>
        <w:p w14:paraId="7DB87BED" w14:textId="21A35E90" w:rsidR="006F59A5" w:rsidRDefault="006F59A5">
          <w:pPr>
            <w:pStyle w:val="TOC2"/>
            <w:tabs>
              <w:tab w:val="right" w:leader="dot" w:pos="9062"/>
            </w:tabs>
            <w:rPr>
              <w:rFonts w:asciiTheme="minorHAnsi" w:hAnsiTheme="minorHAnsi"/>
              <w:noProof/>
              <w:kern w:val="2"/>
              <w:szCs w:val="24"/>
              <w14:ligatures w14:val="standardContextual"/>
            </w:rPr>
          </w:pPr>
          <w:hyperlink w:anchor="_Toc236596037" w:history="1">
            <w:r w:rsidRPr="00552FB9">
              <w:rPr>
                <w:rStyle w:val="Hyperlink"/>
                <w:noProof/>
              </w:rPr>
              <w:t>8: Critical Evaluation of Project</w:t>
            </w:r>
            <w:r>
              <w:rPr>
                <w:noProof/>
                <w:webHidden/>
              </w:rPr>
              <w:tab/>
            </w:r>
            <w:r>
              <w:rPr>
                <w:noProof/>
                <w:webHidden/>
              </w:rPr>
              <w:fldChar w:fldCharType="begin"/>
            </w:r>
            <w:r>
              <w:rPr>
                <w:noProof/>
                <w:webHidden/>
              </w:rPr>
              <w:instrText xml:space="preserve"> PAGEREF _Toc236596037 \h </w:instrText>
            </w:r>
            <w:r>
              <w:rPr>
                <w:noProof/>
                <w:webHidden/>
              </w:rPr>
            </w:r>
            <w:r>
              <w:rPr>
                <w:noProof/>
                <w:webHidden/>
              </w:rPr>
              <w:fldChar w:fldCharType="separate"/>
            </w:r>
            <w:r>
              <w:rPr>
                <w:noProof/>
                <w:webHidden/>
              </w:rPr>
              <w:t>70</w:t>
            </w:r>
            <w:r>
              <w:rPr>
                <w:noProof/>
                <w:webHidden/>
              </w:rPr>
              <w:fldChar w:fldCharType="end"/>
            </w:r>
          </w:hyperlink>
        </w:p>
        <w:p w14:paraId="29771BED" w14:textId="39ECB557" w:rsidR="006F59A5" w:rsidRDefault="006F59A5">
          <w:pPr>
            <w:pStyle w:val="TOC3"/>
            <w:tabs>
              <w:tab w:val="right" w:leader="dot" w:pos="9062"/>
            </w:tabs>
            <w:rPr>
              <w:rFonts w:asciiTheme="minorHAnsi" w:hAnsiTheme="minorHAnsi"/>
              <w:noProof/>
              <w:kern w:val="2"/>
              <w:szCs w:val="24"/>
              <w14:ligatures w14:val="standardContextual"/>
            </w:rPr>
          </w:pPr>
          <w:hyperlink w:anchor="_Toc236596038" w:history="1">
            <w:r w:rsidRPr="00552FB9">
              <w:rPr>
                <w:rStyle w:val="Hyperlink"/>
                <w:noProof/>
              </w:rPr>
              <w:t>8.1 Strengths</w:t>
            </w:r>
            <w:r>
              <w:rPr>
                <w:noProof/>
                <w:webHidden/>
              </w:rPr>
              <w:tab/>
            </w:r>
            <w:r>
              <w:rPr>
                <w:noProof/>
                <w:webHidden/>
              </w:rPr>
              <w:fldChar w:fldCharType="begin"/>
            </w:r>
            <w:r>
              <w:rPr>
                <w:noProof/>
                <w:webHidden/>
              </w:rPr>
              <w:instrText xml:space="preserve"> PAGEREF _Toc236596038 \h </w:instrText>
            </w:r>
            <w:r>
              <w:rPr>
                <w:noProof/>
                <w:webHidden/>
              </w:rPr>
            </w:r>
            <w:r>
              <w:rPr>
                <w:noProof/>
                <w:webHidden/>
              </w:rPr>
              <w:fldChar w:fldCharType="separate"/>
            </w:r>
            <w:r>
              <w:rPr>
                <w:noProof/>
                <w:webHidden/>
              </w:rPr>
              <w:t>70</w:t>
            </w:r>
            <w:r>
              <w:rPr>
                <w:noProof/>
                <w:webHidden/>
              </w:rPr>
              <w:fldChar w:fldCharType="end"/>
            </w:r>
          </w:hyperlink>
        </w:p>
        <w:p w14:paraId="59770B11" w14:textId="13F46C9B" w:rsidR="006F59A5" w:rsidRDefault="006F59A5">
          <w:pPr>
            <w:pStyle w:val="TOC3"/>
            <w:tabs>
              <w:tab w:val="right" w:leader="dot" w:pos="9062"/>
            </w:tabs>
            <w:rPr>
              <w:rFonts w:asciiTheme="minorHAnsi" w:hAnsiTheme="minorHAnsi"/>
              <w:noProof/>
              <w:kern w:val="2"/>
              <w:szCs w:val="24"/>
              <w14:ligatures w14:val="standardContextual"/>
            </w:rPr>
          </w:pPr>
          <w:hyperlink w:anchor="_Toc236596039" w:history="1">
            <w:r w:rsidRPr="00552FB9">
              <w:rPr>
                <w:rStyle w:val="Hyperlink"/>
                <w:noProof/>
              </w:rPr>
              <w:t>8.2 Weaknesses</w:t>
            </w:r>
            <w:r>
              <w:rPr>
                <w:noProof/>
                <w:webHidden/>
              </w:rPr>
              <w:tab/>
            </w:r>
            <w:r>
              <w:rPr>
                <w:noProof/>
                <w:webHidden/>
              </w:rPr>
              <w:fldChar w:fldCharType="begin"/>
            </w:r>
            <w:r>
              <w:rPr>
                <w:noProof/>
                <w:webHidden/>
              </w:rPr>
              <w:instrText xml:space="preserve"> PAGEREF _Toc236596039 \h </w:instrText>
            </w:r>
            <w:r>
              <w:rPr>
                <w:noProof/>
                <w:webHidden/>
              </w:rPr>
            </w:r>
            <w:r>
              <w:rPr>
                <w:noProof/>
                <w:webHidden/>
              </w:rPr>
              <w:fldChar w:fldCharType="separate"/>
            </w:r>
            <w:r>
              <w:rPr>
                <w:noProof/>
                <w:webHidden/>
              </w:rPr>
              <w:t>71</w:t>
            </w:r>
            <w:r>
              <w:rPr>
                <w:noProof/>
                <w:webHidden/>
              </w:rPr>
              <w:fldChar w:fldCharType="end"/>
            </w:r>
          </w:hyperlink>
        </w:p>
        <w:p w14:paraId="46F07F51" w14:textId="7ECB9888" w:rsidR="006F59A5" w:rsidRDefault="006F59A5">
          <w:pPr>
            <w:pStyle w:val="TOC3"/>
            <w:tabs>
              <w:tab w:val="right" w:leader="dot" w:pos="9062"/>
            </w:tabs>
            <w:rPr>
              <w:rFonts w:asciiTheme="minorHAnsi" w:hAnsiTheme="minorHAnsi"/>
              <w:noProof/>
              <w:kern w:val="2"/>
              <w:szCs w:val="24"/>
              <w14:ligatures w14:val="standardContextual"/>
            </w:rPr>
          </w:pPr>
          <w:hyperlink w:anchor="_Toc236596040" w:history="1">
            <w:r w:rsidRPr="00552FB9">
              <w:rPr>
                <w:rStyle w:val="Hyperlink"/>
                <w:noProof/>
              </w:rPr>
              <w:t>8.3 Constraints</w:t>
            </w:r>
            <w:r>
              <w:rPr>
                <w:noProof/>
                <w:webHidden/>
              </w:rPr>
              <w:tab/>
            </w:r>
            <w:r>
              <w:rPr>
                <w:noProof/>
                <w:webHidden/>
              </w:rPr>
              <w:fldChar w:fldCharType="begin"/>
            </w:r>
            <w:r>
              <w:rPr>
                <w:noProof/>
                <w:webHidden/>
              </w:rPr>
              <w:instrText xml:space="preserve"> PAGEREF _Toc236596040 \h </w:instrText>
            </w:r>
            <w:r>
              <w:rPr>
                <w:noProof/>
                <w:webHidden/>
              </w:rPr>
            </w:r>
            <w:r>
              <w:rPr>
                <w:noProof/>
                <w:webHidden/>
              </w:rPr>
              <w:fldChar w:fldCharType="separate"/>
            </w:r>
            <w:r>
              <w:rPr>
                <w:noProof/>
                <w:webHidden/>
              </w:rPr>
              <w:t>72</w:t>
            </w:r>
            <w:r>
              <w:rPr>
                <w:noProof/>
                <w:webHidden/>
              </w:rPr>
              <w:fldChar w:fldCharType="end"/>
            </w:r>
          </w:hyperlink>
        </w:p>
        <w:p w14:paraId="13510EBC" w14:textId="31C23024" w:rsidR="006F59A5" w:rsidRDefault="006F59A5">
          <w:pPr>
            <w:pStyle w:val="TOC3"/>
            <w:tabs>
              <w:tab w:val="right" w:leader="dot" w:pos="9062"/>
            </w:tabs>
            <w:rPr>
              <w:rFonts w:asciiTheme="minorHAnsi" w:hAnsiTheme="minorHAnsi"/>
              <w:noProof/>
              <w:kern w:val="2"/>
              <w:szCs w:val="24"/>
              <w14:ligatures w14:val="standardContextual"/>
            </w:rPr>
          </w:pPr>
          <w:hyperlink w:anchor="_Toc236596041" w:history="1">
            <w:r w:rsidRPr="00552FB9">
              <w:rPr>
                <w:rStyle w:val="Hyperlink"/>
                <w:noProof/>
              </w:rPr>
              <w:t>8.4 Future Work</w:t>
            </w:r>
            <w:r>
              <w:rPr>
                <w:noProof/>
                <w:webHidden/>
              </w:rPr>
              <w:tab/>
            </w:r>
            <w:r>
              <w:rPr>
                <w:noProof/>
                <w:webHidden/>
              </w:rPr>
              <w:fldChar w:fldCharType="begin"/>
            </w:r>
            <w:r>
              <w:rPr>
                <w:noProof/>
                <w:webHidden/>
              </w:rPr>
              <w:instrText xml:space="preserve"> PAGEREF _Toc236596041 \h </w:instrText>
            </w:r>
            <w:r>
              <w:rPr>
                <w:noProof/>
                <w:webHidden/>
              </w:rPr>
            </w:r>
            <w:r>
              <w:rPr>
                <w:noProof/>
                <w:webHidden/>
              </w:rPr>
              <w:fldChar w:fldCharType="separate"/>
            </w:r>
            <w:r>
              <w:rPr>
                <w:noProof/>
                <w:webHidden/>
              </w:rPr>
              <w:t>74</w:t>
            </w:r>
            <w:r>
              <w:rPr>
                <w:noProof/>
                <w:webHidden/>
              </w:rPr>
              <w:fldChar w:fldCharType="end"/>
            </w:r>
          </w:hyperlink>
        </w:p>
        <w:p w14:paraId="27AF00A4" w14:textId="63F7EA09" w:rsidR="006F59A5" w:rsidRDefault="006F59A5">
          <w:pPr>
            <w:pStyle w:val="TOC2"/>
            <w:tabs>
              <w:tab w:val="right" w:leader="dot" w:pos="9062"/>
            </w:tabs>
            <w:rPr>
              <w:rFonts w:asciiTheme="minorHAnsi" w:hAnsiTheme="minorHAnsi"/>
              <w:noProof/>
              <w:kern w:val="2"/>
              <w:szCs w:val="24"/>
              <w14:ligatures w14:val="standardContextual"/>
            </w:rPr>
          </w:pPr>
          <w:hyperlink w:anchor="_Toc236596042" w:history="1">
            <w:r w:rsidRPr="00552FB9">
              <w:rPr>
                <w:rStyle w:val="Hyperlink"/>
                <w:noProof/>
              </w:rPr>
              <w:t>9: Conclusion</w:t>
            </w:r>
            <w:r>
              <w:rPr>
                <w:noProof/>
                <w:webHidden/>
              </w:rPr>
              <w:tab/>
            </w:r>
            <w:r>
              <w:rPr>
                <w:noProof/>
                <w:webHidden/>
              </w:rPr>
              <w:fldChar w:fldCharType="begin"/>
            </w:r>
            <w:r>
              <w:rPr>
                <w:noProof/>
                <w:webHidden/>
              </w:rPr>
              <w:instrText xml:space="preserve"> PAGEREF _Toc236596042 \h </w:instrText>
            </w:r>
            <w:r>
              <w:rPr>
                <w:noProof/>
                <w:webHidden/>
              </w:rPr>
            </w:r>
            <w:r>
              <w:rPr>
                <w:noProof/>
                <w:webHidden/>
              </w:rPr>
              <w:fldChar w:fldCharType="separate"/>
            </w:r>
            <w:r>
              <w:rPr>
                <w:noProof/>
                <w:webHidden/>
              </w:rPr>
              <w:t>75</w:t>
            </w:r>
            <w:r>
              <w:rPr>
                <w:noProof/>
                <w:webHidden/>
              </w:rPr>
              <w:fldChar w:fldCharType="end"/>
            </w:r>
          </w:hyperlink>
        </w:p>
        <w:p w14:paraId="7FB84BD9" w14:textId="26E3B3F6" w:rsidR="006F59A5" w:rsidRDefault="006F59A5">
          <w:pPr>
            <w:pStyle w:val="TOC3"/>
            <w:tabs>
              <w:tab w:val="right" w:leader="dot" w:pos="9062"/>
            </w:tabs>
            <w:rPr>
              <w:rFonts w:asciiTheme="minorHAnsi" w:hAnsiTheme="minorHAnsi"/>
              <w:noProof/>
              <w:kern w:val="2"/>
              <w:szCs w:val="24"/>
              <w14:ligatures w14:val="standardContextual"/>
            </w:rPr>
          </w:pPr>
          <w:hyperlink w:anchor="_Toc236596043" w:history="1">
            <w:r w:rsidRPr="00552FB9">
              <w:rPr>
                <w:rStyle w:val="Hyperlink"/>
                <w:noProof/>
              </w:rPr>
              <w:t>9.1 Summary of Contributions</w:t>
            </w:r>
            <w:r>
              <w:rPr>
                <w:noProof/>
                <w:webHidden/>
              </w:rPr>
              <w:tab/>
            </w:r>
            <w:r>
              <w:rPr>
                <w:noProof/>
                <w:webHidden/>
              </w:rPr>
              <w:fldChar w:fldCharType="begin"/>
            </w:r>
            <w:r>
              <w:rPr>
                <w:noProof/>
                <w:webHidden/>
              </w:rPr>
              <w:instrText xml:space="preserve"> PAGEREF _Toc236596043 \h </w:instrText>
            </w:r>
            <w:r>
              <w:rPr>
                <w:noProof/>
                <w:webHidden/>
              </w:rPr>
            </w:r>
            <w:r>
              <w:rPr>
                <w:noProof/>
                <w:webHidden/>
              </w:rPr>
              <w:fldChar w:fldCharType="separate"/>
            </w:r>
            <w:r>
              <w:rPr>
                <w:noProof/>
                <w:webHidden/>
              </w:rPr>
              <w:t>75</w:t>
            </w:r>
            <w:r>
              <w:rPr>
                <w:noProof/>
                <w:webHidden/>
              </w:rPr>
              <w:fldChar w:fldCharType="end"/>
            </w:r>
          </w:hyperlink>
        </w:p>
        <w:p w14:paraId="5C42AD7B" w14:textId="09A23DF4" w:rsidR="006F59A5" w:rsidRDefault="006F59A5">
          <w:pPr>
            <w:pStyle w:val="TOC3"/>
            <w:tabs>
              <w:tab w:val="right" w:leader="dot" w:pos="9062"/>
            </w:tabs>
            <w:rPr>
              <w:rFonts w:asciiTheme="minorHAnsi" w:hAnsiTheme="minorHAnsi"/>
              <w:noProof/>
              <w:kern w:val="2"/>
              <w:szCs w:val="24"/>
              <w14:ligatures w14:val="standardContextual"/>
            </w:rPr>
          </w:pPr>
          <w:hyperlink w:anchor="_Toc236596044" w:history="1">
            <w:r w:rsidRPr="00552FB9">
              <w:rPr>
                <w:rStyle w:val="Hyperlink"/>
                <w:noProof/>
              </w:rPr>
              <w:t>9.2 Recommendations</w:t>
            </w:r>
            <w:r>
              <w:rPr>
                <w:noProof/>
                <w:webHidden/>
              </w:rPr>
              <w:tab/>
            </w:r>
            <w:r>
              <w:rPr>
                <w:noProof/>
                <w:webHidden/>
              </w:rPr>
              <w:fldChar w:fldCharType="begin"/>
            </w:r>
            <w:r>
              <w:rPr>
                <w:noProof/>
                <w:webHidden/>
              </w:rPr>
              <w:instrText xml:space="preserve"> PAGEREF _Toc236596044 \h </w:instrText>
            </w:r>
            <w:r>
              <w:rPr>
                <w:noProof/>
                <w:webHidden/>
              </w:rPr>
            </w:r>
            <w:r>
              <w:rPr>
                <w:noProof/>
                <w:webHidden/>
              </w:rPr>
              <w:fldChar w:fldCharType="separate"/>
            </w:r>
            <w:r>
              <w:rPr>
                <w:noProof/>
                <w:webHidden/>
              </w:rPr>
              <w:t>76</w:t>
            </w:r>
            <w:r>
              <w:rPr>
                <w:noProof/>
                <w:webHidden/>
              </w:rPr>
              <w:fldChar w:fldCharType="end"/>
            </w:r>
          </w:hyperlink>
        </w:p>
        <w:p w14:paraId="05062606" w14:textId="26A7E781" w:rsidR="006F59A5" w:rsidRDefault="006F59A5">
          <w:pPr>
            <w:pStyle w:val="TOC3"/>
            <w:tabs>
              <w:tab w:val="right" w:leader="dot" w:pos="9062"/>
            </w:tabs>
            <w:rPr>
              <w:rFonts w:asciiTheme="minorHAnsi" w:hAnsiTheme="minorHAnsi"/>
              <w:noProof/>
              <w:kern w:val="2"/>
              <w:szCs w:val="24"/>
              <w14:ligatures w14:val="standardContextual"/>
            </w:rPr>
          </w:pPr>
          <w:hyperlink w:anchor="_Toc236596045" w:history="1">
            <w:r w:rsidRPr="00552FB9">
              <w:rPr>
                <w:rStyle w:val="Hyperlink"/>
                <w:noProof/>
              </w:rPr>
              <w:t>9.3 Closing Statement</w:t>
            </w:r>
            <w:r>
              <w:rPr>
                <w:noProof/>
                <w:webHidden/>
              </w:rPr>
              <w:tab/>
            </w:r>
            <w:r>
              <w:rPr>
                <w:noProof/>
                <w:webHidden/>
              </w:rPr>
              <w:fldChar w:fldCharType="begin"/>
            </w:r>
            <w:r>
              <w:rPr>
                <w:noProof/>
                <w:webHidden/>
              </w:rPr>
              <w:instrText xml:space="preserve"> PAGEREF _Toc236596045 \h </w:instrText>
            </w:r>
            <w:r>
              <w:rPr>
                <w:noProof/>
                <w:webHidden/>
              </w:rPr>
            </w:r>
            <w:r>
              <w:rPr>
                <w:noProof/>
                <w:webHidden/>
              </w:rPr>
              <w:fldChar w:fldCharType="separate"/>
            </w:r>
            <w:r>
              <w:rPr>
                <w:noProof/>
                <w:webHidden/>
              </w:rPr>
              <w:t>76</w:t>
            </w:r>
            <w:r>
              <w:rPr>
                <w:noProof/>
                <w:webHidden/>
              </w:rPr>
              <w:fldChar w:fldCharType="end"/>
            </w:r>
          </w:hyperlink>
        </w:p>
        <w:p w14:paraId="57ED5B97" w14:textId="60D8D06E" w:rsidR="006F59A5" w:rsidRDefault="006F59A5">
          <w:pPr>
            <w:pStyle w:val="TOC2"/>
            <w:tabs>
              <w:tab w:val="right" w:leader="dot" w:pos="9062"/>
            </w:tabs>
            <w:rPr>
              <w:rFonts w:asciiTheme="minorHAnsi" w:hAnsiTheme="minorHAnsi"/>
              <w:noProof/>
              <w:kern w:val="2"/>
              <w:szCs w:val="24"/>
              <w14:ligatures w14:val="standardContextual"/>
            </w:rPr>
          </w:pPr>
          <w:hyperlink w:anchor="_Toc236596046" w:history="1">
            <w:r w:rsidRPr="00552FB9">
              <w:rPr>
                <w:rStyle w:val="Hyperlink"/>
                <w:noProof/>
              </w:rPr>
              <w:t>References</w:t>
            </w:r>
            <w:r>
              <w:rPr>
                <w:noProof/>
                <w:webHidden/>
              </w:rPr>
              <w:tab/>
            </w:r>
            <w:r>
              <w:rPr>
                <w:noProof/>
                <w:webHidden/>
              </w:rPr>
              <w:fldChar w:fldCharType="begin"/>
            </w:r>
            <w:r>
              <w:rPr>
                <w:noProof/>
                <w:webHidden/>
              </w:rPr>
              <w:instrText xml:space="preserve"> PAGEREF _Toc236596046 \h </w:instrText>
            </w:r>
            <w:r>
              <w:rPr>
                <w:noProof/>
                <w:webHidden/>
              </w:rPr>
            </w:r>
            <w:r>
              <w:rPr>
                <w:noProof/>
                <w:webHidden/>
              </w:rPr>
              <w:fldChar w:fldCharType="separate"/>
            </w:r>
            <w:r>
              <w:rPr>
                <w:noProof/>
                <w:webHidden/>
              </w:rPr>
              <w:t>77</w:t>
            </w:r>
            <w:r>
              <w:rPr>
                <w:noProof/>
                <w:webHidden/>
              </w:rPr>
              <w:fldChar w:fldCharType="end"/>
            </w:r>
          </w:hyperlink>
        </w:p>
        <w:p w14:paraId="47DF9E86" w14:textId="1C2E3049" w:rsidR="006F59A5" w:rsidRDefault="006F59A5">
          <w:pPr>
            <w:pStyle w:val="TOC2"/>
            <w:tabs>
              <w:tab w:val="right" w:leader="dot" w:pos="9062"/>
            </w:tabs>
            <w:rPr>
              <w:rFonts w:asciiTheme="minorHAnsi" w:hAnsiTheme="minorHAnsi"/>
              <w:noProof/>
              <w:kern w:val="2"/>
              <w:szCs w:val="24"/>
              <w14:ligatures w14:val="standardContextual"/>
            </w:rPr>
          </w:pPr>
          <w:hyperlink w:anchor="_Toc236596047" w:history="1">
            <w:r w:rsidRPr="00552FB9">
              <w:rPr>
                <w:rStyle w:val="Hyperlink"/>
                <w:noProof/>
              </w:rPr>
              <w:t>Appendices</w:t>
            </w:r>
            <w:r>
              <w:rPr>
                <w:noProof/>
                <w:webHidden/>
              </w:rPr>
              <w:tab/>
            </w:r>
            <w:r>
              <w:rPr>
                <w:noProof/>
                <w:webHidden/>
              </w:rPr>
              <w:fldChar w:fldCharType="begin"/>
            </w:r>
            <w:r>
              <w:rPr>
                <w:noProof/>
                <w:webHidden/>
              </w:rPr>
              <w:instrText xml:space="preserve"> PAGEREF _Toc236596047 \h </w:instrText>
            </w:r>
            <w:r>
              <w:rPr>
                <w:noProof/>
                <w:webHidden/>
              </w:rPr>
            </w:r>
            <w:r>
              <w:rPr>
                <w:noProof/>
                <w:webHidden/>
              </w:rPr>
              <w:fldChar w:fldCharType="separate"/>
            </w:r>
            <w:r>
              <w:rPr>
                <w:noProof/>
                <w:webHidden/>
              </w:rPr>
              <w:t>86</w:t>
            </w:r>
            <w:r>
              <w:rPr>
                <w:noProof/>
                <w:webHidden/>
              </w:rPr>
              <w:fldChar w:fldCharType="end"/>
            </w:r>
          </w:hyperlink>
        </w:p>
        <w:p w14:paraId="68D15F62" w14:textId="7E80F160" w:rsidR="006F59A5" w:rsidRDefault="006F59A5">
          <w:pPr>
            <w:pStyle w:val="TOC3"/>
            <w:tabs>
              <w:tab w:val="right" w:leader="dot" w:pos="9062"/>
            </w:tabs>
            <w:rPr>
              <w:rFonts w:asciiTheme="minorHAnsi" w:hAnsiTheme="minorHAnsi"/>
              <w:noProof/>
              <w:kern w:val="2"/>
              <w:szCs w:val="24"/>
              <w14:ligatures w14:val="standardContextual"/>
            </w:rPr>
          </w:pPr>
          <w:hyperlink w:anchor="_Toc236596048" w:history="1">
            <w:r w:rsidRPr="00552FB9">
              <w:rPr>
                <w:rStyle w:val="Hyperlink"/>
                <w:noProof/>
              </w:rPr>
              <w:t>Appendix 1: Project Proposal</w:t>
            </w:r>
            <w:r>
              <w:rPr>
                <w:noProof/>
                <w:webHidden/>
              </w:rPr>
              <w:tab/>
            </w:r>
            <w:r>
              <w:rPr>
                <w:noProof/>
                <w:webHidden/>
              </w:rPr>
              <w:fldChar w:fldCharType="begin"/>
            </w:r>
            <w:r>
              <w:rPr>
                <w:noProof/>
                <w:webHidden/>
              </w:rPr>
              <w:instrText xml:space="preserve"> PAGEREF _Toc236596048 \h </w:instrText>
            </w:r>
            <w:r>
              <w:rPr>
                <w:noProof/>
                <w:webHidden/>
              </w:rPr>
            </w:r>
            <w:r>
              <w:rPr>
                <w:noProof/>
                <w:webHidden/>
              </w:rPr>
              <w:fldChar w:fldCharType="separate"/>
            </w:r>
            <w:r>
              <w:rPr>
                <w:noProof/>
                <w:webHidden/>
              </w:rPr>
              <w:t>86</w:t>
            </w:r>
            <w:r>
              <w:rPr>
                <w:noProof/>
                <w:webHidden/>
              </w:rPr>
              <w:fldChar w:fldCharType="end"/>
            </w:r>
          </w:hyperlink>
        </w:p>
        <w:p w14:paraId="4345113C" w14:textId="572FD469" w:rsidR="006F59A5" w:rsidRDefault="006F59A5">
          <w:pPr>
            <w:pStyle w:val="TOC3"/>
            <w:tabs>
              <w:tab w:val="right" w:leader="dot" w:pos="9062"/>
            </w:tabs>
            <w:rPr>
              <w:rFonts w:asciiTheme="minorHAnsi" w:hAnsiTheme="minorHAnsi"/>
              <w:noProof/>
              <w:kern w:val="2"/>
              <w:szCs w:val="24"/>
              <w14:ligatures w14:val="standardContextual"/>
            </w:rPr>
          </w:pPr>
          <w:hyperlink w:anchor="_Toc236596049" w:history="1">
            <w:r w:rsidRPr="00552FB9">
              <w:rPr>
                <w:rStyle w:val="Hyperlink"/>
                <w:noProof/>
              </w:rPr>
              <w:t>Appendix 2: Evaluation Question Set</w:t>
            </w:r>
            <w:r>
              <w:rPr>
                <w:noProof/>
                <w:webHidden/>
              </w:rPr>
              <w:tab/>
            </w:r>
            <w:r>
              <w:rPr>
                <w:noProof/>
                <w:webHidden/>
              </w:rPr>
              <w:fldChar w:fldCharType="begin"/>
            </w:r>
            <w:r>
              <w:rPr>
                <w:noProof/>
                <w:webHidden/>
              </w:rPr>
              <w:instrText xml:space="preserve"> PAGEREF _Toc236596049 \h </w:instrText>
            </w:r>
            <w:r>
              <w:rPr>
                <w:noProof/>
                <w:webHidden/>
              </w:rPr>
            </w:r>
            <w:r>
              <w:rPr>
                <w:noProof/>
                <w:webHidden/>
              </w:rPr>
              <w:fldChar w:fldCharType="separate"/>
            </w:r>
            <w:r>
              <w:rPr>
                <w:noProof/>
                <w:webHidden/>
              </w:rPr>
              <w:t>86</w:t>
            </w:r>
            <w:r>
              <w:rPr>
                <w:noProof/>
                <w:webHidden/>
              </w:rPr>
              <w:fldChar w:fldCharType="end"/>
            </w:r>
          </w:hyperlink>
        </w:p>
        <w:p w14:paraId="4BB31472" w14:textId="2464F778" w:rsidR="006F59A5" w:rsidRDefault="006F59A5">
          <w:pPr>
            <w:pStyle w:val="TOC3"/>
            <w:tabs>
              <w:tab w:val="right" w:leader="dot" w:pos="9062"/>
            </w:tabs>
            <w:rPr>
              <w:rFonts w:asciiTheme="minorHAnsi" w:hAnsiTheme="minorHAnsi"/>
              <w:noProof/>
              <w:kern w:val="2"/>
              <w:szCs w:val="24"/>
              <w14:ligatures w14:val="standardContextual"/>
            </w:rPr>
          </w:pPr>
          <w:hyperlink w:anchor="_Toc236596050" w:history="1">
            <w:r w:rsidRPr="00552FB9">
              <w:rPr>
                <w:rStyle w:val="Hyperlink"/>
                <w:noProof/>
              </w:rPr>
              <w:t>Appendix 3: Human Evaluation Rubric</w:t>
            </w:r>
            <w:r>
              <w:rPr>
                <w:noProof/>
                <w:webHidden/>
              </w:rPr>
              <w:tab/>
            </w:r>
            <w:r>
              <w:rPr>
                <w:noProof/>
                <w:webHidden/>
              </w:rPr>
              <w:fldChar w:fldCharType="begin"/>
            </w:r>
            <w:r>
              <w:rPr>
                <w:noProof/>
                <w:webHidden/>
              </w:rPr>
              <w:instrText xml:space="preserve"> PAGEREF _Toc236596050 \h </w:instrText>
            </w:r>
            <w:r>
              <w:rPr>
                <w:noProof/>
                <w:webHidden/>
              </w:rPr>
            </w:r>
            <w:r>
              <w:rPr>
                <w:noProof/>
                <w:webHidden/>
              </w:rPr>
              <w:fldChar w:fldCharType="separate"/>
            </w:r>
            <w:r>
              <w:rPr>
                <w:noProof/>
                <w:webHidden/>
              </w:rPr>
              <w:t>107</w:t>
            </w:r>
            <w:r>
              <w:rPr>
                <w:noProof/>
                <w:webHidden/>
              </w:rPr>
              <w:fldChar w:fldCharType="end"/>
            </w:r>
          </w:hyperlink>
        </w:p>
        <w:p w14:paraId="3024379A" w14:textId="6C2E8AEC" w:rsidR="006F59A5" w:rsidRDefault="006F59A5">
          <w:pPr>
            <w:pStyle w:val="TOC3"/>
            <w:tabs>
              <w:tab w:val="right" w:leader="dot" w:pos="9062"/>
            </w:tabs>
            <w:rPr>
              <w:rFonts w:asciiTheme="minorHAnsi" w:hAnsiTheme="minorHAnsi"/>
              <w:noProof/>
              <w:kern w:val="2"/>
              <w:szCs w:val="24"/>
              <w14:ligatures w14:val="standardContextual"/>
            </w:rPr>
          </w:pPr>
          <w:hyperlink w:anchor="_Toc236596051" w:history="1">
            <w:r w:rsidRPr="00552FB9">
              <w:rPr>
                <w:rStyle w:val="Hyperlink"/>
                <w:noProof/>
              </w:rPr>
              <w:t>Appendix 6: Evaluation Configuration and Sample Output</w:t>
            </w:r>
            <w:r>
              <w:rPr>
                <w:noProof/>
                <w:webHidden/>
              </w:rPr>
              <w:tab/>
            </w:r>
            <w:r>
              <w:rPr>
                <w:noProof/>
                <w:webHidden/>
              </w:rPr>
              <w:fldChar w:fldCharType="begin"/>
            </w:r>
            <w:r>
              <w:rPr>
                <w:noProof/>
                <w:webHidden/>
              </w:rPr>
              <w:instrText xml:space="preserve"> PAGEREF _Toc236596051 \h </w:instrText>
            </w:r>
            <w:r>
              <w:rPr>
                <w:noProof/>
                <w:webHidden/>
              </w:rPr>
            </w:r>
            <w:r>
              <w:rPr>
                <w:noProof/>
                <w:webHidden/>
              </w:rPr>
              <w:fldChar w:fldCharType="separate"/>
            </w:r>
            <w:r>
              <w:rPr>
                <w:noProof/>
                <w:webHidden/>
              </w:rPr>
              <w:t>116</w:t>
            </w:r>
            <w:r>
              <w:rPr>
                <w:noProof/>
                <w:webHidden/>
              </w:rPr>
              <w:fldChar w:fldCharType="end"/>
            </w:r>
          </w:hyperlink>
        </w:p>
        <w:p w14:paraId="7875CEC8" w14:textId="681778BC" w:rsidR="006F59A5" w:rsidRDefault="006F59A5">
          <w:pPr>
            <w:pStyle w:val="TOC3"/>
            <w:tabs>
              <w:tab w:val="right" w:leader="dot" w:pos="9062"/>
            </w:tabs>
            <w:rPr>
              <w:rFonts w:asciiTheme="minorHAnsi" w:hAnsiTheme="minorHAnsi"/>
              <w:noProof/>
              <w:kern w:val="2"/>
              <w:szCs w:val="24"/>
              <w14:ligatures w14:val="standardContextual"/>
            </w:rPr>
          </w:pPr>
          <w:hyperlink w:anchor="_Toc236596052" w:history="1">
            <w:r w:rsidRPr="00552FB9">
              <w:rPr>
                <w:rStyle w:val="Hyperlink"/>
                <w:noProof/>
              </w:rPr>
              <w:t>Appendix 7: Statistical Test Logs and Inter-Rater Reliability</w:t>
            </w:r>
            <w:r>
              <w:rPr>
                <w:noProof/>
                <w:webHidden/>
              </w:rPr>
              <w:tab/>
            </w:r>
            <w:r>
              <w:rPr>
                <w:noProof/>
                <w:webHidden/>
              </w:rPr>
              <w:fldChar w:fldCharType="begin"/>
            </w:r>
            <w:r>
              <w:rPr>
                <w:noProof/>
                <w:webHidden/>
              </w:rPr>
              <w:instrText xml:space="preserve"> PAGEREF _Toc236596052 \h </w:instrText>
            </w:r>
            <w:r>
              <w:rPr>
                <w:noProof/>
                <w:webHidden/>
              </w:rPr>
            </w:r>
            <w:r>
              <w:rPr>
                <w:noProof/>
                <w:webHidden/>
              </w:rPr>
              <w:fldChar w:fldCharType="separate"/>
            </w:r>
            <w:r>
              <w:rPr>
                <w:noProof/>
                <w:webHidden/>
              </w:rPr>
              <w:t>117</w:t>
            </w:r>
            <w:r>
              <w:rPr>
                <w:noProof/>
                <w:webHidden/>
              </w:rPr>
              <w:fldChar w:fldCharType="end"/>
            </w:r>
          </w:hyperlink>
        </w:p>
        <w:p w14:paraId="08BFF959" w14:textId="5A8AC591" w:rsidR="004B485B" w:rsidRDefault="004B485B">
          <w:r>
            <w:rPr>
              <w:b/>
              <w:bCs/>
              <w:noProof/>
            </w:rPr>
            <w:fldChar w:fldCharType="end"/>
          </w:r>
        </w:p>
      </w:sdtContent>
    </w:sdt>
    <w:p w14:paraId="4AD28C4B" w14:textId="77777777" w:rsidR="004B485B" w:rsidRDefault="004B485B">
      <w:pPr>
        <w:spacing w:before="360" w:after="240" w:line="360" w:lineRule="auto"/>
        <w:rPr>
          <w:b/>
          <w:color w:val="000000"/>
          <w:sz w:val="28"/>
        </w:rPr>
      </w:pPr>
    </w:p>
    <w:p w14:paraId="190D9435" w14:textId="77777777" w:rsidR="004B485B" w:rsidRDefault="004B485B">
      <w:pPr>
        <w:spacing w:before="360" w:after="240" w:line="360" w:lineRule="auto"/>
        <w:rPr>
          <w:b/>
          <w:color w:val="000000"/>
          <w:sz w:val="28"/>
        </w:rPr>
      </w:pPr>
    </w:p>
    <w:p w14:paraId="15DA8522" w14:textId="77777777" w:rsidR="00EA27FE" w:rsidRDefault="00000000">
      <w:r>
        <w:br w:type="page"/>
      </w:r>
    </w:p>
    <w:p w14:paraId="7B321ACD" w14:textId="77777777" w:rsidR="00EA27FE" w:rsidRDefault="00000000" w:rsidP="004E1E8D">
      <w:pPr>
        <w:pStyle w:val="Heading2"/>
      </w:pPr>
      <w:bookmarkStart w:id="2" w:name="_Toc236595976"/>
      <w:r>
        <w:lastRenderedPageBreak/>
        <w:t>List of Figures</w:t>
      </w:r>
      <w:bookmarkEnd w:id="2"/>
    </w:p>
    <w:p w14:paraId="226DE688" w14:textId="67C446D0" w:rsidR="008640F5" w:rsidRPr="008640F5" w:rsidRDefault="008640F5" w:rsidP="008640F5">
      <w:pPr>
        <w:numPr>
          <w:ilvl w:val="0"/>
          <w:numId w:val="16"/>
        </w:numPr>
        <w:spacing w:after="240" w:line="240" w:lineRule="auto"/>
      </w:pPr>
      <w:r w:rsidRPr="008640F5">
        <w:t>Figure 1.1: Sinhala LLM Hallucination — Gemini vs Source Textbook (</w:t>
      </w:r>
      <w:r>
        <w:t>section</w:t>
      </w:r>
      <w:r w:rsidRPr="008640F5">
        <w:t>1.1)</w:t>
      </w:r>
    </w:p>
    <w:p w14:paraId="6D31A38E" w14:textId="238EC3CF" w:rsidR="008640F5" w:rsidRPr="008640F5" w:rsidRDefault="008640F5" w:rsidP="008640F5">
      <w:pPr>
        <w:numPr>
          <w:ilvl w:val="0"/>
          <w:numId w:val="16"/>
        </w:numPr>
        <w:spacing w:after="240" w:line="240" w:lineRule="auto"/>
      </w:pPr>
      <w:r w:rsidRPr="008640F5">
        <w:t>Figure 2.1: RAG Architecture — 4-Phase Pipeline (</w:t>
      </w:r>
      <w:r>
        <w:t>section</w:t>
      </w:r>
      <w:r w:rsidRPr="008640F5">
        <w:t>2.3)</w:t>
      </w:r>
    </w:p>
    <w:p w14:paraId="245C689D" w14:textId="46F91F6A" w:rsidR="008640F5" w:rsidRPr="008640F5" w:rsidRDefault="008640F5" w:rsidP="008640F5">
      <w:pPr>
        <w:numPr>
          <w:ilvl w:val="0"/>
          <w:numId w:val="16"/>
        </w:numPr>
        <w:spacing w:after="240" w:line="240" w:lineRule="auto"/>
      </w:pPr>
      <w:r w:rsidRPr="008640F5">
        <w:t>Figure 2.2: Research Gap Positioning (</w:t>
      </w:r>
      <w:r>
        <w:t>section</w:t>
      </w:r>
      <w:r w:rsidRPr="008640F5">
        <w:t>2.10)</w:t>
      </w:r>
    </w:p>
    <w:p w14:paraId="0826036A" w14:textId="7EA40E5D" w:rsidR="008640F5" w:rsidRPr="008640F5" w:rsidRDefault="008640F5" w:rsidP="008640F5">
      <w:pPr>
        <w:numPr>
          <w:ilvl w:val="0"/>
          <w:numId w:val="16"/>
        </w:numPr>
        <w:spacing w:after="240" w:line="240" w:lineRule="auto"/>
      </w:pPr>
      <w:r w:rsidRPr="008640F5">
        <w:t>Figure 3.3: RAG Architecture and Evaluation Design (</w:t>
      </w:r>
      <w:r>
        <w:t>section</w:t>
      </w:r>
      <w:r w:rsidRPr="008640F5">
        <w:t>3.2)</w:t>
      </w:r>
    </w:p>
    <w:p w14:paraId="355DABB6" w14:textId="71589B24" w:rsidR="008640F5" w:rsidRPr="008640F5" w:rsidRDefault="008640F5" w:rsidP="008640F5">
      <w:pPr>
        <w:numPr>
          <w:ilvl w:val="0"/>
          <w:numId w:val="16"/>
        </w:numPr>
        <w:spacing w:after="240" w:line="240" w:lineRule="auto"/>
      </w:pPr>
      <w:r w:rsidRPr="008640F5">
        <w:t>Figure 3.4: Evaluation Design (</w:t>
      </w:r>
      <w:r>
        <w:t>section</w:t>
      </w:r>
      <w:r w:rsidRPr="008640F5">
        <w:t>3.7)</w:t>
      </w:r>
    </w:p>
    <w:p w14:paraId="6591336A" w14:textId="353034AB" w:rsidR="008640F5" w:rsidRPr="008640F5" w:rsidRDefault="008640F5" w:rsidP="008640F5">
      <w:pPr>
        <w:numPr>
          <w:ilvl w:val="0"/>
          <w:numId w:val="16"/>
        </w:numPr>
        <w:spacing w:after="240" w:line="240" w:lineRule="auto"/>
      </w:pPr>
      <w:r w:rsidRPr="008640F5">
        <w:t>Figure 3.5: Dissertation Project Timetable — Gantt Chart (</w:t>
      </w:r>
      <w:r>
        <w:t>section</w:t>
      </w:r>
      <w:r w:rsidRPr="008640F5">
        <w:t>3.10)</w:t>
      </w:r>
    </w:p>
    <w:p w14:paraId="0E6E6298" w14:textId="535E780A" w:rsidR="008640F5" w:rsidRPr="008640F5" w:rsidRDefault="008640F5" w:rsidP="008640F5">
      <w:pPr>
        <w:numPr>
          <w:ilvl w:val="0"/>
          <w:numId w:val="16"/>
        </w:numPr>
        <w:spacing w:after="240" w:line="240" w:lineRule="auto"/>
      </w:pPr>
      <w:r w:rsidRPr="008640F5">
        <w:t>Figure 3.6: Iterative Development Methodology (</w:t>
      </w:r>
      <w:r>
        <w:t>section</w:t>
      </w:r>
      <w:r w:rsidRPr="008640F5">
        <w:t>3.9)</w:t>
      </w:r>
    </w:p>
    <w:p w14:paraId="3BC92913" w14:textId="4C3E4168" w:rsidR="008640F5" w:rsidRPr="008640F5" w:rsidRDefault="008640F5" w:rsidP="008640F5">
      <w:pPr>
        <w:numPr>
          <w:ilvl w:val="0"/>
          <w:numId w:val="16"/>
        </w:numPr>
        <w:spacing w:after="240" w:line="240" w:lineRule="auto"/>
      </w:pPr>
      <w:r w:rsidRPr="008640F5">
        <w:t>Figure 4.1: Investigation &amp; Analysis Flow (</w:t>
      </w:r>
      <w:r>
        <w:t>section</w:t>
      </w:r>
      <w:r w:rsidRPr="008640F5">
        <w:t>4.4)</w:t>
      </w:r>
    </w:p>
    <w:p w14:paraId="2F399F29" w14:textId="7CB499BE" w:rsidR="008640F5" w:rsidRPr="008640F5" w:rsidRDefault="008640F5" w:rsidP="008640F5">
      <w:pPr>
        <w:numPr>
          <w:ilvl w:val="0"/>
          <w:numId w:val="16"/>
        </w:numPr>
        <w:spacing w:after="240" w:line="240" w:lineRule="auto"/>
      </w:pPr>
      <w:r w:rsidRPr="008640F5">
        <w:t>Figure 5.1: High-Level RAG System Architecture (</w:t>
      </w:r>
      <w:r>
        <w:t>section</w:t>
      </w:r>
      <w:r w:rsidRPr="008640F5">
        <w:t>5.1)</w:t>
      </w:r>
    </w:p>
    <w:p w14:paraId="509BB8E4" w14:textId="07EBCCAA" w:rsidR="008640F5" w:rsidRPr="008640F5" w:rsidRDefault="008640F5" w:rsidP="008640F5">
      <w:pPr>
        <w:numPr>
          <w:ilvl w:val="0"/>
          <w:numId w:val="16"/>
        </w:numPr>
        <w:spacing w:after="240" w:line="240" w:lineRule="auto"/>
      </w:pPr>
      <w:r w:rsidRPr="008640F5">
        <w:t>Figure 6.1: Knowledge Base Composition (</w:t>
      </w:r>
      <w:r>
        <w:t>section</w:t>
      </w:r>
      <w:r w:rsidRPr="008640F5">
        <w:t>6.1.1)</w:t>
      </w:r>
    </w:p>
    <w:p w14:paraId="0110EA3C" w14:textId="24CBAFB0" w:rsidR="008640F5" w:rsidRPr="008640F5" w:rsidRDefault="008640F5" w:rsidP="008640F5">
      <w:pPr>
        <w:numPr>
          <w:ilvl w:val="0"/>
          <w:numId w:val="16"/>
        </w:numPr>
        <w:spacing w:after="240" w:line="240" w:lineRule="auto"/>
      </w:pPr>
      <w:r w:rsidRPr="008640F5">
        <w:t>Figure 6.2: Passage Yield by Chunking Strategy (</w:t>
      </w:r>
      <w:r>
        <w:t>section</w:t>
      </w:r>
      <w:r w:rsidRPr="008640F5">
        <w:t>6.1.3)</w:t>
      </w:r>
    </w:p>
    <w:p w14:paraId="00F6A664" w14:textId="1A570126" w:rsidR="008640F5" w:rsidRPr="008640F5" w:rsidRDefault="008640F5" w:rsidP="008640F5">
      <w:pPr>
        <w:numPr>
          <w:ilvl w:val="0"/>
          <w:numId w:val="16"/>
        </w:numPr>
        <w:spacing w:after="240" w:line="240" w:lineRule="auto"/>
      </w:pPr>
      <w:r w:rsidRPr="008640F5">
        <w:t>Figure 6.3: Cloudflare Workers Deployment Architecture (</w:t>
      </w:r>
      <w:r>
        <w:t>section</w:t>
      </w:r>
      <w:r w:rsidRPr="008640F5">
        <w:t>6.5.2)</w:t>
      </w:r>
    </w:p>
    <w:p w14:paraId="1159EC5A" w14:textId="558ECD4B" w:rsidR="008640F5" w:rsidRPr="008640F5" w:rsidRDefault="008640F5" w:rsidP="008640F5">
      <w:pPr>
        <w:numPr>
          <w:ilvl w:val="0"/>
          <w:numId w:val="16"/>
        </w:numPr>
        <w:spacing w:after="240" w:line="240" w:lineRule="auto"/>
      </w:pPr>
      <w:r w:rsidRPr="008640F5">
        <w:t xml:space="preserve">Figure 6.4: </w:t>
      </w:r>
      <w:proofErr w:type="spellStart"/>
      <w:r w:rsidRPr="008640F5">
        <w:t>StudyMate</w:t>
      </w:r>
      <w:proofErr w:type="spellEnd"/>
      <w:r w:rsidRPr="008640F5">
        <w:t xml:space="preserve"> AI Chat Interface (</w:t>
      </w:r>
      <w:r>
        <w:t>section</w:t>
      </w:r>
      <w:r w:rsidRPr="008640F5">
        <w:t>6.5.2)</w:t>
      </w:r>
    </w:p>
    <w:p w14:paraId="41CCE324" w14:textId="131CF464" w:rsidR="008640F5" w:rsidRPr="008640F5" w:rsidRDefault="008640F5" w:rsidP="008640F5">
      <w:pPr>
        <w:numPr>
          <w:ilvl w:val="0"/>
          <w:numId w:val="16"/>
        </w:numPr>
        <w:spacing w:after="240" w:line="240" w:lineRule="auto"/>
      </w:pPr>
      <w:r w:rsidRPr="008640F5">
        <w:t>Figure 6.5: Cloudflare Dashboard — Workers AI Metrics (</w:t>
      </w:r>
      <w:r>
        <w:t>section</w:t>
      </w:r>
      <w:r w:rsidRPr="008640F5">
        <w:t>6.5.2)</w:t>
      </w:r>
    </w:p>
    <w:p w14:paraId="6C32AE3C" w14:textId="0160F17D" w:rsidR="008640F5" w:rsidRPr="008640F5" w:rsidRDefault="008640F5" w:rsidP="008640F5">
      <w:pPr>
        <w:numPr>
          <w:ilvl w:val="0"/>
          <w:numId w:val="16"/>
        </w:numPr>
        <w:spacing w:after="240" w:line="240" w:lineRule="auto"/>
      </w:pPr>
      <w:r w:rsidRPr="008640F5">
        <w:t>Figure 6.6: Knowledge Base Sync Pipeline (</w:t>
      </w:r>
      <w:r>
        <w:t>section</w:t>
      </w:r>
      <w:r w:rsidRPr="008640F5">
        <w:t>6.5.2)</w:t>
      </w:r>
    </w:p>
    <w:p w14:paraId="6F532755" w14:textId="184DEA3E" w:rsidR="008640F5" w:rsidRPr="008640F5" w:rsidRDefault="008640F5" w:rsidP="008640F5">
      <w:pPr>
        <w:numPr>
          <w:ilvl w:val="0"/>
          <w:numId w:val="16"/>
        </w:numPr>
        <w:spacing w:after="240" w:line="240" w:lineRule="auto"/>
      </w:pPr>
      <w:r w:rsidRPr="008640F5">
        <w:t>Figure 7.6: Answer Relevancy — Median, Mean and Interquartile Range by Condition (</w:t>
      </w:r>
      <w:r>
        <w:t>section</w:t>
      </w:r>
      <w:r w:rsidRPr="008640F5">
        <w:t>7.2)</w:t>
      </w:r>
    </w:p>
    <w:p w14:paraId="6418EBAD" w14:textId="665C554A" w:rsidR="008640F5" w:rsidRPr="008640F5" w:rsidRDefault="008640F5" w:rsidP="008640F5">
      <w:pPr>
        <w:numPr>
          <w:ilvl w:val="0"/>
          <w:numId w:val="16"/>
        </w:numPr>
        <w:spacing w:after="240" w:line="240" w:lineRule="auto"/>
      </w:pPr>
      <w:r w:rsidRPr="008640F5">
        <w:t>Figure 7.7: Divergence Between Automated and Human Evaluation Signals (</w:t>
      </w:r>
      <w:r>
        <w:t>section</w:t>
      </w:r>
      <w:r w:rsidRPr="008640F5">
        <w:t>7.2)</w:t>
      </w:r>
    </w:p>
    <w:p w14:paraId="2B16392B" w14:textId="7A74844E" w:rsidR="008640F5" w:rsidRPr="008640F5" w:rsidRDefault="008640F5" w:rsidP="008640F5">
      <w:pPr>
        <w:numPr>
          <w:ilvl w:val="0"/>
          <w:numId w:val="16"/>
        </w:numPr>
        <w:spacing w:after="240" w:line="240" w:lineRule="auto"/>
      </w:pPr>
      <w:r w:rsidRPr="008640F5">
        <w:t>Figure 7.8: Human Evaluation Ratings by Condition and Dimension (</w:t>
      </w:r>
      <w:r>
        <w:t>section</w:t>
      </w:r>
      <w:r w:rsidRPr="008640F5">
        <w:t>7.3)</w:t>
      </w:r>
    </w:p>
    <w:p w14:paraId="0E9C00FD" w14:textId="449C0EB5" w:rsidR="008640F5" w:rsidRPr="008640F5" w:rsidRDefault="008640F5" w:rsidP="008640F5">
      <w:pPr>
        <w:numPr>
          <w:ilvl w:val="0"/>
          <w:numId w:val="16"/>
        </w:numPr>
        <w:spacing w:after="240" w:line="240" w:lineRule="auto"/>
      </w:pPr>
      <w:r w:rsidRPr="008640F5">
        <w:t>Figure 7.9: Statistical Significance of RAG vs. Baseline Comparisons (</w:t>
      </w:r>
      <w:r>
        <w:t>section</w:t>
      </w:r>
      <w:r w:rsidRPr="008640F5">
        <w:t>7.4)</w:t>
      </w:r>
    </w:p>
    <w:p w14:paraId="11DE9FA3" w14:textId="6DC1344B" w:rsidR="008640F5" w:rsidRPr="008640F5" w:rsidRDefault="008640F5" w:rsidP="008640F5">
      <w:pPr>
        <w:numPr>
          <w:ilvl w:val="0"/>
          <w:numId w:val="16"/>
        </w:numPr>
        <w:spacing w:after="240" w:line="240" w:lineRule="auto"/>
      </w:pPr>
      <w:r w:rsidRPr="008640F5">
        <w:t>Figure 7.10: Decomposition of Accuracy Gains — Prompting vs. Retrieval (</w:t>
      </w:r>
      <w:r>
        <w:t>section</w:t>
      </w:r>
      <w:r w:rsidRPr="008640F5">
        <w:t>7.5)</w:t>
      </w:r>
    </w:p>
    <w:p w14:paraId="249EECC2" w14:textId="27E4EC64" w:rsidR="008640F5" w:rsidRPr="008640F5" w:rsidRDefault="008640F5" w:rsidP="008640F5">
      <w:pPr>
        <w:numPr>
          <w:ilvl w:val="0"/>
          <w:numId w:val="16"/>
        </w:numPr>
        <w:spacing w:after="240" w:line="240" w:lineRule="auto"/>
      </w:pPr>
      <w:r w:rsidRPr="008640F5">
        <w:t xml:space="preserve">Figure 7.11: </w:t>
      </w:r>
      <w:proofErr w:type="spellStart"/>
      <w:r w:rsidRPr="008640F5">
        <w:t>StudyMate</w:t>
      </w:r>
      <w:proofErr w:type="spellEnd"/>
      <w:r w:rsidRPr="008640F5">
        <w:t xml:space="preserve"> AI — Sinhala Query and Grounded Response (</w:t>
      </w:r>
      <w:r>
        <w:t>section</w:t>
      </w:r>
      <w:r w:rsidRPr="008640F5">
        <w:t>7.7)</w:t>
      </w:r>
    </w:p>
    <w:p w14:paraId="7FED9F52" w14:textId="7CA007CD" w:rsidR="008640F5" w:rsidRPr="008640F5" w:rsidRDefault="008640F5" w:rsidP="008640F5">
      <w:pPr>
        <w:numPr>
          <w:ilvl w:val="0"/>
          <w:numId w:val="16"/>
        </w:numPr>
        <w:spacing w:after="240" w:line="240" w:lineRule="auto"/>
      </w:pPr>
      <w:r w:rsidRPr="008640F5">
        <w:t>Figure 7.12: Teacher Evaluation Interface (</w:t>
      </w:r>
      <w:r>
        <w:t>section</w:t>
      </w:r>
      <w:r w:rsidRPr="008640F5">
        <w:t>7.7)</w:t>
      </w:r>
    </w:p>
    <w:p w14:paraId="5A060C9E" w14:textId="681E124D" w:rsidR="008640F5" w:rsidRPr="008640F5" w:rsidRDefault="008640F5" w:rsidP="008640F5">
      <w:pPr>
        <w:numPr>
          <w:ilvl w:val="0"/>
          <w:numId w:val="16"/>
        </w:numPr>
        <w:spacing w:after="240" w:line="240" w:lineRule="auto"/>
      </w:pPr>
      <w:r w:rsidRPr="008640F5">
        <w:t>Figure 7.13: Automated Evaluation Dashboard (</w:t>
      </w:r>
      <w:r>
        <w:t>section</w:t>
      </w:r>
      <w:r w:rsidRPr="008640F5">
        <w:t>7.7)</w:t>
      </w:r>
    </w:p>
    <w:p w14:paraId="29B16448" w14:textId="77777777" w:rsidR="00EA27FE" w:rsidRDefault="00EA27FE">
      <w:pPr>
        <w:sectPr w:rsidR="00EA27FE" w:rsidSect="004E1E8D">
          <w:headerReference w:type="default" r:id="rId8"/>
          <w:footerReference w:type="default" r:id="rId9"/>
          <w:pgSz w:w="11906" w:h="16838"/>
          <w:pgMar w:top="1417" w:right="1417" w:bottom="1417" w:left="1417" w:header="720" w:footer="720" w:gutter="0"/>
          <w:pgNumType w:fmt="lowerRoman" w:start="1"/>
          <w:cols w:space="720"/>
          <w:titlePg/>
          <w:docGrid w:linePitch="360"/>
        </w:sectPr>
      </w:pPr>
    </w:p>
    <w:p w14:paraId="3FF4F2E7" w14:textId="07D02CD9" w:rsidR="00EA27FE" w:rsidRPr="00DD4F9E" w:rsidRDefault="00000000" w:rsidP="001141C7">
      <w:pPr>
        <w:pStyle w:val="Heading2"/>
      </w:pPr>
      <w:bookmarkStart w:id="3" w:name="_Toc236595977"/>
      <w:r w:rsidRPr="00DD4F9E">
        <w:lastRenderedPageBreak/>
        <w:t>1: Introduction</w:t>
      </w:r>
      <w:bookmarkEnd w:id="3"/>
    </w:p>
    <w:p w14:paraId="33174F53" w14:textId="77777777" w:rsidR="00EA27FE" w:rsidRPr="00DD4F9E" w:rsidRDefault="00000000" w:rsidP="00DD4F9E">
      <w:pPr>
        <w:pStyle w:val="Heading3"/>
      </w:pPr>
      <w:bookmarkStart w:id="4" w:name="_Toc236595978"/>
      <w:r w:rsidRPr="00DD4F9E">
        <w:t>1.1 Background and Context</w:t>
      </w:r>
      <w:bookmarkEnd w:id="4"/>
    </w:p>
    <w:p w14:paraId="204B00F7" w14:textId="77777777" w:rsidR="00EA27FE" w:rsidRDefault="00000000">
      <w:pPr>
        <w:spacing w:after="240" w:line="360" w:lineRule="auto"/>
      </w:pPr>
      <w:r>
        <w:t>Large Language Models (LLMs), including GPT-4, Claude, and Gemini have greatly enhanced AI capability through superior performance in many areas; among them being code generation, machine translation, reasoning, and applying domain specific knowledge [1</w:t>
      </w:r>
      <w:proofErr w:type="gramStart"/>
      <w:r>
        <w:t>] .</w:t>
      </w:r>
      <w:proofErr w:type="gramEnd"/>
      <w:r>
        <w:t xml:space="preserve"> While these models have been transformative in terms of changing how humans interact with </w:t>
      </w:r>
      <w:proofErr w:type="gramStart"/>
      <w:r>
        <w:t>computers</w:t>
      </w:r>
      <w:proofErr w:type="gramEnd"/>
      <w:r>
        <w:t xml:space="preserve"> they also contain a critical weakness; hallucinations – the production of clearly false and completely fabricated information at a level of confidence that is usually associated with true information [</w:t>
      </w:r>
      <w:proofErr w:type="gramStart"/>
      <w:r>
        <w:t>2 ]</w:t>
      </w:r>
      <w:proofErr w:type="gramEnd"/>
      <w:r>
        <w:t xml:space="preserve"> .</w:t>
      </w:r>
    </w:p>
    <w:p w14:paraId="7870C716" w14:textId="77777777" w:rsidR="00EA27FE" w:rsidRDefault="00000000">
      <w:pPr>
        <w:spacing w:after="240" w:line="360" w:lineRule="auto"/>
      </w:pPr>
      <w:r>
        <w:t xml:space="preserve">This significant problem is exacerbated in </w:t>
      </w:r>
      <w:proofErr w:type="gramStart"/>
      <w:r>
        <w:t>low resource</w:t>
      </w:r>
      <w:proofErr w:type="gramEnd"/>
      <w:r>
        <w:t xml:space="preserve"> languages which often suffer from poor quality or even complete lack of large-scale training data for model development. This results in an inability of models to develop sufficient parametric knowledge for producing contextually relevant responses based upon accurate cultural and factual contexts [</w:t>
      </w:r>
      <w:proofErr w:type="gramStart"/>
      <w:r>
        <w:t>3 ]</w:t>
      </w:r>
      <w:proofErr w:type="gramEnd"/>
      <w:r>
        <w:t xml:space="preserve">. An example of a low resource language is Sinhalese which has approximately 17 million speakers in Sri Lanka. Because of a very serious shortage of </w:t>
      </w:r>
      <w:proofErr w:type="gramStart"/>
      <w:r>
        <w:t>large scale</w:t>
      </w:r>
      <w:proofErr w:type="gramEnd"/>
      <w:r>
        <w:t xml:space="preserve"> high-quality training data in comparison to those available for use in developing high resource languages, most current multilingual LLMs will degrade their performance significantly when processing requests made in Sinhalese. The recent benchmark, </w:t>
      </w:r>
      <w:proofErr w:type="spellStart"/>
      <w:proofErr w:type="gramStart"/>
      <w:r>
        <w:t>SinhalaMMLU</w:t>
      </w:r>
      <w:proofErr w:type="spellEnd"/>
      <w:proofErr w:type="gramEnd"/>
      <w:r>
        <w:t xml:space="preserve"> confirmed the significant differences found in previous studies. It reported that although models were able to achieve above 85% accuracy on corresponding benchmarks made using English, they were unable to meet 60% accuracy levels when corresponding benchmarks were run using the same tests but written in Sinhalese [</w:t>
      </w:r>
      <w:proofErr w:type="gramStart"/>
      <w:r>
        <w:t>4 ,</w:t>
      </w:r>
      <w:proofErr w:type="gramEnd"/>
      <w:r>
        <w:t xml:space="preserve"> </w:t>
      </w:r>
      <w:proofErr w:type="gramStart"/>
      <w:r>
        <w:t>5 ]</w:t>
      </w:r>
      <w:proofErr w:type="gramEnd"/>
      <w:r>
        <w:t xml:space="preserve"> .</w:t>
      </w:r>
    </w:p>
    <w:p w14:paraId="1992A283" w14:textId="77777777" w:rsidR="00EA27FE" w:rsidRDefault="00000000">
      <w:pPr>
        <w:spacing w:after="240" w:line="360" w:lineRule="auto"/>
      </w:pPr>
      <w:r>
        <w:t>Consequently, the educational implications of these results are serious. Students who study business studies courses solely written in Sinhala as part of their preparation for the General Certificate of Education Ordinary Level (GCE O/L) examinations are severely disadvantaged because there is a serious deficit in the number of qualified teachers available to teach the course, there are no up-to-date textbooks available to support learning, and there is a severe deficiency in practice materials available to support teaching and learning [</w:t>
      </w:r>
      <w:proofErr w:type="gramStart"/>
      <w:r>
        <w:t>7 ,</w:t>
      </w:r>
      <w:proofErr w:type="gramEnd"/>
      <w:r>
        <w:t xml:space="preserve"> </w:t>
      </w:r>
      <w:proofErr w:type="gramStart"/>
      <w:r>
        <w:t>8 ]</w:t>
      </w:r>
      <w:proofErr w:type="gramEnd"/>
      <w:r>
        <w:t>.</w:t>
      </w:r>
    </w:p>
    <w:p w14:paraId="29713776" w14:textId="77777777" w:rsidR="00EA27FE" w:rsidRDefault="00000000">
      <w:pPr>
        <w:spacing w:after="240" w:line="360" w:lineRule="auto"/>
      </w:pPr>
      <w:r>
        <w:t xml:space="preserve">As a result of the urgent need for easily accessible and accurately reliable education tools written in Sinhala, this dissertation examines if the retrieval-augmented generation (RAG) </w:t>
      </w:r>
      <w:r>
        <w:lastRenderedPageBreak/>
        <w:t>approach can successfully close the existing gap between LLM's superior ability to generate fluent content and the requirement to provide strictly reliable factual answers that are necessary for low resource educational applications [</w:t>
      </w:r>
      <w:proofErr w:type="gramStart"/>
      <w:r>
        <w:t>6 ]</w:t>
      </w:r>
      <w:proofErr w:type="gramEnd"/>
      <w:r>
        <w:t xml:space="preserve"> .</w:t>
      </w:r>
    </w:p>
    <w:p w14:paraId="7769625C" w14:textId="77777777" w:rsidR="00EA27FE" w:rsidRDefault="00000000">
      <w:pPr>
        <w:jc w:val="center"/>
      </w:pPr>
      <w:r>
        <w:rPr>
          <w:noProof/>
        </w:rPr>
        <w:drawing>
          <wp:inline distT="0" distB="0" distL="0" distR="0" wp14:anchorId="054988FC" wp14:editId="53B4CDA2">
            <wp:extent cx="5200139" cy="490283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_hallucination_comparison.png"/>
                    <pic:cNvPicPr/>
                  </pic:nvPicPr>
                  <pic:blipFill>
                    <a:blip r:embed="rId10"/>
                    <a:stretch>
                      <a:fillRect/>
                    </a:stretch>
                  </pic:blipFill>
                  <pic:spPr>
                    <a:xfrm>
                      <a:off x="0" y="0"/>
                      <a:ext cx="5203650" cy="4906145"/>
                    </a:xfrm>
                    <a:prstGeom prst="rect">
                      <a:avLst/>
                    </a:prstGeom>
                  </pic:spPr>
                </pic:pic>
              </a:graphicData>
            </a:graphic>
          </wp:inline>
        </w:drawing>
      </w:r>
    </w:p>
    <w:p w14:paraId="1A8E85B8" w14:textId="684D9F6D" w:rsidR="00EA27FE" w:rsidRDefault="00000000">
      <w:pPr>
        <w:spacing w:after="240" w:line="240" w:lineRule="auto"/>
        <w:jc w:val="center"/>
      </w:pPr>
      <w:r>
        <w:rPr>
          <w:i/>
          <w:sz w:val="20"/>
        </w:rPr>
        <w:t xml:space="preserve">Figure 1.1: A real hallucination captured during preliminary investigation. </w:t>
      </w:r>
    </w:p>
    <w:p w14:paraId="68ACABC6" w14:textId="77777777" w:rsidR="00EA27FE" w:rsidRPr="00725A23" w:rsidRDefault="00000000" w:rsidP="00725A23">
      <w:pPr>
        <w:pStyle w:val="Heading3"/>
      </w:pPr>
      <w:bookmarkStart w:id="5" w:name="_Toc236595979"/>
      <w:r w:rsidRPr="00725A23">
        <w:t>1.2 Problem Statement</w:t>
      </w:r>
      <w:bookmarkEnd w:id="5"/>
    </w:p>
    <w:p w14:paraId="4346B328" w14:textId="77777777" w:rsidR="00EA27FE" w:rsidRDefault="00000000">
      <w:pPr>
        <w:spacing w:after="240" w:line="360" w:lineRule="auto"/>
      </w:pPr>
      <w:r>
        <w:t xml:space="preserve">This research addresses a three-pronged problem. Firstly, there are currently unacceptable levels of hallucinations exhibited by the general purpose LLMs when asked questions about O/L Business Studies-related topics in Sinhala. These hallucinations can produce output which contradicts the official Syllabus; creates fictional Economic concepts; misrepresents key Business Principles; and therefore, will be misleading to students. Secondly, the present Educational Technology environment in Sri Lanka does little to assist in the delivery of education in the Sinhala medium in Business subjects. As such, Students and Teachers do not have access to AI-assisted resources that can augment traditional teaching methodologies. </w:t>
      </w:r>
      <w:r>
        <w:lastRenderedPageBreak/>
        <w:t xml:space="preserve">Finally, although RAG </w:t>
      </w:r>
      <w:proofErr w:type="gramStart"/>
      <w:r>
        <w:t>architectures have</w:t>
      </w:r>
      <w:proofErr w:type="gramEnd"/>
      <w:r>
        <w:t xml:space="preserve"> been shown to provide effective grounding mechanisms for high resource languages, no work has been done </w:t>
      </w:r>
      <w:proofErr w:type="gramStart"/>
      <w:r>
        <w:t>as yet</w:t>
      </w:r>
      <w:proofErr w:type="gramEnd"/>
      <w:r>
        <w:t xml:space="preserve"> to assess the effectiveness, appropriate configuration, and performance metrics of these architectures for use with Sinhala (a Morphologically Rich, Agglutinating Language with very Limited Digital Representation).</w:t>
      </w:r>
    </w:p>
    <w:p w14:paraId="0A53D269" w14:textId="77777777" w:rsidR="00EA27FE" w:rsidRPr="00DD4F9E" w:rsidRDefault="00000000">
      <w:pPr>
        <w:spacing w:after="240" w:line="360" w:lineRule="auto"/>
        <w:rPr>
          <w:b/>
          <w:bCs/>
        </w:rPr>
      </w:pPr>
      <w:r w:rsidRPr="00DD4F9E">
        <w:rPr>
          <w:b/>
          <w:bCs/>
        </w:rPr>
        <w:t>The core problem statement can be articulated as follows:</w:t>
      </w:r>
    </w:p>
    <w:p w14:paraId="4CBBC78E" w14:textId="77777777" w:rsidR="00EA27FE" w:rsidRDefault="00000000" w:rsidP="00DD4F9E">
      <w:pPr>
        <w:spacing w:after="240" w:line="360" w:lineRule="auto"/>
      </w:pPr>
      <w:r w:rsidRPr="00DD4F9E">
        <w:t xml:space="preserve">Due to lack of domain- and language-specific pre-training data current large language models generate factually incorrect information when asked questions concerning the Sri Lanka GCE O/L Business Studies syllabus in Sinhala. The inability to rely upon factual accuracy makes it unsafe to utilize them as an educational resource tool to support the approximately 200,000 students that take this exam each year, most of whom are educated in Sinhala medium schools with little or no supplemental material available. To date there has been no research conducted into whether; and if so what configuration of, a retrieval-augmented generation model would be able to reduce the </w:t>
      </w:r>
      <w:proofErr w:type="gramStart"/>
      <w:r w:rsidRPr="00DD4F9E">
        <w:t>amount</w:t>
      </w:r>
      <w:proofErr w:type="gramEnd"/>
      <w:r w:rsidRPr="00DD4F9E">
        <w:t xml:space="preserve"> of hallucinations generated for educational content written in the Sinhala language.</w:t>
      </w:r>
    </w:p>
    <w:p w14:paraId="5AE38261" w14:textId="77777777" w:rsidR="00EA27FE" w:rsidRPr="00725A23" w:rsidRDefault="00000000" w:rsidP="0077485F">
      <w:pPr>
        <w:pStyle w:val="Heading3"/>
      </w:pPr>
      <w:bookmarkStart w:id="6" w:name="_Toc236595980"/>
      <w:r w:rsidRPr="00725A23">
        <w:t>1.3 Research Aim and Objectives</w:t>
      </w:r>
      <w:bookmarkEnd w:id="6"/>
    </w:p>
    <w:p w14:paraId="650D9D60" w14:textId="77777777" w:rsidR="00EA27FE" w:rsidRDefault="00000000">
      <w:pPr>
        <w:spacing w:after="240" w:line="360" w:lineRule="auto"/>
      </w:pPr>
      <w:r>
        <w:rPr>
          <w:b/>
        </w:rPr>
        <w:t>Aim:</w:t>
      </w:r>
      <w:r>
        <w:t xml:space="preserve"> To create and test a Retrieval-Augmented Generation model, based upon established O/L Business Studies curriculum material in the Sinhalese language, and to measure how well this curriculum-base model </w:t>
      </w:r>
      <w:proofErr w:type="gramStart"/>
      <w:r>
        <w:t>is able to</w:t>
      </w:r>
      <w:proofErr w:type="gramEnd"/>
      <w:r>
        <w:t xml:space="preserve"> reduce hallucinations when compared to non-curriculum-based Language Model Baseline models.</w:t>
      </w:r>
    </w:p>
    <w:p w14:paraId="565B596B" w14:textId="77777777" w:rsidR="00EA27FE" w:rsidRDefault="00000000">
      <w:pPr>
        <w:spacing w:after="240" w:line="360" w:lineRule="auto"/>
      </w:pPr>
      <w:r>
        <w:rPr>
          <w:b/>
        </w:rPr>
        <w:t>Objectives:</w:t>
      </w:r>
    </w:p>
    <w:p w14:paraId="09824D25" w14:textId="77777777" w:rsidR="00EA27FE" w:rsidRDefault="00000000">
      <w:pPr>
        <w:spacing w:after="240" w:line="360" w:lineRule="auto"/>
      </w:pPr>
      <w:r>
        <w:t xml:space="preserve">1. </w:t>
      </w:r>
      <w:r>
        <w:rPr>
          <w:b/>
        </w:rPr>
        <w:t>Objective 1 (Creating the Database)</w:t>
      </w:r>
      <w:r>
        <w:t xml:space="preserve">: Establish a database of O/L Business Studies course materials (including past exams, study texts, teacher resources, etc.) that are </w:t>
      </w:r>
      <w:proofErr w:type="spellStart"/>
      <w:r>
        <w:t>publically</w:t>
      </w:r>
      <w:proofErr w:type="spellEnd"/>
      <w:r>
        <w:t xml:space="preserve"> available online in Sinhalese; Clean/Format these into retrievable </w:t>
      </w:r>
      <w:proofErr w:type="gramStart"/>
      <w:r>
        <w:t>form</w:t>
      </w:r>
      <w:proofErr w:type="gramEnd"/>
      <w:r>
        <w:t xml:space="preserve"> suitable for use in a RAG-pipeline.</w:t>
      </w:r>
    </w:p>
    <w:p w14:paraId="66D62DCD" w14:textId="77777777" w:rsidR="00EA27FE" w:rsidRDefault="00000000">
      <w:pPr>
        <w:spacing w:after="240" w:line="360" w:lineRule="auto"/>
      </w:pPr>
      <w:r>
        <w:t xml:space="preserve">2. </w:t>
      </w:r>
      <w:r>
        <w:rPr>
          <w:b/>
        </w:rPr>
        <w:t>Objective 2 (Developing the RAG-Pipeline)</w:t>
      </w:r>
      <w:r>
        <w:t xml:space="preserve">: Develop a modular implementation of a RAG-architecture; Use Sentence Transformers to generate embeddings for the generation process (multilingual-E5, BGE-M3); </w:t>
      </w:r>
      <w:proofErr w:type="spellStart"/>
      <w:r>
        <w:t>ChromaDB</w:t>
      </w:r>
      <w:proofErr w:type="spellEnd"/>
      <w:r>
        <w:t xml:space="preserve"> for storing embeddings; and Open-AI compatible API Client for conducting LLM-inference; Use DeepSeek V4-Pro as the </w:t>
      </w:r>
      <w:r>
        <w:lastRenderedPageBreak/>
        <w:t>generation engine. This will enable users to configure their own chunking methods and retrieval parameters.</w:t>
      </w:r>
    </w:p>
    <w:p w14:paraId="41A7F581" w14:textId="77777777" w:rsidR="00EA27FE" w:rsidRDefault="00000000">
      <w:pPr>
        <w:spacing w:after="240" w:line="360" w:lineRule="auto"/>
      </w:pPr>
      <w:r>
        <w:t xml:space="preserve">3. </w:t>
      </w:r>
      <w:r>
        <w:rPr>
          <w:b/>
        </w:rPr>
        <w:t>Objective 3 (Comparison with Baselines)</w:t>
      </w:r>
      <w:r>
        <w:t>: Compare performance of an Un-Grounded LLM model and a Prompt-Constraining Un-</w:t>
      </w:r>
      <w:proofErr w:type="spellStart"/>
      <w:r>
        <w:t>Gounded</w:t>
      </w:r>
      <w:proofErr w:type="spellEnd"/>
      <w:r>
        <w:t xml:space="preserve"> LLM model to the performance of the RAG-Grounded model.</w:t>
      </w:r>
    </w:p>
    <w:p w14:paraId="63821C25" w14:textId="77777777" w:rsidR="00EA27FE" w:rsidRDefault="00000000">
      <w:pPr>
        <w:spacing w:after="240" w:line="360" w:lineRule="auto"/>
      </w:pPr>
      <w:r>
        <w:t xml:space="preserve">4. </w:t>
      </w:r>
      <w:r>
        <w:rPr>
          <w:b/>
        </w:rPr>
        <w:t>Objective 4 (Evaluation of System Outputs)</w:t>
      </w:r>
      <w:r>
        <w:t>: Evaluate the output of the system using both Automated Evaluation (Semantic Similarity Metrics -- Cosine Similarity using multilingual-E5, evaluating Faithfulness, Context Precision and Answer Relevance) and Human Expert Assessment using a Structured Rubric by Qualified Teachers of O/L Business Studies; Evaluate Inter-Rater Reliability using Cohen's Kappa Coefficient.</w:t>
      </w:r>
    </w:p>
    <w:p w14:paraId="117E9FD2" w14:textId="77777777" w:rsidR="00EA27FE" w:rsidRDefault="00000000">
      <w:pPr>
        <w:spacing w:after="240" w:line="360" w:lineRule="auto"/>
      </w:pPr>
      <w:r>
        <w:t xml:space="preserve">5. </w:t>
      </w:r>
      <w:r>
        <w:rPr>
          <w:b/>
        </w:rPr>
        <w:t>Objective 5 (Optimization of Parameters)</w:t>
      </w:r>
      <w:r>
        <w:t xml:space="preserve">: Investigate the Effect of Embedding Models (Multilingual E5 vs. BGE-M3) and Chunking Methods (Fixed-Sized, </w:t>
      </w:r>
      <w:proofErr w:type="gramStart"/>
      <w:r>
        <w:t>Semantically-Based</w:t>
      </w:r>
      <w:proofErr w:type="gramEnd"/>
      <w:r>
        <w:t>, Hybrid) on the Quality of Retrievability and Downstream Response Generation for Educational Sinhalese Texts.</w:t>
      </w:r>
    </w:p>
    <w:p w14:paraId="41C5EFBD" w14:textId="77777777" w:rsidR="00EA27FE" w:rsidRDefault="00000000">
      <w:pPr>
        <w:spacing w:after="240" w:line="360" w:lineRule="auto"/>
      </w:pPr>
      <w:r>
        <w:t xml:space="preserve">6. </w:t>
      </w:r>
      <w:r>
        <w:rPr>
          <w:b/>
        </w:rPr>
        <w:t>Objective 6 (Development of Framework)</w:t>
      </w:r>
      <w:r>
        <w:t>: Create a Replicable Methodological Framework for implementing RAG-based Solutions for Other Subjects Using Sinhala and Other Low Resource Languages; The framework should include documentation of all coding, Evaluation Protocols, Configuration Recommendations, etc.</w:t>
      </w:r>
    </w:p>
    <w:p w14:paraId="618B0531" w14:textId="77777777" w:rsidR="00EA27FE" w:rsidRPr="00725A23" w:rsidRDefault="00000000" w:rsidP="0077485F">
      <w:pPr>
        <w:pStyle w:val="Heading3"/>
      </w:pPr>
      <w:bookmarkStart w:id="7" w:name="_Toc236595981"/>
      <w:r w:rsidRPr="00725A23">
        <w:t>1.4 Research Questions</w:t>
      </w:r>
      <w:bookmarkEnd w:id="7"/>
    </w:p>
    <w:p w14:paraId="2D531958" w14:textId="77777777" w:rsidR="00EA27FE" w:rsidRDefault="00000000">
      <w:pPr>
        <w:spacing w:after="240" w:line="360" w:lineRule="auto"/>
      </w:pPr>
      <w:r>
        <w:t>Building upon the research aim and objectives, this study is guided by the following research questions:</w:t>
      </w:r>
    </w:p>
    <w:tbl>
      <w:tblPr>
        <w:tblStyle w:val="TableGrid"/>
        <w:tblW w:w="0" w:type="auto"/>
        <w:tblLook w:val="04A0" w:firstRow="1" w:lastRow="0" w:firstColumn="1" w:lastColumn="0" w:noHBand="0" w:noVBand="1"/>
      </w:tblPr>
      <w:tblGrid>
        <w:gridCol w:w="1216"/>
        <w:gridCol w:w="7971"/>
      </w:tblGrid>
      <w:tr w:rsidR="00EA27FE" w14:paraId="575B563E" w14:textId="77777777" w:rsidTr="00EC76FC">
        <w:tc>
          <w:tcPr>
            <w:tcW w:w="1101" w:type="dxa"/>
            <w:shd w:val="clear" w:color="auto" w:fill="D9E2F3"/>
          </w:tcPr>
          <w:p w14:paraId="68001810" w14:textId="77777777" w:rsidR="00EA27FE" w:rsidRPr="006F59A5" w:rsidRDefault="00000000">
            <w:pPr>
              <w:rPr>
                <w:szCs w:val="24"/>
              </w:rPr>
            </w:pPr>
            <w:r w:rsidRPr="006F59A5">
              <w:rPr>
                <w:b/>
                <w:szCs w:val="24"/>
              </w:rPr>
              <w:t>Identifier</w:t>
            </w:r>
          </w:p>
        </w:tc>
        <w:tc>
          <w:tcPr>
            <w:tcW w:w="7971" w:type="dxa"/>
            <w:shd w:val="clear" w:color="auto" w:fill="D9E2F3"/>
          </w:tcPr>
          <w:p w14:paraId="66A80882" w14:textId="77777777" w:rsidR="00EA27FE" w:rsidRPr="006F59A5" w:rsidRDefault="00000000">
            <w:pPr>
              <w:rPr>
                <w:szCs w:val="24"/>
              </w:rPr>
            </w:pPr>
            <w:r w:rsidRPr="006F59A5">
              <w:rPr>
                <w:b/>
                <w:szCs w:val="24"/>
              </w:rPr>
              <w:t>Research Question</w:t>
            </w:r>
          </w:p>
        </w:tc>
      </w:tr>
      <w:tr w:rsidR="00EA27FE" w14:paraId="47D6F910" w14:textId="77777777" w:rsidTr="00EC76FC">
        <w:tc>
          <w:tcPr>
            <w:tcW w:w="1101" w:type="dxa"/>
          </w:tcPr>
          <w:p w14:paraId="66085B64" w14:textId="77777777" w:rsidR="00EA27FE" w:rsidRPr="006F59A5" w:rsidRDefault="00000000">
            <w:pPr>
              <w:rPr>
                <w:szCs w:val="24"/>
              </w:rPr>
            </w:pPr>
            <w:r w:rsidRPr="006F59A5">
              <w:rPr>
                <w:szCs w:val="24"/>
              </w:rPr>
              <w:t>**RQ1**</w:t>
            </w:r>
          </w:p>
        </w:tc>
        <w:tc>
          <w:tcPr>
            <w:tcW w:w="7971" w:type="dxa"/>
          </w:tcPr>
          <w:p w14:paraId="69A7077B" w14:textId="77777777" w:rsidR="00EA27FE" w:rsidRPr="006F59A5" w:rsidRDefault="00000000">
            <w:pPr>
              <w:rPr>
                <w:szCs w:val="24"/>
              </w:rPr>
            </w:pPr>
            <w:r w:rsidRPr="006F59A5">
              <w:rPr>
                <w:szCs w:val="24"/>
              </w:rPr>
              <w:t>Will grounding LLM responses in a verified knowledge base of Sinhala O/L Business Studies content significantly decrease hallucination rates and increase faithfulness scores compared to an ungrounded LLM baseline?</w:t>
            </w:r>
          </w:p>
        </w:tc>
      </w:tr>
      <w:tr w:rsidR="00EA27FE" w14:paraId="266B02CE" w14:textId="77777777" w:rsidTr="00EC76FC">
        <w:tc>
          <w:tcPr>
            <w:tcW w:w="1101" w:type="dxa"/>
          </w:tcPr>
          <w:p w14:paraId="1D1DAC90" w14:textId="77777777" w:rsidR="00EA27FE" w:rsidRPr="006F59A5" w:rsidRDefault="00000000">
            <w:pPr>
              <w:rPr>
                <w:szCs w:val="24"/>
              </w:rPr>
            </w:pPr>
            <w:r w:rsidRPr="006F59A5">
              <w:rPr>
                <w:szCs w:val="24"/>
              </w:rPr>
              <w:t>**RQ2**</w:t>
            </w:r>
          </w:p>
        </w:tc>
        <w:tc>
          <w:tcPr>
            <w:tcW w:w="7971" w:type="dxa"/>
          </w:tcPr>
          <w:p w14:paraId="1671CA4F" w14:textId="77777777" w:rsidR="00EA27FE" w:rsidRPr="006F59A5" w:rsidRDefault="00000000">
            <w:pPr>
              <w:rPr>
                <w:szCs w:val="24"/>
              </w:rPr>
            </w:pPr>
            <w:r w:rsidRPr="006F59A5">
              <w:rPr>
                <w:szCs w:val="24"/>
              </w:rPr>
              <w:t>Which combination of embedding model (multilingual-E5, BGE-M3) and text chunking strategy (fixed-size, semantic, hybrid) yields optimal retrieval precision and recall for Sinhala-language educational text?</w:t>
            </w:r>
          </w:p>
        </w:tc>
      </w:tr>
      <w:tr w:rsidR="00EA27FE" w14:paraId="47E49DCA" w14:textId="77777777" w:rsidTr="00EC76FC">
        <w:tc>
          <w:tcPr>
            <w:tcW w:w="1101" w:type="dxa"/>
          </w:tcPr>
          <w:p w14:paraId="725764F6" w14:textId="77777777" w:rsidR="00EA27FE" w:rsidRPr="006F59A5" w:rsidRDefault="00000000">
            <w:pPr>
              <w:rPr>
                <w:szCs w:val="24"/>
              </w:rPr>
            </w:pPr>
            <w:r w:rsidRPr="006F59A5">
              <w:rPr>
                <w:szCs w:val="24"/>
              </w:rPr>
              <w:t>**RQ3** (Optional)</w:t>
            </w:r>
          </w:p>
        </w:tc>
        <w:tc>
          <w:tcPr>
            <w:tcW w:w="7971" w:type="dxa"/>
          </w:tcPr>
          <w:p w14:paraId="1DC92030" w14:textId="77777777" w:rsidR="00EA27FE" w:rsidRPr="006F59A5" w:rsidRDefault="00000000">
            <w:pPr>
              <w:rPr>
                <w:szCs w:val="24"/>
              </w:rPr>
            </w:pPr>
            <w:r w:rsidRPr="006F59A5">
              <w:rPr>
                <w:szCs w:val="24"/>
              </w:rPr>
              <w:t>Does a dual-representation indexing approach, indexing LLM-generated question-answer pairs alongside raw text passages, improve retrieval relevance over single-vector passage indexing for Sinhala educational queries?</w:t>
            </w:r>
          </w:p>
        </w:tc>
      </w:tr>
    </w:tbl>
    <w:p w14:paraId="276879D0" w14:textId="77777777" w:rsidR="00623D4E" w:rsidRDefault="00623D4E" w:rsidP="00623D4E">
      <w:pPr>
        <w:spacing w:after="240" w:line="240" w:lineRule="auto"/>
        <w:jc w:val="center"/>
        <w:rPr>
          <w:i/>
          <w:sz w:val="20"/>
        </w:rPr>
      </w:pPr>
    </w:p>
    <w:p w14:paraId="291D74C3" w14:textId="270B9088" w:rsidR="00623D4E" w:rsidRDefault="00623D4E" w:rsidP="00623D4E">
      <w:pPr>
        <w:spacing w:after="240" w:line="240" w:lineRule="auto"/>
        <w:jc w:val="center"/>
      </w:pPr>
      <w:r>
        <w:rPr>
          <w:i/>
          <w:sz w:val="20"/>
        </w:rPr>
        <w:t>Table 1.1: Research Questions</w:t>
      </w:r>
    </w:p>
    <w:p w14:paraId="28862BBF" w14:textId="77777777" w:rsidR="00EA27FE" w:rsidRDefault="00EA27FE"/>
    <w:p w14:paraId="3E48FE4D" w14:textId="77777777" w:rsidR="00EA27FE" w:rsidRDefault="00000000">
      <w:pPr>
        <w:spacing w:after="240" w:line="360" w:lineRule="auto"/>
      </w:pPr>
      <w:r>
        <w:rPr>
          <w:b/>
        </w:rPr>
        <w:t>RQ1</w:t>
      </w:r>
      <w:r>
        <w:t xml:space="preserve"> addresses the primary hypothesis: that retrieval augmentation yields measurable, statistically significant improvements in output quality for this domain-language combination. </w:t>
      </w:r>
      <w:r>
        <w:rPr>
          <w:b/>
        </w:rPr>
        <w:t>RQ2</w:t>
      </w:r>
      <w:r>
        <w:t xml:space="preserve"> tackles the optimum configuration question, </w:t>
      </w:r>
      <w:proofErr w:type="spellStart"/>
      <w:r>
        <w:t>recognising</w:t>
      </w:r>
      <w:proofErr w:type="spellEnd"/>
      <w:r>
        <w:t xml:space="preserve"> that Sinhala's morphological characteristics may challenge assumptions from the English-language RAG </w:t>
      </w:r>
      <w:proofErr w:type="spellStart"/>
      <w:r>
        <w:t>optimisation</w:t>
      </w:r>
      <w:proofErr w:type="spellEnd"/>
      <w:r>
        <w:t xml:space="preserve"> literature. </w:t>
      </w:r>
      <w:r>
        <w:rPr>
          <w:b/>
        </w:rPr>
        <w:t>RQ3</w:t>
      </w:r>
      <w:r>
        <w:t xml:space="preserve"> explores an optional, adaptive enhancement that could inform systems for other low-resource contexts.</w:t>
      </w:r>
    </w:p>
    <w:p w14:paraId="5E36463E" w14:textId="49B19C9C" w:rsidR="00EA27FE" w:rsidRDefault="00000000" w:rsidP="0077485F">
      <w:pPr>
        <w:pStyle w:val="Heading3"/>
      </w:pPr>
      <w:bookmarkStart w:id="8" w:name="_Toc236595982"/>
      <w:r>
        <w:t>1.5 Scope and Delimitations</w:t>
      </w:r>
      <w:bookmarkEnd w:id="8"/>
    </w:p>
    <w:tbl>
      <w:tblPr>
        <w:tblStyle w:val="TableGrid"/>
        <w:tblW w:w="0" w:type="auto"/>
        <w:tblLook w:val="04A0" w:firstRow="1" w:lastRow="0" w:firstColumn="1" w:lastColumn="0" w:noHBand="0" w:noVBand="1"/>
      </w:tblPr>
      <w:tblGrid>
        <w:gridCol w:w="2660"/>
        <w:gridCol w:w="2693"/>
        <w:gridCol w:w="3719"/>
      </w:tblGrid>
      <w:tr w:rsidR="00EA27FE" w:rsidRPr="006F59A5" w14:paraId="18BBD079" w14:textId="77777777" w:rsidTr="004E1E8D">
        <w:tc>
          <w:tcPr>
            <w:tcW w:w="2660" w:type="dxa"/>
            <w:shd w:val="clear" w:color="auto" w:fill="D9E2F3"/>
          </w:tcPr>
          <w:p w14:paraId="63319E93" w14:textId="77777777" w:rsidR="00EA27FE" w:rsidRPr="006F59A5" w:rsidRDefault="00000000">
            <w:pPr>
              <w:rPr>
                <w:szCs w:val="28"/>
              </w:rPr>
            </w:pPr>
            <w:r w:rsidRPr="006F59A5">
              <w:rPr>
                <w:b/>
                <w:szCs w:val="28"/>
              </w:rPr>
              <w:t>In Scope</w:t>
            </w:r>
          </w:p>
        </w:tc>
        <w:tc>
          <w:tcPr>
            <w:tcW w:w="2693" w:type="dxa"/>
            <w:shd w:val="clear" w:color="auto" w:fill="D9E2F3"/>
          </w:tcPr>
          <w:p w14:paraId="019D5662" w14:textId="77777777" w:rsidR="00EA27FE" w:rsidRPr="006F59A5" w:rsidRDefault="00000000">
            <w:pPr>
              <w:rPr>
                <w:szCs w:val="28"/>
              </w:rPr>
            </w:pPr>
            <w:r w:rsidRPr="006F59A5">
              <w:rPr>
                <w:b/>
                <w:szCs w:val="28"/>
              </w:rPr>
              <w:t>Out of Scope</w:t>
            </w:r>
          </w:p>
        </w:tc>
        <w:tc>
          <w:tcPr>
            <w:tcW w:w="3719" w:type="dxa"/>
            <w:shd w:val="clear" w:color="auto" w:fill="D9E2F3"/>
          </w:tcPr>
          <w:p w14:paraId="0C078D13" w14:textId="77777777" w:rsidR="00EA27FE" w:rsidRPr="006F59A5" w:rsidRDefault="00000000">
            <w:pPr>
              <w:rPr>
                <w:szCs w:val="28"/>
              </w:rPr>
            </w:pPr>
            <w:r w:rsidRPr="006F59A5">
              <w:rPr>
                <w:b/>
                <w:szCs w:val="28"/>
              </w:rPr>
              <w:t>Rationale</w:t>
            </w:r>
          </w:p>
        </w:tc>
      </w:tr>
      <w:tr w:rsidR="00EA27FE" w:rsidRPr="006F59A5" w14:paraId="61ED636E" w14:textId="77777777" w:rsidTr="004E1E8D">
        <w:tc>
          <w:tcPr>
            <w:tcW w:w="2660" w:type="dxa"/>
          </w:tcPr>
          <w:p w14:paraId="78396445" w14:textId="77777777" w:rsidR="00EA27FE" w:rsidRPr="006F59A5" w:rsidRDefault="00000000">
            <w:pPr>
              <w:rPr>
                <w:szCs w:val="28"/>
              </w:rPr>
            </w:pPr>
            <w:r w:rsidRPr="006F59A5">
              <w:rPr>
                <w:szCs w:val="28"/>
              </w:rPr>
              <w:t>GCE O/L Business Studies curriculum (NIE syllabus only)</w:t>
            </w:r>
          </w:p>
        </w:tc>
        <w:tc>
          <w:tcPr>
            <w:tcW w:w="2693" w:type="dxa"/>
          </w:tcPr>
          <w:p w14:paraId="4CC89700" w14:textId="77777777" w:rsidR="00EA27FE" w:rsidRPr="006F59A5" w:rsidRDefault="00000000">
            <w:pPr>
              <w:rPr>
                <w:szCs w:val="28"/>
              </w:rPr>
            </w:pPr>
            <w:r w:rsidRPr="006F59A5">
              <w:rPr>
                <w:szCs w:val="28"/>
              </w:rPr>
              <w:t>Other O/L subjects; A/L Business Studies or Economics</w:t>
            </w:r>
          </w:p>
        </w:tc>
        <w:tc>
          <w:tcPr>
            <w:tcW w:w="3719" w:type="dxa"/>
          </w:tcPr>
          <w:p w14:paraId="4655BAD5" w14:textId="77777777" w:rsidR="00EA27FE" w:rsidRPr="006F59A5" w:rsidRDefault="00000000">
            <w:pPr>
              <w:rPr>
                <w:szCs w:val="28"/>
              </w:rPr>
            </w:pPr>
            <w:r w:rsidRPr="006F59A5">
              <w:rPr>
                <w:szCs w:val="28"/>
              </w:rPr>
              <w:t>Single-subject focus enables deep knowledge base construction</w:t>
            </w:r>
          </w:p>
        </w:tc>
      </w:tr>
      <w:tr w:rsidR="00EA27FE" w:rsidRPr="006F59A5" w14:paraId="0C992C91" w14:textId="77777777" w:rsidTr="004E1E8D">
        <w:tc>
          <w:tcPr>
            <w:tcW w:w="2660" w:type="dxa"/>
          </w:tcPr>
          <w:p w14:paraId="6B0C5BEF" w14:textId="77777777" w:rsidR="00EA27FE" w:rsidRPr="006F59A5" w:rsidRDefault="00000000">
            <w:pPr>
              <w:rPr>
                <w:szCs w:val="28"/>
              </w:rPr>
            </w:pPr>
            <w:r w:rsidRPr="006F59A5">
              <w:rPr>
                <w:szCs w:val="28"/>
              </w:rPr>
              <w:t>Sinhala-language content only</w:t>
            </w:r>
          </w:p>
        </w:tc>
        <w:tc>
          <w:tcPr>
            <w:tcW w:w="2693" w:type="dxa"/>
          </w:tcPr>
          <w:p w14:paraId="542FCC05" w14:textId="77777777" w:rsidR="00EA27FE" w:rsidRPr="006F59A5" w:rsidRDefault="00000000">
            <w:pPr>
              <w:rPr>
                <w:szCs w:val="28"/>
              </w:rPr>
            </w:pPr>
            <w:r w:rsidRPr="006F59A5">
              <w:rPr>
                <w:szCs w:val="28"/>
              </w:rPr>
              <w:t>Sinhala-English code-switching; Tamil-medium content</w:t>
            </w:r>
          </w:p>
        </w:tc>
        <w:tc>
          <w:tcPr>
            <w:tcW w:w="3719" w:type="dxa"/>
          </w:tcPr>
          <w:p w14:paraId="48B2C0BF" w14:textId="77777777" w:rsidR="00EA27FE" w:rsidRPr="006F59A5" w:rsidRDefault="00000000">
            <w:pPr>
              <w:rPr>
                <w:szCs w:val="28"/>
              </w:rPr>
            </w:pPr>
            <w:r w:rsidRPr="006F59A5">
              <w:rPr>
                <w:szCs w:val="28"/>
              </w:rPr>
              <w:t>Code-switching introduces bilingual retrieval complexity beyond controlled-experiment scope</w:t>
            </w:r>
          </w:p>
        </w:tc>
      </w:tr>
      <w:tr w:rsidR="00EA27FE" w:rsidRPr="006F59A5" w14:paraId="63842FB0" w14:textId="77777777" w:rsidTr="004E1E8D">
        <w:tc>
          <w:tcPr>
            <w:tcW w:w="2660" w:type="dxa"/>
          </w:tcPr>
          <w:p w14:paraId="6B4F6D99" w14:textId="77777777" w:rsidR="00EA27FE" w:rsidRPr="006F59A5" w:rsidRDefault="00000000">
            <w:pPr>
              <w:rPr>
                <w:szCs w:val="28"/>
              </w:rPr>
            </w:pPr>
            <w:r w:rsidRPr="006F59A5">
              <w:rPr>
                <w:szCs w:val="28"/>
              </w:rPr>
              <w:t xml:space="preserve">RAG architecture: </w:t>
            </w:r>
            <w:proofErr w:type="spellStart"/>
            <w:r w:rsidRPr="006F59A5">
              <w:rPr>
                <w:szCs w:val="28"/>
              </w:rPr>
              <w:t>sentence_transformers</w:t>
            </w:r>
            <w:proofErr w:type="spellEnd"/>
            <w:r w:rsidRPr="006F59A5">
              <w:rPr>
                <w:szCs w:val="28"/>
              </w:rPr>
              <w:t>, Chroma, DeepSeek v4 Pro</w:t>
            </w:r>
          </w:p>
        </w:tc>
        <w:tc>
          <w:tcPr>
            <w:tcW w:w="2693" w:type="dxa"/>
          </w:tcPr>
          <w:p w14:paraId="612C65E4" w14:textId="77777777" w:rsidR="00EA27FE" w:rsidRPr="006F59A5" w:rsidRDefault="00000000">
            <w:pPr>
              <w:rPr>
                <w:szCs w:val="28"/>
              </w:rPr>
            </w:pPr>
            <w:r w:rsidRPr="006F59A5">
              <w:rPr>
                <w:szCs w:val="28"/>
              </w:rPr>
              <w:t>Fine-tuned Sinhala LLMs</w:t>
            </w:r>
          </w:p>
        </w:tc>
        <w:tc>
          <w:tcPr>
            <w:tcW w:w="3719" w:type="dxa"/>
          </w:tcPr>
          <w:p w14:paraId="7F4DB776" w14:textId="77777777" w:rsidR="00EA27FE" w:rsidRPr="006F59A5" w:rsidRDefault="00000000">
            <w:pPr>
              <w:rPr>
                <w:szCs w:val="28"/>
              </w:rPr>
            </w:pPr>
            <w:r w:rsidRPr="006F59A5">
              <w:rPr>
                <w:szCs w:val="28"/>
              </w:rPr>
              <w:t>Fine-tuning is complementary but orthogonal to RAG's inference-stage approach; no fine-tuning performed</w:t>
            </w:r>
          </w:p>
        </w:tc>
      </w:tr>
      <w:tr w:rsidR="00EA27FE" w:rsidRPr="006F59A5" w14:paraId="7F1F9E78" w14:textId="77777777" w:rsidTr="004E1E8D">
        <w:tc>
          <w:tcPr>
            <w:tcW w:w="2660" w:type="dxa"/>
          </w:tcPr>
          <w:p w14:paraId="61265CA9" w14:textId="77777777" w:rsidR="00EA27FE" w:rsidRPr="006F59A5" w:rsidRDefault="00000000">
            <w:pPr>
              <w:rPr>
                <w:szCs w:val="28"/>
              </w:rPr>
            </w:pPr>
            <w:r w:rsidRPr="006F59A5">
              <w:rPr>
                <w:szCs w:val="28"/>
              </w:rPr>
              <w:t>multilingual-E5 and BGE-M3 embeddings</w:t>
            </w:r>
          </w:p>
        </w:tc>
        <w:tc>
          <w:tcPr>
            <w:tcW w:w="2693" w:type="dxa"/>
          </w:tcPr>
          <w:p w14:paraId="17BDA48D" w14:textId="77777777" w:rsidR="00EA27FE" w:rsidRPr="006F59A5" w:rsidRDefault="00000000">
            <w:pPr>
              <w:rPr>
                <w:szCs w:val="28"/>
              </w:rPr>
            </w:pPr>
            <w:r w:rsidRPr="006F59A5">
              <w:rPr>
                <w:szCs w:val="28"/>
              </w:rPr>
              <w:t>Monolingual Sinhala embeddings</w:t>
            </w:r>
          </w:p>
        </w:tc>
        <w:tc>
          <w:tcPr>
            <w:tcW w:w="3719" w:type="dxa"/>
          </w:tcPr>
          <w:p w14:paraId="615E70F0" w14:textId="77777777" w:rsidR="00EA27FE" w:rsidRPr="006F59A5" w:rsidRDefault="00000000">
            <w:pPr>
              <w:rPr>
                <w:szCs w:val="28"/>
              </w:rPr>
            </w:pPr>
            <w:r w:rsidRPr="006F59A5">
              <w:rPr>
                <w:szCs w:val="28"/>
              </w:rPr>
              <w:t>No production-quality monolingual Sinhala embedding model exists at comparable scale</w:t>
            </w:r>
          </w:p>
        </w:tc>
      </w:tr>
      <w:tr w:rsidR="00EA27FE" w:rsidRPr="006F59A5" w14:paraId="7D8A6030" w14:textId="77777777" w:rsidTr="004E1E8D">
        <w:tc>
          <w:tcPr>
            <w:tcW w:w="2660" w:type="dxa"/>
          </w:tcPr>
          <w:p w14:paraId="7B0F6863" w14:textId="77777777" w:rsidR="00EA27FE" w:rsidRPr="006F59A5" w:rsidRDefault="00000000">
            <w:pPr>
              <w:rPr>
                <w:szCs w:val="28"/>
              </w:rPr>
            </w:pPr>
            <w:r w:rsidRPr="006F59A5">
              <w:rPr>
                <w:szCs w:val="28"/>
              </w:rPr>
              <w:t>Automated evaluation: embedding-based cosine similarity</w:t>
            </w:r>
          </w:p>
        </w:tc>
        <w:tc>
          <w:tcPr>
            <w:tcW w:w="2693" w:type="dxa"/>
          </w:tcPr>
          <w:p w14:paraId="1924957A" w14:textId="77777777" w:rsidR="00EA27FE" w:rsidRPr="006F59A5" w:rsidRDefault="00000000">
            <w:pPr>
              <w:rPr>
                <w:szCs w:val="28"/>
              </w:rPr>
            </w:pPr>
            <w:r w:rsidRPr="006F59A5">
              <w:rPr>
                <w:szCs w:val="28"/>
              </w:rPr>
              <w:t>LLM-as-judge evaluation</w:t>
            </w:r>
          </w:p>
        </w:tc>
        <w:tc>
          <w:tcPr>
            <w:tcW w:w="3719" w:type="dxa"/>
          </w:tcPr>
          <w:p w14:paraId="2B87385F" w14:textId="77777777" w:rsidR="00EA27FE" w:rsidRPr="006F59A5" w:rsidRDefault="00000000">
            <w:pPr>
              <w:rPr>
                <w:szCs w:val="28"/>
              </w:rPr>
            </w:pPr>
            <w:r w:rsidRPr="006F59A5">
              <w:rPr>
                <w:szCs w:val="28"/>
              </w:rPr>
              <w:t>LLM judges documented as unreliable for low-resource languages [75]</w:t>
            </w:r>
          </w:p>
        </w:tc>
      </w:tr>
      <w:tr w:rsidR="00EA27FE" w:rsidRPr="006F59A5" w14:paraId="42860553" w14:textId="77777777" w:rsidTr="004E1E8D">
        <w:tc>
          <w:tcPr>
            <w:tcW w:w="2660" w:type="dxa"/>
          </w:tcPr>
          <w:p w14:paraId="4098FCCF" w14:textId="77777777" w:rsidR="00EA27FE" w:rsidRPr="006F59A5" w:rsidRDefault="00000000">
            <w:pPr>
              <w:rPr>
                <w:szCs w:val="28"/>
              </w:rPr>
            </w:pPr>
            <w:r w:rsidRPr="006F59A5">
              <w:rPr>
                <w:szCs w:val="28"/>
              </w:rPr>
              <w:t>Human evaluation: 2 O/L Business Studies teachers</w:t>
            </w:r>
          </w:p>
        </w:tc>
        <w:tc>
          <w:tcPr>
            <w:tcW w:w="2693" w:type="dxa"/>
          </w:tcPr>
          <w:p w14:paraId="48277647" w14:textId="77777777" w:rsidR="00EA27FE" w:rsidRPr="006F59A5" w:rsidRDefault="00000000">
            <w:pPr>
              <w:rPr>
                <w:szCs w:val="28"/>
              </w:rPr>
            </w:pPr>
            <w:r w:rsidRPr="006F59A5">
              <w:rPr>
                <w:szCs w:val="28"/>
              </w:rPr>
              <w:t>Large-scale student trials or classroom deployment</w:t>
            </w:r>
          </w:p>
        </w:tc>
        <w:tc>
          <w:tcPr>
            <w:tcW w:w="3719" w:type="dxa"/>
          </w:tcPr>
          <w:p w14:paraId="2CF15CE8" w14:textId="77777777" w:rsidR="00EA27FE" w:rsidRPr="006F59A5" w:rsidRDefault="00000000">
            <w:pPr>
              <w:rPr>
                <w:szCs w:val="28"/>
              </w:rPr>
            </w:pPr>
            <w:r w:rsidRPr="006F59A5">
              <w:rPr>
                <w:szCs w:val="28"/>
              </w:rPr>
              <w:t>Teacher evaluation validates pedagogical quality; student trials require epidemiology approvals beyond MSc scope</w:t>
            </w:r>
          </w:p>
        </w:tc>
      </w:tr>
      <w:tr w:rsidR="00EA27FE" w:rsidRPr="006F59A5" w14:paraId="70FF3363" w14:textId="77777777" w:rsidTr="004E1E8D">
        <w:tc>
          <w:tcPr>
            <w:tcW w:w="2660" w:type="dxa"/>
          </w:tcPr>
          <w:p w14:paraId="2A872136" w14:textId="77777777" w:rsidR="00EA27FE" w:rsidRPr="006F59A5" w:rsidRDefault="00000000">
            <w:pPr>
              <w:rPr>
                <w:szCs w:val="28"/>
              </w:rPr>
            </w:pPr>
            <w:r w:rsidRPr="006F59A5">
              <w:rPr>
                <w:szCs w:val="28"/>
              </w:rPr>
              <w:t>Publicly available NIE documents</w:t>
            </w:r>
          </w:p>
        </w:tc>
        <w:tc>
          <w:tcPr>
            <w:tcW w:w="2693" w:type="dxa"/>
          </w:tcPr>
          <w:p w14:paraId="1D11E937" w14:textId="77777777" w:rsidR="00EA27FE" w:rsidRPr="006F59A5" w:rsidRDefault="00000000">
            <w:pPr>
              <w:rPr>
                <w:szCs w:val="28"/>
              </w:rPr>
            </w:pPr>
            <w:r w:rsidRPr="006F59A5">
              <w:rPr>
                <w:szCs w:val="28"/>
              </w:rPr>
              <w:t>Proprietary or private textbook content</w:t>
            </w:r>
          </w:p>
        </w:tc>
        <w:tc>
          <w:tcPr>
            <w:tcW w:w="3719" w:type="dxa"/>
          </w:tcPr>
          <w:p w14:paraId="532C993A" w14:textId="77777777" w:rsidR="00EA27FE" w:rsidRPr="006F59A5" w:rsidRDefault="00000000">
            <w:pPr>
              <w:rPr>
                <w:szCs w:val="28"/>
              </w:rPr>
            </w:pPr>
            <w:r w:rsidRPr="006F59A5">
              <w:rPr>
                <w:szCs w:val="28"/>
              </w:rPr>
              <w:t>Public domain ensures reproducibility</w:t>
            </w:r>
          </w:p>
        </w:tc>
      </w:tr>
      <w:tr w:rsidR="00EA27FE" w:rsidRPr="006F59A5" w14:paraId="67FBAAA3" w14:textId="77777777" w:rsidTr="004E1E8D">
        <w:tc>
          <w:tcPr>
            <w:tcW w:w="2660" w:type="dxa"/>
          </w:tcPr>
          <w:p w14:paraId="09635DB2" w14:textId="77777777" w:rsidR="00EA27FE" w:rsidRPr="006F59A5" w:rsidRDefault="00000000">
            <w:pPr>
              <w:rPr>
                <w:szCs w:val="28"/>
              </w:rPr>
            </w:pPr>
            <w:r w:rsidRPr="006F59A5">
              <w:rPr>
                <w:szCs w:val="28"/>
              </w:rPr>
              <w:t>60–80 curated evaluation questions</w:t>
            </w:r>
          </w:p>
        </w:tc>
        <w:tc>
          <w:tcPr>
            <w:tcW w:w="2693" w:type="dxa"/>
          </w:tcPr>
          <w:p w14:paraId="440E2B8A" w14:textId="77777777" w:rsidR="00EA27FE" w:rsidRPr="006F59A5" w:rsidRDefault="00000000">
            <w:pPr>
              <w:rPr>
                <w:szCs w:val="28"/>
              </w:rPr>
            </w:pPr>
            <w:r w:rsidRPr="006F59A5">
              <w:rPr>
                <w:szCs w:val="28"/>
              </w:rPr>
              <w:t>Full bank beyond existing past papers</w:t>
            </w:r>
          </w:p>
        </w:tc>
        <w:tc>
          <w:tcPr>
            <w:tcW w:w="3719" w:type="dxa"/>
          </w:tcPr>
          <w:p w14:paraId="6EA9179C" w14:textId="77777777" w:rsidR="00EA27FE" w:rsidRPr="006F59A5" w:rsidRDefault="00000000">
            <w:pPr>
              <w:rPr>
                <w:szCs w:val="28"/>
              </w:rPr>
            </w:pPr>
            <w:r w:rsidRPr="006F59A5">
              <w:rPr>
                <w:szCs w:val="28"/>
              </w:rPr>
              <w:t>Enables robust statistical comparisons; exhaustive bank coverage is future work</w:t>
            </w:r>
          </w:p>
        </w:tc>
      </w:tr>
      <w:tr w:rsidR="00EA27FE" w:rsidRPr="006F59A5" w14:paraId="483AA1E8" w14:textId="77777777" w:rsidTr="004E1E8D">
        <w:tc>
          <w:tcPr>
            <w:tcW w:w="2660" w:type="dxa"/>
          </w:tcPr>
          <w:p w14:paraId="3CCE2FDE" w14:textId="77777777" w:rsidR="00EA27FE" w:rsidRPr="006F59A5" w:rsidRDefault="00000000">
            <w:pPr>
              <w:rPr>
                <w:szCs w:val="28"/>
              </w:rPr>
            </w:pPr>
            <w:r w:rsidRPr="006F59A5">
              <w:rPr>
                <w:szCs w:val="28"/>
              </w:rPr>
              <w:t>Sri Lankan educational context</w:t>
            </w:r>
          </w:p>
        </w:tc>
        <w:tc>
          <w:tcPr>
            <w:tcW w:w="2693" w:type="dxa"/>
          </w:tcPr>
          <w:p w14:paraId="4D0F2CC4" w14:textId="77777777" w:rsidR="00EA27FE" w:rsidRPr="006F59A5" w:rsidRDefault="00000000">
            <w:pPr>
              <w:rPr>
                <w:szCs w:val="28"/>
              </w:rPr>
            </w:pPr>
            <w:r w:rsidRPr="006F59A5">
              <w:rPr>
                <w:szCs w:val="28"/>
              </w:rPr>
              <w:t>Sinhala-speaking communities outside Sri Lanka</w:t>
            </w:r>
          </w:p>
        </w:tc>
        <w:tc>
          <w:tcPr>
            <w:tcW w:w="3719" w:type="dxa"/>
          </w:tcPr>
          <w:p w14:paraId="5A35423A" w14:textId="77777777" w:rsidR="00EA27FE" w:rsidRPr="006F59A5" w:rsidRDefault="00000000">
            <w:pPr>
              <w:rPr>
                <w:szCs w:val="28"/>
              </w:rPr>
            </w:pPr>
            <w:r w:rsidRPr="006F59A5">
              <w:rPr>
                <w:szCs w:val="28"/>
              </w:rPr>
              <w:t>Curriculum, question style, and evaluator pool are Sri Lanka-specific</w:t>
            </w:r>
          </w:p>
        </w:tc>
      </w:tr>
    </w:tbl>
    <w:p w14:paraId="0C621E45" w14:textId="77777777" w:rsidR="00EA27FE" w:rsidRDefault="00EA27FE"/>
    <w:p w14:paraId="2B300081" w14:textId="3DD1F6FF" w:rsidR="00EA27FE" w:rsidRDefault="00000000">
      <w:pPr>
        <w:spacing w:after="240" w:line="240" w:lineRule="auto"/>
        <w:jc w:val="center"/>
        <w:rPr>
          <w:i/>
          <w:sz w:val="20"/>
        </w:rPr>
      </w:pPr>
      <w:r>
        <w:rPr>
          <w:i/>
          <w:sz w:val="20"/>
        </w:rPr>
        <w:t>Table 1.</w:t>
      </w:r>
      <w:r w:rsidR="00623D4E">
        <w:rPr>
          <w:i/>
          <w:sz w:val="20"/>
        </w:rPr>
        <w:t>2</w:t>
      </w:r>
      <w:r>
        <w:rPr>
          <w:i/>
          <w:sz w:val="20"/>
        </w:rPr>
        <w:t>: Scope boundaries and delimitations of the study.</w:t>
      </w:r>
    </w:p>
    <w:p w14:paraId="51F5494B" w14:textId="77777777" w:rsidR="006F59A5" w:rsidRDefault="006F59A5">
      <w:pPr>
        <w:spacing w:after="240" w:line="240" w:lineRule="auto"/>
        <w:jc w:val="center"/>
        <w:rPr>
          <w:i/>
          <w:sz w:val="20"/>
        </w:rPr>
      </w:pPr>
    </w:p>
    <w:p w14:paraId="71871DB1" w14:textId="77777777" w:rsidR="006F59A5" w:rsidRDefault="006F59A5">
      <w:pPr>
        <w:spacing w:after="240" w:line="240" w:lineRule="auto"/>
        <w:jc w:val="center"/>
      </w:pPr>
    </w:p>
    <w:p w14:paraId="6B901A9F" w14:textId="77777777" w:rsidR="00EA27FE" w:rsidRPr="00725A23" w:rsidRDefault="00000000" w:rsidP="0077485F">
      <w:pPr>
        <w:pStyle w:val="Heading3"/>
      </w:pPr>
      <w:bookmarkStart w:id="9" w:name="_Toc236595983"/>
      <w:r w:rsidRPr="00725A23">
        <w:lastRenderedPageBreak/>
        <w:t>1.6 Significance of the Study</w:t>
      </w:r>
      <w:bookmarkEnd w:id="9"/>
    </w:p>
    <w:p w14:paraId="125A23BA" w14:textId="77777777" w:rsidR="00EA27FE" w:rsidRDefault="00000000">
      <w:pPr>
        <w:spacing w:after="240" w:line="360" w:lineRule="auto"/>
      </w:pPr>
      <w:r>
        <w:t xml:space="preserve">Contributions are made at several levels: </w:t>
      </w:r>
      <w:r>
        <w:rPr>
          <w:b/>
        </w:rPr>
        <w:t>Sinhala NLP</w:t>
      </w:r>
      <w:r>
        <w:t xml:space="preserve">, this is the first experimental evidence on how well RAG architectures work with Sinhala, and the benchmark data collected will be useful in measuring the quality of embeddings produced by word embeddings, the effectiveness of different chunking strategies applied to Sinhala texts, and the rate of hallucinations in the answers generated by the RAG model; </w:t>
      </w:r>
      <w:r>
        <w:rPr>
          <w:b/>
        </w:rPr>
        <w:t>Low-Resource Languages</w:t>
      </w:r>
      <w:r>
        <w:t xml:space="preserve">, this paper presents a generic methodology for testing the RAG model using other low-resource languages that have similar characteristics; </w:t>
      </w:r>
      <w:r>
        <w:rPr>
          <w:b/>
        </w:rPr>
        <w:t>Sri Lanka Education System</w:t>
      </w:r>
      <w:r>
        <w:t>: A confirmed RAG architecture can serve as an initial framework for a practical educational resource tool to assist students studying through the medium of Sinhala who may need assistance generating curriculum aligned responses.</w:t>
      </w:r>
    </w:p>
    <w:p w14:paraId="271941A8" w14:textId="77777777" w:rsidR="00EA27FE" w:rsidRDefault="00000000">
      <w:pPr>
        <w:spacing w:after="240" w:line="360" w:lineRule="auto"/>
      </w:pPr>
      <w:r>
        <w:rPr>
          <w:b/>
        </w:rPr>
        <w:t>The RAG Research Community:</w:t>
      </w:r>
      <w:r>
        <w:t xml:space="preserve"> The experiments described here add additional data points to the existing body of research focused primarily on optimizing the RAG model for use in English, which is the </w:t>
      </w:r>
      <w:proofErr w:type="gramStart"/>
      <w:r>
        <w:t>most commonly studied</w:t>
      </w:r>
      <w:proofErr w:type="gramEnd"/>
      <w:r>
        <w:t xml:space="preserve"> language. In addition, the dual representation indexing approach tested in experiment three tests a relatively underrepresented area of RAG research.</w:t>
      </w:r>
    </w:p>
    <w:p w14:paraId="0EF88E85" w14:textId="77777777" w:rsidR="00EA27FE" w:rsidRDefault="00000000" w:rsidP="0077485F">
      <w:pPr>
        <w:pStyle w:val="Heading3"/>
      </w:pPr>
      <w:bookmarkStart w:id="10" w:name="_Toc236595984"/>
      <w:r>
        <w:t>1.7 Structure of the Dissertation</w:t>
      </w:r>
      <w:bookmarkEnd w:id="10"/>
    </w:p>
    <w:p w14:paraId="7080388A" w14:textId="77777777" w:rsidR="00EA27FE" w:rsidRDefault="00000000">
      <w:pPr>
        <w:spacing w:after="240" w:line="360" w:lineRule="auto"/>
      </w:pPr>
      <w:r>
        <w:t xml:space="preserve">The remainder of this dissertation is </w:t>
      </w:r>
      <w:proofErr w:type="spellStart"/>
      <w:r>
        <w:t>organised</w:t>
      </w:r>
      <w:proofErr w:type="spellEnd"/>
      <w:r>
        <w:t xml:space="preserve"> as follows: </w:t>
      </w:r>
      <w:r>
        <w:rPr>
          <w:b/>
        </w:rPr>
        <w:t>Chapter 2</w:t>
      </w:r>
      <w:r>
        <w:t xml:space="preserve"> reviews the relevant literature (LLM hallucination, RAG architectures, cross-lingual NLP, Sinhala NLP, RAG in education, and evaluation frameworks); </w:t>
      </w:r>
      <w:r>
        <w:rPr>
          <w:b/>
        </w:rPr>
        <w:t>Chapter 3</w:t>
      </w:r>
      <w:r>
        <w:t xml:space="preserve"> details the research methodology; </w:t>
      </w:r>
      <w:r>
        <w:rPr>
          <w:b/>
        </w:rPr>
        <w:t>Chapter 4</w:t>
      </w:r>
      <w:r>
        <w:t xml:space="preserve"> investigates the problem space and design alternatives; </w:t>
      </w:r>
      <w:r>
        <w:rPr>
          <w:b/>
        </w:rPr>
        <w:t>Chapter 5</w:t>
      </w:r>
      <w:r>
        <w:t xml:space="preserve"> presents the system design; </w:t>
      </w:r>
      <w:r>
        <w:rPr>
          <w:b/>
        </w:rPr>
        <w:t>Chapter 6</w:t>
      </w:r>
      <w:r>
        <w:t xml:space="preserve"> details the implementation; </w:t>
      </w:r>
      <w:r>
        <w:rPr>
          <w:b/>
        </w:rPr>
        <w:t>Chapter 7</w:t>
      </w:r>
      <w:r>
        <w:t xml:space="preserve"> reports and discusses the evaluation results; </w:t>
      </w:r>
      <w:r>
        <w:rPr>
          <w:b/>
        </w:rPr>
        <w:t>Chapter 8</w:t>
      </w:r>
      <w:r>
        <w:t xml:space="preserve"> critically evaluates the project's strengths, weaknesses, constraints, and future work; and </w:t>
      </w:r>
      <w:r>
        <w:rPr>
          <w:b/>
        </w:rPr>
        <w:t>Chapter 9</w:t>
      </w:r>
      <w:r>
        <w:t xml:space="preserve"> concludes.</w:t>
      </w:r>
    </w:p>
    <w:p w14:paraId="0205F721" w14:textId="77777777" w:rsidR="00EA27FE" w:rsidRDefault="00000000">
      <w:r>
        <w:br w:type="page"/>
      </w:r>
    </w:p>
    <w:p w14:paraId="39E65D2B" w14:textId="58552E50" w:rsidR="00EA27FE" w:rsidRDefault="00000000" w:rsidP="0077485F">
      <w:pPr>
        <w:pStyle w:val="Heading2"/>
      </w:pPr>
      <w:bookmarkStart w:id="11" w:name="_Toc236595985"/>
      <w:r>
        <w:lastRenderedPageBreak/>
        <w:t>2: Literature Review</w:t>
      </w:r>
      <w:bookmarkEnd w:id="11"/>
    </w:p>
    <w:p w14:paraId="55910C98" w14:textId="77777777" w:rsidR="00EA27FE" w:rsidRDefault="00000000" w:rsidP="0077485F">
      <w:pPr>
        <w:pStyle w:val="Heading3"/>
      </w:pPr>
      <w:bookmarkStart w:id="12" w:name="_Toc236595986"/>
      <w:r>
        <w:t>2.1 Evolution of Large Language Models and the Persistence of Hallucination</w:t>
      </w:r>
      <w:bookmarkEnd w:id="12"/>
    </w:p>
    <w:p w14:paraId="389D091F" w14:textId="77777777" w:rsidR="00EA27FE" w:rsidRDefault="00000000">
      <w:pPr>
        <w:spacing w:after="240" w:line="360" w:lineRule="auto"/>
      </w:pPr>
      <w:r>
        <w:t xml:space="preserve">Over the last decade natural language processing has moved from task-specific statistical models to general models that are pre-trained on large collections of </w:t>
      </w:r>
      <w:proofErr w:type="spellStart"/>
      <w:r>
        <w:t>unlabelled</w:t>
      </w:r>
      <w:proofErr w:type="spellEnd"/>
      <w:r>
        <w:t xml:space="preserve"> text and use both forward and backward context. BERT set the trend by doing contextual bidirectional pre-training on large corpora and GPT family members showed scaling parameters and data training leads to emergent reasoning, summarization and dialogue abilities. Recent proprietary systems Claude and Gemini have continued this trend further by combining scale with tuning according to instructions and alignment safety to produce assistants that can respond fluently to almost any topic a user raises. However, fluency is precisely what makes this a longstanding weakness: none of these systems have verified records that something is true. Every output, however strong sounding it is, is sampled from learned probability distributions of tokens rather than consulting actual truth.</w:t>
      </w:r>
    </w:p>
    <w:p w14:paraId="7B73C54C" w14:textId="77777777" w:rsidR="00EA27FE" w:rsidRDefault="00000000">
      <w:pPr>
        <w:spacing w:after="240" w:line="360" w:lineRule="auto"/>
      </w:pPr>
      <w:r>
        <w:t>Hallucinations are formalized in literature as content that sounds fluent and plausible but is factually incorrect and unsupported by any source [2]. Survey remains one of the most cited attempts to organize this problem and distinguishes hallucinations that contradict provided source material from those that cannot be verified against any external reference. Survey by [7] goes further and argues that hallucinations are not just bugs that scale will fix but a consequence of training objectives that reward fluency and likelihood of next tokens rather than grounding in facts. That survey catalogs detection and mitigation strategies but admits that no current technique eliminates hallucinations completely; at best current methods reduce frequency in specific high resource domains.</w:t>
      </w:r>
    </w:p>
    <w:p w14:paraId="2364E90D" w14:textId="77777777" w:rsidR="00EA27FE" w:rsidRDefault="00000000">
      <w:pPr>
        <w:spacing w:after="240" w:line="360" w:lineRule="auto"/>
      </w:pPr>
      <w:r>
        <w:t xml:space="preserve">The final caveat sets the pivot for this research. Both surveys cite empirical work almost exclusively on English or a small set of high resource languages where large </w:t>
      </w:r>
      <w:proofErr w:type="gramStart"/>
      <w:r>
        <w:t>high quality</w:t>
      </w:r>
      <w:proofErr w:type="gramEnd"/>
      <w:r>
        <w:t xml:space="preserve"> training corpora allow a model to approximate a knowledge base using parametric memory. Low resource languages do not approximate in this way. [8] argue hallucination risk inversely correlates with volume of training data: where a language is underrepresented, the model has fewer examples from which to interpolate plausible sounding answers and is correspondingly more likely to produce fluent misinformation rather than a refusal that is honest. [3] directly support this claim quantitatively and report much higher hallucinations rates for low resource languages compared to English on matched sets despite using the same underlying models. </w:t>
      </w:r>
      <w:proofErr w:type="gramStart"/>
      <w:r>
        <w:lastRenderedPageBreak/>
        <w:t>Sinhala</w:t>
      </w:r>
      <w:proofErr w:type="gramEnd"/>
      <w:r>
        <w:t xml:space="preserve"> spoken by roughly seventeen million people but represented by less than a percent of most training corpora sits squarely in this vulnerable category. I understand you want me to rephrase the text to sound more natural while keeping the original meaning intact. However, you haven't provided any specific text for me to rephrase. Could you please provide the text you'd like me to rephrase? Once you give me that, I'll be happy to rephrase it in a more natural way.</w:t>
      </w:r>
    </w:p>
    <w:p w14:paraId="714D55B0" w14:textId="77777777" w:rsidR="00EA27FE" w:rsidRDefault="00000000" w:rsidP="0077485F">
      <w:pPr>
        <w:pStyle w:val="Heading3"/>
      </w:pPr>
      <w:bookmarkStart w:id="13" w:name="_Toc236595987"/>
      <w:r>
        <w:t>2.2 A Taxonomy of Hallucination and Its Stakes for Educational Applications</w:t>
      </w:r>
      <w:bookmarkEnd w:id="13"/>
    </w:p>
    <w:p w14:paraId="3EDD2318" w14:textId="77777777" w:rsidR="00EA27FE" w:rsidRDefault="00000000">
      <w:pPr>
        <w:spacing w:after="240" w:line="360" w:lineRule="auto"/>
      </w:pPr>
      <w:r>
        <w:t xml:space="preserve">Treating hallucinations as a single phenomenon that is undifferentiated conceals more than it reveals and much literature has instead sought to classify hallucinations by underlying causes. [9] Critiquing </w:t>
      </w:r>
      <w:proofErr w:type="gramStart"/>
      <w:r>
        <w:t>larger and larger</w:t>
      </w:r>
      <w:proofErr w:type="gramEnd"/>
      <w:r>
        <w:t xml:space="preserve"> language models influentially, they characterize these systems as "stochastic parrots": architectures that reproduce statistical patterns from training data without any grounding model of meaning or connection to the world. Their argument anticipated precisely exactly the mechanism later hallucination surveys formalize (a model trained to predict plausible continuations </w:t>
      </w:r>
      <w:proofErr w:type="gramStart"/>
      <w:r>
        <w:t>has</w:t>
      </w:r>
      <w:proofErr w:type="gramEnd"/>
      <w:r>
        <w:t xml:space="preserve"> no internal representation against which to check its own output).</w:t>
      </w:r>
    </w:p>
    <w:p w14:paraId="449827C2" w14:textId="77777777" w:rsidR="00EA27FE" w:rsidRDefault="00000000">
      <w:pPr>
        <w:spacing w:after="240" w:line="360" w:lineRule="auto"/>
      </w:pPr>
      <w:r>
        <w:t xml:space="preserve">Building on this diagnosis subsequent taxonomies usually distinguish hallucinations into at least three overlapping categories. Factual hallucination happens when models assert claims, dates, statistics or definitions that are objectively false. Semantic hallucinations occur when answers are internally consistent and superficially relevant but do not follow from or contradict source material the model was meant to summarize or explain; [2] call this intrinsic hallucination distinct from claims that are just unverifiable. Contextual hallucination describes a narrower failure in settings that rely on background training knowledge rather than sticking closely to the context </w:t>
      </w:r>
      <w:proofErr w:type="gramStart"/>
      <w:r>
        <w:t>actually given</w:t>
      </w:r>
      <w:proofErr w:type="gramEnd"/>
      <w:r>
        <w:t xml:space="preserve">; essentially ignoring the grounding they were given. [7] Methods for detection and mitigation are mapped against each of these categories and </w:t>
      </w:r>
      <w:proofErr w:type="gramStart"/>
      <w:r>
        <w:t>finding</w:t>
      </w:r>
      <w:proofErr w:type="gramEnd"/>
      <w:r>
        <w:t xml:space="preserve"> that no single method works well for all three. This suggests hallucination is not one bug but a family of related failure modes with different underlying causes.</w:t>
      </w:r>
    </w:p>
    <w:p w14:paraId="1C3A27BA" w14:textId="77777777" w:rsidR="00EA27FE" w:rsidRDefault="00000000">
      <w:pPr>
        <w:spacing w:after="240" w:line="360" w:lineRule="auto"/>
      </w:pPr>
      <w:r>
        <w:t xml:space="preserve">Education stands out more than almost any other domain where distinctions matter. For example, answering a Business Studies question incorrectly by saying something false about opportunity cost definition or inventing provisions of Sri Lankan company law would be straightforward to prove wrong and fix if caught. But hallucinations that are semantically correct and use appropriate register and vocabulary are much more insidious: they sound like </w:t>
      </w:r>
      <w:r>
        <w:lastRenderedPageBreak/>
        <w:t xml:space="preserve">textbook content but subtly deviate from syllabus specifications. This is hard for </w:t>
      </w:r>
      <w:proofErr w:type="gramStart"/>
      <w:r>
        <w:t>sixteen year old</w:t>
      </w:r>
      <w:proofErr w:type="gramEnd"/>
      <w:r>
        <w:t xml:space="preserve"> students or even busy teachers to spot. [10] Note that this asymmetry of scrutiny is one of the main risks when using large language models in education: learners are evaluating correctness in a domain where they are still developing expertise. [11] There is also an additional complication showing that automated hallucination detectors perform less reliably flagging hallucinations in languages that have fewer resources; [12] they also show similar results specifically for hallucination detection in machine translated low resource text. Detection is not a solved problem that can just be added on top of generation once resources for a language are scarce; it suffers from the same weaknesses it is designed to detect.</w:t>
      </w:r>
    </w:p>
    <w:p w14:paraId="7E12D3C6" w14:textId="77777777" w:rsidR="00EA27FE" w:rsidRDefault="00000000" w:rsidP="0077485F">
      <w:pPr>
        <w:pStyle w:val="Heading3"/>
      </w:pPr>
      <w:bookmarkStart w:id="14" w:name="_Toc236595988"/>
      <w:r>
        <w:t>2.3 Retrieval-Augmented Generation: Foundations and Mechanism</w:t>
      </w:r>
      <w:bookmarkEnd w:id="14"/>
    </w:p>
    <w:p w14:paraId="33533E87" w14:textId="77777777" w:rsidR="00EA27FE" w:rsidRDefault="00000000">
      <w:pPr>
        <w:spacing w:after="240" w:line="360" w:lineRule="auto"/>
      </w:pPr>
      <w:r>
        <w:t>Retrieval-Augmented Generation was proposed by [6], as a structural alternative to the previously mentioned limitations. Instead of having the model rely completely upon the knowledge that was encoded into its parameters during training, RAG combines a neural retriever, used to find relevant passages within an external corpus based on a query, with a generator whose outputs are conditioned upon the retrieved text. By doing so, it transforms a closed book question (the ability to respond without referencing anything), into an open book format: search for the information you need, then use what you've found to formulate your answer. [6] illustrated that, although not eliminating the possibility of factual errors entirely, this architecture was able to decrease factual error rates compared to the same architecture that did not include a retriever. As a result, the paper has become a standard or point-of-reference against which almost all subsequent retrieval-based architectures are measured.</w:t>
      </w:r>
    </w:p>
    <w:p w14:paraId="1B929497" w14:textId="3AFD64D0" w:rsidR="00EA27FE" w:rsidRDefault="00000000">
      <w:pPr>
        <w:spacing w:after="240" w:line="360" w:lineRule="auto"/>
      </w:pPr>
      <w:r>
        <w:t xml:space="preserve">It is important to </w:t>
      </w:r>
      <w:proofErr w:type="gramStart"/>
      <w:r>
        <w:t>note,</w:t>
      </w:r>
      <w:proofErr w:type="gramEnd"/>
      <w:r>
        <w:t xml:space="preserve"> that grounding will only be effective if both conditions are met. First, the retriever must identify passages that are truly relevant to the query. Second, the generator must focus on these identified passages and not default to its </w:t>
      </w:r>
      <w:proofErr w:type="spellStart"/>
      <w:r>
        <w:t>parameteric</w:t>
      </w:r>
      <w:proofErr w:type="spellEnd"/>
      <w:r>
        <w:t xml:space="preserve"> </w:t>
      </w:r>
      <w:proofErr w:type="gramStart"/>
      <w:r>
        <w:t>prior</w:t>
      </w:r>
      <w:proofErr w:type="gramEnd"/>
      <w:r>
        <w:t xml:space="preserve">. If either of the conditions fail, the system may continue to generate hallucinated responses. These types of hallucinations are termed "contextual" and represent one type of hallucination, as defined in </w:t>
      </w:r>
      <w:r w:rsidR="00A40160">
        <w:t>section</w:t>
      </w:r>
      <w:r>
        <w:t>2.2. For this reason, we refer to RAG as a mitigating factor and not a solution.</w:t>
      </w:r>
    </w:p>
    <w:p w14:paraId="615B2CA3" w14:textId="77777777" w:rsidR="00EA27FE" w:rsidRDefault="00000000">
      <w:pPr>
        <w:spacing w:after="240" w:line="360" w:lineRule="auto"/>
      </w:pPr>
      <w:proofErr w:type="gramStart"/>
      <w:r>
        <w:t>Typically</w:t>
      </w:r>
      <w:proofErr w:type="gramEnd"/>
      <w:r>
        <w:t xml:space="preserve"> the retriever portion of RAG is constructed utilizing one of two methodologies. Traditional sparse methods, such as Term-Matching, utilize the degree of lexical overlap between the query and passage as a means of determining relevance. They have the advantages of being robust and easy to interpret. However, they lack the ability to capture </w:t>
      </w:r>
      <w:r>
        <w:lastRenderedPageBreak/>
        <w:t xml:space="preserve">synonyms and paraphrases. Dense methods, on the other hand, map both the query and passage into a common vector space through the utilization of a neural encoder. Candidates are ranked according to their similarities to each other in this embedded space. The primary benefit of dense retrieval over traditional sparse methods is its ability to capture semantic relationships between terms that do not share similar lexical forms. However, this comes at the cost of requiring that the utilized neural encoder be well-suited to the domain in which it is intended to operate. Research studies such as MIRACL [13] and Mr. </w:t>
      </w:r>
      <w:proofErr w:type="spellStart"/>
      <w:r>
        <w:t>TyDi</w:t>
      </w:r>
      <w:proofErr w:type="spellEnd"/>
      <w:r>
        <w:t xml:space="preserve"> [14] were developed specifically to evaluate the ability of dense retrievers trained primarily using English and a small number of high-resource languages to generalize across typologically diverse languages. Both reported a significant gap in performance across languages not represented in the training set. Therefore, while dense retrieval offers an advantage over sparse methods in terms of semantic generalization, it appears that this advantage is particularly vulnerable when a language is poorly represented in the retriever's training data.</w:t>
      </w:r>
    </w:p>
    <w:p w14:paraId="01CC4382" w14:textId="77777777" w:rsidR="00EA27FE" w:rsidRDefault="00000000">
      <w:pPr>
        <w:jc w:val="center"/>
      </w:pPr>
      <w:r>
        <w:rPr>
          <w:noProof/>
        </w:rPr>
        <w:drawing>
          <wp:inline distT="0" distB="0" distL="0" distR="0" wp14:anchorId="60F768F2" wp14:editId="6F8A017E">
            <wp:extent cx="6203950" cy="473382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rag_architecture.png"/>
                    <pic:cNvPicPr/>
                  </pic:nvPicPr>
                  <pic:blipFill rotWithShape="1">
                    <a:blip r:embed="rId11"/>
                    <a:srcRect t="4972"/>
                    <a:stretch>
                      <a:fillRect/>
                    </a:stretch>
                  </pic:blipFill>
                  <pic:spPr bwMode="auto">
                    <a:xfrm>
                      <a:off x="0" y="0"/>
                      <a:ext cx="6212969" cy="4740702"/>
                    </a:xfrm>
                    <a:prstGeom prst="rect">
                      <a:avLst/>
                    </a:prstGeom>
                    <a:ln>
                      <a:noFill/>
                    </a:ln>
                    <a:extLst>
                      <a:ext uri="{53640926-AAD7-44D8-BBD7-CCE9431645EC}">
                        <a14:shadowObscured xmlns:a14="http://schemas.microsoft.com/office/drawing/2010/main"/>
                      </a:ext>
                    </a:extLst>
                  </pic:spPr>
                </pic:pic>
              </a:graphicData>
            </a:graphic>
          </wp:inline>
        </w:drawing>
      </w:r>
    </w:p>
    <w:p w14:paraId="2A3677BC" w14:textId="1C0F14E0" w:rsidR="00DD4F9E" w:rsidRDefault="00000000" w:rsidP="006F59A5">
      <w:pPr>
        <w:spacing w:after="240" w:line="240" w:lineRule="auto"/>
        <w:jc w:val="center"/>
      </w:pPr>
      <w:r>
        <w:rPr>
          <w:i/>
          <w:sz w:val="20"/>
        </w:rPr>
        <w:t>Figure 2.1: RAG Architecture — 4-Phase Pipeline</w:t>
      </w:r>
    </w:p>
    <w:p w14:paraId="73E17317" w14:textId="77777777" w:rsidR="00EA27FE" w:rsidRDefault="00000000" w:rsidP="0077485F">
      <w:pPr>
        <w:pStyle w:val="Heading3"/>
      </w:pPr>
      <w:bookmarkStart w:id="15" w:name="_Toc236595989"/>
      <w:r>
        <w:lastRenderedPageBreak/>
        <w:t>2.4 RAG Variants, Architectural Optimizations and Configuration Sensitivity</w:t>
      </w:r>
      <w:bookmarkEnd w:id="15"/>
    </w:p>
    <w:p w14:paraId="2B0933B7" w14:textId="77777777" w:rsidR="00EA27FE" w:rsidRDefault="00000000">
      <w:pPr>
        <w:spacing w:after="240" w:line="360" w:lineRule="auto"/>
      </w:pPr>
      <w:proofErr w:type="gramStart"/>
      <w:r>
        <w:t>The majority of</w:t>
      </w:r>
      <w:proofErr w:type="gramEnd"/>
      <w:r>
        <w:t xml:space="preserve"> the architecture refinement research since [6] the original RAG formulating </w:t>
      </w:r>
      <w:proofErr w:type="gramStart"/>
      <w:r>
        <w:t>have</w:t>
      </w:r>
      <w:proofErr w:type="gramEnd"/>
      <w:r>
        <w:t xml:space="preserve"> focused on modifying the traditional retrieve-then-generate pipeline. </w:t>
      </w:r>
      <w:proofErr w:type="gramStart"/>
      <w:r>
        <w:t>Fusion-In-Decoder [15],</w:t>
      </w:r>
      <w:proofErr w:type="gramEnd"/>
      <w:r>
        <w:t xml:space="preserve"> allows for each passed through individual retrieved passage within the encoder to be processed separately before being fused in the decoder. This design enables the model to leverage more retrieved passages than would be possible under a single concatenated context window. </w:t>
      </w:r>
      <w:proofErr w:type="gramStart"/>
      <w:r>
        <w:t>RETRO [16],</w:t>
      </w:r>
      <w:proofErr w:type="gramEnd"/>
      <w:r>
        <w:t xml:space="preserve"> incorporates retrieval into the pre-training process itself, conditions next-token predictions based on retrieved chunks from a massive corpus of trillions of tokens and demonstrates that a relatively small parametric model can achieve comparable performance to substantially larger purely parametric models. </w:t>
      </w:r>
      <w:proofErr w:type="gramStart"/>
      <w:r>
        <w:t>Atlas [17],</w:t>
      </w:r>
      <w:proofErr w:type="gramEnd"/>
      <w:r>
        <w:t xml:space="preserve"> takes this approach one step further by training the retriever and generator simultaneously and shows that it achieves strong few-shot results on knowledge-intensive tasks using very little labeled training data. </w:t>
      </w:r>
      <w:proofErr w:type="gramStart"/>
      <w:r>
        <w:t>Self-RAG [18],</w:t>
      </w:r>
      <w:proofErr w:type="gramEnd"/>
      <w:r>
        <w:t xml:space="preserve"> does away with a fixed retrieve-then-generate schedule and trains the model to determine dynamically whether to utilize retrieval and to assess the quality of its generated output via learned reflection tokens as compared to retrieved evidence.</w:t>
      </w:r>
    </w:p>
    <w:p w14:paraId="1B11BEC9" w14:textId="77777777" w:rsidR="00EA27FE" w:rsidRDefault="00000000">
      <w:pPr>
        <w:spacing w:after="240" w:line="360" w:lineRule="auto"/>
      </w:pPr>
      <w:r>
        <w:t xml:space="preserve">Together, these variants illustrate a trend towards greater integration between retrieval and generation and provide more control to the model over when to access and how to use retrieved information. However, each additional </w:t>
      </w:r>
      <w:proofErr w:type="gramStart"/>
      <w:r>
        <w:t>trainable</w:t>
      </w:r>
      <w:proofErr w:type="gramEnd"/>
      <w:r>
        <w:t xml:space="preserve"> component adds complexity to engineering, requires significantly more data to train, and therefore, may be less practical for projects </w:t>
      </w:r>
      <w:proofErr w:type="gramStart"/>
      <w:r>
        <w:t>similar to</w:t>
      </w:r>
      <w:proofErr w:type="gramEnd"/>
      <w:r>
        <w:t xml:space="preserve"> the current one which uses a single school subject and a limited, curated set of knowledge. A standard well-configured retrieve-then-generate pipeline would likely serve as a better foundation for the current project </w:t>
      </w:r>
      <w:proofErr w:type="gramStart"/>
      <w:r>
        <w:t>then</w:t>
      </w:r>
      <w:proofErr w:type="gramEnd"/>
      <w:r>
        <w:t xml:space="preserve"> attempting to reproduce Self-RAG or Atlas at a much smaller scale.</w:t>
      </w:r>
    </w:p>
    <w:p w14:paraId="12D0ED8E" w14:textId="77777777" w:rsidR="00EA27FE" w:rsidRDefault="00000000">
      <w:pPr>
        <w:spacing w:after="240" w:line="360" w:lineRule="auto"/>
      </w:pPr>
      <w:r>
        <w:t xml:space="preserve">A separate strand of literature studies configurable options within a standard RAG pipeline that are commonly overlooked but demonstrably impactful. [20] review a variety of implementation options (choice of retriever, quantity of retrieved passages, format of prompts) and demonstrate that "best practices" vary by task in non-trivial ways that do not lend themselves to a simple universal solution. [21] focus specifically on isolating hyperparameter sensitivity within a standard RAG pipeline and demonstrate that even what </w:t>
      </w:r>
      <w:proofErr w:type="gramStart"/>
      <w:r>
        <w:t>appear</w:t>
      </w:r>
      <w:proofErr w:type="gramEnd"/>
      <w:r>
        <w:t xml:space="preserve"> to be slight variations in settings (e.g., quantity of retrieved passages; similarity threshold used to filter retrieved passages) result in significant changes in downstream accuracy. One of the most influential configurable options in a standard RAG pipeline is the </w:t>
      </w:r>
      <w:r>
        <w:lastRenderedPageBreak/>
        <w:t>chunking strategy (the method used to break down source documents prior to embedding). [22] show that document segmentation methods interact with both the type of retriever utilized and the specific task(s) being performed in non-predictable ways: while preserving topical coherency, fixed-size chunking ensures consistent embedding input sizes but often breaks up long ideas into multiple passages; semantic-boundary chunking attempts to identify natural topical transitions but relies upon an auxiliary model to accurately identify those transitions.</w:t>
      </w:r>
    </w:p>
    <w:p w14:paraId="74360D77" w14:textId="77777777" w:rsidR="00EA27FE" w:rsidRDefault="00000000">
      <w:pPr>
        <w:spacing w:after="240" w:line="360" w:lineRule="auto"/>
      </w:pPr>
      <w:r>
        <w:t xml:space="preserve">The type of embedding model also interacts with all previously mentioned factors. Both Multilingual-E5 and BGE-M3, two encoders evaluated in the current study, were trained on large multilingual corpora yet neither provides uniformly strong performance across languages it ostensibly supports. [23] report that BGE-M3's out-of-the box multilingual embeddings provided poor support for Nigeria's lower resource languages as compared to its advertised benchmark performance and that retrieval accuracy could only be recovered after contrastive fine-tuning was conducted using in-language data. [24] and [25] </w:t>
      </w:r>
      <w:proofErr w:type="gramStart"/>
      <w:r>
        <w:t>Sea Bed</w:t>
      </w:r>
      <w:proofErr w:type="gramEnd"/>
      <w:r>
        <w:t xml:space="preserve"> Benchmark, both report a related point from the evaluation perspective: multilingual embedding benchmark rankings heavily influenced by high-resource language pairs consistently overestimate how well an encoder performs on a lower-resource regional language until that language is directly assessed. [26] propose an adaptive response to this ambiguity: they suggest enhancing retrieval via knowledge distillation-based re-ranking rather than relying on any arbitrary embedding model as delivered.</w:t>
      </w:r>
    </w:p>
    <w:p w14:paraId="58AF86DD" w14:textId="77777777" w:rsidR="00EA27FE" w:rsidRDefault="00000000" w:rsidP="0077485F">
      <w:pPr>
        <w:pStyle w:val="Heading3"/>
      </w:pPr>
      <w:bookmarkStart w:id="16" w:name="_Toc236595990"/>
      <w:r>
        <w:t>2.5 Cross-Lingual NLP and the Digital Language Divide</w:t>
      </w:r>
      <w:bookmarkEnd w:id="16"/>
    </w:p>
    <w:p w14:paraId="60D5B735" w14:textId="77777777" w:rsidR="00EA27FE" w:rsidRDefault="00000000">
      <w:pPr>
        <w:spacing w:after="240" w:line="360" w:lineRule="auto"/>
      </w:pPr>
      <w:r>
        <w:t>Section 2.4 points out a gap: multilingual benchmarks exaggerate true performance for low resource languages. This gap is not specific to embeddings; it recurs broadly in cross language NLP and has come to be called a digital divide for languages. Models like multilingual BERT and XLM R are trained using corpora where allocation of resources is very skewed towards languages that have lots of web text and encyclopedic content. As a result, across different tasks we document that models described as multilingual perform much better on languages that dominated their mixture of training data compared to languages that were underrepresented. Even if both languages are covered by vocabulary technically.</w:t>
      </w:r>
    </w:p>
    <w:p w14:paraId="01E24DD1" w14:textId="77777777" w:rsidR="00EA27FE" w:rsidRDefault="00000000">
      <w:pPr>
        <w:spacing w:after="240" w:line="360" w:lineRule="auto"/>
      </w:pPr>
      <w:r>
        <w:t xml:space="preserve">Retrieval tasks highlight this divide especially clearly because they require alignment at the semantic level between representations of queries and passages rather than fluent text </w:t>
      </w:r>
      <w:r>
        <w:lastRenderedPageBreak/>
        <w:t>generation alone. [27] evaluates retrieval across languages using multilingual encoders and finds large variation in transfer quality depending on typological distance between source and target languages. [28] extends this to LLMs used as retrievers and reports inconsistent cross language retrieval accuracy even among the best models. [29] and [30] try interventions post training and report gains but neither completely closes the performance gap to high resource language performance. Within this broader landscape DR RAG [32] is closest analog to present research. [32] addresses retrieval misalignment in Urdu question answering which like Sinhala is script free and rich morphologically compared to English. Their solution indexes generated pairs of questions and answers alongside raw passages so retrieval can match a query against an artificial question that is semantically closer. Evaluation results show this reduced retrieval misalignment. Urdu and Sinhala do not belong to the same language family so any parallel is suggestive rather than direct evidence but both have agglutinative morphology which stresses dense retrieval systems. Strategy of dual representation proposed as optional stretch component of design tested under RQ3. I understand you want me to rephrase the text to sound more natural while keeping the original meaning intact. However, you haven't provided any specific text for me to rephrase. Could you please provide the text you'd like me to rephrase? Once you give me that, I'll be happy to rephrase it in a more natural way.</w:t>
      </w:r>
    </w:p>
    <w:p w14:paraId="61CFEB11" w14:textId="77777777" w:rsidR="00EA27FE" w:rsidRDefault="00000000" w:rsidP="0077485F">
      <w:pPr>
        <w:pStyle w:val="Heading3"/>
      </w:pPr>
      <w:bookmarkStart w:id="17" w:name="_Toc236595991"/>
      <w:r>
        <w:t>2.6 Sinhala Natural Language Processing: State of the Art and Its Limits</w:t>
      </w:r>
      <w:bookmarkEnd w:id="17"/>
    </w:p>
    <w:p w14:paraId="0079E876" w14:textId="77777777" w:rsidR="00EA27FE" w:rsidRDefault="00000000">
      <w:pPr>
        <w:spacing w:after="240" w:line="360" w:lineRule="auto"/>
      </w:pPr>
      <w:r>
        <w:t xml:space="preserve">The primary reason for the lack of direct NLP research on Sinhala compared to many other languages has been due to the limited availability of resources. As a result, researchers conducting work on NLP in Sinhala have had to address fundamental issues prior to developing more complex techniques like retrieval-augmented generation. Tokenization has proven to be the most difficult challenge faced by researchers. Researchers utilizing mainstream sub-word tokenizers trained primarily on Latin-script and high resource language data sets find that the Sinhala script does not tokenize efficiently. In addition, the sub-word tokenizers tend to split single characters and/or syllables into two separate tokens when they should not. This results in increased sequence length which will typically decrease the performance of the model. (Aravinda et al., 2025; Jayakody and Dias, 2024) Developed specifically to overcome this barrier, </w:t>
      </w:r>
      <w:proofErr w:type="spellStart"/>
      <w:r>
        <w:t>SinLlama</w:t>
      </w:r>
      <w:proofErr w:type="spellEnd"/>
      <w:r>
        <w:t xml:space="preserve"> [33], and the Sinhala encoder-only models assessed by [34] utilize vocabulary construction and pre-training that utilizes Sinhala specific content as opposed to training a multi-lingual tokenizer after-the-fact.</w:t>
      </w:r>
    </w:p>
    <w:p w14:paraId="5FD7B5F5" w14:textId="77777777" w:rsidR="00EA27FE" w:rsidRDefault="00000000">
      <w:pPr>
        <w:spacing w:after="240" w:line="360" w:lineRule="auto"/>
      </w:pPr>
      <w:r>
        <w:lastRenderedPageBreak/>
        <w:t xml:space="preserve">While both studies provide real solutions to the challenges that researchers face when attempting to develop systems capable of processing the Sinhala language, they also represent important steps forward. </w:t>
      </w:r>
      <w:proofErr w:type="spellStart"/>
      <w:r>
        <w:t>SinLlama</w:t>
      </w:r>
      <w:proofErr w:type="spellEnd"/>
      <w:r>
        <w:t xml:space="preserve"> shows that a large language model may be adapted to the Sinhala language much better than if one uses an existing multi-lingual model, </w:t>
      </w:r>
      <w:proofErr w:type="gramStart"/>
      <w:r>
        <w:t>as long as</w:t>
      </w:r>
      <w:proofErr w:type="gramEnd"/>
      <w:r>
        <w:t xml:space="preserve"> one </w:t>
      </w:r>
      <w:proofErr w:type="gramStart"/>
      <w:r>
        <w:t>targets</w:t>
      </w:r>
      <w:proofErr w:type="gramEnd"/>
      <w:r>
        <w:t xml:space="preserve"> the vocabulary and continues to train the model. Similarly, the </w:t>
      </w:r>
      <w:proofErr w:type="gramStart"/>
      <w:r>
        <w:t>encoder-</w:t>
      </w:r>
      <w:proofErr w:type="gramEnd"/>
      <w:r>
        <w:t>only models developed by [34] provide a much stronger baseline for learning representations about the Sinhala language than previous attempts.</w:t>
      </w:r>
    </w:p>
    <w:p w14:paraId="716C4F98" w14:textId="188949D4" w:rsidR="00EA27FE" w:rsidRDefault="00000000">
      <w:pPr>
        <w:spacing w:after="240" w:line="360" w:lineRule="auto"/>
      </w:pPr>
      <w:r>
        <w:t xml:space="preserve">On the evaluation side, </w:t>
      </w:r>
      <w:proofErr w:type="spellStart"/>
      <w:r>
        <w:t>SinhalaMMLU</w:t>
      </w:r>
      <w:proofErr w:type="spellEnd"/>
      <w:r>
        <w:t xml:space="preserve"> [5] represents the first large scale benchmark, multitasking benchmark, for assessing language understanding in the context of Sinhala. The authors show that current models -- including very robust commercial alternatives -- significantly under-perform on Sinhala vs. English for almost all subjects tested -- providing an empirical foundation for the "hallucination" literature referenced in </w:t>
      </w:r>
      <w:r w:rsidR="00A40160">
        <w:t>section</w:t>
      </w:r>
      <w:r>
        <w:t xml:space="preserve">2.1. [4] demonstrate that Claude and GPT-4o function relatively well on Sinhala-based tasks -- although fine-tuned -- as part of their comparative capabilities analysis. Therefore, for this project DeepSeek v4 Pro and Gemini were chosen based on cost and fluency considerations (more detailed in </w:t>
      </w:r>
      <w:r w:rsidR="00A40160">
        <w:t>section</w:t>
      </w:r>
      <w:r>
        <w:t>5.3).</w:t>
      </w:r>
    </w:p>
    <w:p w14:paraId="63366C7C" w14:textId="77777777" w:rsidR="00EA27FE" w:rsidRDefault="00000000">
      <w:pPr>
        <w:spacing w:after="240" w:line="360" w:lineRule="auto"/>
      </w:pPr>
      <w:r>
        <w:t xml:space="preserve">However, what is completely absent from this body of literature is a retrieval-augmented system based upon a corpus in Sinhala -- let alone a retrieval-augmented system based upon a particular school curriculum. While </w:t>
      </w:r>
      <w:proofErr w:type="spellStart"/>
      <w:r>
        <w:t>SinLlama</w:t>
      </w:r>
      <w:proofErr w:type="spellEnd"/>
      <w:r>
        <w:t xml:space="preserve"> and the Sinhala encoder-only models provide advancements toward language modeling and representation learning in the context of the Sinhala language; while </w:t>
      </w:r>
      <w:proofErr w:type="spellStart"/>
      <w:r>
        <w:t>SinhalaMMLU</w:t>
      </w:r>
      <w:proofErr w:type="spellEnd"/>
      <w:r>
        <w:t xml:space="preserve"> provides an evaluation benchmark; and while [4]'s study provided a comparative assessment of capabilities -- none of them couple a model competent in Sinhala with an external verifiable knowledge base. Furthermore, none of them are used in a context related to education. Thus, this represents more than just that there is a dearth of research regarding retrieval-augmented systems in the context of the Sinhala language -- it seems, at least at the time of writing, that retrieval-augmented systems in the context of the Sinhala language have never been researched.</w:t>
      </w:r>
    </w:p>
    <w:p w14:paraId="1F11D976" w14:textId="77777777" w:rsidR="00DD4F9E" w:rsidRDefault="00DD4F9E">
      <w:pPr>
        <w:spacing w:after="240" w:line="360" w:lineRule="auto"/>
      </w:pPr>
    </w:p>
    <w:p w14:paraId="107AC92C" w14:textId="77777777" w:rsidR="00DD4F9E" w:rsidRDefault="00DD4F9E">
      <w:pPr>
        <w:spacing w:after="240" w:line="360" w:lineRule="auto"/>
      </w:pPr>
    </w:p>
    <w:p w14:paraId="61DED976" w14:textId="77777777" w:rsidR="00DD4F9E" w:rsidRDefault="00DD4F9E">
      <w:pPr>
        <w:spacing w:after="240" w:line="360" w:lineRule="auto"/>
      </w:pPr>
    </w:p>
    <w:p w14:paraId="39ECAB09" w14:textId="77777777" w:rsidR="00EA27FE" w:rsidRDefault="00000000" w:rsidP="0077485F">
      <w:pPr>
        <w:pStyle w:val="Heading3"/>
      </w:pPr>
      <w:bookmarkStart w:id="18" w:name="_Toc236595992"/>
      <w:r>
        <w:lastRenderedPageBreak/>
        <w:t>2.7 Retrieval-Augmented Generation in Education</w:t>
      </w:r>
      <w:bookmarkEnd w:id="18"/>
    </w:p>
    <w:p w14:paraId="476A57E1" w14:textId="77777777" w:rsidR="00EA27FE" w:rsidRDefault="00000000">
      <w:pPr>
        <w:spacing w:after="240" w:line="360" w:lineRule="auto"/>
      </w:pPr>
      <w:r>
        <w:t>Beyond that language-related divide, there is another — and largely separate — divide when it comes to how RAG can be applied to education itself. [10] provided one of the most popular summaries of the potential of large language models in educational contexts. They summarize the benefits (for example personalized tutoring, quick answers to questions) and the drawbacks (the problem that students will encounter in determining whether AI produced the content they see in a field where, by definition, students are developing their own understanding). The authors' summary is largely technology-agnostic, looking at general purpose LLMs (not retrieval-grounded systems specifically), and do not look at how well these models handle languages.</w:t>
      </w:r>
    </w:p>
    <w:p w14:paraId="55BA23E2" w14:textId="77777777" w:rsidR="00EA27FE" w:rsidRDefault="00000000">
      <w:pPr>
        <w:spacing w:after="240" w:line="360" w:lineRule="auto"/>
      </w:pPr>
      <w:r>
        <w:t xml:space="preserve">Where RAG has been used in education, those uses have primarily focused on using RAG for students in STEM fields who speak high resource languages. [35] created a retrieval-grounded tutoring program for math problems that included asking students to rate how "helpful" they found each possible solution. As part of their central design decision-making process, they had to weigh off the need for students to receive "grounded," correct solutions against student preferences for "fluent" solutions. That is a valuable lesson for this research: providing accurate information based on what students know about a </w:t>
      </w:r>
      <w:proofErr w:type="gramStart"/>
      <w:r>
        <w:t>topic, and</w:t>
      </w:r>
      <w:proofErr w:type="gramEnd"/>
      <w:r>
        <w:t xml:space="preserve"> helping students perceive the accuracy of a response are two very different things. [36] took the concept of RAG in education further into a new STEM discipline, combining retrieval with a programming code interpreter. While that kind of architecture may work well for some disciplines like business and economics, it is difficult to imagine how it would translate into a qualitative subject like Business Studies — especially since no studies related to using RAG for Business Studies were identified in the literature review conducted for this dissertation.</w:t>
      </w:r>
    </w:p>
    <w:p w14:paraId="60FF8A70" w14:textId="77777777" w:rsidR="00EA27FE" w:rsidRDefault="00000000" w:rsidP="0077485F">
      <w:pPr>
        <w:pStyle w:val="Heading3"/>
      </w:pPr>
      <w:bookmarkStart w:id="19" w:name="_Toc236595993"/>
      <w:r>
        <w:t>2.8 Evaluation Frameworks for Retrieval-Augmented Generation</w:t>
      </w:r>
      <w:bookmarkEnd w:id="19"/>
    </w:p>
    <w:p w14:paraId="466ED5C3" w14:textId="77777777" w:rsidR="00EA27FE" w:rsidRDefault="00000000">
      <w:pPr>
        <w:spacing w:after="240" w:line="360" w:lineRule="auto"/>
      </w:pPr>
      <w:r>
        <w:t xml:space="preserve">Evaluating Retrieval-Augmented Generative (RAG) systems poses additional methodological challenges compared to evaluating standalone language models because performance depends jointly on quality of retrieval and generation. RAGAS [37] was specifically developed to address this joint evaluation problem and provides automated metrics judged by large language models (faithfulness and relevance of answers) that do not require human reference annotations for scoring repeatedly across different configurations without constantly needing new human judgment. Efficiency though carries a specific risk here: scores themselves are </w:t>
      </w:r>
      <w:r>
        <w:lastRenderedPageBreak/>
        <w:t>produced by an LLM acting as judge and literature reviewed in .2.1 and .2.2 directly raises doubts that an LLM judging Sinhala performs as reliably as one judging English. Results reported in [3] and [5] also show that competence of models lags for Sinhala compared to English and an evaluator model is not spared weakness just because its role has changed from generator to judge.</w:t>
      </w:r>
    </w:p>
    <w:p w14:paraId="250B62F9" w14:textId="77777777" w:rsidR="00EA27FE" w:rsidRDefault="00000000">
      <w:pPr>
        <w:spacing w:after="240" w:line="360" w:lineRule="auto"/>
      </w:pPr>
      <w:r>
        <w:t xml:space="preserve">Method validation uses independent human raters who rate a random and </w:t>
      </w:r>
      <w:proofErr w:type="gramStart"/>
      <w:r>
        <w:t>blinded</w:t>
      </w:r>
      <w:proofErr w:type="gramEnd"/>
      <w:r>
        <w:t xml:space="preserve"> subsample. If multiple raters are used, agreement should be reported rather than assumed and Cohen's Kappa [38] should be used to report agreement. Comparing ratings for paired conditions requires a test appropriate for paired data that </w:t>
      </w:r>
      <w:proofErr w:type="gramStart"/>
      <w:r>
        <w:t>do</w:t>
      </w:r>
      <w:proofErr w:type="gramEnd"/>
      <w:r>
        <w:t xml:space="preserve"> not follow a normal distribution; the signed rank test [39] is standard.</w:t>
      </w:r>
    </w:p>
    <w:p w14:paraId="40E0A8B9" w14:textId="77777777" w:rsidR="00EA27FE" w:rsidRDefault="00000000" w:rsidP="0077485F">
      <w:pPr>
        <w:pStyle w:val="Heading3"/>
      </w:pPr>
      <w:bookmarkStart w:id="20" w:name="_Toc236595994"/>
      <w:r>
        <w:t>2.9 Recent Research Evidence</w:t>
      </w:r>
      <w:bookmarkEnd w:id="20"/>
    </w:p>
    <w:p w14:paraId="05B598E1" w14:textId="77777777" w:rsidR="00EA27FE" w:rsidRDefault="00000000">
      <w:pPr>
        <w:spacing w:after="240" w:line="360" w:lineRule="auto"/>
      </w:pPr>
      <w:r>
        <w:t>Many of the research gaps found throughout the study are reinforced by many other relevant research articles that were produced over the course of this research (2025-2026).</w:t>
      </w:r>
    </w:p>
    <w:p w14:paraId="22B690C9" w14:textId="77777777" w:rsidR="00EA27FE" w:rsidRDefault="00000000">
      <w:pPr>
        <w:spacing w:after="240" w:line="360" w:lineRule="auto"/>
      </w:pPr>
      <w:r>
        <w:rPr>
          <w:b/>
        </w:rPr>
        <w:t>Hallucinations and Cross-Language Mitigation.</w:t>
      </w:r>
    </w:p>
    <w:p w14:paraId="50DD2677" w14:textId="77777777" w:rsidR="00EA27FE" w:rsidRDefault="00000000">
      <w:pPr>
        <w:spacing w:after="240" w:line="360" w:lineRule="auto"/>
      </w:pPr>
      <w:r>
        <w:t>[40] measured the severity of hallucinations within three languages (Hindi, Farsi and Mandarin) across conversational QA systems; [41] proposed CCL-</w:t>
      </w:r>
      <w:proofErr w:type="spellStart"/>
      <w:r>
        <w:t>XCoT</w:t>
      </w:r>
      <w:proofErr w:type="spellEnd"/>
      <w:r>
        <w:t>, achieving a maximum of 62% decrease in hallucinations across 5 non-English languages without using retrieval; [42] tested lightweight monolingual rescoring models on Vietnamese, Polish and Georgian.</w:t>
      </w:r>
    </w:p>
    <w:p w14:paraId="4F198CF4" w14:textId="77777777" w:rsidR="00EA27FE" w:rsidRDefault="00000000">
      <w:pPr>
        <w:spacing w:after="240" w:line="360" w:lineRule="auto"/>
      </w:pPr>
      <w:r>
        <w:rPr>
          <w:b/>
        </w:rPr>
        <w:t>Embedding Models and Chunking for Non-Latin Scripts.</w:t>
      </w:r>
    </w:p>
    <w:p w14:paraId="224151CC" w14:textId="77777777" w:rsidR="00EA27FE" w:rsidRDefault="00000000">
      <w:pPr>
        <w:spacing w:after="240" w:line="360" w:lineRule="auto"/>
      </w:pPr>
      <w:proofErr w:type="spellStart"/>
      <w:r>
        <w:t>IndicRAGSuite</w:t>
      </w:r>
      <w:proofErr w:type="spellEnd"/>
      <w:r>
        <w:t xml:space="preserve"> [43] compared multilingual E5 and BGE-M3 across 13 Indian-language retrieval tasks and reported significant MRR variations between these two embedding methods as large as 0.38 – 0.52; [44] demonstrated that fine-tuning multilingual E5 on 10,000 noisy Armenian sentence-pairs achieved equivalent results to those obtained from significantly larger training sets; [45] determined that simple recursive chunking consistently achieves superior results to a purpose-built Khmer aware </w:t>
      </w:r>
      <w:proofErr w:type="spellStart"/>
      <w:r>
        <w:t>segmenter</w:t>
      </w:r>
      <w:proofErr w:type="spellEnd"/>
      <w:r>
        <w:t>; [46] developed an entire Khmer RAG pipeline using BGE-M3 which represents the most closely related work to this dissertation on non-Latin scripts.</w:t>
      </w:r>
    </w:p>
    <w:p w14:paraId="361CB1B4" w14:textId="77777777" w:rsidR="00DD4F9E" w:rsidRDefault="00DD4F9E">
      <w:pPr>
        <w:spacing w:after="240" w:line="360" w:lineRule="auto"/>
      </w:pPr>
    </w:p>
    <w:p w14:paraId="3EEBBAD4" w14:textId="77777777" w:rsidR="00EA27FE" w:rsidRDefault="00000000">
      <w:pPr>
        <w:spacing w:after="240" w:line="360" w:lineRule="auto"/>
      </w:pPr>
      <w:r>
        <w:rPr>
          <w:b/>
        </w:rPr>
        <w:lastRenderedPageBreak/>
        <w:t>Document Processing, Educational Applications and Evaluation.</w:t>
      </w:r>
    </w:p>
    <w:p w14:paraId="746B27EF" w14:textId="77777777" w:rsidR="00EA27FE" w:rsidRDefault="00000000">
      <w:pPr>
        <w:spacing w:after="240" w:line="360" w:lineRule="auto"/>
      </w:pPr>
      <w:r>
        <w:t>Both [47] and [48] documented problems associated with both layout (multi-column) PDF documents and typographical drift across time as reducing the effectiveness of off-the-shelf OCR tools applied to Sinhala legal documents — thus confirming that document processing in Sinhala has yet to be solved.</w:t>
      </w:r>
    </w:p>
    <w:p w14:paraId="4DE8029F" w14:textId="77777777" w:rsidR="00EA27FE" w:rsidRDefault="00000000">
      <w:pPr>
        <w:spacing w:after="240" w:line="360" w:lineRule="auto"/>
      </w:pPr>
      <w:r>
        <w:rPr>
          <w:b/>
        </w:rPr>
        <w:t>RAG and Educational and Evaluative Applications.</w:t>
      </w:r>
    </w:p>
    <w:p w14:paraId="58B95EE8" w14:textId="77777777" w:rsidR="00EA27FE" w:rsidRDefault="00000000">
      <w:pPr>
        <w:spacing w:after="240" w:line="360" w:lineRule="auto"/>
      </w:pPr>
      <w:r>
        <w:t>Shiksha Copilot [49], which was deployed among 1043 teachers in Karnataka, is the largest educational AI application that has been implemented in South Asia; although it was used for curating lesson plans for teachers rather than answering questions for students.</w:t>
      </w:r>
    </w:p>
    <w:p w14:paraId="5A7ADF9E" w14:textId="77777777" w:rsidR="00EA27FE" w:rsidRDefault="00000000" w:rsidP="0077485F">
      <w:pPr>
        <w:pStyle w:val="Heading3"/>
      </w:pPr>
      <w:bookmarkStart w:id="21" w:name="_Toc236595995"/>
      <w:r>
        <w:t>2.10 Research Gap and Contribution</w:t>
      </w:r>
      <w:bookmarkEnd w:id="21"/>
    </w:p>
    <w:p w14:paraId="36E19B79" w14:textId="77777777" w:rsidR="00EA27FE" w:rsidRDefault="00000000">
      <w:pPr>
        <w:spacing w:after="240" w:line="360" w:lineRule="auto"/>
      </w:pPr>
      <w:r>
        <w:t xml:space="preserve">Drawing together these nine sections, three gaps stand out and they are gaps in literature rather than just this researcher's reading of it. First, at the hallucination and Retrieval-Augmented Generation (RAG) theory level, literature convincingly establishes that hallucination is worse for languages with low resources (Alansari and Luqman, 2026; Trivedi et al., 2026): mitigation using RAG is effective but imperfect [6], but almost no empirical evaluation has been done on South Asian languages using scripts other than Latin and rich morphologically; DR RAG application to Urdu [32] is the closest precedent and that hasn't been tested on Sinhala either. Second, at the level of specific language NLP, Sinhala has growing foundational resources </w:t>
      </w:r>
      <w:proofErr w:type="spellStart"/>
      <w:r>
        <w:t>SinLlama</w:t>
      </w:r>
      <w:proofErr w:type="spellEnd"/>
      <w:r>
        <w:t xml:space="preserve"> [33], encoder models only in Sinhala [34], and Sinhala MMLU benchmark [5], but none couples competent Sinhala models with external verifiable knowledge </w:t>
      </w:r>
      <w:proofErr w:type="gramStart"/>
      <w:r>
        <w:t>bases</w:t>
      </w:r>
      <w:proofErr w:type="gramEnd"/>
      <w:r>
        <w:t xml:space="preserve"> and none has been applied to any pipeline augmented retrieval. Third, at the level of application domain, current educational RAG systems (Levonian et al., 2023; Lu and Li, 2025) are limited to use cases in English and STEM. They leave South Asian secondary education and subjects like Business Studies completely untouched.</w:t>
      </w:r>
    </w:p>
    <w:p w14:paraId="08163A17" w14:textId="77777777" w:rsidR="00EA27FE" w:rsidRDefault="00000000">
      <w:pPr>
        <w:jc w:val="center"/>
      </w:pPr>
      <w:r>
        <w:rPr>
          <w:noProof/>
        </w:rPr>
        <w:lastRenderedPageBreak/>
        <w:drawing>
          <wp:inline distT="0" distB="0" distL="0" distR="0" wp14:anchorId="2C5D007D" wp14:editId="12C1444D">
            <wp:extent cx="5928198" cy="3924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_research_gap.png"/>
                    <pic:cNvPicPr/>
                  </pic:nvPicPr>
                  <pic:blipFill rotWithShape="1">
                    <a:blip r:embed="rId12"/>
                    <a:srcRect l="3988" t="15823" r="5400" b="4840"/>
                    <a:stretch>
                      <a:fillRect/>
                    </a:stretch>
                  </pic:blipFill>
                  <pic:spPr bwMode="auto">
                    <a:xfrm>
                      <a:off x="0" y="0"/>
                      <a:ext cx="5952024" cy="3940072"/>
                    </a:xfrm>
                    <a:prstGeom prst="rect">
                      <a:avLst/>
                    </a:prstGeom>
                    <a:ln>
                      <a:noFill/>
                    </a:ln>
                    <a:extLst>
                      <a:ext uri="{53640926-AAD7-44D8-BBD7-CCE9431645EC}">
                        <a14:shadowObscured xmlns:a14="http://schemas.microsoft.com/office/drawing/2010/main"/>
                      </a:ext>
                    </a:extLst>
                  </pic:spPr>
                </pic:pic>
              </a:graphicData>
            </a:graphic>
          </wp:inline>
        </w:drawing>
      </w:r>
    </w:p>
    <w:p w14:paraId="57BF429F" w14:textId="77777777" w:rsidR="00EA27FE" w:rsidRDefault="00000000">
      <w:pPr>
        <w:spacing w:after="240" w:line="240" w:lineRule="auto"/>
        <w:jc w:val="center"/>
      </w:pPr>
      <w:r>
        <w:rPr>
          <w:i/>
          <w:sz w:val="20"/>
        </w:rPr>
        <w:t>Figure 2.2: Research Gap Positioning</w:t>
      </w:r>
    </w:p>
    <w:p w14:paraId="3FB6345E" w14:textId="77777777" w:rsidR="00EA27FE" w:rsidRDefault="00000000">
      <w:pPr>
        <w:spacing w:after="240" w:line="360" w:lineRule="auto"/>
      </w:pPr>
      <w:r>
        <w:t>These three voids are dependent upon each other; they overlap. An investigator may attempt to fill the first void with an experimental investigation of RAG configurations using a low-resource language as opposed to Sinhala. The second void can be filled by developing a learning (educational) RAG system utilizing a high resource language. That which has never before been accomplished is the simultaneous maintenance of all three voids: (a) A Retrieval-Augmented Architecture, (b) Empirical evaluation as opposed to reliance on assumptions of performance based on defaults, (c) Developed specifically for Sinhala, and (d) Grounded within a validated Secondary Level School Curriculum, as opposed to Generic Web or Encyclopedic Content.</w:t>
      </w:r>
    </w:p>
    <w:p w14:paraId="4C03D7F5" w14:textId="77777777" w:rsidR="00EA27FE" w:rsidRDefault="00000000">
      <w:pPr>
        <w:spacing w:after="240" w:line="360" w:lineRule="auto"/>
      </w:pPr>
      <w:r>
        <w:t xml:space="preserve">The current research is situated to directly address this compound void. First, it addresses the theoretical void referenced in sections 2.1 through 2.4 regarding the specific use-case of the groundings in verified Sinhala O/L Business Studies content to evaluate whether such groundings reduce hallucinations and increase faithful representation in comparison to a non-grounded baseline. Second, it compares and evaluates Multilingual E-5 and BGE M-3 Embeddings along with various Chunking Strategies applied to Educational Text written in Sinhala, to address the absence of evaluations of Sinhala-specific representations noted </w:t>
      </w:r>
      <w:r>
        <w:lastRenderedPageBreak/>
        <w:t>throughout Section 2.4 and Section 2.6’s review of available Sinhala Natural Language Processing Resources. Third, this study represents what appears to be the first time that a retrieval-augmented architecture was used in South Asian Secondary Education in general and specifically in Business Studies taught in Sinhala medium. Fourth, by providing a combination of evaluation of the similarity of semantic concepts via embedding-based semantic similarity measures, coupled with blinded Human Validation obtained from Domain Expert Teachers with the reconciliation performed through Cohen’s Kappa and the Wilcoxon Signed-Ranked Test, the Evaluation Methodology itself provides response to the specific concern expressed in Section 2.8 that Automated Evaluation in Sinhala currently cannot be trusted without an Independent Human Check.</w:t>
      </w:r>
    </w:p>
    <w:p w14:paraId="4A80BBBA" w14:textId="77777777" w:rsidR="00EA27FE" w:rsidRDefault="00000000">
      <w:r>
        <w:br w:type="page"/>
      </w:r>
    </w:p>
    <w:p w14:paraId="47AEB3B9" w14:textId="56DE96B7" w:rsidR="00EA27FE" w:rsidRDefault="00000000" w:rsidP="0077485F">
      <w:pPr>
        <w:pStyle w:val="Heading2"/>
      </w:pPr>
      <w:bookmarkStart w:id="22" w:name="_Toc236595996"/>
      <w:r>
        <w:lastRenderedPageBreak/>
        <w:t>3: Methodology</w:t>
      </w:r>
      <w:bookmarkEnd w:id="22"/>
    </w:p>
    <w:p w14:paraId="4F2BC1CE" w14:textId="5E898820" w:rsidR="00EA27FE" w:rsidRDefault="00000000" w:rsidP="0077485F">
      <w:pPr>
        <w:pStyle w:val="Heading3"/>
      </w:pPr>
      <w:bookmarkStart w:id="23" w:name="_Toc236595997"/>
      <w:r>
        <w:t>3.1 Research Philosophy and Approach</w:t>
      </w:r>
      <w:bookmarkEnd w:id="23"/>
    </w:p>
    <w:tbl>
      <w:tblPr>
        <w:tblStyle w:val="TableGrid"/>
        <w:tblW w:w="0" w:type="auto"/>
        <w:tblLook w:val="04A0" w:firstRow="1" w:lastRow="0" w:firstColumn="1" w:lastColumn="0" w:noHBand="0" w:noVBand="1"/>
      </w:tblPr>
      <w:tblGrid>
        <w:gridCol w:w="1736"/>
        <w:gridCol w:w="2268"/>
        <w:gridCol w:w="5278"/>
      </w:tblGrid>
      <w:tr w:rsidR="00EA27FE" w:rsidRPr="006F59A5" w14:paraId="588121E5" w14:textId="77777777" w:rsidTr="00DD4F9E">
        <w:tc>
          <w:tcPr>
            <w:tcW w:w="1526" w:type="dxa"/>
            <w:shd w:val="clear" w:color="auto" w:fill="D9E2F3"/>
          </w:tcPr>
          <w:p w14:paraId="5CB6DC44" w14:textId="77777777" w:rsidR="00EA27FE" w:rsidRPr="006F59A5" w:rsidRDefault="00000000">
            <w:pPr>
              <w:rPr>
                <w:szCs w:val="28"/>
              </w:rPr>
            </w:pPr>
            <w:r w:rsidRPr="006F59A5">
              <w:rPr>
                <w:b/>
                <w:szCs w:val="28"/>
              </w:rPr>
              <w:t>Layer</w:t>
            </w:r>
          </w:p>
        </w:tc>
        <w:tc>
          <w:tcPr>
            <w:tcW w:w="2268" w:type="dxa"/>
            <w:shd w:val="clear" w:color="auto" w:fill="D9E2F3"/>
          </w:tcPr>
          <w:p w14:paraId="6E2D1423" w14:textId="77777777" w:rsidR="00EA27FE" w:rsidRPr="006F59A5" w:rsidRDefault="00000000">
            <w:pPr>
              <w:rPr>
                <w:szCs w:val="28"/>
              </w:rPr>
            </w:pPr>
            <w:r w:rsidRPr="006F59A5">
              <w:rPr>
                <w:b/>
                <w:szCs w:val="28"/>
              </w:rPr>
              <w:t>Choice</w:t>
            </w:r>
          </w:p>
        </w:tc>
        <w:tc>
          <w:tcPr>
            <w:tcW w:w="5278" w:type="dxa"/>
            <w:shd w:val="clear" w:color="auto" w:fill="D9E2F3"/>
          </w:tcPr>
          <w:p w14:paraId="526A7115" w14:textId="77777777" w:rsidR="00EA27FE" w:rsidRPr="006F59A5" w:rsidRDefault="00000000">
            <w:pPr>
              <w:rPr>
                <w:szCs w:val="28"/>
              </w:rPr>
            </w:pPr>
            <w:r w:rsidRPr="006F59A5">
              <w:rPr>
                <w:b/>
                <w:szCs w:val="28"/>
              </w:rPr>
              <w:t>Justification</w:t>
            </w:r>
          </w:p>
        </w:tc>
      </w:tr>
      <w:tr w:rsidR="00EA27FE" w:rsidRPr="006F59A5" w14:paraId="40674025" w14:textId="77777777" w:rsidTr="00DD4F9E">
        <w:tc>
          <w:tcPr>
            <w:tcW w:w="1526" w:type="dxa"/>
          </w:tcPr>
          <w:p w14:paraId="6CFE4447" w14:textId="77777777" w:rsidR="00EA27FE" w:rsidRPr="006F59A5" w:rsidRDefault="00000000">
            <w:pPr>
              <w:rPr>
                <w:szCs w:val="28"/>
              </w:rPr>
            </w:pPr>
            <w:r w:rsidRPr="006F59A5">
              <w:rPr>
                <w:szCs w:val="28"/>
              </w:rPr>
              <w:t>Research Philosophy</w:t>
            </w:r>
          </w:p>
        </w:tc>
        <w:tc>
          <w:tcPr>
            <w:tcW w:w="2268" w:type="dxa"/>
          </w:tcPr>
          <w:p w14:paraId="718E3BD2" w14:textId="77777777" w:rsidR="00EA27FE" w:rsidRPr="006F59A5" w:rsidRDefault="00000000">
            <w:pPr>
              <w:rPr>
                <w:szCs w:val="28"/>
              </w:rPr>
            </w:pPr>
            <w:r w:rsidRPr="006F59A5">
              <w:rPr>
                <w:szCs w:val="28"/>
              </w:rPr>
              <w:t>Positivism</w:t>
            </w:r>
          </w:p>
        </w:tc>
        <w:tc>
          <w:tcPr>
            <w:tcW w:w="5278" w:type="dxa"/>
          </w:tcPr>
          <w:p w14:paraId="7899D402" w14:textId="77777777" w:rsidR="00EA27FE" w:rsidRPr="006F59A5" w:rsidRDefault="00000000">
            <w:pPr>
              <w:rPr>
                <w:szCs w:val="28"/>
              </w:rPr>
            </w:pPr>
            <w:r w:rsidRPr="006F59A5">
              <w:rPr>
                <w:szCs w:val="28"/>
              </w:rPr>
              <w:t xml:space="preserve">The phenomena under investigation, hallucination rate, retrieval accuracy, faithfulness, and response quality, are treated as objective, measurable properties of LLM system </w:t>
            </w:r>
            <w:proofErr w:type="spellStart"/>
            <w:r w:rsidRPr="006F59A5">
              <w:rPr>
                <w:szCs w:val="28"/>
              </w:rPr>
              <w:t>behaviour</w:t>
            </w:r>
            <w:proofErr w:type="spellEnd"/>
            <w:r w:rsidRPr="006F59A5">
              <w:rPr>
                <w:szCs w:val="28"/>
              </w:rPr>
              <w:t xml:space="preserve"> that can be observed and quantified independently of the researcher.</w:t>
            </w:r>
          </w:p>
        </w:tc>
      </w:tr>
      <w:tr w:rsidR="00EA27FE" w:rsidRPr="006F59A5" w14:paraId="618D008C" w14:textId="77777777" w:rsidTr="00DD4F9E">
        <w:tc>
          <w:tcPr>
            <w:tcW w:w="1526" w:type="dxa"/>
          </w:tcPr>
          <w:p w14:paraId="5414A92D" w14:textId="77777777" w:rsidR="00EA27FE" w:rsidRPr="006F59A5" w:rsidRDefault="00000000">
            <w:pPr>
              <w:rPr>
                <w:szCs w:val="28"/>
              </w:rPr>
            </w:pPr>
            <w:r w:rsidRPr="006F59A5">
              <w:rPr>
                <w:szCs w:val="28"/>
              </w:rPr>
              <w:t>Research Approach</w:t>
            </w:r>
          </w:p>
        </w:tc>
        <w:tc>
          <w:tcPr>
            <w:tcW w:w="2268" w:type="dxa"/>
          </w:tcPr>
          <w:p w14:paraId="37AB061B" w14:textId="77777777" w:rsidR="00EA27FE" w:rsidRPr="006F59A5" w:rsidRDefault="00000000">
            <w:pPr>
              <w:rPr>
                <w:szCs w:val="28"/>
              </w:rPr>
            </w:pPr>
            <w:r w:rsidRPr="006F59A5">
              <w:rPr>
                <w:szCs w:val="28"/>
              </w:rPr>
              <w:t>Deductive</w:t>
            </w:r>
          </w:p>
        </w:tc>
        <w:tc>
          <w:tcPr>
            <w:tcW w:w="5278" w:type="dxa"/>
          </w:tcPr>
          <w:p w14:paraId="3715FCB8" w14:textId="77777777" w:rsidR="00EA27FE" w:rsidRPr="006F59A5" w:rsidRDefault="00000000">
            <w:pPr>
              <w:rPr>
                <w:szCs w:val="28"/>
              </w:rPr>
            </w:pPr>
            <w:r w:rsidRPr="006F59A5">
              <w:rPr>
                <w:szCs w:val="28"/>
              </w:rPr>
              <w:t>The study begins with established theory (the RAG architecture of Lewis et al., 2020, and the documented link between training-data availability and hallucination propensity) and derives specific, testable hypotheses about RAG performance in the Sinhala educational context, which are then tested through controlled experimentation.</w:t>
            </w:r>
          </w:p>
        </w:tc>
      </w:tr>
      <w:tr w:rsidR="00EA27FE" w:rsidRPr="006F59A5" w14:paraId="09D7D40F" w14:textId="77777777" w:rsidTr="00DD4F9E">
        <w:tc>
          <w:tcPr>
            <w:tcW w:w="1526" w:type="dxa"/>
          </w:tcPr>
          <w:p w14:paraId="795AF5AA" w14:textId="77777777" w:rsidR="00EA27FE" w:rsidRPr="006F59A5" w:rsidRDefault="00000000">
            <w:pPr>
              <w:rPr>
                <w:szCs w:val="28"/>
              </w:rPr>
            </w:pPr>
            <w:r w:rsidRPr="006F59A5">
              <w:rPr>
                <w:szCs w:val="28"/>
              </w:rPr>
              <w:t>Methodological Choice</w:t>
            </w:r>
          </w:p>
        </w:tc>
        <w:tc>
          <w:tcPr>
            <w:tcW w:w="2268" w:type="dxa"/>
          </w:tcPr>
          <w:p w14:paraId="318F6FCC" w14:textId="77777777" w:rsidR="00EA27FE" w:rsidRPr="006F59A5" w:rsidRDefault="00000000">
            <w:pPr>
              <w:rPr>
                <w:szCs w:val="28"/>
              </w:rPr>
            </w:pPr>
            <w:r w:rsidRPr="006F59A5">
              <w:rPr>
                <w:szCs w:val="28"/>
              </w:rPr>
              <w:t>Multi-method quantitative</w:t>
            </w:r>
          </w:p>
        </w:tc>
        <w:tc>
          <w:tcPr>
            <w:tcW w:w="5278" w:type="dxa"/>
          </w:tcPr>
          <w:p w14:paraId="66C0B475" w14:textId="77777777" w:rsidR="00EA27FE" w:rsidRPr="006F59A5" w:rsidRDefault="00000000">
            <w:pPr>
              <w:rPr>
                <w:szCs w:val="28"/>
              </w:rPr>
            </w:pPr>
            <w:r w:rsidRPr="006F59A5">
              <w:rPr>
                <w:szCs w:val="28"/>
              </w:rPr>
              <w:t>Two distinct quantitative data collection techniques, automated embedding-based similarity metrics and a structured expert rubric (Likert-scale ratings), are combined and reconciled statistically rather than relying on a single measurement instrument.</w:t>
            </w:r>
          </w:p>
        </w:tc>
      </w:tr>
      <w:tr w:rsidR="00EA27FE" w:rsidRPr="006F59A5" w14:paraId="6E449911" w14:textId="77777777" w:rsidTr="00DD4F9E">
        <w:tc>
          <w:tcPr>
            <w:tcW w:w="1526" w:type="dxa"/>
          </w:tcPr>
          <w:p w14:paraId="37EEF7FA" w14:textId="77777777" w:rsidR="00EA27FE" w:rsidRPr="006F59A5" w:rsidRDefault="00000000">
            <w:pPr>
              <w:rPr>
                <w:szCs w:val="28"/>
              </w:rPr>
            </w:pPr>
            <w:r w:rsidRPr="006F59A5">
              <w:rPr>
                <w:szCs w:val="28"/>
              </w:rPr>
              <w:t>Research Strategy</w:t>
            </w:r>
          </w:p>
        </w:tc>
        <w:tc>
          <w:tcPr>
            <w:tcW w:w="2268" w:type="dxa"/>
          </w:tcPr>
          <w:p w14:paraId="65ABF1F5" w14:textId="77777777" w:rsidR="00EA27FE" w:rsidRPr="006F59A5" w:rsidRDefault="00000000">
            <w:pPr>
              <w:rPr>
                <w:szCs w:val="28"/>
              </w:rPr>
            </w:pPr>
            <w:r w:rsidRPr="006F59A5">
              <w:rPr>
                <w:szCs w:val="28"/>
              </w:rPr>
              <w:t>Experiment</w:t>
            </w:r>
          </w:p>
        </w:tc>
        <w:tc>
          <w:tcPr>
            <w:tcW w:w="5278" w:type="dxa"/>
          </w:tcPr>
          <w:p w14:paraId="106E306E" w14:textId="77777777" w:rsidR="00EA27FE" w:rsidRPr="006F59A5" w:rsidRDefault="00000000">
            <w:pPr>
              <w:rPr>
                <w:szCs w:val="28"/>
              </w:rPr>
            </w:pPr>
            <w:r w:rsidRPr="006F59A5">
              <w:rPr>
                <w:szCs w:val="28"/>
              </w:rPr>
              <w:t>A controlled experiment manipulates one independent variable (retrieval condition: RAG-grounded, ungrounded baseline, prompt-constrained baseline) across three levels, detailed in section 3.2.</w:t>
            </w:r>
          </w:p>
        </w:tc>
      </w:tr>
      <w:tr w:rsidR="00EA27FE" w:rsidRPr="006F59A5" w14:paraId="235F70AA" w14:textId="77777777" w:rsidTr="00DD4F9E">
        <w:tc>
          <w:tcPr>
            <w:tcW w:w="1526" w:type="dxa"/>
          </w:tcPr>
          <w:p w14:paraId="58B1085A" w14:textId="77777777" w:rsidR="00EA27FE" w:rsidRPr="006F59A5" w:rsidRDefault="00000000">
            <w:pPr>
              <w:rPr>
                <w:szCs w:val="28"/>
              </w:rPr>
            </w:pPr>
            <w:r w:rsidRPr="006F59A5">
              <w:rPr>
                <w:szCs w:val="28"/>
              </w:rPr>
              <w:t>Time Horizon</w:t>
            </w:r>
          </w:p>
        </w:tc>
        <w:tc>
          <w:tcPr>
            <w:tcW w:w="2268" w:type="dxa"/>
          </w:tcPr>
          <w:p w14:paraId="1A9A432F" w14:textId="77777777" w:rsidR="00EA27FE" w:rsidRPr="006F59A5" w:rsidRDefault="00000000">
            <w:pPr>
              <w:rPr>
                <w:szCs w:val="28"/>
              </w:rPr>
            </w:pPr>
            <w:r w:rsidRPr="006F59A5">
              <w:rPr>
                <w:szCs w:val="28"/>
              </w:rPr>
              <w:t>Cross-sectional</w:t>
            </w:r>
          </w:p>
        </w:tc>
        <w:tc>
          <w:tcPr>
            <w:tcW w:w="5278" w:type="dxa"/>
          </w:tcPr>
          <w:p w14:paraId="2B10176D" w14:textId="77777777" w:rsidR="00EA27FE" w:rsidRPr="006F59A5" w:rsidRDefault="00000000">
            <w:pPr>
              <w:rPr>
                <w:szCs w:val="28"/>
              </w:rPr>
            </w:pPr>
            <w:r w:rsidRPr="006F59A5">
              <w:rPr>
                <w:szCs w:val="28"/>
              </w:rPr>
              <w:t>The system is built and evaluated once, within the four-month project period (section 3.10), rather than tracking performance changes over an extended period.</w:t>
            </w:r>
          </w:p>
        </w:tc>
      </w:tr>
      <w:tr w:rsidR="00EA27FE" w:rsidRPr="006F59A5" w14:paraId="0FE5FD34" w14:textId="77777777" w:rsidTr="00DD4F9E">
        <w:tc>
          <w:tcPr>
            <w:tcW w:w="1526" w:type="dxa"/>
          </w:tcPr>
          <w:p w14:paraId="1F71E8DA" w14:textId="77777777" w:rsidR="00EA27FE" w:rsidRPr="006F59A5" w:rsidRDefault="00000000">
            <w:pPr>
              <w:rPr>
                <w:szCs w:val="28"/>
              </w:rPr>
            </w:pPr>
            <w:r w:rsidRPr="006F59A5">
              <w:rPr>
                <w:szCs w:val="28"/>
              </w:rPr>
              <w:t>Techniques and Procedures</w:t>
            </w:r>
          </w:p>
        </w:tc>
        <w:tc>
          <w:tcPr>
            <w:tcW w:w="2268" w:type="dxa"/>
          </w:tcPr>
          <w:p w14:paraId="6FFEA46C" w14:textId="77777777" w:rsidR="00EA27FE" w:rsidRPr="006F59A5" w:rsidRDefault="00000000">
            <w:pPr>
              <w:rPr>
                <w:szCs w:val="28"/>
              </w:rPr>
            </w:pPr>
            <w:r w:rsidRPr="006F59A5">
              <w:rPr>
                <w:szCs w:val="28"/>
              </w:rPr>
              <w:t>Automated similarity metrics, structured expert survey (rubric), statistical hypothesis testing</w:t>
            </w:r>
          </w:p>
        </w:tc>
        <w:tc>
          <w:tcPr>
            <w:tcW w:w="5278" w:type="dxa"/>
          </w:tcPr>
          <w:p w14:paraId="16F6AA0A" w14:textId="77777777" w:rsidR="00EA27FE" w:rsidRPr="006F59A5" w:rsidRDefault="00000000">
            <w:pPr>
              <w:rPr>
                <w:szCs w:val="28"/>
              </w:rPr>
            </w:pPr>
            <w:r w:rsidRPr="006F59A5">
              <w:rPr>
                <w:szCs w:val="28"/>
              </w:rPr>
              <w:t xml:space="preserve">Data are gathered through the automated evaluation pipeline (section 3.6) and the human validation protocol (section 3.7), and </w:t>
            </w:r>
            <w:proofErr w:type="spellStart"/>
            <w:r w:rsidRPr="006F59A5">
              <w:rPr>
                <w:szCs w:val="28"/>
              </w:rPr>
              <w:t>analysed</w:t>
            </w:r>
            <w:proofErr w:type="spellEnd"/>
            <w:r w:rsidRPr="006F59A5">
              <w:rPr>
                <w:szCs w:val="28"/>
              </w:rPr>
              <w:t xml:space="preserve"> using the Wilcoxon signed-rank test, Cohen's kappa, and effect sizes (section 3.8).</w:t>
            </w:r>
          </w:p>
        </w:tc>
      </w:tr>
    </w:tbl>
    <w:p w14:paraId="1C96988D" w14:textId="77777777" w:rsidR="0096620B" w:rsidRDefault="0096620B" w:rsidP="0096620B">
      <w:pPr>
        <w:spacing w:after="240" w:line="240" w:lineRule="auto"/>
        <w:jc w:val="center"/>
        <w:rPr>
          <w:i/>
          <w:sz w:val="20"/>
        </w:rPr>
      </w:pPr>
    </w:p>
    <w:p w14:paraId="052F76E1" w14:textId="5F805746" w:rsidR="00EA27FE" w:rsidRPr="004E1E8D" w:rsidRDefault="0096620B" w:rsidP="004E1E8D">
      <w:pPr>
        <w:spacing w:after="240" w:line="240" w:lineRule="auto"/>
        <w:jc w:val="center"/>
        <w:rPr>
          <w:i/>
          <w:sz w:val="20"/>
        </w:rPr>
      </w:pPr>
      <w:r>
        <w:rPr>
          <w:i/>
          <w:sz w:val="20"/>
        </w:rPr>
        <w:t xml:space="preserve">Table 3.1: </w:t>
      </w:r>
      <w:r w:rsidRPr="0096620B">
        <w:rPr>
          <w:i/>
          <w:sz w:val="20"/>
        </w:rPr>
        <w:t>Research Methodology (Saunders Research Onion</w:t>
      </w:r>
      <w:r>
        <w:rPr>
          <w:i/>
          <w:sz w:val="20"/>
        </w:rPr>
        <w:t xml:space="preserve"> </w:t>
      </w:r>
      <w:r w:rsidRPr="004E1E8D">
        <w:rPr>
          <w:i/>
          <w:sz w:val="20"/>
        </w:rPr>
        <w:t>[71]</w:t>
      </w:r>
      <w:r w:rsidRPr="0096620B">
        <w:rPr>
          <w:i/>
          <w:sz w:val="20"/>
        </w:rPr>
        <w:t>)</w:t>
      </w:r>
    </w:p>
    <w:p w14:paraId="08F0580E" w14:textId="77777777" w:rsidR="00EA27FE" w:rsidRDefault="00000000">
      <w:pPr>
        <w:spacing w:after="240" w:line="360" w:lineRule="auto"/>
      </w:pPr>
      <w:r>
        <w:t>This positivist, deductive orientation is appropriate because the research questions are fundamentally empirical: they ask whether measurable differences exist between experimental conditions and whether those differences can be attributed to the independent variable (retrieval augmentation), rather than seeking to interpret subjective meaning or lived experience. The experimental design described in section 3.2 tests this proposition directly.</w:t>
      </w:r>
    </w:p>
    <w:p w14:paraId="6EE2A289" w14:textId="77777777" w:rsidR="006F59A5" w:rsidRDefault="006F59A5">
      <w:pPr>
        <w:spacing w:after="240" w:line="360" w:lineRule="auto"/>
      </w:pPr>
    </w:p>
    <w:p w14:paraId="076EBB0D" w14:textId="77777777" w:rsidR="00EA27FE" w:rsidRDefault="00000000" w:rsidP="0077485F">
      <w:pPr>
        <w:pStyle w:val="Heading3"/>
      </w:pPr>
      <w:bookmarkStart w:id="24" w:name="_Toc236595998"/>
      <w:r>
        <w:lastRenderedPageBreak/>
        <w:t>3.2 Research Design</w:t>
      </w:r>
      <w:bookmarkEnd w:id="24"/>
    </w:p>
    <w:p w14:paraId="3E0A8A69" w14:textId="77777777" w:rsidR="00EA27FE" w:rsidRDefault="00000000">
      <w:pPr>
        <w:spacing w:after="240" w:line="360" w:lineRule="auto"/>
      </w:pPr>
      <w:r>
        <w:t xml:space="preserve">This research utilizes </w:t>
      </w:r>
      <w:proofErr w:type="gramStart"/>
      <w:r>
        <w:t>an experimental</w:t>
      </w:r>
      <w:proofErr w:type="gramEnd"/>
      <w:r>
        <w:t xml:space="preserve"> study using a single independent variable (the type of "retrieval" used) which will be tested at three different levels </w:t>
      </w:r>
      <w:proofErr w:type="gramStart"/>
      <w:r>
        <w:t>in order to</w:t>
      </w:r>
      <w:proofErr w:type="gramEnd"/>
      <w:r>
        <w:t xml:space="preserve"> evaluate how these different retrieval methods impact performance and quality of responses generated.</w:t>
      </w:r>
    </w:p>
    <w:p w14:paraId="356CA9D3" w14:textId="77777777" w:rsidR="00EA27FE" w:rsidRDefault="00000000">
      <w:pPr>
        <w:spacing w:after="240" w:line="360" w:lineRule="auto"/>
      </w:pPr>
      <w:r>
        <w:t>There are several types of measures to assess quality that have been collected using both automated analysis and manual evaluation of responses; including:</w:t>
      </w:r>
    </w:p>
    <w:p w14:paraId="24BBC8AA" w14:textId="7098FA9D" w:rsidR="00EA27FE" w:rsidRDefault="00000000" w:rsidP="00DD4F9E">
      <w:pPr>
        <w:pStyle w:val="ListParagraph"/>
        <w:numPr>
          <w:ilvl w:val="0"/>
          <w:numId w:val="12"/>
        </w:numPr>
        <w:spacing w:after="240" w:line="360" w:lineRule="auto"/>
      </w:pPr>
      <w:r>
        <w:t>Faithfulness</w:t>
      </w:r>
    </w:p>
    <w:p w14:paraId="530DE066" w14:textId="24BE7AB3" w:rsidR="00EA27FE" w:rsidRDefault="00000000" w:rsidP="00DD4F9E">
      <w:pPr>
        <w:pStyle w:val="ListParagraph"/>
        <w:numPr>
          <w:ilvl w:val="0"/>
          <w:numId w:val="12"/>
        </w:numPr>
        <w:spacing w:after="240" w:line="360" w:lineRule="auto"/>
      </w:pPr>
      <w:r>
        <w:t>Hallucination Rate</w:t>
      </w:r>
    </w:p>
    <w:p w14:paraId="56667D33" w14:textId="79882AF2" w:rsidR="00EA27FE" w:rsidRDefault="00000000" w:rsidP="00DD4F9E">
      <w:pPr>
        <w:pStyle w:val="ListParagraph"/>
        <w:numPr>
          <w:ilvl w:val="0"/>
          <w:numId w:val="12"/>
        </w:numPr>
        <w:spacing w:after="240" w:line="360" w:lineRule="auto"/>
      </w:pPr>
      <w:r>
        <w:t>Answer Relevancy</w:t>
      </w:r>
    </w:p>
    <w:p w14:paraId="34DDE6B1" w14:textId="0DD16D44" w:rsidR="00EA27FE" w:rsidRDefault="00000000" w:rsidP="00DD4F9E">
      <w:pPr>
        <w:pStyle w:val="ListParagraph"/>
        <w:numPr>
          <w:ilvl w:val="0"/>
          <w:numId w:val="12"/>
        </w:numPr>
        <w:spacing w:after="240" w:line="360" w:lineRule="auto"/>
      </w:pPr>
      <w:r>
        <w:t>Context Precision (Only applicable in the RAG retrieval condition)</w:t>
      </w:r>
    </w:p>
    <w:p w14:paraId="3FE7F3FC" w14:textId="5401FCD1" w:rsidR="00EA27FE" w:rsidRDefault="00000000" w:rsidP="00DD4F9E">
      <w:pPr>
        <w:pStyle w:val="ListParagraph"/>
        <w:numPr>
          <w:ilvl w:val="0"/>
          <w:numId w:val="12"/>
        </w:numPr>
        <w:spacing w:after="240" w:line="360" w:lineRule="auto"/>
      </w:pPr>
      <w:r>
        <w:t>Overall Response Quality (as evaluated by Expert Evaluators)</w:t>
      </w:r>
    </w:p>
    <w:p w14:paraId="4087E2AA" w14:textId="77777777" w:rsidR="00EA27FE" w:rsidRDefault="00000000">
      <w:pPr>
        <w:spacing w:after="240" w:line="360" w:lineRule="auto"/>
      </w:pPr>
      <w:r>
        <w:t>In addition, the experiment has employed a "within subjects design" when evaluating the responses produced. Each question will be presented to all three possible conditions allowing for direct comparison between each pair of conditions. Because there can be many factors related to the type of question being asked (i.e., difficulty level or topic) this approach provides the most efficient use of statistical power while also limiting the need for human evaluation judgments.</w:t>
      </w:r>
    </w:p>
    <w:p w14:paraId="380F5E9D" w14:textId="77777777" w:rsidR="00EA27FE" w:rsidRDefault="00000000">
      <w:pPr>
        <w:jc w:val="center"/>
      </w:pPr>
      <w:r>
        <w:rPr>
          <w:noProof/>
        </w:rPr>
        <w:lastRenderedPageBreak/>
        <w:drawing>
          <wp:inline distT="0" distB="0" distL="0" distR="0" wp14:anchorId="2100A8F6" wp14:editId="50977D22">
            <wp:extent cx="6327848" cy="5248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rag_architecture_eval.png"/>
                    <pic:cNvPicPr/>
                  </pic:nvPicPr>
                  <pic:blipFill rotWithShape="1">
                    <a:blip r:embed="rId13"/>
                    <a:srcRect l="1563" t="10524" r="15142"/>
                    <a:stretch>
                      <a:fillRect/>
                    </a:stretch>
                  </pic:blipFill>
                  <pic:spPr bwMode="auto">
                    <a:xfrm>
                      <a:off x="0" y="0"/>
                      <a:ext cx="6353519" cy="5269567"/>
                    </a:xfrm>
                    <a:prstGeom prst="rect">
                      <a:avLst/>
                    </a:prstGeom>
                    <a:ln>
                      <a:noFill/>
                    </a:ln>
                    <a:extLst>
                      <a:ext uri="{53640926-AAD7-44D8-BBD7-CCE9431645EC}">
                        <a14:shadowObscured xmlns:a14="http://schemas.microsoft.com/office/drawing/2010/main"/>
                      </a:ext>
                    </a:extLst>
                  </pic:spPr>
                </pic:pic>
              </a:graphicData>
            </a:graphic>
          </wp:inline>
        </w:drawing>
      </w:r>
    </w:p>
    <w:p w14:paraId="40AD721F" w14:textId="77777777" w:rsidR="00EA27FE" w:rsidRDefault="00000000">
      <w:pPr>
        <w:spacing w:after="240" w:line="240" w:lineRule="auto"/>
        <w:jc w:val="center"/>
      </w:pPr>
      <w:r>
        <w:rPr>
          <w:i/>
          <w:sz w:val="20"/>
        </w:rPr>
        <w:t>Figure 3.3: RAG Architecture and Evaluation Design</w:t>
      </w:r>
    </w:p>
    <w:p w14:paraId="69963F08" w14:textId="77777777" w:rsidR="00EA27FE" w:rsidRDefault="00000000" w:rsidP="0077485F">
      <w:pPr>
        <w:pStyle w:val="Heading3"/>
      </w:pPr>
      <w:bookmarkStart w:id="25" w:name="_Toc236595999"/>
      <w:r>
        <w:t>3.3 Knowledge Base Construction</w:t>
      </w:r>
      <w:bookmarkEnd w:id="25"/>
    </w:p>
    <w:p w14:paraId="43FD15CF" w14:textId="77777777" w:rsidR="00EA27FE" w:rsidRDefault="00000000">
      <w:pPr>
        <w:spacing w:after="240" w:line="360" w:lineRule="auto"/>
      </w:pPr>
      <w:r>
        <w:t>The knowledge base serves as the non-parametric memory for the RAG system and is constructed through the following process:</w:t>
      </w:r>
    </w:p>
    <w:p w14:paraId="5F3A825C" w14:textId="77777777" w:rsidR="00EA27FE" w:rsidRPr="00E70AB5" w:rsidRDefault="00000000" w:rsidP="0077485F">
      <w:pPr>
        <w:pStyle w:val="Heading4"/>
      </w:pPr>
      <w:r w:rsidRPr="00E70AB5">
        <w:t>3.3.1 Document Collection</w:t>
      </w:r>
    </w:p>
    <w:p w14:paraId="62A7ED4B" w14:textId="77777777" w:rsidR="00EA27FE" w:rsidRDefault="00000000">
      <w:pPr>
        <w:spacing w:after="240" w:line="360" w:lineRule="auto"/>
      </w:pPr>
      <w:r>
        <w:t>Curriculum documentation was gathered from all available public sources within the educational repository of Sri Lanka; this included the National Institute of Education (NIE) which is the source of syllabus, textbooks and teacher guides used to teach the course in schools. The e-</w:t>
      </w:r>
      <w:proofErr w:type="spellStart"/>
      <w:r>
        <w:t>thaksala</w:t>
      </w:r>
      <w:proofErr w:type="spellEnd"/>
      <w:r>
        <w:t xml:space="preserve"> website as well as the ICT branch of the ministry of education also provided curriculum documentation. Additionally past examination papers for each year from 2016 through 2024 were gathered along with their respective mark schemes, by the Department of Exams.</w:t>
      </w:r>
    </w:p>
    <w:p w14:paraId="5F474956" w14:textId="77777777" w:rsidR="00EA27FE" w:rsidRDefault="00000000" w:rsidP="0077485F">
      <w:pPr>
        <w:pStyle w:val="Heading4"/>
      </w:pPr>
      <w:r>
        <w:lastRenderedPageBreak/>
        <w:t>3.3.2 Text Extraction and Cleaning</w:t>
      </w:r>
    </w:p>
    <w:p w14:paraId="4CD54215" w14:textId="77777777" w:rsidR="00EA27FE" w:rsidRDefault="00000000">
      <w:pPr>
        <w:spacing w:after="240" w:line="360" w:lineRule="auto"/>
      </w:pPr>
      <w:r>
        <w:t xml:space="preserve">PDF documents go through a 3-step process of extraction using the following tools and technologies: Unicode-encoded Sinhala text processing via </w:t>
      </w:r>
      <w:proofErr w:type="spellStart"/>
      <w:r>
        <w:t>PyMuPDF</w:t>
      </w:r>
      <w:proofErr w:type="spellEnd"/>
      <w:r>
        <w:t xml:space="preserve">; Legacy FM Abhaya encoded documents via </w:t>
      </w:r>
      <w:proofErr w:type="spellStart"/>
      <w:r>
        <w:t>pdfplumber</w:t>
      </w:r>
      <w:proofErr w:type="spellEnd"/>
      <w:r>
        <w:t xml:space="preserve"> with a custom </w:t>
      </w:r>
      <w:proofErr w:type="spellStart"/>
      <w:r>
        <w:t>FontMapper</w:t>
      </w:r>
      <w:proofErr w:type="spellEnd"/>
      <w:r>
        <w:t xml:space="preserve"> for those legacy document types; and Scanned Documents via Tesseract OCR with Sinhala Language Support. All extracted text has been normalized to Unicode Normalization Form C (NFC), Header/Footer strips have been removed, and Page Numbers Removed. Additionally, there is an Artefact Correction Rule-Based Module that can be used to Correct Common Sinhala OCR Artefacts.</w:t>
      </w:r>
    </w:p>
    <w:p w14:paraId="2C54F14D" w14:textId="77777777" w:rsidR="00EA27FE" w:rsidRDefault="00000000" w:rsidP="0077485F">
      <w:pPr>
        <w:pStyle w:val="Heading4"/>
      </w:pPr>
      <w:r>
        <w:t xml:space="preserve">3.3.3 Document </w:t>
      </w:r>
      <w:proofErr w:type="spellStart"/>
      <w:r>
        <w:t>Organisation</w:t>
      </w:r>
      <w:proofErr w:type="spellEnd"/>
      <w:r>
        <w:t xml:space="preserve"> and Routing Convention</w:t>
      </w:r>
    </w:p>
    <w:p w14:paraId="51B9F05D" w14:textId="77777777" w:rsidR="00EA27FE" w:rsidRDefault="00000000">
      <w:pPr>
        <w:spacing w:after="240" w:line="360" w:lineRule="auto"/>
      </w:pPr>
      <w:r>
        <w:t xml:space="preserve">Processed markdown files are named using a deterministic </w:t>
      </w:r>
      <w:r>
        <w:rPr>
          <w:rFonts w:ascii="Courier New" w:hAnsi="Courier New"/>
          <w:sz w:val="20"/>
        </w:rPr>
        <w:t>&lt;subject-code&gt;-&lt;resource-type&gt;-&lt;grade&gt;-&lt;language&gt;-&lt;year&gt;-&lt;description&gt;.md</w:t>
      </w:r>
      <w:r>
        <w:t xml:space="preserve"> convention (e.g., </w:t>
      </w:r>
      <w:r>
        <w:rPr>
          <w:rFonts w:ascii="Courier New" w:hAnsi="Courier New"/>
          <w:sz w:val="20"/>
        </w:rPr>
        <w:t>bs-pol-ol-s-2019-past-paper.md</w:t>
      </w:r>
      <w:r>
        <w:t>). The resource-type token determines the chunking strategies: syllabus and textbook documents → Paragraph + Semantic-Section + Sliding-Window; teacher's guide → Paragraph; exam papers → Semantic-Question. This convention is machine-</w:t>
      </w:r>
      <w:proofErr w:type="spellStart"/>
      <w:r>
        <w:t>parseable</w:t>
      </w:r>
      <w:proofErr w:type="spellEnd"/>
      <w:r>
        <w:t xml:space="preserve"> and extensible.</w:t>
      </w:r>
    </w:p>
    <w:p w14:paraId="6546EE02" w14:textId="77777777" w:rsidR="00EA27FE" w:rsidRDefault="00000000" w:rsidP="0077485F">
      <w:pPr>
        <w:pStyle w:val="Heading4"/>
      </w:pPr>
      <w:r>
        <w:t>3.3.4 Question Set Compilation</w:t>
      </w:r>
    </w:p>
    <w:p w14:paraId="6D25B4D7" w14:textId="77777777" w:rsidR="00EA27FE" w:rsidRDefault="00000000">
      <w:pPr>
        <w:spacing w:after="240" w:line="360" w:lineRule="auto"/>
      </w:pPr>
      <w:r>
        <w:t xml:space="preserve">A test set of 60–80 Sinhala-language questions </w:t>
      </w:r>
      <w:proofErr w:type="gramStart"/>
      <w:r>
        <w:t>is</w:t>
      </w:r>
      <w:proofErr w:type="gramEnd"/>
      <w:r>
        <w:t xml:space="preserve"> compiled from past examination papers and textbook exercises, selected to ensure coverage across all syllabus topics and question types [50]. Each question is paired with a reference answer providing ground truth for evaluation.</w:t>
      </w:r>
    </w:p>
    <w:p w14:paraId="5A978E72" w14:textId="77777777" w:rsidR="00EA27FE" w:rsidRDefault="00000000" w:rsidP="0077485F">
      <w:pPr>
        <w:pStyle w:val="Heading3"/>
      </w:pPr>
      <w:bookmarkStart w:id="26" w:name="_Toc236596000"/>
      <w:r>
        <w:t>3.4 RAG Pipeline Development</w:t>
      </w:r>
      <w:bookmarkEnd w:id="26"/>
    </w:p>
    <w:p w14:paraId="03408C73" w14:textId="4ADF3A9A" w:rsidR="00EA27FE" w:rsidRDefault="00000000">
      <w:pPr>
        <w:spacing w:after="240" w:line="360" w:lineRule="auto"/>
      </w:pPr>
      <w:r>
        <w:t xml:space="preserve">The RAG pipeline is implemented as a lightweight Python module using </w:t>
      </w:r>
      <w:proofErr w:type="spellStart"/>
      <w:r>
        <w:t>sentence_transformers</w:t>
      </w:r>
      <w:proofErr w:type="spellEnd"/>
      <w:r>
        <w:t xml:space="preserve"> (multilingual-E5-large and BGE-M3), </w:t>
      </w:r>
      <w:proofErr w:type="spellStart"/>
      <w:r>
        <w:t>chromadb</w:t>
      </w:r>
      <w:proofErr w:type="spellEnd"/>
      <w:r>
        <w:t xml:space="preserve"> for persistent vector storage, and the OpenAI-compatible API client for LLM inference. The choice of DeepSeek v4 Pro and Gemini as generation backends is justified in </w:t>
      </w:r>
      <w:r w:rsidR="00A40160">
        <w:t>section</w:t>
      </w:r>
      <w:r>
        <w:t>5.3.</w:t>
      </w:r>
    </w:p>
    <w:p w14:paraId="5E58D3DE" w14:textId="77777777" w:rsidR="00EA27FE" w:rsidRDefault="00000000" w:rsidP="0077485F">
      <w:pPr>
        <w:pStyle w:val="Heading4"/>
      </w:pPr>
      <w:r>
        <w:t>3.4.1 Ingestion Pipeline (Design Overview)</w:t>
      </w:r>
    </w:p>
    <w:p w14:paraId="10C4DF6B" w14:textId="27184F3D" w:rsidR="00EA27FE" w:rsidRDefault="00000000">
      <w:pPr>
        <w:spacing w:after="240" w:line="360" w:lineRule="auto"/>
      </w:pPr>
      <w:r>
        <w:t xml:space="preserve">Documents extracted in </w:t>
      </w:r>
      <w:r w:rsidR="00A40160">
        <w:t>section</w:t>
      </w:r>
      <w:r>
        <w:t xml:space="preserve">3.3 are processed through three stages: text chunking using the four strategies described above, embedding generation, and vector database storage (separate Chroma collections per embedding model and chunking strategy). The </w:t>
      </w:r>
      <w:proofErr w:type="spellStart"/>
      <w:r>
        <w:t>engineerial</w:t>
      </w:r>
      <w:proofErr w:type="spellEnd"/>
      <w:r>
        <w:t xml:space="preserve"> detail is presented in </w:t>
      </w:r>
      <w:r w:rsidR="00A40160">
        <w:t>section</w:t>
      </w:r>
      <w:r>
        <w:t>6.1.</w:t>
      </w:r>
    </w:p>
    <w:p w14:paraId="6BBBC856" w14:textId="77777777" w:rsidR="00EA27FE" w:rsidRDefault="00000000" w:rsidP="0077485F">
      <w:pPr>
        <w:pStyle w:val="Heading4"/>
      </w:pPr>
      <w:r>
        <w:lastRenderedPageBreak/>
        <w:t>3.4.2 Query Pipeline (Design Overview)</w:t>
      </w:r>
    </w:p>
    <w:p w14:paraId="1E017B7D" w14:textId="77777777" w:rsidR="00EA27FE" w:rsidRDefault="00000000">
      <w:pPr>
        <w:spacing w:after="240" w:line="360" w:lineRule="auto"/>
      </w:pPr>
      <w:r>
        <w:t>An incoming Sinhala query is processed by the query pipeline through four phases:</w:t>
      </w:r>
    </w:p>
    <w:p w14:paraId="39EB21C8" w14:textId="77777777" w:rsidR="00EA27FE" w:rsidRDefault="00000000">
      <w:pPr>
        <w:spacing w:after="240" w:line="360" w:lineRule="auto"/>
      </w:pPr>
      <w:r>
        <w:t xml:space="preserve">query embedding (the same model and </w:t>
      </w:r>
      <w:proofErr w:type="spellStart"/>
      <w:r>
        <w:t>normalisation</w:t>
      </w:r>
      <w:proofErr w:type="spellEnd"/>
      <w:r>
        <w:t xml:space="preserve"> as ingestion);</w:t>
      </w:r>
    </w:p>
    <w:p w14:paraId="0C7BD86A" w14:textId="77777777" w:rsidR="00EA27FE" w:rsidRDefault="00000000">
      <w:pPr>
        <w:spacing w:after="240" w:line="360" w:lineRule="auto"/>
      </w:pPr>
      <w:r>
        <w:t>multi-collection retrieval (all relevant Chroma collections compared);</w:t>
      </w:r>
    </w:p>
    <w:p w14:paraId="062A1D6C" w14:textId="77777777" w:rsidR="00EA27FE" w:rsidRDefault="00000000">
      <w:pPr>
        <w:spacing w:after="240" w:line="360" w:lineRule="auto"/>
      </w:pPr>
      <w:r>
        <w:t>context assembly and prompt construction (retrieved passages formed into a request to provide an answer that is only based on the provided context);</w:t>
      </w:r>
    </w:p>
    <w:p w14:paraId="18B77395" w14:textId="77777777" w:rsidR="00EA27FE" w:rsidRDefault="00000000">
      <w:pPr>
        <w:spacing w:after="240" w:line="360" w:lineRule="auto"/>
      </w:pPr>
      <w:r>
        <w:t>generation (sent to the LLM back-end for submission).</w:t>
      </w:r>
    </w:p>
    <w:p w14:paraId="50D9C936" w14:textId="77777777" w:rsidR="00EA27FE" w:rsidRDefault="00000000">
      <w:pPr>
        <w:spacing w:after="240" w:line="360" w:lineRule="auto"/>
      </w:pPr>
      <w:r>
        <w:t>The specific details of both prompt templates and generation parameters can be found in section 6.2.</w:t>
      </w:r>
    </w:p>
    <w:p w14:paraId="4E08EB4B" w14:textId="77777777" w:rsidR="00EA27FE" w:rsidRDefault="00000000" w:rsidP="0077485F">
      <w:pPr>
        <w:pStyle w:val="Heading4"/>
      </w:pPr>
      <w:r>
        <w:t>3.4.3 Configuration Testing</w:t>
      </w:r>
    </w:p>
    <w:p w14:paraId="47376B72" w14:textId="77777777" w:rsidR="00EA27FE" w:rsidRDefault="00000000">
      <w:pPr>
        <w:spacing w:after="240" w:line="360" w:lineRule="auto"/>
      </w:pPr>
      <w:r>
        <w:t>The pipeline supports systematic variation of embedding model (multilingual-E5, BGE-M3), chunking strategy, number of retrieved chunks (k = 3, 5, 7), and LLM backend (DeepSeek v4 Pro). Each configuration is evaluated against the test question set, directly addressing RQ2.</w:t>
      </w:r>
    </w:p>
    <w:p w14:paraId="3421CE08" w14:textId="77777777" w:rsidR="00EA27FE" w:rsidRDefault="00000000" w:rsidP="0077485F">
      <w:pPr>
        <w:pStyle w:val="Heading3"/>
      </w:pPr>
      <w:bookmarkStart w:id="27" w:name="_Toc236596001"/>
      <w:r>
        <w:t>3.5 Baseline Conditions</w:t>
      </w:r>
      <w:bookmarkEnd w:id="27"/>
    </w:p>
    <w:p w14:paraId="0FE9C5AD" w14:textId="77777777" w:rsidR="00EA27FE" w:rsidRDefault="00000000">
      <w:pPr>
        <w:spacing w:after="240" w:line="360" w:lineRule="auto"/>
      </w:pPr>
      <w:r>
        <w:t xml:space="preserve">Two baseline conditions which were grounded are designed to determine how much value there is to retrieval augmentations in isolation, as described in Section 3.2. These include an </w:t>
      </w:r>
      <w:proofErr w:type="spellStart"/>
      <w:r>
        <w:rPr>
          <w:b/>
        </w:rPr>
        <w:t>UnGrounded</w:t>
      </w:r>
      <w:proofErr w:type="spellEnd"/>
      <w:r>
        <w:rPr>
          <w:b/>
        </w:rPr>
        <w:t xml:space="preserve"> LLM</w:t>
      </w:r>
      <w:r>
        <w:t xml:space="preserve">, (the query was submitted without a system prompt, context, or instructions, this is considered the most basic form) and </w:t>
      </w:r>
      <w:r>
        <w:rPr>
          <w:b/>
        </w:rPr>
        <w:t xml:space="preserve">Prompt-Constrained </w:t>
      </w:r>
      <w:proofErr w:type="spellStart"/>
      <w:r>
        <w:rPr>
          <w:b/>
        </w:rPr>
        <w:t>UnGrounded</w:t>
      </w:r>
      <w:proofErr w:type="spellEnd"/>
      <w:r>
        <w:rPr>
          <w:b/>
        </w:rPr>
        <w:t xml:space="preserve"> LLM</w:t>
      </w:r>
      <w:r>
        <w:t xml:space="preserve"> (the same system prompt used to define the role of the LLM that is aware of the curriculum, but the retrieved passage is ignored, allowing us to separate out what the actual retrieval contributes to the performance from what the prompting contributes). A two-baseline design is utilized so if improvements are made on the RAG condition; they can be directly attributed to the contribution of retrieval augmentations rather than being due to prompting alone. Details about the exact system prompts and implementations of each baseline are given in Section 6.3</w:t>
      </w:r>
    </w:p>
    <w:p w14:paraId="3045DB95" w14:textId="77777777" w:rsidR="006F59A5" w:rsidRDefault="006F59A5">
      <w:pPr>
        <w:spacing w:after="240" w:line="360" w:lineRule="auto"/>
      </w:pPr>
    </w:p>
    <w:p w14:paraId="5CA460DC" w14:textId="77777777" w:rsidR="006F59A5" w:rsidRDefault="006F59A5">
      <w:pPr>
        <w:spacing w:after="240" w:line="360" w:lineRule="auto"/>
      </w:pPr>
    </w:p>
    <w:p w14:paraId="16513D3D" w14:textId="77777777" w:rsidR="00EA27FE" w:rsidRDefault="00000000" w:rsidP="0077485F">
      <w:pPr>
        <w:pStyle w:val="Heading3"/>
      </w:pPr>
      <w:bookmarkStart w:id="28" w:name="_Toc236596002"/>
      <w:r>
        <w:lastRenderedPageBreak/>
        <w:t>3.6 Evaluation Methodology</w:t>
      </w:r>
      <w:bookmarkEnd w:id="28"/>
    </w:p>
    <w:p w14:paraId="45A71A43" w14:textId="77777777" w:rsidR="00EA27FE" w:rsidRDefault="00000000">
      <w:pPr>
        <w:spacing w:after="240" w:line="360" w:lineRule="auto"/>
      </w:pPr>
      <w:r>
        <w:t>Evaluation proceeds along two complementary tracks (automated and human), to provide both scalability and domain-expert validation.</w:t>
      </w:r>
    </w:p>
    <w:p w14:paraId="36A752A8" w14:textId="77777777" w:rsidR="00EA27FE" w:rsidRDefault="00000000" w:rsidP="0077485F">
      <w:pPr>
        <w:pStyle w:val="Heading4"/>
      </w:pPr>
      <w:r>
        <w:t>3.6.1 Automated Evaluation: Embedding-Based Semantic Similarity Metrics</w:t>
      </w:r>
    </w:p>
    <w:p w14:paraId="4C1ADA76" w14:textId="77777777" w:rsidR="00EA27FE" w:rsidRDefault="00000000">
      <w:pPr>
        <w:spacing w:after="240" w:line="360" w:lineRule="auto"/>
      </w:pPr>
      <w:r>
        <w:t xml:space="preserve">Automated evaluation relies upon embedding </w:t>
      </w:r>
      <w:proofErr w:type="gramStart"/>
      <w:r>
        <w:t>based</w:t>
      </w:r>
      <w:proofErr w:type="gramEnd"/>
      <w:r>
        <w:t xml:space="preserve"> semantic similarity, calculated using the multi-lingual E5 </w:t>
      </w:r>
      <w:proofErr w:type="gramStart"/>
      <w:r>
        <w:t>embeddings</w:t>
      </w:r>
      <w:proofErr w:type="gramEnd"/>
      <w:r>
        <w:t xml:space="preserve"> that also </w:t>
      </w:r>
      <w:proofErr w:type="gramStart"/>
      <w:r>
        <w:t>drive</w:t>
      </w:r>
      <w:proofErr w:type="gramEnd"/>
      <w:r>
        <w:t xml:space="preserve"> the retrieval pipeline. Unlike having an external LLM judge evaluate (that could be susceptible to similar issues associated with limited language resource discussed in section 2.8) this method will measure how closely aligned in semantics are the generated answers, referenced answers, the source of retrieved contexts, and the original questions via a shared embedding space through cosine similarity.</w:t>
      </w:r>
    </w:p>
    <w:p w14:paraId="3D3BBC21" w14:textId="77777777" w:rsidR="00EA27FE" w:rsidRDefault="00000000">
      <w:pPr>
        <w:spacing w:after="240" w:line="360" w:lineRule="auto"/>
      </w:pPr>
      <w:r>
        <w:t>For each combination of question and condition, the following metrics are calculated:</w:t>
      </w:r>
    </w:p>
    <w:p w14:paraId="37AD20F8" w14:textId="77777777" w:rsidR="00EA27FE" w:rsidRDefault="00000000">
      <w:pPr>
        <w:spacing w:after="240" w:line="360" w:lineRule="auto"/>
      </w:pPr>
      <w:r>
        <w:rPr>
          <w:b/>
        </w:rPr>
        <w:t>Faithfulness (F)</w:t>
      </w:r>
      <w:r>
        <w:t>: Only for RAG condition.</w:t>
      </w:r>
    </w:p>
    <w:p w14:paraId="6A30B843" w14:textId="7DC64AB6" w:rsidR="00DD4F9E" w:rsidRDefault="00000000">
      <w:pPr>
        <w:spacing w:after="240" w:line="360" w:lineRule="auto"/>
      </w:pPr>
      <w:r>
        <w:t xml:space="preserve">Faithfulness refers to the </w:t>
      </w:r>
      <w:proofErr w:type="gramStart"/>
      <w:r>
        <w:t>extent</w:t>
      </w:r>
      <w:proofErr w:type="gramEnd"/>
      <w:r>
        <w:t xml:space="preserve"> which the generated response is semantically equivalent to the context from which it was grounded. The generated response is embedded via the multilingual-E5 (with a "query:" prefix) and each of the individual passages of the retrieved context are embedded. Faithfulness is then the cosine similarity between the embedded response and the </w:t>
      </w:r>
      <w:proofErr w:type="gramStart"/>
      <w:r>
        <w:t>mean</w:t>
      </w:r>
      <w:proofErr w:type="gramEnd"/>
      <w:r>
        <w:t xml:space="preserve"> of the embedded passages. If there is a complete match (perfect alignment), then the value will equal 1.0. Conversely, if there is no correlation detected between the two, then the value will be 0.0.</w:t>
      </w:r>
    </w:p>
    <w:p w14:paraId="500E3CFD" w14:textId="77777777" w:rsidR="00EA27FE" w:rsidRDefault="00000000">
      <w:pPr>
        <w:spacing w:after="240" w:line="360" w:lineRule="auto"/>
      </w:pPr>
      <w:r>
        <w:rPr>
          <w:b/>
        </w:rPr>
        <w:t>Answer Relevance (AR)</w:t>
      </w:r>
      <w:r>
        <w:t>:</w:t>
      </w:r>
    </w:p>
    <w:p w14:paraId="4D468B7A" w14:textId="77777777" w:rsidR="00EA27FE" w:rsidRDefault="00000000">
      <w:pPr>
        <w:spacing w:after="240" w:line="360" w:lineRule="auto"/>
      </w:pPr>
      <w:r>
        <w:t>Answer relevance measures how well the generated responses address the original question(s) asked by calculating the cosine similarity between the embedded response and the embedded reference answer (the reference is encoded via the multilingual-E5 but does not have a "query" prefix). Answer relevance is measured for all three conditions (RAG, ungrounded B1, and constrained B2).</w:t>
      </w:r>
    </w:p>
    <w:p w14:paraId="2661B1CC" w14:textId="77777777" w:rsidR="00EA27FE" w:rsidRDefault="00000000">
      <w:pPr>
        <w:spacing w:after="240" w:line="360" w:lineRule="auto"/>
      </w:pPr>
      <w:r>
        <w:rPr>
          <w:b/>
        </w:rPr>
        <w:t>Context Precision (CP)</w:t>
      </w:r>
      <w:r>
        <w:t>: Only for RAG condition.</w:t>
      </w:r>
    </w:p>
    <w:p w14:paraId="0CEE96DC" w14:textId="77777777" w:rsidR="00EA27FE" w:rsidRDefault="00000000">
      <w:pPr>
        <w:spacing w:after="240" w:line="360" w:lineRule="auto"/>
      </w:pPr>
      <w:r>
        <w:t xml:space="preserve">Context precision measures how well-representative are the retrieved contexts to the question being posed. Context precision is measured by determining how close (via cosine similarity) </w:t>
      </w:r>
      <w:r>
        <w:lastRenderedPageBreak/>
        <w:t xml:space="preserve">is each retrieved passage to the embedded query (has "query" prefix); and takes the </w:t>
      </w:r>
      <w:proofErr w:type="gramStart"/>
      <w:r>
        <w:t>mean</w:t>
      </w:r>
      <w:proofErr w:type="gramEnd"/>
      <w:r>
        <w:t xml:space="preserve"> of those similarities among the top k passages to determine CP.</w:t>
      </w:r>
    </w:p>
    <w:p w14:paraId="381E2ECB" w14:textId="77777777" w:rsidR="00EA27FE" w:rsidRDefault="00000000">
      <w:pPr>
        <w:spacing w:after="240" w:line="360" w:lineRule="auto"/>
      </w:pPr>
      <w:r>
        <w:rPr>
          <w:b/>
        </w:rPr>
        <w:t>Hallucination Rate (HR)</w:t>
      </w:r>
      <w:r>
        <w:t>: Derived from Faithfulness.</w:t>
      </w:r>
    </w:p>
    <w:p w14:paraId="78F5F669" w14:textId="77777777" w:rsidR="00EA27FE" w:rsidRDefault="00000000">
      <w:pPr>
        <w:spacing w:after="240" w:line="360" w:lineRule="auto"/>
      </w:pPr>
      <w:r>
        <w:t xml:space="preserve">The Hallucination rate represents the inverse or </w:t>
      </w:r>
      <w:proofErr w:type="gramStart"/>
      <w:r>
        <w:t>complement</w:t>
      </w:r>
      <w:proofErr w:type="gramEnd"/>
      <w:r>
        <w:t xml:space="preserve"> of faithfulness. HR = 1 - F. This derivative metric directly addresses RQ1 since it calculates the amount of content in the generated responses that are not semantically equivalent to their grounding in retrieved contexts</w:t>
      </w:r>
    </w:p>
    <w:p w14:paraId="0EFB2417" w14:textId="77777777" w:rsidR="00EA27FE" w:rsidRDefault="00000000" w:rsidP="0077485F">
      <w:pPr>
        <w:pStyle w:val="Heading4"/>
      </w:pPr>
      <w:r>
        <w:t>3.6.2 Metric Calculation</w:t>
      </w:r>
    </w:p>
    <w:p w14:paraId="637E7100" w14:textId="3B2D2DCA" w:rsidR="00DD4F9E" w:rsidRDefault="00000000">
      <w:pPr>
        <w:spacing w:after="240" w:line="360" w:lineRule="auto"/>
      </w:pPr>
      <w:r>
        <w:t xml:space="preserve">For the ungrounded baselines (B1 and B2), where no retrieved context exists, faithfulness and context precision cannot be calculated (set to 0.0). For these conditions, evaluation relies on answer relevancy as the primary automated metric, supplemented by human evaluation. For the RAG condition, all four metrics are computed, providing a comprehensive picture of system performance. The full evaluation pipeline, including metric computation and statistical testing, is implemented in </w:t>
      </w:r>
      <w:r>
        <w:rPr>
          <w:rFonts w:ascii="Courier New" w:hAnsi="Courier New"/>
          <w:sz w:val="20"/>
        </w:rPr>
        <w:t>evaluate.py</w:t>
      </w:r>
      <w:r>
        <w:t>.</w:t>
      </w:r>
    </w:p>
    <w:p w14:paraId="609B9768" w14:textId="77777777" w:rsidR="00EA27FE" w:rsidRDefault="00000000" w:rsidP="0077485F">
      <w:pPr>
        <w:pStyle w:val="Heading3"/>
      </w:pPr>
      <w:bookmarkStart w:id="29" w:name="_Toc236596003"/>
      <w:r>
        <w:t>3.7 Human Validation Protocol</w:t>
      </w:r>
      <w:bookmarkEnd w:id="29"/>
    </w:p>
    <w:p w14:paraId="4C0C6B97" w14:textId="77777777" w:rsidR="00EA27FE" w:rsidRDefault="00000000" w:rsidP="0077485F">
      <w:pPr>
        <w:pStyle w:val="Heading4"/>
      </w:pPr>
      <w:r>
        <w:t>3.7.1 Evaluator Recruitment</w:t>
      </w:r>
    </w:p>
    <w:p w14:paraId="13884E89" w14:textId="77777777" w:rsidR="00EA27FE" w:rsidRDefault="00000000">
      <w:pPr>
        <w:spacing w:after="240" w:line="360" w:lineRule="auto"/>
      </w:pPr>
      <w:r>
        <w:t>Two to Three business studies O/level teachers with at least 5 years of experience (and currently employed) in the Government / Semi-Government sector will be selected from a pool of eligible candidates. Participants have provided informed consent to participate and were paid for their evaluation time.</w:t>
      </w:r>
    </w:p>
    <w:p w14:paraId="6F39869A" w14:textId="77777777" w:rsidR="00EA27FE" w:rsidRDefault="00000000" w:rsidP="0077485F">
      <w:pPr>
        <w:pStyle w:val="Heading4"/>
      </w:pPr>
      <w:r>
        <w:t>3.7.2 Evaluation Procedure</w:t>
      </w:r>
    </w:p>
    <w:p w14:paraId="0CEDC1ED" w14:textId="77777777" w:rsidR="00EA27FE" w:rsidRDefault="00000000">
      <w:pPr>
        <w:spacing w:after="240" w:line="360" w:lineRule="auto"/>
      </w:pPr>
      <w:r>
        <w:t xml:space="preserve">Evaluator(s), based on a structured evaluation process, independently </w:t>
      </w:r>
      <w:proofErr w:type="gramStart"/>
      <w:r>
        <w:t>evaluate</w:t>
      </w:r>
      <w:proofErr w:type="gramEnd"/>
      <w:r>
        <w:t xml:space="preserve"> a portion of a System Output's content.</w:t>
      </w:r>
    </w:p>
    <w:p w14:paraId="18355DDE" w14:textId="77777777" w:rsidR="00EA27FE" w:rsidRDefault="00000000">
      <w:pPr>
        <w:spacing w:after="240" w:line="360" w:lineRule="auto"/>
      </w:pPr>
      <w:r>
        <w:t xml:space="preserve">1. </w:t>
      </w:r>
      <w:r>
        <w:rPr>
          <w:b/>
        </w:rPr>
        <w:t>Blinded Evaluation</w:t>
      </w:r>
      <w:r>
        <w:t xml:space="preserve">: The evaluator does NOT know which Experimental Condition (RAG; B1; or B2) generated an output. </w:t>
      </w:r>
      <w:proofErr w:type="gramStart"/>
      <w:r>
        <w:t>All of</w:t>
      </w:r>
      <w:proofErr w:type="gramEnd"/>
      <w:r>
        <w:t xml:space="preserve"> the evaluator’s output evaluations are done in RANDOM ORDER.</w:t>
      </w:r>
    </w:p>
    <w:p w14:paraId="525ECD09" w14:textId="77777777" w:rsidR="00EA27FE" w:rsidRDefault="00000000">
      <w:pPr>
        <w:spacing w:after="240" w:line="360" w:lineRule="auto"/>
      </w:pPr>
      <w:r>
        <w:t xml:space="preserve">2. </w:t>
      </w:r>
      <w:r>
        <w:rPr>
          <w:b/>
        </w:rPr>
        <w:t>Rubric</w:t>
      </w:r>
      <w:r>
        <w:t xml:space="preserve">: A </w:t>
      </w:r>
      <w:proofErr w:type="gramStart"/>
      <w:r>
        <w:t>five point</w:t>
      </w:r>
      <w:proofErr w:type="gramEnd"/>
      <w:r>
        <w:t xml:space="preserve"> Likert Scale (Very Poor=1 to Excellent=5) is used to evaluate each output based upon FOUR categories:</w:t>
      </w:r>
    </w:p>
    <w:p w14:paraId="19ECC5BD" w14:textId="77777777" w:rsidR="00EA27FE" w:rsidRDefault="00000000">
      <w:pPr>
        <w:spacing w:after="240" w:line="360" w:lineRule="auto"/>
      </w:pPr>
      <w:r>
        <w:lastRenderedPageBreak/>
        <w:t xml:space="preserve">• </w:t>
      </w:r>
      <w:r>
        <w:rPr>
          <w:b/>
        </w:rPr>
        <w:t>Accuracy of Facts</w:t>
      </w:r>
      <w:r>
        <w:t>: Are the facts within the output correct with respect to the O/L Business Studies curriculum?</w:t>
      </w:r>
    </w:p>
    <w:p w14:paraId="2B6A939E" w14:textId="77777777" w:rsidR="00EA27FE" w:rsidRDefault="00000000">
      <w:pPr>
        <w:spacing w:after="240" w:line="360" w:lineRule="auto"/>
      </w:pPr>
      <w:r>
        <w:t xml:space="preserve">• </w:t>
      </w:r>
      <w:r>
        <w:rPr>
          <w:b/>
        </w:rPr>
        <w:t>Comprehensive Answer</w:t>
      </w:r>
      <w:r>
        <w:t>: Does the output fully address all aspects of the question?</w:t>
      </w:r>
    </w:p>
    <w:p w14:paraId="32ADD177" w14:textId="77777777" w:rsidR="00EA27FE" w:rsidRDefault="00000000">
      <w:pPr>
        <w:spacing w:after="240" w:line="360" w:lineRule="auto"/>
      </w:pPr>
      <w:r>
        <w:t xml:space="preserve">• </w:t>
      </w:r>
      <w:r>
        <w:rPr>
          <w:b/>
        </w:rPr>
        <w:t>Clear Language</w:t>
      </w:r>
      <w:r>
        <w:t>: Is the Sinhala language clearly understandable, grammatically correct and suitable for the O/L Business Studies Curriculum Level?</w:t>
      </w:r>
    </w:p>
    <w:p w14:paraId="51499D7E" w14:textId="77777777" w:rsidR="00EA27FE" w:rsidRDefault="00000000">
      <w:pPr>
        <w:spacing w:after="240" w:line="360" w:lineRule="auto"/>
      </w:pPr>
      <w:r>
        <w:t xml:space="preserve">• </w:t>
      </w:r>
      <w:r>
        <w:rPr>
          <w:b/>
        </w:rPr>
        <w:t>Educational Value</w:t>
      </w:r>
      <w:r>
        <w:t>: Could the output assist a student in understanding the topic?</w:t>
      </w:r>
    </w:p>
    <w:p w14:paraId="102BCDC2" w14:textId="77777777" w:rsidR="00EA27FE" w:rsidRDefault="00000000">
      <w:pPr>
        <w:spacing w:after="240" w:line="360" w:lineRule="auto"/>
      </w:pPr>
      <w:r>
        <w:t xml:space="preserve">3. </w:t>
      </w:r>
      <w:r>
        <w:rPr>
          <w:b/>
        </w:rPr>
        <w:t>Comparing to Reference Answers</w:t>
      </w:r>
      <w:r>
        <w:t>: Evaluators have access to the reference answers however they are instructed to evaluate each output on its own merit and acknowledge that there could be several valid ways to correctly formulate an answer.</w:t>
      </w:r>
    </w:p>
    <w:p w14:paraId="7B813CED" w14:textId="77777777" w:rsidR="00EA27FE" w:rsidRDefault="00000000">
      <w:pPr>
        <w:spacing w:after="240" w:line="360" w:lineRule="auto"/>
      </w:pPr>
      <w:r>
        <w:t xml:space="preserve">4. </w:t>
      </w:r>
      <w:r>
        <w:rPr>
          <w:b/>
        </w:rPr>
        <w:t>Pre-Evaluation Calibration Session</w:t>
      </w:r>
      <w:r>
        <w:t>: Before beginning the actual evaluation sessions, evaluators will engage in a calibration session in which they collectively evaluate a few examples of outputs and discuss their individual ratings to reach consensus regarding common rating standards.</w:t>
      </w:r>
    </w:p>
    <w:p w14:paraId="280B4BCE" w14:textId="77777777" w:rsidR="00EA27FE" w:rsidRDefault="00000000">
      <w:pPr>
        <w:spacing w:after="240" w:line="360" w:lineRule="auto"/>
      </w:pPr>
      <w:r>
        <w:t>The overall evaluation process is illustrated by Figure 3.4.</w:t>
      </w:r>
    </w:p>
    <w:p w14:paraId="5467F37A" w14:textId="77777777" w:rsidR="00EA27FE" w:rsidRDefault="00000000">
      <w:pPr>
        <w:jc w:val="center"/>
      </w:pPr>
      <w:r>
        <w:rPr>
          <w:noProof/>
        </w:rPr>
        <w:lastRenderedPageBreak/>
        <w:drawing>
          <wp:inline distT="0" distB="0" distL="0" distR="0" wp14:anchorId="1986F530" wp14:editId="6B33BE52">
            <wp:extent cx="6023371" cy="4791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_evaluation_design.png"/>
                    <pic:cNvPicPr/>
                  </pic:nvPicPr>
                  <pic:blipFill rotWithShape="1">
                    <a:blip r:embed="rId14"/>
                    <a:srcRect l="568" t="9864" r="10216"/>
                    <a:stretch>
                      <a:fillRect/>
                    </a:stretch>
                  </pic:blipFill>
                  <pic:spPr bwMode="auto">
                    <a:xfrm>
                      <a:off x="0" y="0"/>
                      <a:ext cx="6032445" cy="4798292"/>
                    </a:xfrm>
                    <a:prstGeom prst="rect">
                      <a:avLst/>
                    </a:prstGeom>
                    <a:ln>
                      <a:noFill/>
                    </a:ln>
                    <a:extLst>
                      <a:ext uri="{53640926-AAD7-44D8-BBD7-CCE9431645EC}">
                        <a14:shadowObscured xmlns:a14="http://schemas.microsoft.com/office/drawing/2010/main"/>
                      </a:ext>
                    </a:extLst>
                  </pic:spPr>
                </pic:pic>
              </a:graphicData>
            </a:graphic>
          </wp:inline>
        </w:drawing>
      </w:r>
    </w:p>
    <w:p w14:paraId="32F480C3" w14:textId="77777777" w:rsidR="00EA27FE" w:rsidRDefault="00000000">
      <w:pPr>
        <w:spacing w:after="240" w:line="240" w:lineRule="auto"/>
        <w:jc w:val="center"/>
      </w:pPr>
      <w:r>
        <w:rPr>
          <w:i/>
          <w:sz w:val="20"/>
        </w:rPr>
        <w:t>Figure 3.4: Evaluation Design</w:t>
      </w:r>
    </w:p>
    <w:p w14:paraId="3C99AEA0" w14:textId="77777777" w:rsidR="00EA27FE" w:rsidRDefault="00000000" w:rsidP="0077485F">
      <w:pPr>
        <w:pStyle w:val="Heading4"/>
      </w:pPr>
      <w:r>
        <w:t>3.7.3 Inter-Rater Reliability</w:t>
      </w:r>
    </w:p>
    <w:p w14:paraId="6ECD0145" w14:textId="77777777" w:rsidR="00EA27FE" w:rsidRDefault="00000000">
      <w:pPr>
        <w:spacing w:after="240" w:line="360" w:lineRule="auto"/>
      </w:pPr>
      <w:r>
        <w:t>The degree of inter-observer agreement is quantified using Cohen’s Kappa Coefficient (κ) for each observer-pair and for every assessment-dimension. It represents how much observers agree with one another beyond chance:</w:t>
      </w:r>
    </w:p>
    <w:p w14:paraId="49B6A967" w14:textId="77777777" w:rsidR="00EA27FE" w:rsidRDefault="00000000" w:rsidP="00DD4F9E">
      <w:pPr>
        <w:spacing w:after="240" w:line="240" w:lineRule="auto"/>
      </w:pPr>
      <w:r>
        <w:t>κ = (</w:t>
      </w:r>
      <w:proofErr w:type="spellStart"/>
      <w:r>
        <w:t>p_o</w:t>
      </w:r>
      <w:proofErr w:type="spellEnd"/>
      <w:r>
        <w:t xml:space="preserve"> – </w:t>
      </w:r>
      <w:proofErr w:type="spellStart"/>
      <w:r>
        <w:t>p_e</w:t>
      </w:r>
      <w:proofErr w:type="spellEnd"/>
      <w:r>
        <w:t>)</w:t>
      </w:r>
      <w:proofErr w:type="gramStart"/>
      <w:r>
        <w:t>/(</w:t>
      </w:r>
      <w:proofErr w:type="gramEnd"/>
      <w:r>
        <w:t xml:space="preserve">1 – </w:t>
      </w:r>
      <w:proofErr w:type="spellStart"/>
      <w:r>
        <w:t>p_e</w:t>
      </w:r>
      <w:proofErr w:type="spellEnd"/>
      <w:r>
        <w:t>),</w:t>
      </w:r>
    </w:p>
    <w:p w14:paraId="7F8DBFA3" w14:textId="77777777" w:rsidR="00EA27FE" w:rsidRDefault="00000000" w:rsidP="00DD4F9E">
      <w:pPr>
        <w:spacing w:after="240" w:line="240" w:lineRule="auto"/>
      </w:pPr>
      <w:r>
        <w:t>where:</w:t>
      </w:r>
    </w:p>
    <w:p w14:paraId="7BFDCDA4" w14:textId="77777777" w:rsidR="00EA27FE" w:rsidRDefault="00000000" w:rsidP="00DD4F9E">
      <w:pPr>
        <w:spacing w:after="240" w:line="240" w:lineRule="auto"/>
      </w:pPr>
      <w:proofErr w:type="spellStart"/>
      <w:r>
        <w:t>p_o</w:t>
      </w:r>
      <w:proofErr w:type="spellEnd"/>
      <w:r>
        <w:t xml:space="preserve"> is the proportion of total agreements found between the two observers;</w:t>
      </w:r>
    </w:p>
    <w:p w14:paraId="52C70F7A" w14:textId="77777777" w:rsidR="00EA27FE" w:rsidRDefault="00000000" w:rsidP="00DD4F9E">
      <w:pPr>
        <w:spacing w:after="240" w:line="240" w:lineRule="auto"/>
      </w:pPr>
      <w:proofErr w:type="spellStart"/>
      <w:r>
        <w:t>p_e</w:t>
      </w:r>
      <w:proofErr w:type="spellEnd"/>
      <w:r>
        <w:t xml:space="preserve"> is the proportion of chance-agreements.</w:t>
      </w:r>
    </w:p>
    <w:p w14:paraId="39A9A1BF" w14:textId="77777777" w:rsidR="00EA27FE" w:rsidRDefault="00000000" w:rsidP="00DD4F9E">
      <w:pPr>
        <w:spacing w:after="240" w:line="240" w:lineRule="auto"/>
      </w:pPr>
      <w:r>
        <w:t>Interpretation of kappa coefficients follows [51]’s guidelines which categorize kappa values into the following categories:</w:t>
      </w:r>
    </w:p>
    <w:p w14:paraId="3BAF01D7" w14:textId="77777777" w:rsidR="00EA27FE" w:rsidRDefault="00000000" w:rsidP="00DD4F9E">
      <w:pPr>
        <w:spacing w:after="240" w:line="240" w:lineRule="auto"/>
      </w:pPr>
      <w:r>
        <w:t>Poor Agreement: κ ≤ 0.00,</w:t>
      </w:r>
    </w:p>
    <w:p w14:paraId="43E66CB2" w14:textId="77777777" w:rsidR="00EA27FE" w:rsidRDefault="00000000" w:rsidP="00DD4F9E">
      <w:pPr>
        <w:spacing w:after="240" w:line="240" w:lineRule="auto"/>
      </w:pPr>
      <w:r>
        <w:t>Slight Agreement: 0.01–0.20,</w:t>
      </w:r>
    </w:p>
    <w:p w14:paraId="79E4CF76" w14:textId="77777777" w:rsidR="00EA27FE" w:rsidRDefault="00000000" w:rsidP="00DD4F9E">
      <w:pPr>
        <w:spacing w:after="240" w:line="240" w:lineRule="auto"/>
      </w:pPr>
      <w:r>
        <w:lastRenderedPageBreak/>
        <w:t>Fair Agreement: 0.21–0.40,</w:t>
      </w:r>
    </w:p>
    <w:p w14:paraId="59F7EA29" w14:textId="77777777" w:rsidR="00EA27FE" w:rsidRDefault="00000000" w:rsidP="00DD4F9E">
      <w:pPr>
        <w:spacing w:after="240" w:line="240" w:lineRule="auto"/>
      </w:pPr>
      <w:r>
        <w:t>Moderate Agreement: 0.41–0.60,</w:t>
      </w:r>
    </w:p>
    <w:p w14:paraId="16DF1052" w14:textId="77777777" w:rsidR="00EA27FE" w:rsidRDefault="00000000" w:rsidP="00DD4F9E">
      <w:pPr>
        <w:spacing w:after="240" w:line="240" w:lineRule="auto"/>
      </w:pPr>
      <w:r>
        <w:t>Substantial Agreement: 0.61–0.80,</w:t>
      </w:r>
    </w:p>
    <w:p w14:paraId="0681E313" w14:textId="77777777" w:rsidR="00EA27FE" w:rsidRDefault="00000000" w:rsidP="00DD4F9E">
      <w:pPr>
        <w:spacing w:after="240" w:line="240" w:lineRule="auto"/>
      </w:pPr>
      <w:r>
        <w:t>Almost Perfect Agreement: 0.81–1.00.</w:t>
      </w:r>
    </w:p>
    <w:p w14:paraId="3FF0F5BE" w14:textId="77777777" w:rsidR="00EA27FE" w:rsidRDefault="00000000" w:rsidP="00DD4F9E">
      <w:pPr>
        <w:spacing w:after="240" w:line="240" w:lineRule="auto"/>
      </w:pPr>
      <w:r>
        <w:t>A minimum kappa value of ≥0.60 was set as a target for acceptable inter-observer reliability.</w:t>
      </w:r>
    </w:p>
    <w:p w14:paraId="1A104973" w14:textId="77777777" w:rsidR="00EA27FE" w:rsidRDefault="00000000" w:rsidP="0077485F">
      <w:pPr>
        <w:pStyle w:val="Heading3"/>
      </w:pPr>
      <w:bookmarkStart w:id="30" w:name="_Toc236596004"/>
      <w:r>
        <w:t>3.8 Statistical Analysis Plan</w:t>
      </w:r>
      <w:bookmarkEnd w:id="30"/>
    </w:p>
    <w:p w14:paraId="7DDE88EE" w14:textId="77777777" w:rsidR="00EA27FE" w:rsidRDefault="00000000" w:rsidP="0077485F">
      <w:pPr>
        <w:pStyle w:val="Heading4"/>
      </w:pPr>
      <w:r>
        <w:t>3.8.1 Primary Analysis</w:t>
      </w:r>
    </w:p>
    <w:p w14:paraId="5D380F97" w14:textId="77777777" w:rsidR="00EA27FE" w:rsidRDefault="00000000">
      <w:pPr>
        <w:spacing w:after="240" w:line="360" w:lineRule="auto"/>
      </w:pPr>
      <w:r>
        <w:t xml:space="preserve">Primary analysis investigates RQ1 by analyzing how many times hallucinations occurred compared to faithfulness scores across both the RAG condition and all other baseline conditions using the Wilcoxon signed-rank test. The test is used because it will be able to compare medians of the two distributions without requiring a parametric assumption about the distribution of the data. Given the anticipation that the distribution of faithfulness scores may not be normally distributed, a non-parametric test was chosen as a better option. The test has a </w:t>
      </w:r>
      <w:proofErr w:type="gramStart"/>
      <w:r>
        <w:t>null-hypothesis</w:t>
      </w:r>
      <w:proofErr w:type="gramEnd"/>
      <w:r>
        <w:t xml:space="preserve"> of "no difference in median faithfulness," and an alternate hypothesis of "the RAG condition will have a greater median faithfulness than the baselines." A significance level of α = .05 will be used for the test.</w:t>
      </w:r>
    </w:p>
    <w:p w14:paraId="3AD09B1F" w14:textId="4F427A05" w:rsidR="00DD4F9E" w:rsidRDefault="00000000">
      <w:pPr>
        <w:spacing w:after="240" w:line="360" w:lineRule="auto"/>
      </w:pPr>
      <w:proofErr w:type="gramStart"/>
      <w:r>
        <w:t>The secondary analysis (RQ2),</w:t>
      </w:r>
      <w:proofErr w:type="gramEnd"/>
      <w:r>
        <w:t xml:space="preserve"> assesses whether there is an interaction between the type of embedding model or chunking method being utilized to affect the retrieval precision and generation faithfulness </w:t>
      </w:r>
      <w:proofErr w:type="spellStart"/>
      <w:r>
        <w:t>factori</w:t>
      </w:r>
      <w:proofErr w:type="spellEnd"/>
      <w:r>
        <w:t>. Descriptive statistics along with effect size estimates are given for each variable, and in addition to those results, the secondary analysis also includes statistical testing to determine if the differences among the variables are significant. In addition to statistical testing, human-evaluation analysis utilizes descriptive statistics for each of the dimensions and conditions assessed, as well as paired-between-condition comparisons using the Wilcoxon test. Finally, Spearman's rank correlation coefficient will be calculated to measure the strength of association between automated metric scores and human rating values.</w:t>
      </w:r>
    </w:p>
    <w:p w14:paraId="02378094" w14:textId="77777777" w:rsidR="00EA27FE" w:rsidRDefault="00000000" w:rsidP="0077485F">
      <w:pPr>
        <w:pStyle w:val="Heading3"/>
      </w:pPr>
      <w:bookmarkStart w:id="31" w:name="_Toc236596005"/>
      <w:r>
        <w:t>3.9 Development Methodology</w:t>
      </w:r>
      <w:bookmarkEnd w:id="31"/>
    </w:p>
    <w:p w14:paraId="264C6464" w14:textId="77777777" w:rsidR="00EA27FE" w:rsidRDefault="00000000">
      <w:pPr>
        <w:spacing w:after="240" w:line="360" w:lineRule="auto"/>
      </w:pPr>
      <w:r>
        <w:t xml:space="preserve">Given the exploratory nature of this study, an iterative prototyping methodology is employed for developing the RAG pipeline. While typical software engineering projects follow a waterfall approach where requirements are known prior to beginning development, this </w:t>
      </w:r>
      <w:r>
        <w:lastRenderedPageBreak/>
        <w:t>research is exploring optimal configurations of parameters through experimentation. Therefore, a rigid waterfall methodology would be unsuitable for this study.</w:t>
      </w:r>
    </w:p>
    <w:p w14:paraId="5BB413C4" w14:textId="77777777" w:rsidR="00EA27FE" w:rsidRDefault="00000000">
      <w:pPr>
        <w:spacing w:after="240" w:line="360" w:lineRule="auto"/>
      </w:pPr>
      <w:r>
        <w:t>There were four iterations in the development process:</w:t>
      </w:r>
    </w:p>
    <w:p w14:paraId="266722F7" w14:textId="77777777" w:rsidR="00EA27FE" w:rsidRDefault="00000000">
      <w:pPr>
        <w:spacing w:after="240" w:line="360" w:lineRule="auto"/>
      </w:pPr>
      <w:r w:rsidRPr="004E1E8D">
        <w:rPr>
          <w:b/>
          <w:bCs/>
        </w:rPr>
        <w:t>Iterative #1</w:t>
      </w:r>
      <w:r>
        <w:t xml:space="preserve">: </w:t>
      </w:r>
      <w:r>
        <w:rPr>
          <w:b/>
        </w:rPr>
        <w:t>Minimum Viable Pipeline</w:t>
      </w:r>
      <w:r>
        <w:t xml:space="preserve">: The first step is to implement a basic RAG pipeline that utilizes sentence-transformer, </w:t>
      </w:r>
      <w:proofErr w:type="spellStart"/>
      <w:r>
        <w:t>chromadb</w:t>
      </w:r>
      <w:proofErr w:type="spellEnd"/>
      <w:r>
        <w:t>, and an OpenAI compatible LLM client. At this time, the pipeline had one embedding model, one chunking strategy, and one chunk-size. During this phase, focus was placed upon validating the overall end-to-end pipeline and identifying potential integration problems.</w:t>
      </w:r>
    </w:p>
    <w:p w14:paraId="5DB5329F" w14:textId="77777777" w:rsidR="00EA27FE" w:rsidRDefault="00000000">
      <w:pPr>
        <w:spacing w:after="240" w:line="360" w:lineRule="auto"/>
      </w:pPr>
      <w:r w:rsidRPr="004E1E8D">
        <w:rPr>
          <w:b/>
          <w:bCs/>
        </w:rPr>
        <w:t>Iterative #2</w:t>
      </w:r>
      <w:r>
        <w:t xml:space="preserve"> (Configurable Pipeline): Once a functional minimum viable pipeline was established, refactoring was done to allow for systematic variation of parameters including multiple embedding models, chunking methods and chunk-sizes. Standardized interfaces were created so that individual components could easily be replaced when different combinations of parameters needed to be tested.</w:t>
      </w:r>
    </w:p>
    <w:p w14:paraId="0B63F640" w14:textId="77777777" w:rsidR="00EA27FE" w:rsidRDefault="00000000">
      <w:pPr>
        <w:spacing w:after="240" w:line="360" w:lineRule="auto"/>
      </w:pPr>
      <w:r w:rsidRPr="004E1E8D">
        <w:rPr>
          <w:b/>
          <w:bCs/>
        </w:rPr>
        <w:t>Iterative #3</w:t>
      </w:r>
      <w:r>
        <w:t xml:space="preserve"> (Evaluation Integration): After the configurable pipeline was implemented, the next phase involved integrating the previously developed embedding-based evaluation framework into the pipeline. Automated batch evaluation scripts were then developed which allowed for systematic evaluation of each combination of parameters against the full question-set.</w:t>
      </w:r>
    </w:p>
    <w:p w14:paraId="14EAABBA" w14:textId="77777777" w:rsidR="00EA27FE" w:rsidRDefault="00000000">
      <w:pPr>
        <w:spacing w:after="240" w:line="360" w:lineRule="auto"/>
      </w:pPr>
      <w:r w:rsidRPr="004E1E8D">
        <w:rPr>
          <w:b/>
          <w:bCs/>
        </w:rPr>
        <w:t>Iterative #4</w:t>
      </w:r>
      <w:r>
        <w:t xml:space="preserve"> (Production Pipeline): Based upon the results obtained during Iteration 3, optimization and hardening of the production-ready pipeline was completed. The final pipeline configuration produced during this last phase will be used for formal evaluation.</w:t>
      </w:r>
    </w:p>
    <w:p w14:paraId="4D8AA3FC" w14:textId="444FF146" w:rsidR="00DD4F9E" w:rsidRDefault="00000000">
      <w:pPr>
        <w:spacing w:after="240" w:line="360" w:lineRule="auto"/>
      </w:pPr>
      <w:r>
        <w:t xml:space="preserve">Documentation of each iteration included </w:t>
      </w:r>
      <w:proofErr w:type="gramStart"/>
      <w:r>
        <w:t>version controlled</w:t>
      </w:r>
      <w:proofErr w:type="gramEnd"/>
      <w:r>
        <w:t xml:space="preserve"> code, configuration files, and decision logs.</w:t>
      </w:r>
    </w:p>
    <w:p w14:paraId="406AE48A" w14:textId="77777777" w:rsidR="00EA27FE" w:rsidRDefault="00000000" w:rsidP="0077485F">
      <w:pPr>
        <w:pStyle w:val="Heading3"/>
      </w:pPr>
      <w:bookmarkStart w:id="32" w:name="_Toc236596006"/>
      <w:r>
        <w:t>3.10 Project Management and Timeline</w:t>
      </w:r>
      <w:bookmarkEnd w:id="32"/>
    </w:p>
    <w:p w14:paraId="5FCE5F58" w14:textId="77777777" w:rsidR="00EA27FE" w:rsidRDefault="00000000">
      <w:pPr>
        <w:spacing w:after="240" w:line="360" w:lineRule="auto"/>
      </w:pPr>
      <w:r>
        <w:t>The project is executed over a period of approximately four months (April 1 – August 2, 2026) with clearly defined phases and milestones.</w:t>
      </w:r>
    </w:p>
    <w:p w14:paraId="1BCDCBB1" w14:textId="77777777" w:rsidR="00536FD4" w:rsidRDefault="00536FD4">
      <w:pPr>
        <w:spacing w:after="240" w:line="360" w:lineRule="auto"/>
      </w:pPr>
    </w:p>
    <w:p w14:paraId="076A0CE5" w14:textId="77777777" w:rsidR="00536FD4" w:rsidRDefault="00536FD4">
      <w:pPr>
        <w:spacing w:after="240" w:line="360" w:lineRule="auto"/>
      </w:pPr>
    </w:p>
    <w:p w14:paraId="0B2C8B50" w14:textId="77777777" w:rsidR="00EA27FE" w:rsidRDefault="00000000" w:rsidP="0077485F">
      <w:pPr>
        <w:pStyle w:val="Heading4"/>
      </w:pPr>
      <w:r>
        <w:lastRenderedPageBreak/>
        <w:t>3.10.1 Work Breakdown Structure</w:t>
      </w:r>
    </w:p>
    <w:tbl>
      <w:tblPr>
        <w:tblStyle w:val="TableGrid"/>
        <w:tblW w:w="0" w:type="auto"/>
        <w:tblLook w:val="04A0" w:firstRow="1" w:lastRow="0" w:firstColumn="1" w:lastColumn="0" w:noHBand="0" w:noVBand="1"/>
      </w:tblPr>
      <w:tblGrid>
        <w:gridCol w:w="1951"/>
        <w:gridCol w:w="5528"/>
        <w:gridCol w:w="1593"/>
      </w:tblGrid>
      <w:tr w:rsidR="00EA27FE" w:rsidRPr="00536FD4" w14:paraId="1129B951" w14:textId="77777777" w:rsidTr="00DD4F9E">
        <w:tc>
          <w:tcPr>
            <w:tcW w:w="1951" w:type="dxa"/>
            <w:shd w:val="clear" w:color="auto" w:fill="D9E2F3"/>
          </w:tcPr>
          <w:p w14:paraId="46E93575" w14:textId="77777777" w:rsidR="00EA27FE" w:rsidRPr="00536FD4" w:rsidRDefault="00000000">
            <w:pPr>
              <w:rPr>
                <w:szCs w:val="28"/>
              </w:rPr>
            </w:pPr>
            <w:r w:rsidRPr="00536FD4">
              <w:rPr>
                <w:b/>
                <w:szCs w:val="28"/>
              </w:rPr>
              <w:t>Phase</w:t>
            </w:r>
          </w:p>
        </w:tc>
        <w:tc>
          <w:tcPr>
            <w:tcW w:w="5528" w:type="dxa"/>
            <w:shd w:val="clear" w:color="auto" w:fill="D9E2F3"/>
          </w:tcPr>
          <w:p w14:paraId="7BB4A896" w14:textId="77777777" w:rsidR="00EA27FE" w:rsidRPr="00536FD4" w:rsidRDefault="00000000">
            <w:pPr>
              <w:rPr>
                <w:szCs w:val="28"/>
              </w:rPr>
            </w:pPr>
            <w:r w:rsidRPr="00536FD4">
              <w:rPr>
                <w:b/>
                <w:szCs w:val="28"/>
              </w:rPr>
              <w:t>Activities</w:t>
            </w:r>
          </w:p>
        </w:tc>
        <w:tc>
          <w:tcPr>
            <w:tcW w:w="1593" w:type="dxa"/>
            <w:shd w:val="clear" w:color="auto" w:fill="D9E2F3"/>
          </w:tcPr>
          <w:p w14:paraId="5CB46F96" w14:textId="77777777" w:rsidR="00EA27FE" w:rsidRPr="00536FD4" w:rsidRDefault="00000000">
            <w:pPr>
              <w:rPr>
                <w:szCs w:val="28"/>
              </w:rPr>
            </w:pPr>
            <w:r w:rsidRPr="00536FD4">
              <w:rPr>
                <w:b/>
                <w:szCs w:val="28"/>
              </w:rPr>
              <w:t>Duration</w:t>
            </w:r>
          </w:p>
        </w:tc>
      </w:tr>
      <w:tr w:rsidR="00EA27FE" w:rsidRPr="00536FD4" w14:paraId="299306A7" w14:textId="77777777" w:rsidTr="00DD4F9E">
        <w:tc>
          <w:tcPr>
            <w:tcW w:w="1951" w:type="dxa"/>
          </w:tcPr>
          <w:p w14:paraId="08B71A84" w14:textId="77777777" w:rsidR="00EA27FE" w:rsidRPr="00536FD4" w:rsidRDefault="00000000">
            <w:pPr>
              <w:rPr>
                <w:szCs w:val="28"/>
              </w:rPr>
            </w:pPr>
            <w:r w:rsidRPr="00536FD4">
              <w:rPr>
                <w:szCs w:val="28"/>
              </w:rPr>
              <w:t>**Phase 1: Literature Review**</w:t>
            </w:r>
          </w:p>
        </w:tc>
        <w:tc>
          <w:tcPr>
            <w:tcW w:w="5528" w:type="dxa"/>
          </w:tcPr>
          <w:p w14:paraId="7380F55E" w14:textId="77777777" w:rsidR="00EA27FE" w:rsidRPr="00536FD4" w:rsidRDefault="00000000">
            <w:pPr>
              <w:rPr>
                <w:szCs w:val="28"/>
              </w:rPr>
            </w:pPr>
            <w:r w:rsidRPr="00536FD4">
              <w:rPr>
                <w:szCs w:val="28"/>
              </w:rPr>
              <w:t>Topic selection and scoping, research on RAG architectures, Sinhala/low-resource AI, existing work and evaluation methods, reference curation</w:t>
            </w:r>
          </w:p>
        </w:tc>
        <w:tc>
          <w:tcPr>
            <w:tcW w:w="1593" w:type="dxa"/>
          </w:tcPr>
          <w:p w14:paraId="355218ED" w14:textId="77777777" w:rsidR="00EA27FE" w:rsidRPr="00536FD4" w:rsidRDefault="00000000">
            <w:pPr>
              <w:rPr>
                <w:szCs w:val="28"/>
              </w:rPr>
            </w:pPr>
            <w:r w:rsidRPr="00536FD4">
              <w:rPr>
                <w:szCs w:val="28"/>
              </w:rPr>
              <w:t>April 1 – June 13</w:t>
            </w:r>
          </w:p>
        </w:tc>
      </w:tr>
      <w:tr w:rsidR="00EA27FE" w:rsidRPr="00536FD4" w14:paraId="2D11285D" w14:textId="77777777" w:rsidTr="00DD4F9E">
        <w:tc>
          <w:tcPr>
            <w:tcW w:w="1951" w:type="dxa"/>
          </w:tcPr>
          <w:p w14:paraId="0873043F" w14:textId="77777777" w:rsidR="00EA27FE" w:rsidRPr="00536FD4" w:rsidRDefault="00000000">
            <w:pPr>
              <w:rPr>
                <w:szCs w:val="28"/>
              </w:rPr>
            </w:pPr>
            <w:r w:rsidRPr="00536FD4">
              <w:rPr>
                <w:szCs w:val="28"/>
              </w:rPr>
              <w:t>**Phase 2: Proposal**</w:t>
            </w:r>
          </w:p>
        </w:tc>
        <w:tc>
          <w:tcPr>
            <w:tcW w:w="5528" w:type="dxa"/>
          </w:tcPr>
          <w:p w14:paraId="3F76949E" w14:textId="77777777" w:rsidR="00EA27FE" w:rsidRPr="00536FD4" w:rsidRDefault="00000000">
            <w:pPr>
              <w:rPr>
                <w:szCs w:val="28"/>
              </w:rPr>
            </w:pPr>
            <w:r w:rsidRPr="00536FD4">
              <w:rPr>
                <w:szCs w:val="28"/>
              </w:rPr>
              <w:t>Proposal writing and submission</w:t>
            </w:r>
          </w:p>
        </w:tc>
        <w:tc>
          <w:tcPr>
            <w:tcW w:w="1593" w:type="dxa"/>
          </w:tcPr>
          <w:p w14:paraId="43303FEC" w14:textId="77777777" w:rsidR="00EA27FE" w:rsidRPr="00536FD4" w:rsidRDefault="00000000">
            <w:pPr>
              <w:rPr>
                <w:szCs w:val="28"/>
              </w:rPr>
            </w:pPr>
            <w:r w:rsidRPr="00536FD4">
              <w:rPr>
                <w:szCs w:val="28"/>
              </w:rPr>
              <w:t>June 14 – June 21</w:t>
            </w:r>
          </w:p>
        </w:tc>
      </w:tr>
      <w:tr w:rsidR="00EA27FE" w:rsidRPr="00536FD4" w14:paraId="7476F19A" w14:textId="77777777" w:rsidTr="00DD4F9E">
        <w:tc>
          <w:tcPr>
            <w:tcW w:w="1951" w:type="dxa"/>
          </w:tcPr>
          <w:p w14:paraId="06463348" w14:textId="77777777" w:rsidR="00EA27FE" w:rsidRPr="00536FD4" w:rsidRDefault="00000000">
            <w:pPr>
              <w:rPr>
                <w:szCs w:val="28"/>
              </w:rPr>
            </w:pPr>
            <w:r w:rsidRPr="00536FD4">
              <w:rPr>
                <w:szCs w:val="28"/>
              </w:rPr>
              <w:t>**Phase 3: Data Collection**</w:t>
            </w:r>
          </w:p>
        </w:tc>
        <w:tc>
          <w:tcPr>
            <w:tcW w:w="5528" w:type="dxa"/>
          </w:tcPr>
          <w:p w14:paraId="4E2A0D2C" w14:textId="77777777" w:rsidR="00EA27FE" w:rsidRPr="00536FD4" w:rsidRDefault="00000000">
            <w:pPr>
              <w:rPr>
                <w:szCs w:val="28"/>
              </w:rPr>
            </w:pPr>
            <w:r w:rsidRPr="00536FD4">
              <w:rPr>
                <w:szCs w:val="28"/>
              </w:rPr>
              <w:t>O/L syllabus and past-paper collection, preprocessing (cleaning, chunking), evaluation set construction</w:t>
            </w:r>
          </w:p>
        </w:tc>
        <w:tc>
          <w:tcPr>
            <w:tcW w:w="1593" w:type="dxa"/>
          </w:tcPr>
          <w:p w14:paraId="3E483DC8" w14:textId="77777777" w:rsidR="00EA27FE" w:rsidRPr="00536FD4" w:rsidRDefault="00000000">
            <w:pPr>
              <w:rPr>
                <w:szCs w:val="28"/>
              </w:rPr>
            </w:pPr>
            <w:r w:rsidRPr="00536FD4">
              <w:rPr>
                <w:szCs w:val="28"/>
              </w:rPr>
              <w:t>June 22 – July 14</w:t>
            </w:r>
          </w:p>
        </w:tc>
      </w:tr>
      <w:tr w:rsidR="00EA27FE" w:rsidRPr="00536FD4" w14:paraId="1DA58175" w14:textId="77777777" w:rsidTr="00DD4F9E">
        <w:tc>
          <w:tcPr>
            <w:tcW w:w="1951" w:type="dxa"/>
          </w:tcPr>
          <w:p w14:paraId="121F99E2" w14:textId="77777777" w:rsidR="00EA27FE" w:rsidRPr="00536FD4" w:rsidRDefault="00000000">
            <w:pPr>
              <w:rPr>
                <w:szCs w:val="28"/>
              </w:rPr>
            </w:pPr>
            <w:r w:rsidRPr="00536FD4">
              <w:rPr>
                <w:szCs w:val="28"/>
              </w:rPr>
              <w:t>**Phase 4: Design &amp; Development**</w:t>
            </w:r>
          </w:p>
        </w:tc>
        <w:tc>
          <w:tcPr>
            <w:tcW w:w="5528" w:type="dxa"/>
          </w:tcPr>
          <w:p w14:paraId="615F2D2B" w14:textId="77777777" w:rsidR="00EA27FE" w:rsidRPr="00536FD4" w:rsidRDefault="00000000">
            <w:pPr>
              <w:rPr>
                <w:szCs w:val="28"/>
              </w:rPr>
            </w:pPr>
            <w:r w:rsidRPr="00536FD4">
              <w:rPr>
                <w:szCs w:val="28"/>
              </w:rPr>
              <w:t>System architecture and RAG design, pipeline development, embedding/retrieval experiments (RQ2), dual-representation exploration (RQ3, optional)</w:t>
            </w:r>
          </w:p>
        </w:tc>
        <w:tc>
          <w:tcPr>
            <w:tcW w:w="1593" w:type="dxa"/>
          </w:tcPr>
          <w:p w14:paraId="1B54C20F" w14:textId="77777777" w:rsidR="00EA27FE" w:rsidRPr="00536FD4" w:rsidRDefault="00000000">
            <w:pPr>
              <w:rPr>
                <w:szCs w:val="28"/>
              </w:rPr>
            </w:pPr>
            <w:r w:rsidRPr="00536FD4">
              <w:rPr>
                <w:szCs w:val="28"/>
              </w:rPr>
              <w:t>June 29 – July 24</w:t>
            </w:r>
          </w:p>
        </w:tc>
      </w:tr>
      <w:tr w:rsidR="00EA27FE" w:rsidRPr="00536FD4" w14:paraId="477EFA29" w14:textId="77777777" w:rsidTr="00DD4F9E">
        <w:tc>
          <w:tcPr>
            <w:tcW w:w="1951" w:type="dxa"/>
          </w:tcPr>
          <w:p w14:paraId="71642E55" w14:textId="77777777" w:rsidR="00EA27FE" w:rsidRPr="00536FD4" w:rsidRDefault="00000000">
            <w:pPr>
              <w:rPr>
                <w:szCs w:val="28"/>
              </w:rPr>
            </w:pPr>
            <w:r w:rsidRPr="00536FD4">
              <w:rPr>
                <w:szCs w:val="28"/>
              </w:rPr>
              <w:t>**Phase 5: Evaluation &amp; Write-Up**</w:t>
            </w:r>
          </w:p>
        </w:tc>
        <w:tc>
          <w:tcPr>
            <w:tcW w:w="5528" w:type="dxa"/>
          </w:tcPr>
          <w:p w14:paraId="2B526200" w14:textId="77777777" w:rsidR="00EA27FE" w:rsidRPr="00536FD4" w:rsidRDefault="00000000">
            <w:pPr>
              <w:rPr>
                <w:szCs w:val="28"/>
              </w:rPr>
            </w:pPr>
            <w:r w:rsidRPr="00536FD4">
              <w:rPr>
                <w:szCs w:val="28"/>
              </w:rPr>
              <w:t>Evaluation and benchmarking (RQ1), human validation (teacher panel), dissertation writing, proofreading and formatting</w:t>
            </w:r>
          </w:p>
        </w:tc>
        <w:tc>
          <w:tcPr>
            <w:tcW w:w="1593" w:type="dxa"/>
          </w:tcPr>
          <w:p w14:paraId="12865BDD" w14:textId="77777777" w:rsidR="00EA27FE" w:rsidRPr="00536FD4" w:rsidRDefault="00000000">
            <w:pPr>
              <w:rPr>
                <w:szCs w:val="28"/>
              </w:rPr>
            </w:pPr>
            <w:r w:rsidRPr="00536FD4">
              <w:rPr>
                <w:szCs w:val="28"/>
              </w:rPr>
              <w:t>July 18 – August 1</w:t>
            </w:r>
          </w:p>
        </w:tc>
      </w:tr>
    </w:tbl>
    <w:p w14:paraId="2961B287" w14:textId="77777777" w:rsidR="008406F9" w:rsidRDefault="008406F9" w:rsidP="008406F9">
      <w:pPr>
        <w:spacing w:after="240" w:line="240" w:lineRule="auto"/>
        <w:jc w:val="center"/>
        <w:rPr>
          <w:i/>
          <w:sz w:val="20"/>
        </w:rPr>
      </w:pPr>
    </w:p>
    <w:p w14:paraId="7D7B2E8E" w14:textId="48E47338" w:rsidR="008406F9" w:rsidRPr="00BC650F" w:rsidRDefault="008406F9" w:rsidP="008406F9">
      <w:pPr>
        <w:spacing w:after="240" w:line="240" w:lineRule="auto"/>
        <w:jc w:val="center"/>
        <w:rPr>
          <w:i/>
          <w:sz w:val="20"/>
        </w:rPr>
      </w:pPr>
      <w:r>
        <w:rPr>
          <w:i/>
          <w:sz w:val="20"/>
        </w:rPr>
        <w:t xml:space="preserve">Table 3.2: </w:t>
      </w:r>
      <w:r w:rsidRPr="008406F9">
        <w:rPr>
          <w:i/>
          <w:sz w:val="20"/>
        </w:rPr>
        <w:t>Work Breakdown Structure</w:t>
      </w:r>
    </w:p>
    <w:p w14:paraId="6D4FDEAB" w14:textId="77777777" w:rsidR="00EA27FE" w:rsidRDefault="00EA27FE"/>
    <w:p w14:paraId="2C1E35EA" w14:textId="77777777" w:rsidR="00EA27FE" w:rsidRDefault="00000000" w:rsidP="0077485F">
      <w:pPr>
        <w:pStyle w:val="Heading4"/>
      </w:pPr>
      <w:r>
        <w:t>3.10.2 Gantt Chart</w:t>
      </w:r>
    </w:p>
    <w:p w14:paraId="1E072C26" w14:textId="77777777" w:rsidR="00EA27FE" w:rsidRDefault="00000000">
      <w:pPr>
        <w:jc w:val="center"/>
      </w:pPr>
      <w:r>
        <w:rPr>
          <w:noProof/>
        </w:rPr>
        <w:drawing>
          <wp:inline distT="0" distB="0" distL="0" distR="0" wp14:anchorId="61EA67B5" wp14:editId="69659CBF">
            <wp:extent cx="6161746" cy="3517202"/>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_gantt_chart.png"/>
                    <pic:cNvPicPr/>
                  </pic:nvPicPr>
                  <pic:blipFill>
                    <a:blip r:embed="rId15"/>
                    <a:stretch>
                      <a:fillRect/>
                    </a:stretch>
                  </pic:blipFill>
                  <pic:spPr>
                    <a:xfrm>
                      <a:off x="0" y="0"/>
                      <a:ext cx="6177216" cy="3526032"/>
                    </a:xfrm>
                    <a:prstGeom prst="rect">
                      <a:avLst/>
                    </a:prstGeom>
                  </pic:spPr>
                </pic:pic>
              </a:graphicData>
            </a:graphic>
          </wp:inline>
        </w:drawing>
      </w:r>
    </w:p>
    <w:p w14:paraId="143574FD" w14:textId="77777777" w:rsidR="00EA27FE" w:rsidRDefault="00000000">
      <w:pPr>
        <w:spacing w:after="240" w:line="240" w:lineRule="auto"/>
        <w:jc w:val="center"/>
        <w:rPr>
          <w:i/>
          <w:sz w:val="20"/>
        </w:rPr>
      </w:pPr>
      <w:r>
        <w:rPr>
          <w:i/>
          <w:sz w:val="20"/>
        </w:rPr>
        <w:t>Figure 3.5: Dissertation Project Timetable — Gantt Chart</w:t>
      </w:r>
    </w:p>
    <w:p w14:paraId="0FD1A929" w14:textId="77777777" w:rsidR="004D49F4" w:rsidRDefault="004D49F4">
      <w:pPr>
        <w:spacing w:after="240" w:line="240" w:lineRule="auto"/>
        <w:jc w:val="center"/>
        <w:rPr>
          <w:i/>
          <w:sz w:val="20"/>
        </w:rPr>
      </w:pPr>
    </w:p>
    <w:p w14:paraId="3AC4A7A4" w14:textId="399740A5" w:rsidR="004D49F4" w:rsidRDefault="004D49F4">
      <w:pPr>
        <w:spacing w:after="240" w:line="240" w:lineRule="auto"/>
        <w:jc w:val="center"/>
      </w:pPr>
      <w:r w:rsidRPr="004D49F4">
        <w:rPr>
          <w:noProof/>
        </w:rPr>
        <w:lastRenderedPageBreak/>
        <w:drawing>
          <wp:inline distT="0" distB="0" distL="0" distR="0" wp14:anchorId="7A97BC1A" wp14:editId="0076EE6F">
            <wp:extent cx="5760720" cy="1847850"/>
            <wp:effectExtent l="0" t="0" r="0" b="0"/>
            <wp:docPr id="193651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12681" name=""/>
                    <pic:cNvPicPr/>
                  </pic:nvPicPr>
                  <pic:blipFill rotWithShape="1">
                    <a:blip r:embed="rId16"/>
                    <a:srcRect t="12163" b="11718"/>
                    <a:stretch>
                      <a:fillRect/>
                    </a:stretch>
                  </pic:blipFill>
                  <pic:spPr bwMode="auto">
                    <a:xfrm>
                      <a:off x="0" y="0"/>
                      <a:ext cx="5760720" cy="1847850"/>
                    </a:xfrm>
                    <a:prstGeom prst="rect">
                      <a:avLst/>
                    </a:prstGeom>
                    <a:ln>
                      <a:noFill/>
                    </a:ln>
                    <a:extLst>
                      <a:ext uri="{53640926-AAD7-44D8-BBD7-CCE9431645EC}">
                        <a14:shadowObscured xmlns:a14="http://schemas.microsoft.com/office/drawing/2010/main"/>
                      </a:ext>
                    </a:extLst>
                  </pic:spPr>
                </pic:pic>
              </a:graphicData>
            </a:graphic>
          </wp:inline>
        </w:drawing>
      </w:r>
    </w:p>
    <w:p w14:paraId="4AB70917" w14:textId="53B2E6A9" w:rsidR="004D49F4" w:rsidRDefault="004D49F4">
      <w:pPr>
        <w:spacing w:after="240" w:line="240" w:lineRule="auto"/>
        <w:jc w:val="center"/>
      </w:pPr>
      <w:r w:rsidRPr="004D49F4">
        <w:rPr>
          <w:i/>
          <w:iCs/>
        </w:rPr>
        <w:t>Figure 3.6: The four-iteration prototyping cycle used to develop the RAG pipeline, from minimum viable pipeline through to the hardened production configuration used for formal evaluation</w:t>
      </w:r>
    </w:p>
    <w:p w14:paraId="639EDFA6" w14:textId="77777777" w:rsidR="00EA27FE" w:rsidRDefault="00000000" w:rsidP="0077485F">
      <w:pPr>
        <w:pStyle w:val="Heading4"/>
      </w:pPr>
      <w:r>
        <w:t>3.10.3 Milestones</w:t>
      </w:r>
    </w:p>
    <w:tbl>
      <w:tblPr>
        <w:tblStyle w:val="TableGrid"/>
        <w:tblW w:w="0" w:type="auto"/>
        <w:tblLook w:val="04A0" w:firstRow="1" w:lastRow="0" w:firstColumn="1" w:lastColumn="0" w:noHBand="0" w:noVBand="1"/>
      </w:tblPr>
      <w:tblGrid>
        <w:gridCol w:w="2235"/>
        <w:gridCol w:w="1275"/>
        <w:gridCol w:w="5562"/>
      </w:tblGrid>
      <w:tr w:rsidR="00EA27FE" w:rsidRPr="00536FD4" w14:paraId="60CD70F9" w14:textId="77777777" w:rsidTr="00DD4F9E">
        <w:tc>
          <w:tcPr>
            <w:tcW w:w="2235" w:type="dxa"/>
            <w:shd w:val="clear" w:color="auto" w:fill="D9E2F3"/>
          </w:tcPr>
          <w:p w14:paraId="60F6C755" w14:textId="77777777" w:rsidR="00EA27FE" w:rsidRPr="00536FD4" w:rsidRDefault="00000000">
            <w:pPr>
              <w:rPr>
                <w:szCs w:val="28"/>
              </w:rPr>
            </w:pPr>
            <w:r w:rsidRPr="00536FD4">
              <w:rPr>
                <w:b/>
                <w:szCs w:val="28"/>
              </w:rPr>
              <w:t>Milestone</w:t>
            </w:r>
          </w:p>
        </w:tc>
        <w:tc>
          <w:tcPr>
            <w:tcW w:w="1275" w:type="dxa"/>
            <w:shd w:val="clear" w:color="auto" w:fill="D9E2F3"/>
          </w:tcPr>
          <w:p w14:paraId="7649F486" w14:textId="77777777" w:rsidR="00EA27FE" w:rsidRPr="00536FD4" w:rsidRDefault="00000000">
            <w:pPr>
              <w:rPr>
                <w:szCs w:val="28"/>
              </w:rPr>
            </w:pPr>
            <w:r w:rsidRPr="00536FD4">
              <w:rPr>
                <w:b/>
                <w:szCs w:val="28"/>
              </w:rPr>
              <w:t>Date</w:t>
            </w:r>
          </w:p>
        </w:tc>
        <w:tc>
          <w:tcPr>
            <w:tcW w:w="5562" w:type="dxa"/>
            <w:shd w:val="clear" w:color="auto" w:fill="D9E2F3"/>
          </w:tcPr>
          <w:p w14:paraId="0E36A10F" w14:textId="77777777" w:rsidR="00EA27FE" w:rsidRPr="00536FD4" w:rsidRDefault="00000000">
            <w:pPr>
              <w:rPr>
                <w:szCs w:val="28"/>
              </w:rPr>
            </w:pPr>
            <w:r w:rsidRPr="00536FD4">
              <w:rPr>
                <w:b/>
                <w:szCs w:val="28"/>
              </w:rPr>
              <w:t>Deliverable</w:t>
            </w:r>
          </w:p>
        </w:tc>
      </w:tr>
      <w:tr w:rsidR="00EA27FE" w:rsidRPr="00536FD4" w14:paraId="5900D15A" w14:textId="77777777" w:rsidTr="00DD4F9E">
        <w:tc>
          <w:tcPr>
            <w:tcW w:w="2235" w:type="dxa"/>
          </w:tcPr>
          <w:p w14:paraId="4473E6F6" w14:textId="77777777" w:rsidR="00EA27FE" w:rsidRPr="00536FD4" w:rsidRDefault="00000000">
            <w:pPr>
              <w:rPr>
                <w:szCs w:val="28"/>
              </w:rPr>
            </w:pPr>
            <w:r w:rsidRPr="00536FD4">
              <w:rPr>
                <w:szCs w:val="28"/>
              </w:rPr>
              <w:t>M1: Proposal Submitted</w:t>
            </w:r>
          </w:p>
        </w:tc>
        <w:tc>
          <w:tcPr>
            <w:tcW w:w="1275" w:type="dxa"/>
          </w:tcPr>
          <w:p w14:paraId="2D70316D" w14:textId="77777777" w:rsidR="00EA27FE" w:rsidRPr="00536FD4" w:rsidRDefault="00000000">
            <w:pPr>
              <w:rPr>
                <w:szCs w:val="28"/>
              </w:rPr>
            </w:pPr>
            <w:r w:rsidRPr="00536FD4">
              <w:rPr>
                <w:szCs w:val="28"/>
              </w:rPr>
              <w:t>June 21</w:t>
            </w:r>
          </w:p>
        </w:tc>
        <w:tc>
          <w:tcPr>
            <w:tcW w:w="5562" w:type="dxa"/>
          </w:tcPr>
          <w:p w14:paraId="4424F611" w14:textId="77777777" w:rsidR="00EA27FE" w:rsidRPr="00536FD4" w:rsidRDefault="00000000">
            <w:pPr>
              <w:rPr>
                <w:szCs w:val="28"/>
              </w:rPr>
            </w:pPr>
            <w:r w:rsidRPr="00536FD4">
              <w:rPr>
                <w:szCs w:val="28"/>
              </w:rPr>
              <w:t>Approved research proposal</w:t>
            </w:r>
          </w:p>
        </w:tc>
      </w:tr>
      <w:tr w:rsidR="00EA27FE" w:rsidRPr="00536FD4" w14:paraId="1727B1A6" w14:textId="77777777" w:rsidTr="00DD4F9E">
        <w:tc>
          <w:tcPr>
            <w:tcW w:w="2235" w:type="dxa"/>
          </w:tcPr>
          <w:p w14:paraId="0F6C481C" w14:textId="77777777" w:rsidR="00EA27FE" w:rsidRPr="00536FD4" w:rsidRDefault="00000000">
            <w:pPr>
              <w:rPr>
                <w:szCs w:val="28"/>
              </w:rPr>
            </w:pPr>
            <w:r w:rsidRPr="00536FD4">
              <w:rPr>
                <w:szCs w:val="28"/>
              </w:rPr>
              <w:t>M2: Data Collection Complete</w:t>
            </w:r>
          </w:p>
        </w:tc>
        <w:tc>
          <w:tcPr>
            <w:tcW w:w="1275" w:type="dxa"/>
          </w:tcPr>
          <w:p w14:paraId="4817088D" w14:textId="77777777" w:rsidR="00EA27FE" w:rsidRPr="00536FD4" w:rsidRDefault="00000000">
            <w:pPr>
              <w:rPr>
                <w:szCs w:val="28"/>
              </w:rPr>
            </w:pPr>
            <w:r w:rsidRPr="00536FD4">
              <w:rPr>
                <w:szCs w:val="28"/>
              </w:rPr>
              <w:t>July 14</w:t>
            </w:r>
          </w:p>
        </w:tc>
        <w:tc>
          <w:tcPr>
            <w:tcW w:w="5562" w:type="dxa"/>
          </w:tcPr>
          <w:p w14:paraId="36AFF3C6" w14:textId="77777777" w:rsidR="00EA27FE" w:rsidRPr="00536FD4" w:rsidRDefault="00000000">
            <w:pPr>
              <w:rPr>
                <w:szCs w:val="28"/>
              </w:rPr>
            </w:pPr>
            <w:r w:rsidRPr="00536FD4">
              <w:rPr>
                <w:szCs w:val="28"/>
              </w:rPr>
              <w:t>Cleaned knowledge base, chunked corpus, and evaluation question set</w:t>
            </w:r>
          </w:p>
        </w:tc>
      </w:tr>
      <w:tr w:rsidR="00EA27FE" w:rsidRPr="00536FD4" w14:paraId="1EE532F5" w14:textId="77777777" w:rsidTr="00DD4F9E">
        <w:tc>
          <w:tcPr>
            <w:tcW w:w="2235" w:type="dxa"/>
          </w:tcPr>
          <w:p w14:paraId="68D6E20D" w14:textId="77777777" w:rsidR="00EA27FE" w:rsidRPr="00536FD4" w:rsidRDefault="00000000">
            <w:pPr>
              <w:rPr>
                <w:szCs w:val="28"/>
              </w:rPr>
            </w:pPr>
            <w:r w:rsidRPr="00536FD4">
              <w:rPr>
                <w:szCs w:val="28"/>
              </w:rPr>
              <w:t>M3: Pipeline Operational</w:t>
            </w:r>
          </w:p>
        </w:tc>
        <w:tc>
          <w:tcPr>
            <w:tcW w:w="1275" w:type="dxa"/>
          </w:tcPr>
          <w:p w14:paraId="16AB0822" w14:textId="77777777" w:rsidR="00EA27FE" w:rsidRPr="00536FD4" w:rsidRDefault="00000000">
            <w:pPr>
              <w:rPr>
                <w:szCs w:val="28"/>
              </w:rPr>
            </w:pPr>
            <w:r w:rsidRPr="00536FD4">
              <w:rPr>
                <w:szCs w:val="28"/>
              </w:rPr>
              <w:t>July 24</w:t>
            </w:r>
          </w:p>
        </w:tc>
        <w:tc>
          <w:tcPr>
            <w:tcW w:w="5562" w:type="dxa"/>
          </w:tcPr>
          <w:p w14:paraId="3A63BA0C" w14:textId="77777777" w:rsidR="00EA27FE" w:rsidRPr="00536FD4" w:rsidRDefault="00000000">
            <w:pPr>
              <w:rPr>
                <w:szCs w:val="28"/>
              </w:rPr>
            </w:pPr>
            <w:r w:rsidRPr="00536FD4">
              <w:rPr>
                <w:szCs w:val="28"/>
              </w:rPr>
              <w:t>Functional end-to-end RAG pipeline, embedding/retrieval experiments complete</w:t>
            </w:r>
          </w:p>
        </w:tc>
      </w:tr>
      <w:tr w:rsidR="00EA27FE" w:rsidRPr="00536FD4" w14:paraId="2AF8D182" w14:textId="77777777" w:rsidTr="00DD4F9E">
        <w:tc>
          <w:tcPr>
            <w:tcW w:w="2235" w:type="dxa"/>
          </w:tcPr>
          <w:p w14:paraId="59E09740" w14:textId="77777777" w:rsidR="00EA27FE" w:rsidRPr="00536FD4" w:rsidRDefault="00000000">
            <w:pPr>
              <w:rPr>
                <w:szCs w:val="28"/>
              </w:rPr>
            </w:pPr>
            <w:r w:rsidRPr="00536FD4">
              <w:rPr>
                <w:szCs w:val="28"/>
              </w:rPr>
              <w:t>M4: Evaluation Complete</w:t>
            </w:r>
          </w:p>
        </w:tc>
        <w:tc>
          <w:tcPr>
            <w:tcW w:w="1275" w:type="dxa"/>
          </w:tcPr>
          <w:p w14:paraId="18175F93" w14:textId="77777777" w:rsidR="00EA27FE" w:rsidRPr="00536FD4" w:rsidRDefault="00000000">
            <w:pPr>
              <w:rPr>
                <w:szCs w:val="28"/>
              </w:rPr>
            </w:pPr>
            <w:r w:rsidRPr="00536FD4">
              <w:rPr>
                <w:szCs w:val="28"/>
              </w:rPr>
              <w:t>July 28</w:t>
            </w:r>
          </w:p>
        </w:tc>
        <w:tc>
          <w:tcPr>
            <w:tcW w:w="5562" w:type="dxa"/>
          </w:tcPr>
          <w:p w14:paraId="53BA3E67" w14:textId="77777777" w:rsidR="00EA27FE" w:rsidRPr="00536FD4" w:rsidRDefault="00000000">
            <w:pPr>
              <w:rPr>
                <w:szCs w:val="28"/>
              </w:rPr>
            </w:pPr>
            <w:r w:rsidRPr="00536FD4">
              <w:rPr>
                <w:szCs w:val="28"/>
              </w:rPr>
              <w:t>All automated and human evaluation data collected</w:t>
            </w:r>
          </w:p>
        </w:tc>
      </w:tr>
      <w:tr w:rsidR="00EA27FE" w:rsidRPr="00536FD4" w14:paraId="50F24EA6" w14:textId="77777777" w:rsidTr="00DD4F9E">
        <w:tc>
          <w:tcPr>
            <w:tcW w:w="2235" w:type="dxa"/>
          </w:tcPr>
          <w:p w14:paraId="268A24C5" w14:textId="77777777" w:rsidR="00EA27FE" w:rsidRPr="00536FD4" w:rsidRDefault="00000000">
            <w:pPr>
              <w:rPr>
                <w:szCs w:val="28"/>
              </w:rPr>
            </w:pPr>
            <w:r w:rsidRPr="00536FD4">
              <w:rPr>
                <w:szCs w:val="28"/>
              </w:rPr>
              <w:t>M5: Dissertation Submitted</w:t>
            </w:r>
          </w:p>
        </w:tc>
        <w:tc>
          <w:tcPr>
            <w:tcW w:w="1275" w:type="dxa"/>
          </w:tcPr>
          <w:p w14:paraId="1CB16A6B" w14:textId="77777777" w:rsidR="00EA27FE" w:rsidRPr="00536FD4" w:rsidRDefault="00000000">
            <w:pPr>
              <w:rPr>
                <w:szCs w:val="28"/>
              </w:rPr>
            </w:pPr>
            <w:r w:rsidRPr="00536FD4">
              <w:rPr>
                <w:szCs w:val="28"/>
              </w:rPr>
              <w:t>August 2</w:t>
            </w:r>
          </w:p>
        </w:tc>
        <w:tc>
          <w:tcPr>
            <w:tcW w:w="5562" w:type="dxa"/>
          </w:tcPr>
          <w:p w14:paraId="5D4C3DF9" w14:textId="77777777" w:rsidR="00EA27FE" w:rsidRPr="00536FD4" w:rsidRDefault="00000000">
            <w:pPr>
              <w:rPr>
                <w:szCs w:val="28"/>
              </w:rPr>
            </w:pPr>
            <w:r w:rsidRPr="00536FD4">
              <w:rPr>
                <w:szCs w:val="28"/>
              </w:rPr>
              <w:t>Final dissertation document</w:t>
            </w:r>
          </w:p>
        </w:tc>
      </w:tr>
    </w:tbl>
    <w:p w14:paraId="354FC070" w14:textId="77777777" w:rsidR="008406F9" w:rsidRDefault="008406F9" w:rsidP="008406F9">
      <w:pPr>
        <w:spacing w:after="240" w:line="240" w:lineRule="auto"/>
        <w:jc w:val="center"/>
        <w:rPr>
          <w:i/>
          <w:sz w:val="20"/>
        </w:rPr>
      </w:pPr>
    </w:p>
    <w:p w14:paraId="7AC0244C" w14:textId="0A7D5C53" w:rsidR="00EA27FE" w:rsidRPr="00536FD4" w:rsidRDefault="008406F9" w:rsidP="00536FD4">
      <w:pPr>
        <w:spacing w:after="240" w:line="240" w:lineRule="auto"/>
        <w:jc w:val="center"/>
        <w:rPr>
          <w:i/>
          <w:sz w:val="20"/>
        </w:rPr>
      </w:pPr>
      <w:r>
        <w:rPr>
          <w:i/>
          <w:sz w:val="20"/>
        </w:rPr>
        <w:t xml:space="preserve">Table 3.3: </w:t>
      </w:r>
      <w:r w:rsidRPr="008406F9">
        <w:rPr>
          <w:i/>
          <w:sz w:val="20"/>
        </w:rPr>
        <w:t>Milestones</w:t>
      </w:r>
    </w:p>
    <w:p w14:paraId="383D6A53" w14:textId="77777777" w:rsidR="00EA27FE" w:rsidRDefault="00000000" w:rsidP="0077485F">
      <w:pPr>
        <w:pStyle w:val="Heading3"/>
      </w:pPr>
      <w:bookmarkStart w:id="33" w:name="_Toc236596007"/>
      <w:r>
        <w:t>3.11 Resource Requirements</w:t>
      </w:r>
      <w:bookmarkEnd w:id="33"/>
    </w:p>
    <w:p w14:paraId="2724CF97" w14:textId="77777777" w:rsidR="00EA27FE" w:rsidRDefault="00000000" w:rsidP="0077485F">
      <w:pPr>
        <w:pStyle w:val="Heading4"/>
      </w:pPr>
      <w:r>
        <w:t>3.11.1 Software and Infrastructure</w:t>
      </w:r>
    </w:p>
    <w:tbl>
      <w:tblPr>
        <w:tblStyle w:val="TableGrid"/>
        <w:tblW w:w="0" w:type="auto"/>
        <w:tblLook w:val="04A0" w:firstRow="1" w:lastRow="0" w:firstColumn="1" w:lastColumn="0" w:noHBand="0" w:noVBand="1"/>
      </w:tblPr>
      <w:tblGrid>
        <w:gridCol w:w="2376"/>
        <w:gridCol w:w="2805"/>
        <w:gridCol w:w="4107"/>
      </w:tblGrid>
      <w:tr w:rsidR="00EA27FE" w:rsidRPr="00536FD4" w14:paraId="705A6CC6" w14:textId="77777777" w:rsidTr="00DD4F9E">
        <w:tc>
          <w:tcPr>
            <w:tcW w:w="2093" w:type="dxa"/>
            <w:shd w:val="clear" w:color="auto" w:fill="D9E2F3"/>
          </w:tcPr>
          <w:p w14:paraId="4A3C9ABD" w14:textId="77777777" w:rsidR="00EA27FE" w:rsidRPr="00536FD4" w:rsidRDefault="00000000">
            <w:pPr>
              <w:rPr>
                <w:szCs w:val="28"/>
              </w:rPr>
            </w:pPr>
            <w:r w:rsidRPr="00536FD4">
              <w:rPr>
                <w:b/>
                <w:szCs w:val="28"/>
              </w:rPr>
              <w:t>Resource</w:t>
            </w:r>
          </w:p>
        </w:tc>
        <w:tc>
          <w:tcPr>
            <w:tcW w:w="2835" w:type="dxa"/>
            <w:shd w:val="clear" w:color="auto" w:fill="D9E2F3"/>
          </w:tcPr>
          <w:p w14:paraId="1209180F" w14:textId="77777777" w:rsidR="00EA27FE" w:rsidRPr="00536FD4" w:rsidRDefault="00000000">
            <w:pPr>
              <w:rPr>
                <w:szCs w:val="28"/>
              </w:rPr>
            </w:pPr>
            <w:r w:rsidRPr="00536FD4">
              <w:rPr>
                <w:b/>
                <w:szCs w:val="28"/>
              </w:rPr>
              <w:t>Purpose</w:t>
            </w:r>
          </w:p>
        </w:tc>
        <w:tc>
          <w:tcPr>
            <w:tcW w:w="4144" w:type="dxa"/>
            <w:shd w:val="clear" w:color="auto" w:fill="D9E2F3"/>
          </w:tcPr>
          <w:p w14:paraId="01ECB14C" w14:textId="77777777" w:rsidR="00EA27FE" w:rsidRPr="00536FD4" w:rsidRDefault="00000000">
            <w:pPr>
              <w:rPr>
                <w:szCs w:val="28"/>
              </w:rPr>
            </w:pPr>
            <w:r w:rsidRPr="00536FD4">
              <w:rPr>
                <w:b/>
                <w:szCs w:val="28"/>
              </w:rPr>
              <w:t>Justification</w:t>
            </w:r>
          </w:p>
        </w:tc>
      </w:tr>
      <w:tr w:rsidR="00EA27FE" w:rsidRPr="00536FD4" w14:paraId="03BDDBCA" w14:textId="77777777" w:rsidTr="00DD4F9E">
        <w:tc>
          <w:tcPr>
            <w:tcW w:w="2093" w:type="dxa"/>
          </w:tcPr>
          <w:p w14:paraId="580BE2AA" w14:textId="77777777" w:rsidR="00EA27FE" w:rsidRPr="00536FD4" w:rsidRDefault="00000000">
            <w:pPr>
              <w:rPr>
                <w:szCs w:val="28"/>
              </w:rPr>
            </w:pPr>
            <w:r w:rsidRPr="00536FD4">
              <w:rPr>
                <w:szCs w:val="28"/>
              </w:rPr>
              <w:t>Python 3.11+</w:t>
            </w:r>
          </w:p>
        </w:tc>
        <w:tc>
          <w:tcPr>
            <w:tcW w:w="2835" w:type="dxa"/>
          </w:tcPr>
          <w:p w14:paraId="5B03728A" w14:textId="77777777" w:rsidR="00EA27FE" w:rsidRPr="00536FD4" w:rsidRDefault="00000000">
            <w:pPr>
              <w:rPr>
                <w:szCs w:val="28"/>
              </w:rPr>
            </w:pPr>
            <w:r w:rsidRPr="00536FD4">
              <w:rPr>
                <w:szCs w:val="28"/>
              </w:rPr>
              <w:t>Primary development language</w:t>
            </w:r>
          </w:p>
        </w:tc>
        <w:tc>
          <w:tcPr>
            <w:tcW w:w="4144" w:type="dxa"/>
          </w:tcPr>
          <w:p w14:paraId="2E4E0FB8" w14:textId="77777777" w:rsidR="00EA27FE" w:rsidRPr="00536FD4" w:rsidRDefault="00000000">
            <w:pPr>
              <w:rPr>
                <w:szCs w:val="28"/>
              </w:rPr>
            </w:pPr>
            <w:proofErr w:type="spellStart"/>
            <w:r w:rsidRPr="00536FD4">
              <w:rPr>
                <w:szCs w:val="28"/>
              </w:rPr>
              <w:t>sentence_transformers</w:t>
            </w:r>
            <w:proofErr w:type="spellEnd"/>
            <w:r w:rsidRPr="00536FD4">
              <w:rPr>
                <w:szCs w:val="28"/>
              </w:rPr>
              <w:t xml:space="preserve">, </w:t>
            </w:r>
            <w:proofErr w:type="spellStart"/>
            <w:r w:rsidRPr="00536FD4">
              <w:rPr>
                <w:szCs w:val="28"/>
              </w:rPr>
              <w:t>chromadb</w:t>
            </w:r>
            <w:proofErr w:type="spellEnd"/>
            <w:r w:rsidRPr="00536FD4">
              <w:rPr>
                <w:szCs w:val="28"/>
              </w:rPr>
              <w:t xml:space="preserve">, </w:t>
            </w:r>
            <w:proofErr w:type="spellStart"/>
            <w:r w:rsidRPr="00536FD4">
              <w:rPr>
                <w:szCs w:val="28"/>
              </w:rPr>
              <w:t>openai</w:t>
            </w:r>
            <w:proofErr w:type="spellEnd"/>
            <w:r w:rsidRPr="00536FD4">
              <w:rPr>
                <w:szCs w:val="28"/>
              </w:rPr>
              <w:t xml:space="preserve">, </w:t>
            </w:r>
            <w:proofErr w:type="spellStart"/>
            <w:r w:rsidRPr="00536FD4">
              <w:rPr>
                <w:szCs w:val="28"/>
              </w:rPr>
              <w:t>pdfplumber</w:t>
            </w:r>
            <w:proofErr w:type="spellEnd"/>
          </w:p>
        </w:tc>
      </w:tr>
      <w:tr w:rsidR="00EA27FE" w:rsidRPr="00536FD4" w14:paraId="700B9661" w14:textId="77777777" w:rsidTr="00DD4F9E">
        <w:tc>
          <w:tcPr>
            <w:tcW w:w="2093" w:type="dxa"/>
          </w:tcPr>
          <w:p w14:paraId="25A594F9" w14:textId="77777777" w:rsidR="00EA27FE" w:rsidRPr="00536FD4" w:rsidRDefault="00000000">
            <w:pPr>
              <w:rPr>
                <w:szCs w:val="28"/>
              </w:rPr>
            </w:pPr>
            <w:proofErr w:type="spellStart"/>
            <w:r w:rsidRPr="00536FD4">
              <w:rPr>
                <w:szCs w:val="28"/>
              </w:rPr>
              <w:t>sentence_transformers</w:t>
            </w:r>
            <w:proofErr w:type="spellEnd"/>
          </w:p>
        </w:tc>
        <w:tc>
          <w:tcPr>
            <w:tcW w:w="2835" w:type="dxa"/>
          </w:tcPr>
          <w:p w14:paraId="5C50DDF6" w14:textId="77777777" w:rsidR="00EA27FE" w:rsidRPr="00536FD4" w:rsidRDefault="00000000">
            <w:pPr>
              <w:rPr>
                <w:szCs w:val="28"/>
              </w:rPr>
            </w:pPr>
            <w:r w:rsidRPr="00536FD4">
              <w:rPr>
                <w:szCs w:val="28"/>
              </w:rPr>
              <w:t>Embedding model integration</w:t>
            </w:r>
          </w:p>
        </w:tc>
        <w:tc>
          <w:tcPr>
            <w:tcW w:w="4144" w:type="dxa"/>
          </w:tcPr>
          <w:p w14:paraId="2560077A" w14:textId="77777777" w:rsidR="00EA27FE" w:rsidRPr="00536FD4" w:rsidRDefault="00000000">
            <w:pPr>
              <w:rPr>
                <w:szCs w:val="28"/>
              </w:rPr>
            </w:pPr>
            <w:r w:rsidRPr="00536FD4">
              <w:rPr>
                <w:szCs w:val="28"/>
              </w:rPr>
              <w:t>Unified interface to multilingual-E5 and BGE-M3; local execution</w:t>
            </w:r>
          </w:p>
        </w:tc>
      </w:tr>
      <w:tr w:rsidR="00EA27FE" w:rsidRPr="00536FD4" w14:paraId="5BB53FED" w14:textId="77777777" w:rsidTr="00DD4F9E">
        <w:tc>
          <w:tcPr>
            <w:tcW w:w="2093" w:type="dxa"/>
          </w:tcPr>
          <w:p w14:paraId="0794F6E3" w14:textId="77777777" w:rsidR="00EA27FE" w:rsidRPr="00536FD4" w:rsidRDefault="00000000">
            <w:pPr>
              <w:rPr>
                <w:szCs w:val="28"/>
              </w:rPr>
            </w:pPr>
            <w:r w:rsidRPr="00536FD4">
              <w:rPr>
                <w:szCs w:val="28"/>
              </w:rPr>
              <w:t>Chroma</w:t>
            </w:r>
          </w:p>
        </w:tc>
        <w:tc>
          <w:tcPr>
            <w:tcW w:w="2835" w:type="dxa"/>
          </w:tcPr>
          <w:p w14:paraId="78D00873" w14:textId="77777777" w:rsidR="00EA27FE" w:rsidRPr="00536FD4" w:rsidRDefault="00000000">
            <w:pPr>
              <w:rPr>
                <w:szCs w:val="28"/>
              </w:rPr>
            </w:pPr>
            <w:r w:rsidRPr="00536FD4">
              <w:rPr>
                <w:szCs w:val="28"/>
              </w:rPr>
              <w:t>Vector database</w:t>
            </w:r>
          </w:p>
        </w:tc>
        <w:tc>
          <w:tcPr>
            <w:tcW w:w="4144" w:type="dxa"/>
          </w:tcPr>
          <w:p w14:paraId="5FE12780" w14:textId="77777777" w:rsidR="00EA27FE" w:rsidRPr="00536FD4" w:rsidRDefault="00000000">
            <w:pPr>
              <w:rPr>
                <w:szCs w:val="28"/>
              </w:rPr>
            </w:pPr>
            <w:proofErr w:type="gramStart"/>
            <w:r w:rsidRPr="00536FD4">
              <w:rPr>
                <w:szCs w:val="28"/>
              </w:rPr>
              <w:t>Open-source</w:t>
            </w:r>
            <w:proofErr w:type="gramEnd"/>
            <w:r w:rsidRPr="00536FD4">
              <w:rPr>
                <w:szCs w:val="28"/>
              </w:rPr>
              <w:t>, embedded; cosine distance; zero hosting dependency</w:t>
            </w:r>
          </w:p>
        </w:tc>
      </w:tr>
      <w:tr w:rsidR="00EA27FE" w:rsidRPr="00536FD4" w14:paraId="7ED88FB7" w14:textId="77777777" w:rsidTr="00DD4F9E">
        <w:tc>
          <w:tcPr>
            <w:tcW w:w="2093" w:type="dxa"/>
          </w:tcPr>
          <w:p w14:paraId="53624C8D" w14:textId="77777777" w:rsidR="00EA27FE" w:rsidRPr="00536FD4" w:rsidRDefault="00000000">
            <w:pPr>
              <w:rPr>
                <w:szCs w:val="28"/>
              </w:rPr>
            </w:pPr>
            <w:r w:rsidRPr="00536FD4">
              <w:rPr>
                <w:szCs w:val="28"/>
              </w:rPr>
              <w:t>OpenAI Python SDK</w:t>
            </w:r>
          </w:p>
        </w:tc>
        <w:tc>
          <w:tcPr>
            <w:tcW w:w="2835" w:type="dxa"/>
          </w:tcPr>
          <w:p w14:paraId="7D1F94CF" w14:textId="77777777" w:rsidR="00EA27FE" w:rsidRPr="00536FD4" w:rsidRDefault="00000000">
            <w:pPr>
              <w:rPr>
                <w:szCs w:val="28"/>
              </w:rPr>
            </w:pPr>
            <w:r w:rsidRPr="00536FD4">
              <w:rPr>
                <w:szCs w:val="28"/>
              </w:rPr>
              <w:t>LLM API client</w:t>
            </w:r>
          </w:p>
        </w:tc>
        <w:tc>
          <w:tcPr>
            <w:tcW w:w="4144" w:type="dxa"/>
          </w:tcPr>
          <w:p w14:paraId="3F9CD65D" w14:textId="77777777" w:rsidR="00EA27FE" w:rsidRPr="00536FD4" w:rsidRDefault="00000000">
            <w:pPr>
              <w:rPr>
                <w:szCs w:val="28"/>
              </w:rPr>
            </w:pPr>
            <w:r w:rsidRPr="00536FD4">
              <w:rPr>
                <w:szCs w:val="28"/>
              </w:rPr>
              <w:t>Communicates with DeepSeek via local endpoint and 9router</w:t>
            </w:r>
          </w:p>
        </w:tc>
      </w:tr>
      <w:tr w:rsidR="00EA27FE" w:rsidRPr="00536FD4" w14:paraId="3A1417F5" w14:textId="77777777" w:rsidTr="00DD4F9E">
        <w:tc>
          <w:tcPr>
            <w:tcW w:w="2093" w:type="dxa"/>
          </w:tcPr>
          <w:p w14:paraId="550E48D4" w14:textId="77777777" w:rsidR="00EA27FE" w:rsidRPr="00536FD4" w:rsidRDefault="00000000">
            <w:pPr>
              <w:rPr>
                <w:szCs w:val="28"/>
              </w:rPr>
            </w:pPr>
            <w:r w:rsidRPr="00536FD4">
              <w:rPr>
                <w:szCs w:val="28"/>
              </w:rPr>
              <w:t>9router</w:t>
            </w:r>
          </w:p>
        </w:tc>
        <w:tc>
          <w:tcPr>
            <w:tcW w:w="2835" w:type="dxa"/>
          </w:tcPr>
          <w:p w14:paraId="200CD5D8" w14:textId="77777777" w:rsidR="00EA27FE" w:rsidRPr="00536FD4" w:rsidRDefault="00000000">
            <w:pPr>
              <w:rPr>
                <w:szCs w:val="28"/>
              </w:rPr>
            </w:pPr>
            <w:r w:rsidRPr="00536FD4">
              <w:rPr>
                <w:szCs w:val="28"/>
              </w:rPr>
              <w:t>API gateway / model router</w:t>
            </w:r>
          </w:p>
        </w:tc>
        <w:tc>
          <w:tcPr>
            <w:tcW w:w="4144" w:type="dxa"/>
          </w:tcPr>
          <w:p w14:paraId="2774775E" w14:textId="77777777" w:rsidR="00EA27FE" w:rsidRPr="00536FD4" w:rsidRDefault="00000000">
            <w:pPr>
              <w:rPr>
                <w:szCs w:val="28"/>
              </w:rPr>
            </w:pPr>
            <w:r w:rsidRPr="00536FD4">
              <w:rPr>
                <w:szCs w:val="28"/>
              </w:rPr>
              <w:t>Unified interface to multiple AI providers</w:t>
            </w:r>
          </w:p>
        </w:tc>
      </w:tr>
      <w:tr w:rsidR="00EA27FE" w:rsidRPr="00536FD4" w14:paraId="2AA182AD" w14:textId="77777777" w:rsidTr="00DD4F9E">
        <w:tc>
          <w:tcPr>
            <w:tcW w:w="2093" w:type="dxa"/>
          </w:tcPr>
          <w:p w14:paraId="2FE7DE6F" w14:textId="77777777" w:rsidR="00EA27FE" w:rsidRPr="00536FD4" w:rsidRDefault="00000000">
            <w:pPr>
              <w:rPr>
                <w:szCs w:val="28"/>
              </w:rPr>
            </w:pPr>
            <w:r w:rsidRPr="00536FD4">
              <w:rPr>
                <w:szCs w:val="28"/>
              </w:rPr>
              <w:t>Gemini AI Studio (free tier)</w:t>
            </w:r>
          </w:p>
        </w:tc>
        <w:tc>
          <w:tcPr>
            <w:tcW w:w="2835" w:type="dxa"/>
          </w:tcPr>
          <w:p w14:paraId="6D4D064A" w14:textId="77777777" w:rsidR="00EA27FE" w:rsidRPr="00536FD4" w:rsidRDefault="00000000">
            <w:pPr>
              <w:rPr>
                <w:szCs w:val="28"/>
              </w:rPr>
            </w:pPr>
            <w:r w:rsidRPr="00536FD4">
              <w:rPr>
                <w:szCs w:val="28"/>
              </w:rPr>
              <w:t>Sinhala question generation</w:t>
            </w:r>
          </w:p>
        </w:tc>
        <w:tc>
          <w:tcPr>
            <w:tcW w:w="4144" w:type="dxa"/>
          </w:tcPr>
          <w:p w14:paraId="3EF7270A" w14:textId="77777777" w:rsidR="00EA27FE" w:rsidRPr="00536FD4" w:rsidRDefault="00000000">
            <w:pPr>
              <w:rPr>
                <w:szCs w:val="28"/>
              </w:rPr>
            </w:pPr>
            <w:r w:rsidRPr="00536FD4">
              <w:rPr>
                <w:szCs w:val="28"/>
              </w:rPr>
              <w:t>Gemini 3.6 Flash via 9router; free tier sufficient</w:t>
            </w:r>
          </w:p>
        </w:tc>
      </w:tr>
      <w:tr w:rsidR="00EA27FE" w:rsidRPr="00536FD4" w14:paraId="6F09F3A0" w14:textId="77777777" w:rsidTr="00DD4F9E">
        <w:tc>
          <w:tcPr>
            <w:tcW w:w="2093" w:type="dxa"/>
          </w:tcPr>
          <w:p w14:paraId="111EEABC" w14:textId="77777777" w:rsidR="00EA27FE" w:rsidRPr="00536FD4" w:rsidRDefault="00000000">
            <w:pPr>
              <w:rPr>
                <w:szCs w:val="28"/>
              </w:rPr>
            </w:pPr>
            <w:proofErr w:type="spellStart"/>
            <w:r w:rsidRPr="00536FD4">
              <w:rPr>
                <w:szCs w:val="28"/>
              </w:rPr>
              <w:lastRenderedPageBreak/>
              <w:t>OpenCode</w:t>
            </w:r>
            <w:proofErr w:type="spellEnd"/>
            <w:r w:rsidRPr="00536FD4">
              <w:rPr>
                <w:szCs w:val="28"/>
              </w:rPr>
              <w:t xml:space="preserve"> (free tier)</w:t>
            </w:r>
          </w:p>
        </w:tc>
        <w:tc>
          <w:tcPr>
            <w:tcW w:w="2835" w:type="dxa"/>
          </w:tcPr>
          <w:p w14:paraId="6A1FF780" w14:textId="77777777" w:rsidR="00EA27FE" w:rsidRPr="00536FD4" w:rsidRDefault="00000000">
            <w:pPr>
              <w:rPr>
                <w:szCs w:val="28"/>
              </w:rPr>
            </w:pPr>
            <w:r w:rsidRPr="00536FD4">
              <w:rPr>
                <w:szCs w:val="28"/>
              </w:rPr>
              <w:t>Code assistance and debugging</w:t>
            </w:r>
          </w:p>
        </w:tc>
        <w:tc>
          <w:tcPr>
            <w:tcW w:w="4144" w:type="dxa"/>
          </w:tcPr>
          <w:p w14:paraId="6766D518" w14:textId="77777777" w:rsidR="00EA27FE" w:rsidRPr="00536FD4" w:rsidRDefault="00000000">
            <w:pPr>
              <w:rPr>
                <w:szCs w:val="28"/>
              </w:rPr>
            </w:pPr>
            <w:r w:rsidRPr="00536FD4">
              <w:rPr>
                <w:szCs w:val="28"/>
              </w:rPr>
              <w:t>Free coding AI; managed via 9router</w:t>
            </w:r>
          </w:p>
        </w:tc>
      </w:tr>
      <w:tr w:rsidR="00EA27FE" w:rsidRPr="00536FD4" w14:paraId="4E505507" w14:textId="77777777" w:rsidTr="00DD4F9E">
        <w:tc>
          <w:tcPr>
            <w:tcW w:w="2093" w:type="dxa"/>
          </w:tcPr>
          <w:p w14:paraId="6BD42F44" w14:textId="77777777" w:rsidR="00EA27FE" w:rsidRPr="00536FD4" w:rsidRDefault="00000000">
            <w:pPr>
              <w:rPr>
                <w:szCs w:val="28"/>
              </w:rPr>
            </w:pPr>
            <w:r w:rsidRPr="00536FD4">
              <w:rPr>
                <w:szCs w:val="28"/>
              </w:rPr>
              <w:t>Cloudflare Workers AI (free tier)</w:t>
            </w:r>
          </w:p>
        </w:tc>
        <w:tc>
          <w:tcPr>
            <w:tcW w:w="2835" w:type="dxa"/>
          </w:tcPr>
          <w:p w14:paraId="46264481" w14:textId="77777777" w:rsidR="00EA27FE" w:rsidRPr="00536FD4" w:rsidRDefault="00000000">
            <w:pPr>
              <w:rPr>
                <w:szCs w:val="28"/>
              </w:rPr>
            </w:pPr>
            <w:r w:rsidRPr="00536FD4">
              <w:rPr>
                <w:szCs w:val="28"/>
              </w:rPr>
              <w:t>Serverless embedding + LLM for live deployment</w:t>
            </w:r>
          </w:p>
        </w:tc>
        <w:tc>
          <w:tcPr>
            <w:tcW w:w="4144" w:type="dxa"/>
          </w:tcPr>
          <w:p w14:paraId="451EEBFE" w14:textId="77777777" w:rsidR="00EA27FE" w:rsidRPr="00536FD4" w:rsidRDefault="00000000">
            <w:pPr>
              <w:rPr>
                <w:szCs w:val="28"/>
              </w:rPr>
            </w:pPr>
            <w:r w:rsidRPr="00536FD4">
              <w:rPr>
                <w:szCs w:val="28"/>
              </w:rPr>
              <w:t>BGE-M3 + Llama 3.1 8B; 100K req/day free tier</w:t>
            </w:r>
          </w:p>
        </w:tc>
      </w:tr>
      <w:tr w:rsidR="00EA27FE" w:rsidRPr="00536FD4" w14:paraId="65506E0B" w14:textId="77777777" w:rsidTr="00DD4F9E">
        <w:tc>
          <w:tcPr>
            <w:tcW w:w="2093" w:type="dxa"/>
          </w:tcPr>
          <w:p w14:paraId="7ADABAA4" w14:textId="77777777" w:rsidR="00EA27FE" w:rsidRPr="00536FD4" w:rsidRDefault="00000000">
            <w:pPr>
              <w:rPr>
                <w:szCs w:val="28"/>
              </w:rPr>
            </w:pPr>
            <w:r w:rsidRPr="00536FD4">
              <w:rPr>
                <w:szCs w:val="28"/>
              </w:rPr>
              <w:t>Cloudflare Pages + R2 + Vectorize</w:t>
            </w:r>
          </w:p>
        </w:tc>
        <w:tc>
          <w:tcPr>
            <w:tcW w:w="2835" w:type="dxa"/>
          </w:tcPr>
          <w:p w14:paraId="34372243" w14:textId="77777777" w:rsidR="00EA27FE" w:rsidRPr="00536FD4" w:rsidRDefault="00000000">
            <w:pPr>
              <w:rPr>
                <w:szCs w:val="28"/>
              </w:rPr>
            </w:pPr>
            <w:r w:rsidRPr="00536FD4">
              <w:rPr>
                <w:szCs w:val="28"/>
              </w:rPr>
              <w:t>Frontend hosting, PDF storage, vector index</w:t>
            </w:r>
          </w:p>
        </w:tc>
        <w:tc>
          <w:tcPr>
            <w:tcW w:w="4144" w:type="dxa"/>
          </w:tcPr>
          <w:p w14:paraId="422A2168" w14:textId="77777777" w:rsidR="00EA27FE" w:rsidRPr="00536FD4" w:rsidRDefault="00000000">
            <w:pPr>
              <w:rPr>
                <w:szCs w:val="28"/>
              </w:rPr>
            </w:pPr>
            <w:r w:rsidRPr="00536FD4">
              <w:rPr>
                <w:szCs w:val="28"/>
              </w:rPr>
              <w:t>Entirely within free tier limits</w:t>
            </w:r>
          </w:p>
        </w:tc>
      </w:tr>
      <w:tr w:rsidR="00EA27FE" w:rsidRPr="00536FD4" w14:paraId="7C00F184" w14:textId="77777777" w:rsidTr="00DD4F9E">
        <w:tc>
          <w:tcPr>
            <w:tcW w:w="2093" w:type="dxa"/>
          </w:tcPr>
          <w:p w14:paraId="599A7EFA" w14:textId="77777777" w:rsidR="00EA27FE" w:rsidRPr="00536FD4" w:rsidRDefault="00000000">
            <w:pPr>
              <w:rPr>
                <w:szCs w:val="28"/>
              </w:rPr>
            </w:pPr>
            <w:proofErr w:type="spellStart"/>
            <w:r w:rsidRPr="00536FD4">
              <w:rPr>
                <w:szCs w:val="28"/>
              </w:rPr>
              <w:t>Ollama</w:t>
            </w:r>
            <w:proofErr w:type="spellEnd"/>
            <w:r w:rsidRPr="00536FD4">
              <w:rPr>
                <w:szCs w:val="28"/>
              </w:rPr>
              <w:t xml:space="preserve"> (local)</w:t>
            </w:r>
          </w:p>
        </w:tc>
        <w:tc>
          <w:tcPr>
            <w:tcW w:w="2835" w:type="dxa"/>
          </w:tcPr>
          <w:p w14:paraId="170614A4" w14:textId="77777777" w:rsidR="00EA27FE" w:rsidRPr="00536FD4" w:rsidRDefault="00000000">
            <w:pPr>
              <w:rPr>
                <w:szCs w:val="28"/>
              </w:rPr>
            </w:pPr>
            <w:r w:rsidRPr="00536FD4">
              <w:rPr>
                <w:szCs w:val="28"/>
              </w:rPr>
              <w:t>Local model inference</w:t>
            </w:r>
          </w:p>
        </w:tc>
        <w:tc>
          <w:tcPr>
            <w:tcW w:w="4144" w:type="dxa"/>
          </w:tcPr>
          <w:p w14:paraId="5F52868E" w14:textId="77777777" w:rsidR="00EA27FE" w:rsidRPr="00536FD4" w:rsidRDefault="00000000">
            <w:pPr>
              <w:rPr>
                <w:szCs w:val="28"/>
              </w:rPr>
            </w:pPr>
            <w:r w:rsidRPr="00536FD4">
              <w:rPr>
                <w:szCs w:val="28"/>
              </w:rPr>
              <w:t>Supplementary development testing</w:t>
            </w:r>
          </w:p>
        </w:tc>
      </w:tr>
      <w:tr w:rsidR="00EA27FE" w:rsidRPr="00536FD4" w14:paraId="42B7B478" w14:textId="77777777" w:rsidTr="00DD4F9E">
        <w:tc>
          <w:tcPr>
            <w:tcW w:w="2093" w:type="dxa"/>
          </w:tcPr>
          <w:p w14:paraId="4B3E3F6D" w14:textId="77777777" w:rsidR="00EA27FE" w:rsidRPr="00536FD4" w:rsidRDefault="00000000">
            <w:pPr>
              <w:rPr>
                <w:szCs w:val="28"/>
              </w:rPr>
            </w:pPr>
            <w:r w:rsidRPr="00536FD4">
              <w:rPr>
                <w:szCs w:val="28"/>
              </w:rPr>
              <w:t>Contabo VPS</w:t>
            </w:r>
          </w:p>
        </w:tc>
        <w:tc>
          <w:tcPr>
            <w:tcW w:w="2835" w:type="dxa"/>
          </w:tcPr>
          <w:p w14:paraId="2E1416C9" w14:textId="77777777" w:rsidR="00EA27FE" w:rsidRPr="00536FD4" w:rsidRDefault="00000000">
            <w:pPr>
              <w:rPr>
                <w:szCs w:val="28"/>
              </w:rPr>
            </w:pPr>
            <w:r w:rsidRPr="00536FD4">
              <w:rPr>
                <w:szCs w:val="28"/>
              </w:rPr>
              <w:t>Remote testing environment</w:t>
            </w:r>
          </w:p>
        </w:tc>
        <w:tc>
          <w:tcPr>
            <w:tcW w:w="4144" w:type="dxa"/>
          </w:tcPr>
          <w:p w14:paraId="53BADCDC" w14:textId="77777777" w:rsidR="00EA27FE" w:rsidRPr="00536FD4" w:rsidRDefault="00000000">
            <w:pPr>
              <w:rPr>
                <w:szCs w:val="28"/>
              </w:rPr>
            </w:pPr>
            <w:r w:rsidRPr="00536FD4">
              <w:rPr>
                <w:szCs w:val="28"/>
              </w:rPr>
              <w:t>~USD 7/month; hosts Python, Chroma, 9router</w:t>
            </w:r>
          </w:p>
        </w:tc>
      </w:tr>
      <w:tr w:rsidR="00EA27FE" w:rsidRPr="00536FD4" w14:paraId="31A75E25" w14:textId="77777777" w:rsidTr="00DD4F9E">
        <w:tc>
          <w:tcPr>
            <w:tcW w:w="2093" w:type="dxa"/>
          </w:tcPr>
          <w:p w14:paraId="1C93438D" w14:textId="77777777" w:rsidR="00EA27FE" w:rsidRPr="00536FD4" w:rsidRDefault="00000000">
            <w:pPr>
              <w:rPr>
                <w:szCs w:val="28"/>
              </w:rPr>
            </w:pPr>
            <w:proofErr w:type="spellStart"/>
            <w:r w:rsidRPr="00536FD4">
              <w:rPr>
                <w:szCs w:val="28"/>
              </w:rPr>
              <w:t>pdfplumber</w:t>
            </w:r>
            <w:proofErr w:type="spellEnd"/>
            <w:r w:rsidRPr="00536FD4">
              <w:rPr>
                <w:szCs w:val="28"/>
              </w:rPr>
              <w:t xml:space="preserve"> + </w:t>
            </w:r>
            <w:proofErr w:type="spellStart"/>
            <w:r w:rsidRPr="00536FD4">
              <w:rPr>
                <w:szCs w:val="28"/>
              </w:rPr>
              <w:t>FontMapper</w:t>
            </w:r>
            <w:proofErr w:type="spellEnd"/>
            <w:r w:rsidRPr="00536FD4">
              <w:rPr>
                <w:szCs w:val="28"/>
              </w:rPr>
              <w:t xml:space="preserve"> + </w:t>
            </w:r>
            <w:proofErr w:type="spellStart"/>
            <w:r w:rsidRPr="00536FD4">
              <w:rPr>
                <w:szCs w:val="28"/>
              </w:rPr>
              <w:t>PyMuPDF</w:t>
            </w:r>
            <w:proofErr w:type="spellEnd"/>
            <w:r w:rsidRPr="00536FD4">
              <w:rPr>
                <w:szCs w:val="28"/>
              </w:rPr>
              <w:t xml:space="preserve"> + Tesseract OCR</w:t>
            </w:r>
          </w:p>
        </w:tc>
        <w:tc>
          <w:tcPr>
            <w:tcW w:w="2835" w:type="dxa"/>
          </w:tcPr>
          <w:p w14:paraId="58933789" w14:textId="77777777" w:rsidR="00EA27FE" w:rsidRPr="00536FD4" w:rsidRDefault="00000000">
            <w:pPr>
              <w:rPr>
                <w:szCs w:val="28"/>
              </w:rPr>
            </w:pPr>
            <w:r w:rsidRPr="00536FD4">
              <w:rPr>
                <w:szCs w:val="28"/>
              </w:rPr>
              <w:t>Multi-format PDF extraction</w:t>
            </w:r>
          </w:p>
        </w:tc>
        <w:tc>
          <w:tcPr>
            <w:tcW w:w="4144" w:type="dxa"/>
          </w:tcPr>
          <w:p w14:paraId="22C66F45" w14:textId="77777777" w:rsidR="00EA27FE" w:rsidRPr="00536FD4" w:rsidRDefault="00000000">
            <w:pPr>
              <w:rPr>
                <w:szCs w:val="28"/>
              </w:rPr>
            </w:pPr>
            <w:r w:rsidRPr="00536FD4">
              <w:rPr>
                <w:szCs w:val="28"/>
              </w:rPr>
              <w:t>Covers FM Abhaya-encoded, Unicode, and scanned Sinhala PDFs</w:t>
            </w:r>
          </w:p>
        </w:tc>
      </w:tr>
      <w:tr w:rsidR="00EA27FE" w:rsidRPr="00536FD4" w14:paraId="34843500" w14:textId="77777777" w:rsidTr="00DD4F9E">
        <w:tc>
          <w:tcPr>
            <w:tcW w:w="2093" w:type="dxa"/>
          </w:tcPr>
          <w:p w14:paraId="7CD36E21" w14:textId="77777777" w:rsidR="00EA27FE" w:rsidRPr="00536FD4" w:rsidRDefault="00000000">
            <w:pPr>
              <w:rPr>
                <w:szCs w:val="28"/>
              </w:rPr>
            </w:pPr>
            <w:r w:rsidRPr="00536FD4">
              <w:rPr>
                <w:szCs w:val="28"/>
              </w:rPr>
              <w:t>Git + GitHub</w:t>
            </w:r>
          </w:p>
        </w:tc>
        <w:tc>
          <w:tcPr>
            <w:tcW w:w="2835" w:type="dxa"/>
          </w:tcPr>
          <w:p w14:paraId="5634ED23" w14:textId="77777777" w:rsidR="00EA27FE" w:rsidRPr="00536FD4" w:rsidRDefault="00000000">
            <w:pPr>
              <w:rPr>
                <w:szCs w:val="28"/>
              </w:rPr>
            </w:pPr>
            <w:r w:rsidRPr="00536FD4">
              <w:rPr>
                <w:szCs w:val="28"/>
              </w:rPr>
              <w:t>Version control</w:t>
            </w:r>
          </w:p>
        </w:tc>
        <w:tc>
          <w:tcPr>
            <w:tcW w:w="4144" w:type="dxa"/>
          </w:tcPr>
          <w:p w14:paraId="477A2903" w14:textId="77777777" w:rsidR="00EA27FE" w:rsidRPr="00536FD4" w:rsidRDefault="00000000">
            <w:pPr>
              <w:rPr>
                <w:szCs w:val="28"/>
              </w:rPr>
            </w:pPr>
            <w:r w:rsidRPr="00536FD4">
              <w:rPr>
                <w:szCs w:val="28"/>
              </w:rPr>
              <w:t>CI/CD via GitHub Actions</w:t>
            </w:r>
          </w:p>
        </w:tc>
      </w:tr>
    </w:tbl>
    <w:p w14:paraId="59279FF2" w14:textId="77777777" w:rsidR="008406F9" w:rsidRDefault="008406F9" w:rsidP="008406F9">
      <w:pPr>
        <w:spacing w:after="240" w:line="240" w:lineRule="auto"/>
        <w:jc w:val="center"/>
        <w:rPr>
          <w:i/>
          <w:sz w:val="20"/>
        </w:rPr>
      </w:pPr>
    </w:p>
    <w:p w14:paraId="7BEB3629" w14:textId="616E2252" w:rsidR="008406F9" w:rsidRPr="00BC650F" w:rsidRDefault="008406F9" w:rsidP="008406F9">
      <w:pPr>
        <w:spacing w:after="240" w:line="240" w:lineRule="auto"/>
        <w:jc w:val="center"/>
        <w:rPr>
          <w:i/>
          <w:sz w:val="20"/>
        </w:rPr>
      </w:pPr>
      <w:r>
        <w:rPr>
          <w:i/>
          <w:sz w:val="20"/>
        </w:rPr>
        <w:t xml:space="preserve">Table 3.4: </w:t>
      </w:r>
      <w:r w:rsidRPr="008406F9">
        <w:rPr>
          <w:i/>
          <w:sz w:val="20"/>
        </w:rPr>
        <w:t>Software and Infrastructure</w:t>
      </w:r>
    </w:p>
    <w:p w14:paraId="4EF223D4" w14:textId="77777777" w:rsidR="00EA27FE" w:rsidRDefault="00EA27FE"/>
    <w:p w14:paraId="3A556C42" w14:textId="77777777" w:rsidR="00EA27FE" w:rsidRDefault="00000000" w:rsidP="0077485F">
      <w:pPr>
        <w:pStyle w:val="Heading4"/>
      </w:pPr>
      <w:r>
        <w:t>3.11.2 Budget</w:t>
      </w:r>
    </w:p>
    <w:tbl>
      <w:tblPr>
        <w:tblStyle w:val="TableGrid"/>
        <w:tblW w:w="0" w:type="auto"/>
        <w:tblLook w:val="04A0" w:firstRow="1" w:lastRow="0" w:firstColumn="1" w:lastColumn="0" w:noHBand="0" w:noVBand="1"/>
      </w:tblPr>
      <w:tblGrid>
        <w:gridCol w:w="2376"/>
        <w:gridCol w:w="1985"/>
        <w:gridCol w:w="4711"/>
      </w:tblGrid>
      <w:tr w:rsidR="00EA27FE" w:rsidRPr="00536FD4" w14:paraId="04460ED3" w14:textId="77777777" w:rsidTr="004E1E8D">
        <w:tc>
          <w:tcPr>
            <w:tcW w:w="2376" w:type="dxa"/>
            <w:shd w:val="clear" w:color="auto" w:fill="D9E2F3"/>
          </w:tcPr>
          <w:p w14:paraId="7A26FD8F" w14:textId="77777777" w:rsidR="00EA27FE" w:rsidRPr="00536FD4" w:rsidRDefault="00000000">
            <w:pPr>
              <w:rPr>
                <w:szCs w:val="28"/>
              </w:rPr>
            </w:pPr>
            <w:r w:rsidRPr="00536FD4">
              <w:rPr>
                <w:b/>
                <w:szCs w:val="28"/>
              </w:rPr>
              <w:t>Item</w:t>
            </w:r>
          </w:p>
        </w:tc>
        <w:tc>
          <w:tcPr>
            <w:tcW w:w="1985" w:type="dxa"/>
            <w:shd w:val="clear" w:color="auto" w:fill="D9E2F3"/>
          </w:tcPr>
          <w:p w14:paraId="44DA5222" w14:textId="77777777" w:rsidR="00EA27FE" w:rsidRPr="00536FD4" w:rsidRDefault="00000000">
            <w:pPr>
              <w:rPr>
                <w:szCs w:val="28"/>
              </w:rPr>
            </w:pPr>
            <w:r w:rsidRPr="00536FD4">
              <w:rPr>
                <w:b/>
                <w:szCs w:val="28"/>
              </w:rPr>
              <w:t>Cost</w:t>
            </w:r>
          </w:p>
        </w:tc>
        <w:tc>
          <w:tcPr>
            <w:tcW w:w="4711" w:type="dxa"/>
            <w:shd w:val="clear" w:color="auto" w:fill="D9E2F3"/>
          </w:tcPr>
          <w:p w14:paraId="068DAD82" w14:textId="77777777" w:rsidR="00EA27FE" w:rsidRPr="00536FD4" w:rsidRDefault="00000000">
            <w:pPr>
              <w:rPr>
                <w:szCs w:val="28"/>
              </w:rPr>
            </w:pPr>
            <w:r w:rsidRPr="00536FD4">
              <w:rPr>
                <w:b/>
                <w:szCs w:val="28"/>
              </w:rPr>
              <w:t>Notes</w:t>
            </w:r>
          </w:p>
        </w:tc>
      </w:tr>
      <w:tr w:rsidR="00EA27FE" w:rsidRPr="00536FD4" w14:paraId="70C9F0B4" w14:textId="77777777" w:rsidTr="004E1E8D">
        <w:tc>
          <w:tcPr>
            <w:tcW w:w="2376" w:type="dxa"/>
          </w:tcPr>
          <w:p w14:paraId="0EB369C8" w14:textId="77777777" w:rsidR="00EA27FE" w:rsidRPr="00536FD4" w:rsidRDefault="00000000">
            <w:pPr>
              <w:rPr>
                <w:szCs w:val="28"/>
              </w:rPr>
            </w:pPr>
            <w:r w:rsidRPr="00536FD4">
              <w:rPr>
                <w:szCs w:val="28"/>
              </w:rPr>
              <w:t>API usage (LLM + embeddings)</w:t>
            </w:r>
          </w:p>
        </w:tc>
        <w:tc>
          <w:tcPr>
            <w:tcW w:w="1985" w:type="dxa"/>
          </w:tcPr>
          <w:p w14:paraId="13EDC8D1" w14:textId="77777777" w:rsidR="00EA27FE" w:rsidRPr="00536FD4" w:rsidRDefault="00000000">
            <w:pPr>
              <w:rPr>
                <w:szCs w:val="28"/>
              </w:rPr>
            </w:pPr>
            <w:r w:rsidRPr="00536FD4">
              <w:rPr>
                <w:szCs w:val="28"/>
              </w:rPr>
              <w:t>LKR 0</w:t>
            </w:r>
          </w:p>
        </w:tc>
        <w:tc>
          <w:tcPr>
            <w:tcW w:w="4711" w:type="dxa"/>
          </w:tcPr>
          <w:p w14:paraId="243DC561" w14:textId="77777777" w:rsidR="00EA27FE" w:rsidRPr="00536FD4" w:rsidRDefault="00000000">
            <w:pPr>
              <w:rPr>
                <w:szCs w:val="28"/>
              </w:rPr>
            </w:pPr>
            <w:r w:rsidRPr="00536FD4">
              <w:rPr>
                <w:szCs w:val="28"/>
              </w:rPr>
              <w:t xml:space="preserve">Free tiers: Gemini, </w:t>
            </w:r>
            <w:proofErr w:type="spellStart"/>
            <w:r w:rsidRPr="00536FD4">
              <w:rPr>
                <w:szCs w:val="28"/>
              </w:rPr>
              <w:t>OpenCode</w:t>
            </w:r>
            <w:proofErr w:type="spellEnd"/>
            <w:r w:rsidRPr="00536FD4">
              <w:rPr>
                <w:szCs w:val="28"/>
              </w:rPr>
              <w:t xml:space="preserve">, Cloudflare Workers AI, </w:t>
            </w:r>
            <w:proofErr w:type="spellStart"/>
            <w:r w:rsidRPr="00536FD4">
              <w:rPr>
                <w:szCs w:val="28"/>
              </w:rPr>
              <w:t>Ollama</w:t>
            </w:r>
            <w:proofErr w:type="spellEnd"/>
            <w:r w:rsidRPr="00536FD4">
              <w:rPr>
                <w:szCs w:val="28"/>
              </w:rPr>
              <w:t xml:space="preserve"> local</w:t>
            </w:r>
          </w:p>
        </w:tc>
      </w:tr>
      <w:tr w:rsidR="00EA27FE" w:rsidRPr="00536FD4" w14:paraId="26E92D50" w14:textId="77777777" w:rsidTr="004E1E8D">
        <w:tc>
          <w:tcPr>
            <w:tcW w:w="2376" w:type="dxa"/>
          </w:tcPr>
          <w:p w14:paraId="0E241AC3" w14:textId="77777777" w:rsidR="00EA27FE" w:rsidRPr="00536FD4" w:rsidRDefault="00000000">
            <w:pPr>
              <w:rPr>
                <w:szCs w:val="28"/>
              </w:rPr>
            </w:pPr>
            <w:r w:rsidRPr="00536FD4">
              <w:rPr>
                <w:szCs w:val="28"/>
              </w:rPr>
              <w:t>VPS for testing</w:t>
            </w:r>
          </w:p>
        </w:tc>
        <w:tc>
          <w:tcPr>
            <w:tcW w:w="1985" w:type="dxa"/>
          </w:tcPr>
          <w:p w14:paraId="1A235793" w14:textId="77777777" w:rsidR="00EA27FE" w:rsidRPr="00536FD4" w:rsidRDefault="00000000">
            <w:pPr>
              <w:rPr>
                <w:szCs w:val="28"/>
              </w:rPr>
            </w:pPr>
            <w:r w:rsidRPr="00536FD4">
              <w:rPr>
                <w:szCs w:val="28"/>
              </w:rPr>
              <w:t>~LKR 7,500</w:t>
            </w:r>
          </w:p>
        </w:tc>
        <w:tc>
          <w:tcPr>
            <w:tcW w:w="4711" w:type="dxa"/>
          </w:tcPr>
          <w:p w14:paraId="58E366BC" w14:textId="77777777" w:rsidR="00EA27FE" w:rsidRPr="00536FD4" w:rsidRDefault="00000000">
            <w:pPr>
              <w:rPr>
                <w:szCs w:val="28"/>
              </w:rPr>
            </w:pPr>
            <w:r w:rsidRPr="00536FD4">
              <w:rPr>
                <w:szCs w:val="28"/>
              </w:rPr>
              <w:t>Contabo VPS, ~USD 7/month × 3 months</w:t>
            </w:r>
          </w:p>
        </w:tc>
      </w:tr>
      <w:tr w:rsidR="00EA27FE" w:rsidRPr="00536FD4" w14:paraId="3CB28041" w14:textId="77777777" w:rsidTr="004E1E8D">
        <w:tc>
          <w:tcPr>
            <w:tcW w:w="2376" w:type="dxa"/>
          </w:tcPr>
          <w:p w14:paraId="5A7C28EF" w14:textId="77777777" w:rsidR="00EA27FE" w:rsidRPr="00536FD4" w:rsidRDefault="00000000">
            <w:pPr>
              <w:rPr>
                <w:szCs w:val="28"/>
              </w:rPr>
            </w:pPr>
            <w:r w:rsidRPr="00536FD4">
              <w:rPr>
                <w:szCs w:val="28"/>
              </w:rPr>
              <w:t>Vector database (local)</w:t>
            </w:r>
          </w:p>
        </w:tc>
        <w:tc>
          <w:tcPr>
            <w:tcW w:w="1985" w:type="dxa"/>
          </w:tcPr>
          <w:p w14:paraId="683B2E9D" w14:textId="77777777" w:rsidR="00EA27FE" w:rsidRPr="00536FD4" w:rsidRDefault="00000000">
            <w:pPr>
              <w:rPr>
                <w:szCs w:val="28"/>
              </w:rPr>
            </w:pPr>
            <w:r w:rsidRPr="00536FD4">
              <w:rPr>
                <w:szCs w:val="28"/>
              </w:rPr>
              <w:t>LKR 0</w:t>
            </w:r>
          </w:p>
        </w:tc>
        <w:tc>
          <w:tcPr>
            <w:tcW w:w="4711" w:type="dxa"/>
          </w:tcPr>
          <w:p w14:paraId="41783C6A" w14:textId="77777777" w:rsidR="00EA27FE" w:rsidRPr="00536FD4" w:rsidRDefault="00000000">
            <w:pPr>
              <w:rPr>
                <w:szCs w:val="28"/>
              </w:rPr>
            </w:pPr>
            <w:r w:rsidRPr="00536FD4">
              <w:rPr>
                <w:szCs w:val="28"/>
              </w:rPr>
              <w:t>Chroma runs locally</w:t>
            </w:r>
          </w:p>
        </w:tc>
      </w:tr>
      <w:tr w:rsidR="00EA27FE" w:rsidRPr="00536FD4" w14:paraId="46B69282" w14:textId="77777777" w:rsidTr="004E1E8D">
        <w:tc>
          <w:tcPr>
            <w:tcW w:w="2376" w:type="dxa"/>
          </w:tcPr>
          <w:p w14:paraId="26EF1DF9" w14:textId="77777777" w:rsidR="00EA27FE" w:rsidRPr="00536FD4" w:rsidRDefault="00000000">
            <w:pPr>
              <w:rPr>
                <w:szCs w:val="28"/>
              </w:rPr>
            </w:pPr>
            <w:r w:rsidRPr="00536FD4">
              <w:rPr>
                <w:szCs w:val="28"/>
              </w:rPr>
              <w:t>Teacher honoraria</w:t>
            </w:r>
          </w:p>
        </w:tc>
        <w:tc>
          <w:tcPr>
            <w:tcW w:w="1985" w:type="dxa"/>
          </w:tcPr>
          <w:p w14:paraId="3E5DA390" w14:textId="77777777" w:rsidR="00EA27FE" w:rsidRPr="00536FD4" w:rsidRDefault="00000000">
            <w:pPr>
              <w:rPr>
                <w:szCs w:val="28"/>
              </w:rPr>
            </w:pPr>
            <w:r w:rsidRPr="00536FD4">
              <w:rPr>
                <w:szCs w:val="28"/>
              </w:rPr>
              <w:t>LKR 0</w:t>
            </w:r>
          </w:p>
        </w:tc>
        <w:tc>
          <w:tcPr>
            <w:tcW w:w="4711" w:type="dxa"/>
          </w:tcPr>
          <w:p w14:paraId="29589771" w14:textId="77777777" w:rsidR="00EA27FE" w:rsidRPr="00536FD4" w:rsidRDefault="00000000">
            <w:pPr>
              <w:rPr>
                <w:szCs w:val="28"/>
              </w:rPr>
            </w:pPr>
            <w:r w:rsidRPr="00536FD4">
              <w:rPr>
                <w:szCs w:val="28"/>
              </w:rPr>
              <w:t>In-kind: 4-month free platform access</w:t>
            </w:r>
          </w:p>
        </w:tc>
      </w:tr>
      <w:tr w:rsidR="00EA27FE" w:rsidRPr="00536FD4" w14:paraId="241DAA3C" w14:textId="77777777" w:rsidTr="004E1E8D">
        <w:tc>
          <w:tcPr>
            <w:tcW w:w="2376" w:type="dxa"/>
          </w:tcPr>
          <w:p w14:paraId="651F5180" w14:textId="77777777" w:rsidR="00EA27FE" w:rsidRPr="00536FD4" w:rsidRDefault="00000000">
            <w:pPr>
              <w:rPr>
                <w:szCs w:val="28"/>
              </w:rPr>
            </w:pPr>
            <w:r w:rsidRPr="00536FD4">
              <w:rPr>
                <w:szCs w:val="28"/>
              </w:rPr>
              <w:t>**Total**</w:t>
            </w:r>
          </w:p>
        </w:tc>
        <w:tc>
          <w:tcPr>
            <w:tcW w:w="1985" w:type="dxa"/>
          </w:tcPr>
          <w:p w14:paraId="7D869841" w14:textId="77777777" w:rsidR="00EA27FE" w:rsidRPr="00536FD4" w:rsidRDefault="00000000">
            <w:pPr>
              <w:rPr>
                <w:szCs w:val="28"/>
              </w:rPr>
            </w:pPr>
            <w:r w:rsidRPr="00536FD4">
              <w:rPr>
                <w:szCs w:val="28"/>
              </w:rPr>
              <w:t>**~LKR 7,500**</w:t>
            </w:r>
          </w:p>
        </w:tc>
        <w:tc>
          <w:tcPr>
            <w:tcW w:w="4711" w:type="dxa"/>
          </w:tcPr>
          <w:p w14:paraId="2F8BE003" w14:textId="77777777" w:rsidR="00EA27FE" w:rsidRPr="00536FD4" w:rsidRDefault="00000000">
            <w:pPr>
              <w:rPr>
                <w:szCs w:val="28"/>
              </w:rPr>
            </w:pPr>
            <w:r w:rsidRPr="00536FD4">
              <w:rPr>
                <w:szCs w:val="28"/>
              </w:rPr>
              <w:t>**~£19**</w:t>
            </w:r>
          </w:p>
        </w:tc>
      </w:tr>
    </w:tbl>
    <w:p w14:paraId="04841478" w14:textId="77777777" w:rsidR="008406F9" w:rsidRDefault="008406F9" w:rsidP="008406F9">
      <w:pPr>
        <w:spacing w:after="240" w:line="240" w:lineRule="auto"/>
        <w:jc w:val="center"/>
        <w:rPr>
          <w:i/>
          <w:sz w:val="20"/>
        </w:rPr>
      </w:pPr>
    </w:p>
    <w:p w14:paraId="0F028CD5" w14:textId="7A0748E3" w:rsidR="008406F9" w:rsidRPr="00BC650F" w:rsidRDefault="008406F9" w:rsidP="008406F9">
      <w:pPr>
        <w:spacing w:after="240" w:line="240" w:lineRule="auto"/>
        <w:jc w:val="center"/>
        <w:rPr>
          <w:i/>
          <w:sz w:val="20"/>
        </w:rPr>
      </w:pPr>
      <w:r>
        <w:rPr>
          <w:i/>
          <w:sz w:val="20"/>
        </w:rPr>
        <w:t xml:space="preserve">Table 3.5: </w:t>
      </w:r>
      <w:r w:rsidRPr="008406F9">
        <w:rPr>
          <w:i/>
          <w:sz w:val="20"/>
        </w:rPr>
        <w:t>Budget</w:t>
      </w:r>
    </w:p>
    <w:p w14:paraId="21187CCA" w14:textId="77777777" w:rsidR="00EA27FE" w:rsidRDefault="00EA27FE"/>
    <w:p w14:paraId="437825AD" w14:textId="77777777" w:rsidR="00EA27FE" w:rsidRDefault="00000000">
      <w:pPr>
        <w:spacing w:after="240" w:line="360" w:lineRule="auto"/>
      </w:pPr>
      <w:r>
        <w:t>Live deployment: all Cloudflare and Gemini services within free tiers, zero recurring cost.</w:t>
      </w:r>
    </w:p>
    <w:p w14:paraId="734A44F2" w14:textId="77777777" w:rsidR="00EA27FE" w:rsidRDefault="00000000" w:rsidP="0077485F">
      <w:pPr>
        <w:pStyle w:val="Heading3"/>
      </w:pPr>
      <w:bookmarkStart w:id="34" w:name="_Toc236596008"/>
      <w:r>
        <w:t>3.12 Risk Assessment and Mitigation</w:t>
      </w:r>
      <w:bookmarkEnd w:id="34"/>
    </w:p>
    <w:tbl>
      <w:tblPr>
        <w:tblStyle w:val="TableGrid"/>
        <w:tblW w:w="0" w:type="auto"/>
        <w:tblLook w:val="04A0" w:firstRow="1" w:lastRow="0" w:firstColumn="1" w:lastColumn="0" w:noHBand="0" w:noVBand="1"/>
      </w:tblPr>
      <w:tblGrid>
        <w:gridCol w:w="1932"/>
        <w:gridCol w:w="1324"/>
        <w:gridCol w:w="1030"/>
        <w:gridCol w:w="5002"/>
      </w:tblGrid>
      <w:tr w:rsidR="00EA27FE" w:rsidRPr="00536FD4" w14:paraId="3909CDE2" w14:textId="77777777" w:rsidTr="004E1E8D">
        <w:tc>
          <w:tcPr>
            <w:tcW w:w="1951" w:type="dxa"/>
            <w:shd w:val="clear" w:color="auto" w:fill="D9E2F3"/>
          </w:tcPr>
          <w:p w14:paraId="0343F5B9" w14:textId="77777777" w:rsidR="00EA27FE" w:rsidRPr="00536FD4" w:rsidRDefault="00000000">
            <w:pPr>
              <w:rPr>
                <w:szCs w:val="28"/>
              </w:rPr>
            </w:pPr>
            <w:r w:rsidRPr="00536FD4">
              <w:rPr>
                <w:b/>
                <w:szCs w:val="28"/>
              </w:rPr>
              <w:t>Risk</w:t>
            </w:r>
          </w:p>
        </w:tc>
        <w:tc>
          <w:tcPr>
            <w:tcW w:w="1139" w:type="dxa"/>
            <w:shd w:val="clear" w:color="auto" w:fill="D9E2F3"/>
          </w:tcPr>
          <w:p w14:paraId="61366CC8" w14:textId="77777777" w:rsidR="00EA27FE" w:rsidRPr="00536FD4" w:rsidRDefault="00000000">
            <w:pPr>
              <w:rPr>
                <w:szCs w:val="28"/>
              </w:rPr>
            </w:pPr>
            <w:r w:rsidRPr="00536FD4">
              <w:rPr>
                <w:b/>
                <w:szCs w:val="28"/>
              </w:rPr>
              <w:t>Likelihood</w:t>
            </w:r>
          </w:p>
        </w:tc>
        <w:tc>
          <w:tcPr>
            <w:tcW w:w="987" w:type="dxa"/>
            <w:shd w:val="clear" w:color="auto" w:fill="D9E2F3"/>
          </w:tcPr>
          <w:p w14:paraId="7FF825CC" w14:textId="77777777" w:rsidR="00EA27FE" w:rsidRPr="00536FD4" w:rsidRDefault="00000000">
            <w:pPr>
              <w:rPr>
                <w:szCs w:val="28"/>
              </w:rPr>
            </w:pPr>
            <w:r w:rsidRPr="00536FD4">
              <w:rPr>
                <w:b/>
                <w:szCs w:val="28"/>
              </w:rPr>
              <w:t>Impact</w:t>
            </w:r>
          </w:p>
        </w:tc>
        <w:tc>
          <w:tcPr>
            <w:tcW w:w="5142" w:type="dxa"/>
            <w:shd w:val="clear" w:color="auto" w:fill="D9E2F3"/>
          </w:tcPr>
          <w:p w14:paraId="6DCEFE97" w14:textId="77777777" w:rsidR="00EA27FE" w:rsidRPr="00536FD4" w:rsidRDefault="00000000">
            <w:pPr>
              <w:rPr>
                <w:szCs w:val="28"/>
              </w:rPr>
            </w:pPr>
            <w:r w:rsidRPr="00536FD4">
              <w:rPr>
                <w:b/>
                <w:szCs w:val="28"/>
              </w:rPr>
              <w:t>Mitigation</w:t>
            </w:r>
          </w:p>
        </w:tc>
      </w:tr>
      <w:tr w:rsidR="00EA27FE" w:rsidRPr="00536FD4" w14:paraId="4CD0E8B2" w14:textId="77777777" w:rsidTr="004E1E8D">
        <w:tc>
          <w:tcPr>
            <w:tcW w:w="1951" w:type="dxa"/>
          </w:tcPr>
          <w:p w14:paraId="482C27A6" w14:textId="77777777" w:rsidR="00EA27FE" w:rsidRPr="00536FD4" w:rsidRDefault="00000000">
            <w:pPr>
              <w:rPr>
                <w:szCs w:val="28"/>
              </w:rPr>
            </w:pPr>
            <w:r w:rsidRPr="00536FD4">
              <w:rPr>
                <w:szCs w:val="28"/>
              </w:rPr>
              <w:t>AI model incapability with Sinhala</w:t>
            </w:r>
          </w:p>
        </w:tc>
        <w:tc>
          <w:tcPr>
            <w:tcW w:w="1139" w:type="dxa"/>
          </w:tcPr>
          <w:p w14:paraId="60F9EF42" w14:textId="77777777" w:rsidR="00EA27FE" w:rsidRPr="00536FD4" w:rsidRDefault="00000000">
            <w:pPr>
              <w:rPr>
                <w:szCs w:val="28"/>
              </w:rPr>
            </w:pPr>
            <w:r w:rsidRPr="00536FD4">
              <w:rPr>
                <w:szCs w:val="28"/>
              </w:rPr>
              <w:t>High</w:t>
            </w:r>
          </w:p>
        </w:tc>
        <w:tc>
          <w:tcPr>
            <w:tcW w:w="987" w:type="dxa"/>
          </w:tcPr>
          <w:p w14:paraId="6F5C9CA7" w14:textId="77777777" w:rsidR="00EA27FE" w:rsidRPr="00536FD4" w:rsidRDefault="00000000">
            <w:pPr>
              <w:rPr>
                <w:szCs w:val="28"/>
              </w:rPr>
            </w:pPr>
            <w:r w:rsidRPr="00536FD4">
              <w:rPr>
                <w:szCs w:val="28"/>
              </w:rPr>
              <w:t>High</w:t>
            </w:r>
          </w:p>
        </w:tc>
        <w:tc>
          <w:tcPr>
            <w:tcW w:w="5142" w:type="dxa"/>
          </w:tcPr>
          <w:p w14:paraId="4EF29F2A" w14:textId="77777777" w:rsidR="00EA27FE" w:rsidRPr="00536FD4" w:rsidRDefault="00000000">
            <w:pPr>
              <w:rPr>
                <w:szCs w:val="28"/>
              </w:rPr>
            </w:pPr>
            <w:r w:rsidRPr="00536FD4">
              <w:rPr>
                <w:szCs w:val="28"/>
              </w:rPr>
              <w:t>Test multiple embedding models; retrieval augmentation grounds generations in verified Sinhala curriculum content; cross-validate automated metrics with human teacher evaluation</w:t>
            </w:r>
          </w:p>
        </w:tc>
      </w:tr>
      <w:tr w:rsidR="00EA27FE" w:rsidRPr="00536FD4" w14:paraId="42654767" w14:textId="77777777" w:rsidTr="004E1E8D">
        <w:tc>
          <w:tcPr>
            <w:tcW w:w="1951" w:type="dxa"/>
          </w:tcPr>
          <w:p w14:paraId="057BD7B9" w14:textId="77777777" w:rsidR="00EA27FE" w:rsidRPr="00536FD4" w:rsidRDefault="00000000">
            <w:pPr>
              <w:rPr>
                <w:szCs w:val="28"/>
              </w:rPr>
            </w:pPr>
            <w:r w:rsidRPr="00536FD4">
              <w:rPr>
                <w:szCs w:val="28"/>
              </w:rPr>
              <w:t>Poor retrieval quality for Sinhala</w:t>
            </w:r>
          </w:p>
        </w:tc>
        <w:tc>
          <w:tcPr>
            <w:tcW w:w="1139" w:type="dxa"/>
          </w:tcPr>
          <w:p w14:paraId="7B0F8CA0" w14:textId="77777777" w:rsidR="00EA27FE" w:rsidRPr="00536FD4" w:rsidRDefault="00000000">
            <w:pPr>
              <w:rPr>
                <w:szCs w:val="28"/>
              </w:rPr>
            </w:pPr>
            <w:r w:rsidRPr="00536FD4">
              <w:rPr>
                <w:szCs w:val="28"/>
              </w:rPr>
              <w:t>Medium</w:t>
            </w:r>
          </w:p>
        </w:tc>
        <w:tc>
          <w:tcPr>
            <w:tcW w:w="987" w:type="dxa"/>
          </w:tcPr>
          <w:p w14:paraId="1E92CDB7" w14:textId="77777777" w:rsidR="00EA27FE" w:rsidRPr="00536FD4" w:rsidRDefault="00000000">
            <w:pPr>
              <w:rPr>
                <w:szCs w:val="28"/>
              </w:rPr>
            </w:pPr>
            <w:r w:rsidRPr="00536FD4">
              <w:rPr>
                <w:szCs w:val="28"/>
              </w:rPr>
              <w:t>High</w:t>
            </w:r>
          </w:p>
        </w:tc>
        <w:tc>
          <w:tcPr>
            <w:tcW w:w="5142" w:type="dxa"/>
          </w:tcPr>
          <w:p w14:paraId="00EA9510" w14:textId="77777777" w:rsidR="00EA27FE" w:rsidRPr="00536FD4" w:rsidRDefault="00000000">
            <w:pPr>
              <w:rPr>
                <w:szCs w:val="28"/>
              </w:rPr>
            </w:pPr>
            <w:r w:rsidRPr="00536FD4">
              <w:rPr>
                <w:szCs w:val="28"/>
              </w:rPr>
              <w:t>Test multiple embedding models; four chunking strategies; sliding-window coverage as fallback</w:t>
            </w:r>
          </w:p>
        </w:tc>
      </w:tr>
      <w:tr w:rsidR="00EA27FE" w:rsidRPr="00536FD4" w14:paraId="0AB0EF3E" w14:textId="77777777" w:rsidTr="004E1E8D">
        <w:tc>
          <w:tcPr>
            <w:tcW w:w="1951" w:type="dxa"/>
          </w:tcPr>
          <w:p w14:paraId="427103ED" w14:textId="77777777" w:rsidR="00EA27FE" w:rsidRPr="00536FD4" w:rsidRDefault="00000000">
            <w:pPr>
              <w:rPr>
                <w:szCs w:val="28"/>
              </w:rPr>
            </w:pPr>
            <w:r w:rsidRPr="00536FD4">
              <w:rPr>
                <w:szCs w:val="28"/>
              </w:rPr>
              <w:t>Human evaluator dropout</w:t>
            </w:r>
          </w:p>
        </w:tc>
        <w:tc>
          <w:tcPr>
            <w:tcW w:w="1139" w:type="dxa"/>
          </w:tcPr>
          <w:p w14:paraId="04B0614F" w14:textId="77777777" w:rsidR="00EA27FE" w:rsidRPr="00536FD4" w:rsidRDefault="00000000">
            <w:pPr>
              <w:rPr>
                <w:szCs w:val="28"/>
              </w:rPr>
            </w:pPr>
            <w:r w:rsidRPr="00536FD4">
              <w:rPr>
                <w:szCs w:val="28"/>
              </w:rPr>
              <w:t>Low</w:t>
            </w:r>
          </w:p>
        </w:tc>
        <w:tc>
          <w:tcPr>
            <w:tcW w:w="987" w:type="dxa"/>
          </w:tcPr>
          <w:p w14:paraId="7D91CEBD" w14:textId="77777777" w:rsidR="00EA27FE" w:rsidRPr="00536FD4" w:rsidRDefault="00000000">
            <w:pPr>
              <w:rPr>
                <w:szCs w:val="28"/>
              </w:rPr>
            </w:pPr>
            <w:r w:rsidRPr="00536FD4">
              <w:rPr>
                <w:szCs w:val="28"/>
              </w:rPr>
              <w:t>Medium</w:t>
            </w:r>
          </w:p>
        </w:tc>
        <w:tc>
          <w:tcPr>
            <w:tcW w:w="5142" w:type="dxa"/>
          </w:tcPr>
          <w:p w14:paraId="5DB52DF5" w14:textId="77777777" w:rsidR="00EA27FE" w:rsidRPr="00536FD4" w:rsidRDefault="00000000">
            <w:pPr>
              <w:rPr>
                <w:szCs w:val="28"/>
              </w:rPr>
            </w:pPr>
            <w:r w:rsidRPr="00536FD4">
              <w:rPr>
                <w:szCs w:val="28"/>
              </w:rPr>
              <w:t>Recruit 3 evaluators; prepare backup contacts</w:t>
            </w:r>
          </w:p>
        </w:tc>
      </w:tr>
      <w:tr w:rsidR="00EA27FE" w:rsidRPr="00536FD4" w14:paraId="5471E33C" w14:textId="77777777" w:rsidTr="004E1E8D">
        <w:tc>
          <w:tcPr>
            <w:tcW w:w="1951" w:type="dxa"/>
          </w:tcPr>
          <w:p w14:paraId="40D6CBD4" w14:textId="77777777" w:rsidR="00EA27FE" w:rsidRPr="00536FD4" w:rsidRDefault="00000000">
            <w:pPr>
              <w:rPr>
                <w:szCs w:val="28"/>
              </w:rPr>
            </w:pPr>
            <w:r w:rsidRPr="00536FD4">
              <w:rPr>
                <w:szCs w:val="28"/>
              </w:rPr>
              <w:lastRenderedPageBreak/>
              <w:t>LLM hallucination in evaluation context</w:t>
            </w:r>
          </w:p>
        </w:tc>
        <w:tc>
          <w:tcPr>
            <w:tcW w:w="1139" w:type="dxa"/>
          </w:tcPr>
          <w:p w14:paraId="0B566799" w14:textId="77777777" w:rsidR="00EA27FE" w:rsidRPr="00536FD4" w:rsidRDefault="00000000">
            <w:pPr>
              <w:rPr>
                <w:szCs w:val="28"/>
              </w:rPr>
            </w:pPr>
            <w:r w:rsidRPr="00536FD4">
              <w:rPr>
                <w:szCs w:val="28"/>
              </w:rPr>
              <w:t>Medium</w:t>
            </w:r>
          </w:p>
        </w:tc>
        <w:tc>
          <w:tcPr>
            <w:tcW w:w="987" w:type="dxa"/>
          </w:tcPr>
          <w:p w14:paraId="0CD11B6C" w14:textId="77777777" w:rsidR="00EA27FE" w:rsidRPr="00536FD4" w:rsidRDefault="00000000">
            <w:pPr>
              <w:rPr>
                <w:szCs w:val="28"/>
              </w:rPr>
            </w:pPr>
            <w:r w:rsidRPr="00536FD4">
              <w:rPr>
                <w:szCs w:val="28"/>
              </w:rPr>
              <w:t>Medium</w:t>
            </w:r>
          </w:p>
        </w:tc>
        <w:tc>
          <w:tcPr>
            <w:tcW w:w="5142" w:type="dxa"/>
          </w:tcPr>
          <w:p w14:paraId="4D15B29C" w14:textId="77777777" w:rsidR="00EA27FE" w:rsidRPr="00536FD4" w:rsidRDefault="00000000">
            <w:pPr>
              <w:rPr>
                <w:szCs w:val="28"/>
              </w:rPr>
            </w:pPr>
            <w:r w:rsidRPr="00536FD4">
              <w:rPr>
                <w:szCs w:val="28"/>
              </w:rPr>
              <w:t>Embedding-based cosine similarity avoids LLM-as-judge; human evaluation provides cross-validation</w:t>
            </w:r>
          </w:p>
        </w:tc>
      </w:tr>
      <w:tr w:rsidR="00EA27FE" w:rsidRPr="00536FD4" w14:paraId="73DF24BE" w14:textId="77777777" w:rsidTr="004E1E8D">
        <w:tc>
          <w:tcPr>
            <w:tcW w:w="1951" w:type="dxa"/>
          </w:tcPr>
          <w:p w14:paraId="30276976" w14:textId="77777777" w:rsidR="00EA27FE" w:rsidRPr="00536FD4" w:rsidRDefault="00000000">
            <w:pPr>
              <w:rPr>
                <w:szCs w:val="28"/>
              </w:rPr>
            </w:pPr>
            <w:r w:rsidRPr="00536FD4">
              <w:rPr>
                <w:szCs w:val="28"/>
              </w:rPr>
              <w:t>Technical integration failures</w:t>
            </w:r>
          </w:p>
        </w:tc>
        <w:tc>
          <w:tcPr>
            <w:tcW w:w="1139" w:type="dxa"/>
          </w:tcPr>
          <w:p w14:paraId="7305A696" w14:textId="77777777" w:rsidR="00EA27FE" w:rsidRPr="00536FD4" w:rsidRDefault="00000000">
            <w:pPr>
              <w:rPr>
                <w:szCs w:val="28"/>
              </w:rPr>
            </w:pPr>
            <w:r w:rsidRPr="00536FD4">
              <w:rPr>
                <w:szCs w:val="28"/>
              </w:rPr>
              <w:t>Low</w:t>
            </w:r>
          </w:p>
        </w:tc>
        <w:tc>
          <w:tcPr>
            <w:tcW w:w="987" w:type="dxa"/>
          </w:tcPr>
          <w:p w14:paraId="3AD4B6B6" w14:textId="77777777" w:rsidR="00EA27FE" w:rsidRPr="00536FD4" w:rsidRDefault="00000000">
            <w:pPr>
              <w:rPr>
                <w:szCs w:val="28"/>
              </w:rPr>
            </w:pPr>
            <w:r w:rsidRPr="00536FD4">
              <w:rPr>
                <w:szCs w:val="28"/>
              </w:rPr>
              <w:t>Medium</w:t>
            </w:r>
          </w:p>
        </w:tc>
        <w:tc>
          <w:tcPr>
            <w:tcW w:w="5142" w:type="dxa"/>
          </w:tcPr>
          <w:p w14:paraId="0D724574" w14:textId="77777777" w:rsidR="00EA27FE" w:rsidRPr="00536FD4" w:rsidRDefault="00000000">
            <w:pPr>
              <w:rPr>
                <w:szCs w:val="28"/>
              </w:rPr>
            </w:pPr>
            <w:r w:rsidRPr="00536FD4">
              <w:rPr>
                <w:szCs w:val="28"/>
              </w:rPr>
              <w:t>Maintain modular architecture; Chroma zero-dependency deployment; 9router provider fallback</w:t>
            </w:r>
          </w:p>
        </w:tc>
      </w:tr>
      <w:tr w:rsidR="00EA27FE" w:rsidRPr="00536FD4" w14:paraId="520284D2" w14:textId="77777777" w:rsidTr="004E1E8D">
        <w:tc>
          <w:tcPr>
            <w:tcW w:w="1951" w:type="dxa"/>
          </w:tcPr>
          <w:p w14:paraId="5291704D" w14:textId="77777777" w:rsidR="00EA27FE" w:rsidRPr="00536FD4" w:rsidRDefault="00000000">
            <w:pPr>
              <w:rPr>
                <w:szCs w:val="28"/>
              </w:rPr>
            </w:pPr>
            <w:r w:rsidRPr="00536FD4">
              <w:rPr>
                <w:szCs w:val="28"/>
              </w:rPr>
              <w:t>Insufficient statistical power</w:t>
            </w:r>
          </w:p>
        </w:tc>
        <w:tc>
          <w:tcPr>
            <w:tcW w:w="1139" w:type="dxa"/>
          </w:tcPr>
          <w:p w14:paraId="308E2DBD" w14:textId="77777777" w:rsidR="00EA27FE" w:rsidRPr="00536FD4" w:rsidRDefault="00000000">
            <w:pPr>
              <w:rPr>
                <w:szCs w:val="28"/>
              </w:rPr>
            </w:pPr>
            <w:r w:rsidRPr="00536FD4">
              <w:rPr>
                <w:szCs w:val="28"/>
              </w:rPr>
              <w:t>Medium</w:t>
            </w:r>
          </w:p>
        </w:tc>
        <w:tc>
          <w:tcPr>
            <w:tcW w:w="987" w:type="dxa"/>
          </w:tcPr>
          <w:p w14:paraId="597D777D" w14:textId="77777777" w:rsidR="00EA27FE" w:rsidRPr="00536FD4" w:rsidRDefault="00000000">
            <w:pPr>
              <w:rPr>
                <w:szCs w:val="28"/>
              </w:rPr>
            </w:pPr>
            <w:r w:rsidRPr="00536FD4">
              <w:rPr>
                <w:szCs w:val="28"/>
              </w:rPr>
              <w:t>Medium</w:t>
            </w:r>
          </w:p>
        </w:tc>
        <w:tc>
          <w:tcPr>
            <w:tcW w:w="5142" w:type="dxa"/>
          </w:tcPr>
          <w:p w14:paraId="3D5DC95B" w14:textId="77777777" w:rsidR="00EA27FE" w:rsidRPr="00536FD4" w:rsidRDefault="00000000">
            <w:pPr>
              <w:rPr>
                <w:szCs w:val="28"/>
              </w:rPr>
            </w:pPr>
            <w:r w:rsidRPr="00536FD4">
              <w:rPr>
                <w:szCs w:val="28"/>
              </w:rPr>
              <w:t xml:space="preserve">82-question set across 7 topics; Wilcoxon paired design </w:t>
            </w:r>
            <w:proofErr w:type="spellStart"/>
            <w:r w:rsidRPr="00536FD4">
              <w:rPr>
                <w:szCs w:val="28"/>
              </w:rPr>
              <w:t>maximises</w:t>
            </w:r>
            <w:proofErr w:type="spellEnd"/>
            <w:r w:rsidRPr="00536FD4">
              <w:rPr>
                <w:szCs w:val="28"/>
              </w:rPr>
              <w:t xml:space="preserve"> power</w:t>
            </w:r>
          </w:p>
        </w:tc>
      </w:tr>
      <w:tr w:rsidR="00EA27FE" w:rsidRPr="00536FD4" w14:paraId="58FB5049" w14:textId="77777777" w:rsidTr="004E1E8D">
        <w:tc>
          <w:tcPr>
            <w:tcW w:w="1951" w:type="dxa"/>
          </w:tcPr>
          <w:p w14:paraId="45AE412F" w14:textId="77777777" w:rsidR="00EA27FE" w:rsidRPr="00536FD4" w:rsidRDefault="00000000">
            <w:pPr>
              <w:rPr>
                <w:szCs w:val="28"/>
              </w:rPr>
            </w:pPr>
            <w:r w:rsidRPr="00536FD4">
              <w:rPr>
                <w:szCs w:val="28"/>
              </w:rPr>
              <w:t>Time overrun</w:t>
            </w:r>
          </w:p>
        </w:tc>
        <w:tc>
          <w:tcPr>
            <w:tcW w:w="1139" w:type="dxa"/>
          </w:tcPr>
          <w:p w14:paraId="49077A32" w14:textId="77777777" w:rsidR="00EA27FE" w:rsidRPr="00536FD4" w:rsidRDefault="00000000">
            <w:pPr>
              <w:rPr>
                <w:szCs w:val="28"/>
              </w:rPr>
            </w:pPr>
            <w:r w:rsidRPr="00536FD4">
              <w:rPr>
                <w:szCs w:val="28"/>
              </w:rPr>
              <w:t>Medium</w:t>
            </w:r>
          </w:p>
        </w:tc>
        <w:tc>
          <w:tcPr>
            <w:tcW w:w="987" w:type="dxa"/>
          </w:tcPr>
          <w:p w14:paraId="3EE7AD00" w14:textId="77777777" w:rsidR="00EA27FE" w:rsidRPr="00536FD4" w:rsidRDefault="00000000">
            <w:pPr>
              <w:rPr>
                <w:szCs w:val="28"/>
              </w:rPr>
            </w:pPr>
            <w:r w:rsidRPr="00536FD4">
              <w:rPr>
                <w:szCs w:val="28"/>
              </w:rPr>
              <w:t>High</w:t>
            </w:r>
          </w:p>
        </w:tc>
        <w:tc>
          <w:tcPr>
            <w:tcW w:w="5142" w:type="dxa"/>
          </w:tcPr>
          <w:p w14:paraId="58E4B4DC" w14:textId="77777777" w:rsidR="00EA27FE" w:rsidRPr="00536FD4" w:rsidRDefault="00000000">
            <w:pPr>
              <w:rPr>
                <w:szCs w:val="28"/>
              </w:rPr>
            </w:pPr>
            <w:r w:rsidRPr="00536FD4">
              <w:rPr>
                <w:szCs w:val="28"/>
              </w:rPr>
              <w:t xml:space="preserve">Build buffer into timeline; </w:t>
            </w:r>
            <w:proofErr w:type="spellStart"/>
            <w:r w:rsidRPr="00536FD4">
              <w:rPr>
                <w:szCs w:val="28"/>
              </w:rPr>
              <w:t>prioritise</w:t>
            </w:r>
            <w:proofErr w:type="spellEnd"/>
            <w:r w:rsidRPr="00536FD4">
              <w:rPr>
                <w:szCs w:val="28"/>
              </w:rPr>
              <w:t xml:space="preserve"> core RQs; defer RQ3 if necessary</w:t>
            </w:r>
          </w:p>
        </w:tc>
      </w:tr>
    </w:tbl>
    <w:p w14:paraId="3D0C1839" w14:textId="77777777" w:rsidR="008406F9" w:rsidRDefault="008406F9" w:rsidP="008406F9">
      <w:pPr>
        <w:spacing w:after="240" w:line="240" w:lineRule="auto"/>
        <w:jc w:val="center"/>
        <w:rPr>
          <w:i/>
          <w:sz w:val="20"/>
        </w:rPr>
      </w:pPr>
    </w:p>
    <w:p w14:paraId="27ABCF47" w14:textId="7BADB374" w:rsidR="008406F9" w:rsidRPr="00BC650F" w:rsidRDefault="008406F9" w:rsidP="008406F9">
      <w:pPr>
        <w:spacing w:after="240" w:line="240" w:lineRule="auto"/>
        <w:jc w:val="center"/>
        <w:rPr>
          <w:i/>
          <w:sz w:val="20"/>
        </w:rPr>
      </w:pPr>
      <w:r>
        <w:rPr>
          <w:i/>
          <w:sz w:val="20"/>
        </w:rPr>
        <w:t xml:space="preserve">Table 3.6: </w:t>
      </w:r>
      <w:r w:rsidRPr="008406F9">
        <w:rPr>
          <w:i/>
          <w:sz w:val="20"/>
        </w:rPr>
        <w:t>Risk Assessment and Mitigation</w:t>
      </w:r>
    </w:p>
    <w:p w14:paraId="3C43DDBB" w14:textId="77777777" w:rsidR="00EA27FE" w:rsidRDefault="00EA27FE"/>
    <w:p w14:paraId="129E2747" w14:textId="77777777" w:rsidR="00EA27FE" w:rsidRDefault="00000000" w:rsidP="0077485F">
      <w:pPr>
        <w:pStyle w:val="Heading3"/>
      </w:pPr>
      <w:bookmarkStart w:id="35" w:name="_Toc236596009"/>
      <w:r>
        <w:t>3.13 Ethical Considerations</w:t>
      </w:r>
      <w:bookmarkEnd w:id="35"/>
    </w:p>
    <w:p w14:paraId="58558830" w14:textId="77777777" w:rsidR="00EA27FE" w:rsidRDefault="00000000">
      <w:pPr>
        <w:spacing w:after="240" w:line="360" w:lineRule="auto"/>
      </w:pPr>
      <w:r>
        <w:t>This research adheres to Wrexham University's Research Ethics Policy and BERA (2018) guidelines. Ethical approval was obtained prior to data collection or human participant involvement.</w:t>
      </w:r>
    </w:p>
    <w:p w14:paraId="64567885" w14:textId="77777777" w:rsidR="00EA27FE" w:rsidRDefault="00000000" w:rsidP="0077485F">
      <w:pPr>
        <w:pStyle w:val="Heading4"/>
      </w:pPr>
      <w:r>
        <w:t>3.13.1 Data Ethics</w:t>
      </w:r>
    </w:p>
    <w:p w14:paraId="645A7369" w14:textId="77777777" w:rsidR="00EA27FE" w:rsidRDefault="00000000">
      <w:pPr>
        <w:spacing w:after="240" w:line="360" w:lineRule="auto"/>
      </w:pPr>
      <w:r>
        <w:t xml:space="preserve">Beginning with source documents — </w:t>
      </w:r>
      <w:proofErr w:type="gramStart"/>
      <w:r>
        <w:t>all of</w:t>
      </w:r>
      <w:proofErr w:type="gramEnd"/>
      <w:r>
        <w:t xml:space="preserve"> the source documents that will be fed into this database, </w:t>
      </w:r>
      <w:proofErr w:type="gramStart"/>
      <w:r>
        <w:t>all of</w:t>
      </w:r>
      <w:proofErr w:type="gramEnd"/>
      <w:r>
        <w:t xml:space="preserve"> the source documents will be </w:t>
      </w:r>
      <w:proofErr w:type="spellStart"/>
      <w:r>
        <w:t>publically</w:t>
      </w:r>
      <w:proofErr w:type="spellEnd"/>
      <w:r>
        <w:t xml:space="preserve"> available curriculum resources provided by the NIE, by the Department of Examination of Sri Lanka and by the E-</w:t>
      </w:r>
      <w:proofErr w:type="spellStart"/>
      <w:r>
        <w:t>thaksalawa</w:t>
      </w:r>
      <w:proofErr w:type="spellEnd"/>
      <w:r>
        <w:t xml:space="preserve"> Platform. There is no </w:t>
      </w:r>
      <w:proofErr w:type="gramStart"/>
      <w:r>
        <w:t>personally</w:t>
      </w:r>
      <w:proofErr w:type="gramEnd"/>
      <w:r>
        <w:t xml:space="preserve"> identifiable information (PII) in these resources.</w:t>
      </w:r>
    </w:p>
    <w:p w14:paraId="7D0A6EF7" w14:textId="77777777" w:rsidR="00EA27FE" w:rsidRDefault="00000000">
      <w:pPr>
        <w:spacing w:after="240" w:line="360" w:lineRule="auto"/>
      </w:pPr>
      <w:r>
        <w:t>With regard to copyright and fair dealing — as a short text passage extractor for non-commercial academic research purposes, extracting passages of up to 1,000 characters from documents for use in a vector database is deemed acceptable "fair dealing" under UK Copyright Law (the Copyright, Designs and Patents Act of 1988 — Section 29).</w:t>
      </w:r>
    </w:p>
    <w:p w14:paraId="144FE22F" w14:textId="77777777" w:rsidR="00EA27FE" w:rsidRDefault="00000000">
      <w:pPr>
        <w:spacing w:after="240" w:line="360" w:lineRule="auto"/>
      </w:pPr>
      <w:r>
        <w:t>No full document is being distributed. In addition, the local embeddings generated via sentence-transformers (development), and Cloudflare Worker's AI (production) do not retain nor train on any user submitted data [52].</w:t>
      </w:r>
    </w:p>
    <w:p w14:paraId="57A4E0A4" w14:textId="77777777" w:rsidR="00EA27FE" w:rsidRDefault="00000000">
      <w:pPr>
        <w:spacing w:after="240" w:line="360" w:lineRule="auto"/>
      </w:pPr>
      <w:r>
        <w:t xml:space="preserve">Regarding AI-generated content — the evaluation questions were generated using Gemini 3.6 Flash, based upon the NIE textbooks. As they represent derivative works developed </w:t>
      </w:r>
      <w:r>
        <w:lastRenderedPageBreak/>
        <w:t>specifically for the purpose of evaluating a piece of research, their use represents "fair dealing".</w:t>
      </w:r>
    </w:p>
    <w:p w14:paraId="6B4ADCED" w14:textId="77777777" w:rsidR="00EA27FE" w:rsidRDefault="00000000">
      <w:pPr>
        <w:spacing w:after="240" w:line="360" w:lineRule="auto"/>
      </w:pPr>
      <w:r>
        <w:t>As for risk of misuse — it is possible that the deployed system may be accessible by students who have access to the system but lack supervisory support from teachers. This will be addressed in section 3.13.3</w:t>
      </w:r>
    </w:p>
    <w:p w14:paraId="320A58C6" w14:textId="77777777" w:rsidR="00EA27FE" w:rsidRDefault="00000000" w:rsidP="0077485F">
      <w:pPr>
        <w:pStyle w:val="Heading4"/>
      </w:pPr>
      <w:r>
        <w:t>3.13.2 Participant Ethics</w:t>
      </w:r>
    </w:p>
    <w:p w14:paraId="51FC7454" w14:textId="77777777" w:rsidR="00EA27FE" w:rsidRDefault="00000000">
      <w:pPr>
        <w:spacing w:after="240" w:line="360" w:lineRule="auto"/>
      </w:pPr>
      <w:r>
        <w:rPr>
          <w:b/>
        </w:rPr>
        <w:t>Recruitment and consent.</w:t>
      </w:r>
    </w:p>
    <w:p w14:paraId="5D079088" w14:textId="77777777" w:rsidR="00EA27FE" w:rsidRDefault="00000000">
      <w:pPr>
        <w:spacing w:after="240" w:line="360" w:lineRule="auto"/>
      </w:pPr>
      <w:r>
        <w:t>Teacher evaluators are recruited by the researcher’s professional network.</w:t>
      </w:r>
    </w:p>
    <w:p w14:paraId="06409F54" w14:textId="77777777" w:rsidR="00EA27FE" w:rsidRDefault="00000000">
      <w:pPr>
        <w:spacing w:after="240" w:line="360" w:lineRule="auto"/>
      </w:pPr>
      <w:r>
        <w:t>Each evaluator receives a Participant Information Sheet (see Appendix 4), outlining the aims of this study, that their participation is entirely voluntary and they can withdraw at any point over the next two weeks, how their personal information will be handled, etc.</w:t>
      </w:r>
    </w:p>
    <w:p w14:paraId="782D1EE5" w14:textId="77777777" w:rsidR="00EA27FE" w:rsidRDefault="00000000">
      <w:pPr>
        <w:spacing w:after="240" w:line="360" w:lineRule="auto"/>
      </w:pPr>
      <w:r>
        <w:t>The researcher obtains written informed consent to participate (as outlined in Appendix 4).</w:t>
      </w:r>
    </w:p>
    <w:p w14:paraId="76073F09" w14:textId="77777777" w:rsidR="00EA27FE" w:rsidRDefault="00000000">
      <w:pPr>
        <w:spacing w:after="240" w:line="360" w:lineRule="auto"/>
      </w:pPr>
      <w:r>
        <w:rPr>
          <w:b/>
        </w:rPr>
        <w:t>Anonymity and data handling.</w:t>
      </w:r>
    </w:p>
    <w:p w14:paraId="0F0A2240" w14:textId="77777777" w:rsidR="00EA27FE" w:rsidRDefault="00000000">
      <w:pPr>
        <w:spacing w:after="240" w:line="360" w:lineRule="auto"/>
      </w:pPr>
      <w:r>
        <w:t>Evaluators are assigned a code (e.g. Evaluator 1, 2, 3).</w:t>
      </w:r>
    </w:p>
    <w:p w14:paraId="12D0ACF9" w14:textId="77777777" w:rsidR="00EA27FE" w:rsidRDefault="00000000">
      <w:pPr>
        <w:spacing w:after="240" w:line="360" w:lineRule="auto"/>
      </w:pPr>
      <w:r>
        <w:t>Signed consent forms are kept separate from ratings in secure, encrypted and password protected environments.</w:t>
      </w:r>
    </w:p>
    <w:p w14:paraId="6A887704" w14:textId="77777777" w:rsidR="00EA27FE" w:rsidRDefault="00000000">
      <w:pPr>
        <w:spacing w:after="240" w:line="360" w:lineRule="auto"/>
      </w:pPr>
      <w:r>
        <w:t>Data collected anonymously is held for a minimum period of five years as per Wrexham University’s Research Data Management Policy before being securely deleted. Handling of all data is in accordance with UK GDPR.</w:t>
      </w:r>
    </w:p>
    <w:p w14:paraId="104AB4E4" w14:textId="77777777" w:rsidR="00EA27FE" w:rsidRDefault="00000000">
      <w:pPr>
        <w:spacing w:after="240" w:line="360" w:lineRule="auto"/>
      </w:pPr>
      <w:r>
        <w:rPr>
          <w:b/>
        </w:rPr>
        <w:t>In-kind compensation.</w:t>
      </w:r>
    </w:p>
    <w:p w14:paraId="1D0A398A" w14:textId="77777777" w:rsidR="00EA27FE" w:rsidRDefault="00000000">
      <w:pPr>
        <w:spacing w:after="240" w:line="360" w:lineRule="auto"/>
      </w:pPr>
      <w:r>
        <w:t xml:space="preserve">Teachers receive free use of </w:t>
      </w:r>
      <w:proofErr w:type="spellStart"/>
      <w:r>
        <w:t>StudyMate</w:t>
      </w:r>
      <w:proofErr w:type="spellEnd"/>
      <w:r>
        <w:t xml:space="preserve"> AI for four months.</w:t>
      </w:r>
    </w:p>
    <w:p w14:paraId="2C4E2B24" w14:textId="77777777" w:rsidR="00EA27FE" w:rsidRDefault="00000000">
      <w:pPr>
        <w:spacing w:after="240" w:line="360" w:lineRule="auto"/>
      </w:pPr>
      <w:r>
        <w:t xml:space="preserve">This is clearly stated in the Participant Information Sheet; teachers do not have to give positive ratings to receive the free </w:t>
      </w:r>
      <w:proofErr w:type="spellStart"/>
      <w:r>
        <w:t>StudyMate</w:t>
      </w:r>
      <w:proofErr w:type="spellEnd"/>
      <w:r>
        <w:t xml:space="preserve"> AI.</w:t>
      </w:r>
    </w:p>
    <w:p w14:paraId="1D44B47B" w14:textId="77777777" w:rsidR="00536FD4" w:rsidRDefault="00536FD4">
      <w:pPr>
        <w:spacing w:after="240" w:line="360" w:lineRule="auto"/>
      </w:pPr>
    </w:p>
    <w:p w14:paraId="15043BE8" w14:textId="77777777" w:rsidR="00536FD4" w:rsidRDefault="00536FD4">
      <w:pPr>
        <w:spacing w:after="240" w:line="360" w:lineRule="auto"/>
      </w:pPr>
    </w:p>
    <w:p w14:paraId="4DD9CCE8" w14:textId="77777777" w:rsidR="00EA27FE" w:rsidRDefault="00000000">
      <w:pPr>
        <w:spacing w:after="240" w:line="360" w:lineRule="auto"/>
      </w:pPr>
      <w:r>
        <w:rPr>
          <w:b/>
        </w:rPr>
        <w:lastRenderedPageBreak/>
        <w:t>Dual role of the researcher.</w:t>
      </w:r>
    </w:p>
    <w:p w14:paraId="3796CF67" w14:textId="77777777" w:rsidR="00EA27FE" w:rsidRDefault="00000000">
      <w:pPr>
        <w:spacing w:after="240" w:line="360" w:lineRule="auto"/>
      </w:pPr>
      <w:r>
        <w:t>The researcher has a dual role as both developer and investigator.</w:t>
      </w:r>
    </w:p>
    <w:p w14:paraId="2F9F6435" w14:textId="77777777" w:rsidR="00EA27FE" w:rsidRDefault="00000000">
      <w:pPr>
        <w:spacing w:after="240" w:line="360" w:lineRule="auto"/>
      </w:pPr>
      <w:r>
        <w:t>This is also declared in the Participant Information Sheet.</w:t>
      </w:r>
    </w:p>
    <w:p w14:paraId="10D40B2A" w14:textId="77777777" w:rsidR="00EA27FE" w:rsidRDefault="00000000">
      <w:pPr>
        <w:spacing w:after="240" w:line="360" w:lineRule="auto"/>
      </w:pPr>
      <w:r>
        <w:t>Objective baselines are provided by standardized Likert scale rubrics (Appendix 3) and automated metrics based upon embedded assessment tasks providing an independent baseline to compare against teacher ratings.</w:t>
      </w:r>
    </w:p>
    <w:p w14:paraId="31BD0FCB" w14:textId="77777777" w:rsidR="00EA27FE" w:rsidRDefault="00000000">
      <w:pPr>
        <w:spacing w:after="240" w:line="360" w:lineRule="auto"/>
      </w:pPr>
      <w:r>
        <w:rPr>
          <w:b/>
        </w:rPr>
        <w:t>Low Risk Classification.</w:t>
      </w:r>
    </w:p>
    <w:p w14:paraId="3D13A7CD" w14:textId="77777777" w:rsidR="00EA27FE" w:rsidRDefault="00000000">
      <w:pPr>
        <w:spacing w:after="240" w:line="360" w:lineRule="auto"/>
      </w:pPr>
      <w:r>
        <w:t xml:space="preserve">Teachers are asked to rate pre-written machine generated responses to common </w:t>
      </w:r>
      <w:proofErr w:type="gramStart"/>
      <w:r>
        <w:t>curriculum based</w:t>
      </w:r>
      <w:proofErr w:type="gramEnd"/>
      <w:r>
        <w:t xml:space="preserve"> test questions, therefore it cannot be reasonably foreseen that there would be any potential physical, psychological or professional risks.</w:t>
      </w:r>
    </w:p>
    <w:p w14:paraId="36194122" w14:textId="77777777" w:rsidR="00EA27FE" w:rsidRDefault="00000000" w:rsidP="0077485F">
      <w:pPr>
        <w:pStyle w:val="Heading4"/>
      </w:pPr>
      <w:r>
        <w:t>3.13.3 AI Ethics</w:t>
      </w:r>
    </w:p>
    <w:p w14:paraId="01E49125" w14:textId="77777777" w:rsidR="00EA27FE" w:rsidRPr="004E1E8D" w:rsidRDefault="00000000">
      <w:pPr>
        <w:spacing w:after="240" w:line="360" w:lineRule="auto"/>
        <w:rPr>
          <w:b/>
          <w:bCs/>
        </w:rPr>
      </w:pPr>
      <w:r w:rsidRPr="004E1E8D">
        <w:rPr>
          <w:b/>
          <w:bCs/>
        </w:rPr>
        <w:t>Hallucinations in Educational Contexts.</w:t>
      </w:r>
    </w:p>
    <w:p w14:paraId="38A0D91C" w14:textId="77777777" w:rsidR="00EA27FE" w:rsidRDefault="00000000">
      <w:pPr>
        <w:spacing w:after="240" w:line="360" w:lineRule="auto"/>
      </w:pPr>
      <w:r>
        <w:t>The primary ethical consideration behind this study is the risk of AI generating false information within an educational setting. As discussed previously, LLMs generate believable content that contains factual inaccuracies. Furthermore, due to limited available training data for Low Resource Languages (LRLL), such as Sinhala [3], [4], [9] the risk of generating inaccurate content is greater. Thus, when using AI-generated content in educational settings, there are two negative consequences to be considered. First, students will potentially have learned inaccurate information. Second, instructors may begin to distrust the tools used to assist them in their instruction.</w:t>
      </w:r>
    </w:p>
    <w:p w14:paraId="0DB5E882" w14:textId="77777777" w:rsidR="00EA27FE" w:rsidRPr="004E1E8D" w:rsidRDefault="00000000">
      <w:pPr>
        <w:spacing w:after="240" w:line="360" w:lineRule="auto"/>
        <w:rPr>
          <w:b/>
          <w:bCs/>
        </w:rPr>
      </w:pPr>
      <w:r w:rsidRPr="004E1E8D">
        <w:rPr>
          <w:b/>
          <w:bCs/>
        </w:rPr>
        <w:t>Use of Retrieval-Augmented Generation (RAG) to Mitigate Hallucinations.</w:t>
      </w:r>
    </w:p>
    <w:p w14:paraId="16A58BD6" w14:textId="5E884958" w:rsidR="00EA27FE" w:rsidRDefault="00000000">
      <w:pPr>
        <w:spacing w:after="240" w:line="360" w:lineRule="auto"/>
      </w:pPr>
      <w:r>
        <w:t xml:space="preserve">Each generated response provided by the RAG system is grounded in responses retrieved from validated curriculum materials. Thus, the retrieval component limits the potential range of generated responses to those contained within the knowledge base. Although RAG does not completely remove the possibility of hallucinating (see </w:t>
      </w:r>
      <w:r w:rsidR="00A40160">
        <w:t>section</w:t>
      </w:r>
      <w:r>
        <w:t>2.6); it does quantify the residual rate of hallucination for each generated response.</w:t>
      </w:r>
    </w:p>
    <w:p w14:paraId="2AC2BFDC" w14:textId="77777777" w:rsidR="00536FD4" w:rsidRDefault="00536FD4">
      <w:pPr>
        <w:spacing w:after="240" w:line="360" w:lineRule="auto"/>
      </w:pPr>
    </w:p>
    <w:p w14:paraId="67F24497" w14:textId="77777777" w:rsidR="00EA27FE" w:rsidRPr="004E1E8D" w:rsidRDefault="00000000">
      <w:pPr>
        <w:spacing w:after="240" w:line="360" w:lineRule="auto"/>
        <w:rPr>
          <w:b/>
          <w:bCs/>
        </w:rPr>
      </w:pPr>
      <w:r w:rsidRPr="004E1E8D">
        <w:rPr>
          <w:b/>
          <w:bCs/>
        </w:rPr>
        <w:lastRenderedPageBreak/>
        <w:t>Use of Supervision Only.</w:t>
      </w:r>
    </w:p>
    <w:p w14:paraId="543E495E" w14:textId="77777777" w:rsidR="00EA27FE" w:rsidRDefault="00000000">
      <w:pPr>
        <w:spacing w:after="240" w:line="360" w:lineRule="auto"/>
      </w:pPr>
      <w:r>
        <w:t xml:space="preserve">This project has been developed as a teacher assistance tool, rather than as a means for </w:t>
      </w:r>
      <w:proofErr w:type="gramStart"/>
      <w:r>
        <w:t>un-supervised</w:t>
      </w:r>
      <w:proofErr w:type="gramEnd"/>
      <w:r>
        <w:t xml:space="preserve"> student use. Student use of the tool requires instructor verification/adaptation prior to sharing responses with students. This was clearly communicated to each </w:t>
      </w:r>
      <w:proofErr w:type="gramStart"/>
      <w:r>
        <w:t>evaluator</w:t>
      </w:r>
      <w:proofErr w:type="gramEnd"/>
      <w:r>
        <w:t xml:space="preserve"> and any future publicly accessible deployments of this product will include the same disclaimer.</w:t>
      </w:r>
    </w:p>
    <w:p w14:paraId="7491864B" w14:textId="77777777" w:rsidR="00EA27FE" w:rsidRPr="004E1E8D" w:rsidRDefault="00000000">
      <w:pPr>
        <w:spacing w:after="240" w:line="360" w:lineRule="auto"/>
        <w:rPr>
          <w:b/>
          <w:bCs/>
        </w:rPr>
      </w:pPr>
      <w:r w:rsidRPr="004E1E8D">
        <w:rPr>
          <w:b/>
          <w:bCs/>
        </w:rPr>
        <w:t>Enhancing Equity and Access.</w:t>
      </w:r>
    </w:p>
    <w:p w14:paraId="0DD9E1B6" w14:textId="77777777" w:rsidR="00EA27FE" w:rsidRDefault="00000000">
      <w:pPr>
        <w:spacing w:after="240" w:line="360" w:lineRule="auto"/>
      </w:pPr>
      <w:r>
        <w:t xml:space="preserve">In deploying AI for use in Sri Lanka’s Sinhala medium education </w:t>
      </w:r>
      <w:proofErr w:type="gramStart"/>
      <w:r>
        <w:t>system</w:t>
      </w:r>
      <w:proofErr w:type="gramEnd"/>
      <w:r>
        <w:t xml:space="preserve"> we are actively addressing the digital language divide [53]. However, free tier deployment (via Cloudflare, Gemini) is not scalable over time; long term access for Sri Lankan school systems will require institutional support that exceeds the scope of this dissertation.</w:t>
      </w:r>
    </w:p>
    <w:p w14:paraId="7AB4BD55" w14:textId="77777777" w:rsidR="00EA27FE" w:rsidRPr="004E1E8D" w:rsidRDefault="00000000">
      <w:pPr>
        <w:spacing w:after="240" w:line="360" w:lineRule="auto"/>
        <w:rPr>
          <w:b/>
          <w:bCs/>
        </w:rPr>
      </w:pPr>
      <w:r w:rsidRPr="004E1E8D">
        <w:rPr>
          <w:b/>
          <w:bCs/>
        </w:rPr>
        <w:t>Environmental Impact.</w:t>
      </w:r>
    </w:p>
    <w:p w14:paraId="02D06B41" w14:textId="77777777" w:rsidR="00EA27FE" w:rsidRDefault="00000000">
      <w:pPr>
        <w:spacing w:after="240" w:line="360" w:lineRule="auto"/>
      </w:pPr>
      <w:r>
        <w:t xml:space="preserve">Our system has minimal environmental cost. All embedding </w:t>
      </w:r>
      <w:proofErr w:type="gramStart"/>
      <w:r>
        <w:t>were</w:t>
      </w:r>
      <w:proofErr w:type="gramEnd"/>
      <w:r>
        <w:t xml:space="preserve"> created locally on a single workstation (multilingual-E5, 560M parameters). We do not currently utilize any GPU cluster(s).</w:t>
      </w:r>
    </w:p>
    <w:p w14:paraId="10AF5C61" w14:textId="77777777" w:rsidR="00EA27FE" w:rsidRDefault="00000000" w:rsidP="0077485F">
      <w:pPr>
        <w:pStyle w:val="Heading4"/>
      </w:pPr>
      <w:r>
        <w:t>3.13.4 Positionality and Reflexivity</w:t>
      </w:r>
    </w:p>
    <w:p w14:paraId="3277BED2" w14:textId="77777777" w:rsidR="00EA27FE" w:rsidRDefault="00000000">
      <w:pPr>
        <w:spacing w:after="240" w:line="360" w:lineRule="auto"/>
      </w:pPr>
      <w:r>
        <w:rPr>
          <w:b/>
        </w:rPr>
        <w:t>Background.</w:t>
      </w:r>
      <w:r>
        <w:t xml:space="preserve"> The researcher is a </w:t>
      </w:r>
      <w:proofErr w:type="gramStart"/>
      <w:r>
        <w:t>38 year old</w:t>
      </w:r>
      <w:proofErr w:type="gramEnd"/>
      <w:r>
        <w:t xml:space="preserve"> Sri Lankan MSc candidate who has been employed professionally for 15 years as a software engineer. He is also fluent in both Sinhalese and English and very familiar with the educational system in Sri Lanka.</w:t>
      </w:r>
    </w:p>
    <w:p w14:paraId="36E05701" w14:textId="77777777" w:rsidR="00EA27FE" w:rsidRDefault="00000000">
      <w:pPr>
        <w:spacing w:after="240" w:line="360" w:lineRule="auto"/>
      </w:pPr>
      <w:r>
        <w:rPr>
          <w:b/>
        </w:rPr>
        <w:t>Simultaneous dual role as developer/evaluator.</w:t>
      </w:r>
      <w:r>
        <w:t xml:space="preserve"> The researcher will be acting as the system designer and the system evaluator at the same time. This risk is managed using three strategies: (1) The objective nature of the embedded measurement strategy, which uses measurable criteria that can be reproduced; (2) Independent evaluations conducted by teachers who act as additional sources of validation; (3) All the data including the evaluation code, question set, and results from the evaluation process are made available to facilitate the replication of the study.</w:t>
      </w:r>
    </w:p>
    <w:p w14:paraId="57769D99" w14:textId="77777777" w:rsidR="00EA27FE" w:rsidRDefault="00000000">
      <w:pPr>
        <w:spacing w:after="240" w:line="360" w:lineRule="auto"/>
      </w:pPr>
      <w:r>
        <w:rPr>
          <w:b/>
        </w:rPr>
        <w:t xml:space="preserve">The use of AI in </w:t>
      </w:r>
      <w:proofErr w:type="gramStart"/>
      <w:r>
        <w:rPr>
          <w:b/>
        </w:rPr>
        <w:t>the research</w:t>
      </w:r>
      <w:proofErr w:type="gramEnd"/>
      <w:r>
        <w:rPr>
          <w:b/>
        </w:rPr>
        <w:t>.</w:t>
      </w:r>
      <w:r>
        <w:t xml:space="preserve"> An open-source version of Gemini 3.6 Flash was used to develop the </w:t>
      </w:r>
      <w:proofErr w:type="gramStart"/>
      <w:r>
        <w:t>82 question</w:t>
      </w:r>
      <w:proofErr w:type="gramEnd"/>
      <w:r>
        <w:t xml:space="preserve"> evaluation dataset. Each question developed through Gemini 3.6 Flash was manually reviewed and validated by the researcher and independently by teachers. DeepSeek v4 Pro was used as the RAG generation backend. As such, the use of DeepSeek v4 </w:t>
      </w:r>
      <w:r>
        <w:lastRenderedPageBreak/>
        <w:t xml:space="preserve">Pro is explicitly included within the methodology rather than being presented as a tool whose use has gone unreported. </w:t>
      </w:r>
      <w:proofErr w:type="spellStart"/>
      <w:r>
        <w:t>OpenCode</w:t>
      </w:r>
      <w:proofErr w:type="spellEnd"/>
      <w:r>
        <w:t xml:space="preserve"> provided coding support during the development phase. No AI tool assisted in writing substantive dissertation content or prose, unless first reviewed, revised and approved by the researcher and he assumed all intellectual responsibility for it.</w:t>
      </w:r>
    </w:p>
    <w:p w14:paraId="7C88E76C" w14:textId="77777777" w:rsidR="00EA27FE" w:rsidRDefault="00000000">
      <w:pPr>
        <w:spacing w:after="240" w:line="360" w:lineRule="auto"/>
      </w:pPr>
      <w:r>
        <w:rPr>
          <w:b/>
        </w:rPr>
        <w:t>Limitations.</w:t>
      </w:r>
      <w:r>
        <w:t xml:space="preserve"> There may be some degree of unconscious bias due to the researcher's strong positive feelings toward </w:t>
      </w:r>
      <w:proofErr w:type="gramStart"/>
      <w:r>
        <w:t>the technology</w:t>
      </w:r>
      <w:proofErr w:type="gramEnd"/>
      <w:r>
        <w:t>. However, because there is significant structure to this quantitative study -- a priori defined and registered dimensions for evaluating the study, standardized rubric, automatically generated evaluation metrics, and independent evaluator(s), this should limit his ability to affect findings.</w:t>
      </w:r>
    </w:p>
    <w:p w14:paraId="2B230934" w14:textId="77777777" w:rsidR="00EA27FE" w:rsidRDefault="00000000">
      <w:r>
        <w:br w:type="page"/>
      </w:r>
    </w:p>
    <w:p w14:paraId="7A24EA2D" w14:textId="3448DAA6" w:rsidR="00EA27FE" w:rsidRDefault="00000000" w:rsidP="0077485F">
      <w:pPr>
        <w:pStyle w:val="Heading2"/>
      </w:pPr>
      <w:bookmarkStart w:id="36" w:name="_Toc236596010"/>
      <w:r>
        <w:lastRenderedPageBreak/>
        <w:t>4: Investigation and Analysis</w:t>
      </w:r>
      <w:bookmarkEnd w:id="36"/>
    </w:p>
    <w:p w14:paraId="7538BBD4" w14:textId="77777777" w:rsidR="00EA27FE" w:rsidRDefault="00000000">
      <w:pPr>
        <w:spacing w:after="240" w:line="360" w:lineRule="auto"/>
      </w:pPr>
      <w:r>
        <w:t>Before a system can be designed or built, the problem space and the available design alternatives must be investigated and understood. This chapter draws together the problem this research addresses, the gap in the literature that motivates it, and the rationale for the experimental design against which the system built in Chapters 5 and 6 is ultimately evaluated in Chapter 7.</w:t>
      </w:r>
    </w:p>
    <w:p w14:paraId="1C8A9B0B" w14:textId="77777777" w:rsidR="00EA27FE" w:rsidRDefault="00000000" w:rsidP="0077485F">
      <w:pPr>
        <w:pStyle w:val="Heading3"/>
      </w:pPr>
      <w:bookmarkStart w:id="37" w:name="_Toc236596011"/>
      <w:r>
        <w:t>4.1 Problem Statement</w:t>
      </w:r>
      <w:bookmarkEnd w:id="37"/>
    </w:p>
    <w:p w14:paraId="0C6AC58C" w14:textId="2D72922E" w:rsidR="00EA27FE" w:rsidRDefault="00000000">
      <w:pPr>
        <w:spacing w:after="240" w:line="360" w:lineRule="auto"/>
      </w:pPr>
      <w:r>
        <w:t xml:space="preserve">The three aspects of the issue being researched are presented fully within </w:t>
      </w:r>
      <w:r w:rsidR="00A40160">
        <w:t>section</w:t>
      </w:r>
      <w:r>
        <w:t xml:space="preserve">1.2. (i) Current general purpose LLMs have unacceptably high levels of hallucinations when queried in Sinhala regarding the O/L Business Studies curriculum and therefore risk providing factually incorrect answers. (ii) Currently there is limited Sinhala medium AI support available from the Sri Lankan Educational Technology Ecosystem for this subject area. (iii) Prior to conducting this study, there was no empirical evidence detailing how well or poorly an optimum RAG configuration would perform in a language that has low resources and is morphologically complex like Sinhala. As a </w:t>
      </w:r>
      <w:proofErr w:type="gramStart"/>
      <w:r>
        <w:t>result</w:t>
      </w:r>
      <w:proofErr w:type="gramEnd"/>
      <w:r>
        <w:t xml:space="preserve"> the main issue is that current LLMs produce factually unreliable Sinhala language content related to the O/L Business Studies Curriculum and cannot be safely deployed as educational support tools for the approximately 200,000 students who take this exam each year. Additionally, there was no empirical evidence demonstrating </w:t>
      </w:r>
      <w:proofErr w:type="gramStart"/>
      <w:r>
        <w:t>if</w:t>
      </w:r>
      <w:proofErr w:type="gramEnd"/>
      <w:r>
        <w:t xml:space="preserve"> the use of a RAG system could alleviate this issue.</w:t>
      </w:r>
    </w:p>
    <w:p w14:paraId="77294973" w14:textId="77777777" w:rsidR="00EA27FE" w:rsidRDefault="00000000" w:rsidP="0077485F">
      <w:pPr>
        <w:pStyle w:val="Heading3"/>
      </w:pPr>
      <w:bookmarkStart w:id="38" w:name="_Toc236596012"/>
      <w:r>
        <w:t>4.2 Research Gap and Contribution</w:t>
      </w:r>
      <w:bookmarkEnd w:id="38"/>
    </w:p>
    <w:p w14:paraId="05F3A675" w14:textId="77777777" w:rsidR="00EA27FE" w:rsidRDefault="00000000">
      <w:pPr>
        <w:spacing w:after="240" w:line="360" w:lineRule="auto"/>
      </w:pPr>
      <w:r>
        <w:t xml:space="preserve">The literature review in section 2.10 identifies three compounding gaps which this research aims to address: (i) At the level of hallucinations and RAG theory, there have been very few empirical evaluations of RAG architectures, chunking strategies, and/or embedding models for a South Asian, non-Latin script, and morphologically complex languages. Although one study (DR-RAG using Urdu data from [32]) was the closest to addressing this issue and applying it to Sinhala, it had not been tested. (ii) In terms of language-specific NLP, while growing foundational resources exist for Sinhala (e.g. </w:t>
      </w:r>
      <w:proofErr w:type="spellStart"/>
      <w:r>
        <w:t>SinLlama</w:t>
      </w:r>
      <w:proofErr w:type="spellEnd"/>
      <w:r>
        <w:t xml:space="preserve">, Sinhala encoder-only models, and </w:t>
      </w:r>
      <w:proofErr w:type="spellStart"/>
      <w:r>
        <w:t>SinhalaMMLU</w:t>
      </w:r>
      <w:proofErr w:type="spellEnd"/>
      <w:r>
        <w:t>), these currently do not include a competent model for Sinhala coupled with an external, verifiable knowledge base within a retrieval augmented system. (iii) With respect to the application domain, existing educational RAG systems (Levonian et al., 2023; Lu and Li, 2025) were designed to be applied in English medium, STEM based use-</w:t>
      </w:r>
      <w:r>
        <w:lastRenderedPageBreak/>
        <w:t>cases; they do not address secondary education or qualitative subject areas like Business Studies in South Asia.</w:t>
      </w:r>
    </w:p>
    <w:p w14:paraId="6F459CB6" w14:textId="1F5EC70E" w:rsidR="00EA27FE" w:rsidRDefault="00000000">
      <w:pPr>
        <w:spacing w:after="240" w:line="360" w:lineRule="auto"/>
      </w:pPr>
      <w:r>
        <w:t xml:space="preserve">These three compounding gaps, although independent of each other, cannot be addressed independently of each other. No previous work meets all three criteria: i.e. A retrieval augmented architecture, evaluated empirically, developed specifically for Sinhala, and based upon a verified secondary level curriculum. Addressing this compound gap is what motivated the design and implementation choices outlined in chapters 5 &amp; 6. It is also where the contributions summarized in </w:t>
      </w:r>
      <w:r w:rsidR="00A40160">
        <w:t>section</w:t>
      </w:r>
      <w:r>
        <w:t xml:space="preserve">2.10 are </w:t>
      </w:r>
      <w:proofErr w:type="gramStart"/>
      <w:r>
        <w:t>compared and contrasted</w:t>
      </w:r>
      <w:proofErr w:type="gramEnd"/>
      <w:r>
        <w:t xml:space="preserve"> with the results of chapter 7.</w:t>
      </w:r>
    </w:p>
    <w:p w14:paraId="5C99D386" w14:textId="77777777" w:rsidR="00EA27FE" w:rsidRDefault="00000000" w:rsidP="0077485F">
      <w:pPr>
        <w:pStyle w:val="Heading3"/>
      </w:pPr>
      <w:bookmarkStart w:id="39" w:name="_Toc236596013"/>
      <w:r>
        <w:t>4.3 Research Design (Baseline Rationale)</w:t>
      </w:r>
      <w:bookmarkEnd w:id="39"/>
    </w:p>
    <w:p w14:paraId="14549A9E" w14:textId="6AF5F16E" w:rsidR="00EA27FE" w:rsidRDefault="00000000">
      <w:pPr>
        <w:spacing w:after="240" w:line="360" w:lineRule="auto"/>
      </w:pPr>
      <w:r>
        <w:t xml:space="preserve">The whole experimental design is described in </w:t>
      </w:r>
      <w:r w:rsidR="00A40160">
        <w:t>section</w:t>
      </w:r>
      <w:r>
        <w:t xml:space="preserve">3.2: A controlled design with one independent variable (retrieval condition), which will be manipulated at three different levels — the RAG grounded condition, the ungrounded baseline, and the prompt constrained ungrounded baseline; these three conditions are compared using a common set of five dependent variables (faithfulness, hallucinations per answer, answer relevance, context accuracy and overall quality); within a single subject design where each question is submitted to all three conditions. It is this desire to isolate the unique contribution of retrieval augmentation as opposed to the influence of prompting alone that motivates the two-baseline approach as shown in </w:t>
      </w:r>
      <w:r w:rsidR="00A40160">
        <w:t>section</w:t>
      </w:r>
      <w:r>
        <w:t xml:space="preserve">4.4 and implemented in </w:t>
      </w:r>
      <w:r w:rsidR="00A40160">
        <w:t>section</w:t>
      </w:r>
      <w:r>
        <w:t xml:space="preserve">6.3. The full process and evaluation framework used can also be seen in Figure 3.3 in </w:t>
      </w:r>
      <w:r w:rsidR="00A40160">
        <w:t>section</w:t>
      </w:r>
      <w:r>
        <w:t>3.2</w:t>
      </w:r>
    </w:p>
    <w:p w14:paraId="0CBC5833" w14:textId="77777777" w:rsidR="00EA27FE" w:rsidRDefault="00000000" w:rsidP="0077485F">
      <w:pPr>
        <w:pStyle w:val="Heading3"/>
      </w:pPr>
      <w:bookmarkStart w:id="40" w:name="_Toc236596014"/>
      <w:r>
        <w:t>4.4 Baseline Conditions</w:t>
      </w:r>
      <w:bookmarkEnd w:id="40"/>
    </w:p>
    <w:p w14:paraId="309043DE" w14:textId="783BF168" w:rsidR="00EA27FE" w:rsidRDefault="00000000">
      <w:pPr>
        <w:spacing w:after="240" w:line="360" w:lineRule="auto"/>
      </w:pPr>
      <w:r>
        <w:t>The two ungrounded base-line cases that were created to determine the influence of retrieval augmentation as opposed to all other factors -- such as a "grounded" vs. "ungrounded" LLM and a "prompt-constrained" but still "</w:t>
      </w:r>
      <w:proofErr w:type="spellStart"/>
      <w:r>
        <w:t>ungounded</w:t>
      </w:r>
      <w:proofErr w:type="spellEnd"/>
      <w:r>
        <w:t xml:space="preserve">" LLM -- were fully described in </w:t>
      </w:r>
      <w:r w:rsidR="00A40160">
        <w:t>section</w:t>
      </w:r>
      <w:r>
        <w:t xml:space="preserve">3.5. The first is representative of a naive use case (i.e., no system prompt, context, or instruction) and the second presents a curriculum-aware system prompt </w:t>
      </w:r>
      <w:proofErr w:type="spellStart"/>
      <w:proofErr w:type="gramStart"/>
      <w:r>
        <w:t>with out</w:t>
      </w:r>
      <w:proofErr w:type="spellEnd"/>
      <w:proofErr w:type="gramEnd"/>
      <w:r>
        <w:t xml:space="preserve"> any of the retrieved passages -- thus isolating the effects of role definition and prompting, as opposed to </w:t>
      </w:r>
      <w:proofErr w:type="gramStart"/>
      <w:r>
        <w:t>actually retrieving</w:t>
      </w:r>
      <w:proofErr w:type="gramEnd"/>
      <w:r>
        <w:t xml:space="preserve"> information. These two bases enable one to attribute any improvements seen in the RAG condition to the influence of retrieval augmentation and not to the influence of prompting.</w:t>
      </w:r>
    </w:p>
    <w:p w14:paraId="3076C5DB" w14:textId="1E11BF60" w:rsidR="004D49F4" w:rsidRDefault="004D49F4">
      <w:pPr>
        <w:spacing w:after="240" w:line="360" w:lineRule="auto"/>
      </w:pPr>
      <w:r w:rsidRPr="004D49F4">
        <w:rPr>
          <w:noProof/>
        </w:rPr>
        <w:lastRenderedPageBreak/>
        <w:drawing>
          <wp:inline distT="0" distB="0" distL="0" distR="0" wp14:anchorId="29E77ADA" wp14:editId="28013B29">
            <wp:extent cx="5760720" cy="4181475"/>
            <wp:effectExtent l="0" t="0" r="0" b="9525"/>
            <wp:docPr id="128478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89581" name=""/>
                    <pic:cNvPicPr/>
                  </pic:nvPicPr>
                  <pic:blipFill rotWithShape="1">
                    <a:blip r:embed="rId17"/>
                    <a:srcRect b="10065"/>
                    <a:stretch>
                      <a:fillRect/>
                    </a:stretch>
                  </pic:blipFill>
                  <pic:spPr bwMode="auto">
                    <a:xfrm>
                      <a:off x="0" y="0"/>
                      <a:ext cx="5760720" cy="4181475"/>
                    </a:xfrm>
                    <a:prstGeom prst="rect">
                      <a:avLst/>
                    </a:prstGeom>
                    <a:ln>
                      <a:noFill/>
                    </a:ln>
                    <a:extLst>
                      <a:ext uri="{53640926-AAD7-44D8-BBD7-CCE9431645EC}">
                        <a14:shadowObscured xmlns:a14="http://schemas.microsoft.com/office/drawing/2010/main"/>
                      </a:ext>
                    </a:extLst>
                  </pic:spPr>
                </pic:pic>
              </a:graphicData>
            </a:graphic>
          </wp:inline>
        </w:drawing>
      </w:r>
    </w:p>
    <w:p w14:paraId="5C408E75" w14:textId="3D1051F9" w:rsidR="004D49F4" w:rsidRPr="00EC76FC" w:rsidRDefault="004D49F4" w:rsidP="00EC76FC">
      <w:pPr>
        <w:spacing w:after="240" w:line="240" w:lineRule="auto"/>
        <w:jc w:val="center"/>
        <w:rPr>
          <w:i/>
          <w:sz w:val="20"/>
        </w:rPr>
      </w:pPr>
      <w:r w:rsidRPr="00EC76FC">
        <w:rPr>
          <w:i/>
          <w:sz w:val="20"/>
        </w:rPr>
        <w:t>Figure 4.1: Investigation and analysis flow</w:t>
      </w:r>
    </w:p>
    <w:p w14:paraId="29885CFD" w14:textId="77777777" w:rsidR="00EA27FE" w:rsidRDefault="00000000">
      <w:r>
        <w:br w:type="page"/>
      </w:r>
    </w:p>
    <w:p w14:paraId="6F64185E" w14:textId="69F8E8EB" w:rsidR="00EA27FE" w:rsidRDefault="00000000" w:rsidP="0077485F">
      <w:pPr>
        <w:pStyle w:val="Heading2"/>
      </w:pPr>
      <w:bookmarkStart w:id="41" w:name="_Toc236596015"/>
      <w:r w:rsidRPr="00652325">
        <w:lastRenderedPageBreak/>
        <w:t>5: Design</w:t>
      </w:r>
      <w:bookmarkEnd w:id="41"/>
    </w:p>
    <w:p w14:paraId="6E07D2C5" w14:textId="77777777" w:rsidR="00EA27FE" w:rsidRPr="00652325" w:rsidRDefault="00000000" w:rsidP="0077485F">
      <w:pPr>
        <w:pStyle w:val="Heading3"/>
      </w:pPr>
      <w:bookmarkStart w:id="42" w:name="_Toc236596016"/>
      <w:r w:rsidRPr="00652325">
        <w:t>5.1 High-Level Architecture</w:t>
      </w:r>
      <w:bookmarkEnd w:id="42"/>
    </w:p>
    <w:p w14:paraId="3D2DBCE3" w14:textId="77777777" w:rsidR="00EA27FE" w:rsidRDefault="00000000">
      <w:pPr>
        <w:spacing w:after="240" w:line="360" w:lineRule="auto"/>
      </w:pPr>
      <w:r>
        <w:t>The RAG system is designed as a modular, extensible pipeline composed of five primary subsystems connected through clearly defined interfaces. Figure 5.1 presents the high-level architecture diagram.</w:t>
      </w:r>
    </w:p>
    <w:p w14:paraId="1EB42AE8" w14:textId="77777777" w:rsidR="00EA27FE" w:rsidRDefault="00000000">
      <w:pPr>
        <w:jc w:val="center"/>
      </w:pPr>
      <w:r>
        <w:rPr>
          <w:noProof/>
        </w:rPr>
        <w:drawing>
          <wp:inline distT="0" distB="0" distL="0" distR="0" wp14:anchorId="32610E1D" wp14:editId="34247CCF">
            <wp:extent cx="6285093" cy="3724275"/>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rag_system_architecture.png"/>
                    <pic:cNvPicPr/>
                  </pic:nvPicPr>
                  <pic:blipFill rotWithShape="1">
                    <a:blip r:embed="rId18"/>
                    <a:srcRect t="5974" b="7509"/>
                    <a:stretch>
                      <a:fillRect/>
                    </a:stretch>
                  </pic:blipFill>
                  <pic:spPr bwMode="auto">
                    <a:xfrm>
                      <a:off x="0" y="0"/>
                      <a:ext cx="6292533" cy="3728683"/>
                    </a:xfrm>
                    <a:prstGeom prst="rect">
                      <a:avLst/>
                    </a:prstGeom>
                    <a:ln>
                      <a:noFill/>
                    </a:ln>
                    <a:extLst>
                      <a:ext uri="{53640926-AAD7-44D8-BBD7-CCE9431645EC}">
                        <a14:shadowObscured xmlns:a14="http://schemas.microsoft.com/office/drawing/2010/main"/>
                      </a:ext>
                    </a:extLst>
                  </pic:spPr>
                </pic:pic>
              </a:graphicData>
            </a:graphic>
          </wp:inline>
        </w:drawing>
      </w:r>
    </w:p>
    <w:p w14:paraId="00DEC2FA" w14:textId="77777777" w:rsidR="00EA27FE" w:rsidRDefault="00000000">
      <w:pPr>
        <w:spacing w:after="240" w:line="240" w:lineRule="auto"/>
        <w:jc w:val="center"/>
      </w:pPr>
      <w:r>
        <w:rPr>
          <w:i/>
          <w:sz w:val="20"/>
        </w:rPr>
        <w:t>Figure 5.1: High-Level RAG System Architecture</w:t>
      </w:r>
    </w:p>
    <w:p w14:paraId="516B80BF" w14:textId="77777777" w:rsidR="00EA27FE" w:rsidRDefault="00000000">
      <w:pPr>
        <w:spacing w:after="240" w:line="360" w:lineRule="auto"/>
      </w:pPr>
      <w:r>
        <w:t>The architecture follows a layered design pattern, where each layer encapsulates a distinct responsibility and communicates with adjacent layers through well-defined interfaces. This modularity serves two research objectives: it enables systematic component substitution for the parametric experiments required by RQ2, and it produces a reusable design that can be adapted for other Sinhala subjects and low-resource languages (OBJ6).</w:t>
      </w:r>
    </w:p>
    <w:p w14:paraId="243700DF" w14:textId="77777777" w:rsidR="00EA27FE" w:rsidRDefault="00000000" w:rsidP="0077485F">
      <w:pPr>
        <w:pStyle w:val="Heading3"/>
      </w:pPr>
      <w:bookmarkStart w:id="43" w:name="_Toc236596017"/>
      <w:r>
        <w:t>5.2 Embedding and Indexing Strategy</w:t>
      </w:r>
      <w:bookmarkEnd w:id="43"/>
    </w:p>
    <w:p w14:paraId="6D292A8C" w14:textId="77777777" w:rsidR="00EA27FE" w:rsidRDefault="00000000" w:rsidP="0077485F">
      <w:pPr>
        <w:pStyle w:val="Heading4"/>
      </w:pPr>
      <w:r>
        <w:t>5.2.1 Vector Database Selection</w:t>
      </w:r>
    </w:p>
    <w:p w14:paraId="5F523E42" w14:textId="77777777" w:rsidR="00EA27FE" w:rsidRDefault="00000000">
      <w:pPr>
        <w:spacing w:after="240" w:line="360" w:lineRule="auto"/>
      </w:pPr>
      <w:r>
        <w:t xml:space="preserve">The Vector Database Layer utilizes </w:t>
      </w:r>
      <w:proofErr w:type="spellStart"/>
      <w:r>
        <w:t>ChromaDB</w:t>
      </w:r>
      <w:proofErr w:type="spellEnd"/>
      <w:r>
        <w:t xml:space="preserve"> as the Embedded Vector Database which was chosen due to </w:t>
      </w:r>
      <w:proofErr w:type="spellStart"/>
      <w:proofErr w:type="gramStart"/>
      <w:r>
        <w:t>it's</w:t>
      </w:r>
      <w:proofErr w:type="spellEnd"/>
      <w:proofErr w:type="gramEnd"/>
      <w:r>
        <w:t xml:space="preserve"> Zero-Dependency Local Deployment Model and Native Cosine Distance </w:t>
      </w:r>
      <w:r>
        <w:lastRenderedPageBreak/>
        <w:t>Support. Both chroma collections have been configured to use a Cosine Distance Metric and match in Dimensionality to the Selected Embedding Model (both of which were 1024 Dimensions), metadata filtering has also been enabled by Document Type, Topic and Year to enable Targeted Retrieval Queries.</w:t>
      </w:r>
    </w:p>
    <w:p w14:paraId="712B5E7D" w14:textId="77777777" w:rsidR="00EA27FE" w:rsidRDefault="00000000" w:rsidP="0077485F">
      <w:pPr>
        <w:pStyle w:val="Heading4"/>
      </w:pPr>
      <w:r>
        <w:t>5.2.2 Indexing Process</w:t>
      </w:r>
    </w:p>
    <w:p w14:paraId="27D4CC8F" w14:textId="77777777" w:rsidR="00EA27FE" w:rsidRDefault="00000000">
      <w:pPr>
        <w:spacing w:after="240" w:line="360" w:lineRule="auto"/>
      </w:pPr>
      <w:r>
        <w:t>For each of the combinations of the Embedding Model used in this project and Chunking Strategy, a different index was generated to allow for easy experimental comparison.</w:t>
      </w:r>
    </w:p>
    <w:p w14:paraId="29B85A33" w14:textId="77777777" w:rsidR="00EA27FE" w:rsidRDefault="00000000">
      <w:pPr>
        <w:spacing w:after="240" w:line="360" w:lineRule="auto"/>
      </w:pPr>
      <w:r>
        <w:t>The creation of these indexes follows these steps.</w:t>
      </w:r>
    </w:p>
    <w:p w14:paraId="20691E9C" w14:textId="2AE66154" w:rsidR="00EA27FE" w:rsidRDefault="00000000" w:rsidP="004E1E8D">
      <w:pPr>
        <w:pStyle w:val="ListParagraph"/>
        <w:numPr>
          <w:ilvl w:val="0"/>
          <w:numId w:val="14"/>
        </w:numPr>
        <w:spacing w:after="240" w:line="360" w:lineRule="auto"/>
      </w:pPr>
      <w:r>
        <w:t>Create an empty index/collection that will have the correct number of dimensions and use the appropriate distance metric</w:t>
      </w:r>
    </w:p>
    <w:p w14:paraId="7BC81678" w14:textId="63309CCB" w:rsidR="00EA27FE" w:rsidRDefault="00000000" w:rsidP="004E1E8D">
      <w:pPr>
        <w:pStyle w:val="ListParagraph"/>
        <w:numPr>
          <w:ilvl w:val="0"/>
          <w:numId w:val="14"/>
        </w:numPr>
        <w:spacing w:after="240" w:line="360" w:lineRule="auto"/>
      </w:pPr>
      <w:r>
        <w:t xml:space="preserve">Process documents through ingestion </w:t>
      </w:r>
      <w:proofErr w:type="gramStart"/>
      <w:r>
        <w:t>pipe line</w:t>
      </w:r>
      <w:proofErr w:type="gramEnd"/>
      <w:r>
        <w:t xml:space="preserve"> for the selected chunking strategy</w:t>
      </w:r>
    </w:p>
    <w:p w14:paraId="4612E497" w14:textId="5AFC0A4F" w:rsidR="00EA27FE" w:rsidRDefault="00000000" w:rsidP="004E1E8D">
      <w:pPr>
        <w:pStyle w:val="ListParagraph"/>
        <w:numPr>
          <w:ilvl w:val="0"/>
          <w:numId w:val="14"/>
        </w:numPr>
        <w:spacing w:after="240" w:line="360" w:lineRule="auto"/>
      </w:pPr>
      <w:r>
        <w:t>Generate embeddings for all chunks based upon the selected embedder model</w:t>
      </w:r>
    </w:p>
    <w:p w14:paraId="5DD85D61" w14:textId="12246E7D" w:rsidR="00EA27FE" w:rsidRDefault="00000000" w:rsidP="004E1E8D">
      <w:pPr>
        <w:pStyle w:val="ListParagraph"/>
        <w:numPr>
          <w:ilvl w:val="0"/>
          <w:numId w:val="14"/>
        </w:numPr>
        <w:spacing w:after="240" w:line="360" w:lineRule="auto"/>
      </w:pPr>
      <w:r>
        <w:t>Upset embeddings for chunks with their respective metadata within the vector database</w:t>
      </w:r>
    </w:p>
    <w:p w14:paraId="50833AFD" w14:textId="1AAF7992" w:rsidR="00EA27FE" w:rsidRDefault="00000000" w:rsidP="004E1E8D">
      <w:pPr>
        <w:pStyle w:val="ListParagraph"/>
        <w:numPr>
          <w:ilvl w:val="0"/>
          <w:numId w:val="14"/>
        </w:numPr>
        <w:spacing w:after="240" w:line="360" w:lineRule="auto"/>
      </w:pPr>
      <w:r>
        <w:t>Validate the newly created index by executing 10 diagnostic queries to ensure proper retrieval capabilities.</w:t>
      </w:r>
    </w:p>
    <w:p w14:paraId="557AD333" w14:textId="77777777" w:rsidR="00EA27FE" w:rsidRDefault="00000000">
      <w:pPr>
        <w:spacing w:after="240" w:line="360" w:lineRule="auto"/>
      </w:pPr>
      <w:r>
        <w:rPr>
          <w:b/>
        </w:rPr>
        <w:t>Statistics from Vector Database Store:</w:t>
      </w:r>
    </w:p>
    <w:p w14:paraId="64053CD1" w14:textId="77777777" w:rsidR="00EA27FE" w:rsidRDefault="00000000">
      <w:pPr>
        <w:spacing w:after="240" w:line="360" w:lineRule="auto"/>
      </w:pPr>
      <w:r>
        <w:t xml:space="preserve">After completion of this project, the </w:t>
      </w:r>
      <w:proofErr w:type="spellStart"/>
      <w:r>
        <w:t>ChromaDB</w:t>
      </w:r>
      <w:proofErr w:type="spellEnd"/>
      <w:r>
        <w:t xml:space="preserve"> store used in this project occupied 21MB on disk. There were 6 </w:t>
      </w:r>
      <w:proofErr w:type="gramStart"/>
      <w:r>
        <w:t>collection</w:t>
      </w:r>
      <w:proofErr w:type="gramEnd"/>
      <w:r>
        <w:t xml:space="preserve"> per embedding model (4 chunking strategies plus 2 combined collections for performing cross-strategy retrieval). The total number of vectors stored in the </w:t>
      </w:r>
      <w:proofErr w:type="spellStart"/>
      <w:r>
        <w:t>ChromaDB</w:t>
      </w:r>
      <w:proofErr w:type="spellEnd"/>
      <w:r>
        <w:t xml:space="preserve"> store during execution of this project was 4720 (439 passages * embedding models with some deduplication.) Average query time for top 5 results was 18ms when running locally.</w:t>
      </w:r>
    </w:p>
    <w:p w14:paraId="37FB1058" w14:textId="77777777" w:rsidR="00EA27FE" w:rsidRDefault="00000000" w:rsidP="0077485F">
      <w:pPr>
        <w:pStyle w:val="Heading4"/>
      </w:pPr>
      <w:r>
        <w:t>5.2.3 Retrieval Configuration</w:t>
      </w:r>
    </w:p>
    <w:p w14:paraId="35AEC175" w14:textId="77777777" w:rsidR="00EA27FE" w:rsidRDefault="00000000">
      <w:pPr>
        <w:spacing w:after="240" w:line="360" w:lineRule="auto"/>
      </w:pPr>
      <w:r>
        <w:t xml:space="preserve">The Retrieval Module </w:t>
      </w:r>
      <w:proofErr w:type="gramStart"/>
      <w:r>
        <w:t>is capable of supporting</w:t>
      </w:r>
      <w:proofErr w:type="gramEnd"/>
      <w:r>
        <w:t xml:space="preserve"> a configurable top-k value (default = 5) as well as a Minimum Similarity Threshold to enable filtering of Low-Reliability Results. All retrieved results include their Relevance Scores and Full Metadata for Downstream Components to perform Score Weighted Context Assembly or Filter Results Based on Constraints in Metadata (e.g. Filtering the Retrievals to Specific Document Types or Syllabus Topics).</w:t>
      </w:r>
    </w:p>
    <w:p w14:paraId="0C4075E8" w14:textId="77777777" w:rsidR="00EA27FE" w:rsidRDefault="00000000" w:rsidP="0077485F">
      <w:pPr>
        <w:pStyle w:val="Heading3"/>
      </w:pPr>
      <w:bookmarkStart w:id="44" w:name="_Toc236596018"/>
      <w:r>
        <w:lastRenderedPageBreak/>
        <w:t>5.3 Model Selection Justification</w:t>
      </w:r>
      <w:bookmarkEnd w:id="44"/>
    </w:p>
    <w:p w14:paraId="1FF7F4F0" w14:textId="77777777" w:rsidR="00EA27FE" w:rsidRDefault="00000000">
      <w:pPr>
        <w:spacing w:after="240" w:line="360" w:lineRule="auto"/>
      </w:pPr>
      <w:r>
        <w:t>During early research proposals we considered proprietary commercial models Claude 3.5 Sonnet and GPT 4o. Ultimately implementation focused on DeepSeek v4 Pro as primary backend local Large Language Model (LLM) and used Gemini Free via free tier API access for auxiliary tasks and test set generation driven by two considerations: (i) during early prototypes DeepSeek v4 Pro showed much better fluency in context and nuanced generation of Sinhala language often matching expensive commercial APIs; and (ii) given evaluation scale (82 questions times 3 conditions equals to 246 API calls), reliance on paid endpoints would have imposed high cost and bottlenecks due to rate limits but hosting locally and using Gemini free tier ensured full reproducibility and unrestricted throughput for evaluation.</w:t>
      </w:r>
    </w:p>
    <w:p w14:paraId="067C62BF" w14:textId="77777777" w:rsidR="00EA27FE" w:rsidRDefault="00000000">
      <w:pPr>
        <w:spacing w:after="240" w:line="360" w:lineRule="auto"/>
      </w:pPr>
      <w:r>
        <w:rPr>
          <w:b/>
        </w:rPr>
        <w:t>Performance Benchmark Summary:</w:t>
      </w:r>
    </w:p>
    <w:tbl>
      <w:tblPr>
        <w:tblStyle w:val="TableGrid"/>
        <w:tblW w:w="0" w:type="auto"/>
        <w:tblLook w:val="04A0" w:firstRow="1" w:lastRow="0" w:firstColumn="1" w:lastColumn="0" w:noHBand="0" w:noVBand="1"/>
      </w:tblPr>
      <w:tblGrid>
        <w:gridCol w:w="2268"/>
        <w:gridCol w:w="2268"/>
        <w:gridCol w:w="2268"/>
        <w:gridCol w:w="2268"/>
      </w:tblGrid>
      <w:tr w:rsidR="00EA27FE" w:rsidRPr="00536FD4" w14:paraId="03161535" w14:textId="77777777">
        <w:tc>
          <w:tcPr>
            <w:tcW w:w="2268" w:type="dxa"/>
            <w:shd w:val="clear" w:color="auto" w:fill="D9E2F3"/>
          </w:tcPr>
          <w:p w14:paraId="6CE4FEC5" w14:textId="77777777" w:rsidR="00EA27FE" w:rsidRPr="00536FD4" w:rsidRDefault="00000000">
            <w:pPr>
              <w:rPr>
                <w:szCs w:val="28"/>
              </w:rPr>
            </w:pPr>
            <w:r w:rsidRPr="00536FD4">
              <w:rPr>
                <w:b/>
                <w:szCs w:val="28"/>
              </w:rPr>
              <w:t>Model</w:t>
            </w:r>
          </w:p>
        </w:tc>
        <w:tc>
          <w:tcPr>
            <w:tcW w:w="2268" w:type="dxa"/>
            <w:shd w:val="clear" w:color="auto" w:fill="D9E2F3"/>
          </w:tcPr>
          <w:p w14:paraId="280EAD0D" w14:textId="77777777" w:rsidR="00EA27FE" w:rsidRPr="00536FD4" w:rsidRDefault="00000000">
            <w:pPr>
              <w:rPr>
                <w:szCs w:val="28"/>
              </w:rPr>
            </w:pPr>
            <w:r w:rsidRPr="00536FD4">
              <w:rPr>
                <w:b/>
                <w:szCs w:val="28"/>
              </w:rPr>
              <w:t>Answer Relevancy (Automated)</w:t>
            </w:r>
          </w:p>
        </w:tc>
        <w:tc>
          <w:tcPr>
            <w:tcW w:w="2268" w:type="dxa"/>
            <w:shd w:val="clear" w:color="auto" w:fill="D9E2F3"/>
          </w:tcPr>
          <w:p w14:paraId="56118B56" w14:textId="77777777" w:rsidR="00EA27FE" w:rsidRPr="00536FD4" w:rsidRDefault="00000000">
            <w:pPr>
              <w:rPr>
                <w:szCs w:val="28"/>
              </w:rPr>
            </w:pPr>
            <w:r w:rsidRPr="00536FD4">
              <w:rPr>
                <w:b/>
                <w:szCs w:val="28"/>
              </w:rPr>
              <w:t>Human Accuracy (1-5)</w:t>
            </w:r>
          </w:p>
        </w:tc>
        <w:tc>
          <w:tcPr>
            <w:tcW w:w="2268" w:type="dxa"/>
            <w:shd w:val="clear" w:color="auto" w:fill="D9E2F3"/>
          </w:tcPr>
          <w:p w14:paraId="7A1B443F" w14:textId="77777777" w:rsidR="00EA27FE" w:rsidRPr="00536FD4" w:rsidRDefault="00000000">
            <w:pPr>
              <w:rPr>
                <w:szCs w:val="28"/>
              </w:rPr>
            </w:pPr>
            <w:r w:rsidRPr="00536FD4">
              <w:rPr>
                <w:b/>
                <w:szCs w:val="28"/>
              </w:rPr>
              <w:t>Clarity (1-5)</w:t>
            </w:r>
          </w:p>
        </w:tc>
      </w:tr>
      <w:tr w:rsidR="00EA27FE" w:rsidRPr="00536FD4" w14:paraId="5080DE21" w14:textId="77777777">
        <w:tc>
          <w:tcPr>
            <w:tcW w:w="2268" w:type="dxa"/>
          </w:tcPr>
          <w:p w14:paraId="01385086" w14:textId="77777777" w:rsidR="00EA27FE" w:rsidRPr="00536FD4" w:rsidRDefault="00000000">
            <w:pPr>
              <w:rPr>
                <w:szCs w:val="28"/>
              </w:rPr>
            </w:pPr>
            <w:r w:rsidRPr="00536FD4">
              <w:rPr>
                <w:szCs w:val="28"/>
              </w:rPr>
              <w:t>**DeepSeek-v4-Pro**</w:t>
            </w:r>
          </w:p>
        </w:tc>
        <w:tc>
          <w:tcPr>
            <w:tcW w:w="2268" w:type="dxa"/>
          </w:tcPr>
          <w:p w14:paraId="6875D5FC" w14:textId="77777777" w:rsidR="00EA27FE" w:rsidRPr="00536FD4" w:rsidRDefault="00000000">
            <w:pPr>
              <w:rPr>
                <w:szCs w:val="28"/>
              </w:rPr>
            </w:pPr>
            <w:r w:rsidRPr="00536FD4">
              <w:rPr>
                <w:szCs w:val="28"/>
              </w:rPr>
              <w:t>0.87</w:t>
            </w:r>
          </w:p>
        </w:tc>
        <w:tc>
          <w:tcPr>
            <w:tcW w:w="2268" w:type="dxa"/>
          </w:tcPr>
          <w:p w14:paraId="0B9F02F4" w14:textId="77777777" w:rsidR="00EA27FE" w:rsidRPr="00536FD4" w:rsidRDefault="00000000">
            <w:pPr>
              <w:rPr>
                <w:szCs w:val="28"/>
              </w:rPr>
            </w:pPr>
            <w:r w:rsidRPr="00536FD4">
              <w:rPr>
                <w:szCs w:val="28"/>
              </w:rPr>
              <w:t>4.53</w:t>
            </w:r>
          </w:p>
        </w:tc>
        <w:tc>
          <w:tcPr>
            <w:tcW w:w="2268" w:type="dxa"/>
          </w:tcPr>
          <w:p w14:paraId="6E410C46" w14:textId="77777777" w:rsidR="00EA27FE" w:rsidRPr="00536FD4" w:rsidRDefault="00000000">
            <w:pPr>
              <w:rPr>
                <w:szCs w:val="28"/>
              </w:rPr>
            </w:pPr>
            <w:r w:rsidRPr="00536FD4">
              <w:rPr>
                <w:szCs w:val="28"/>
              </w:rPr>
              <w:t>4.73</w:t>
            </w:r>
          </w:p>
        </w:tc>
      </w:tr>
      <w:tr w:rsidR="00EA27FE" w:rsidRPr="00536FD4" w14:paraId="6DB9C184" w14:textId="77777777">
        <w:tc>
          <w:tcPr>
            <w:tcW w:w="2268" w:type="dxa"/>
          </w:tcPr>
          <w:p w14:paraId="7AD665D6" w14:textId="77777777" w:rsidR="00EA27FE" w:rsidRPr="00536FD4" w:rsidRDefault="00000000">
            <w:pPr>
              <w:rPr>
                <w:szCs w:val="28"/>
              </w:rPr>
            </w:pPr>
            <w:r w:rsidRPr="00536FD4">
              <w:rPr>
                <w:szCs w:val="28"/>
              </w:rPr>
              <w:t>**Gemini-Free**</w:t>
            </w:r>
          </w:p>
        </w:tc>
        <w:tc>
          <w:tcPr>
            <w:tcW w:w="2268" w:type="dxa"/>
          </w:tcPr>
          <w:p w14:paraId="0E0DB862" w14:textId="77777777" w:rsidR="00EA27FE" w:rsidRPr="00536FD4" w:rsidRDefault="00000000">
            <w:pPr>
              <w:rPr>
                <w:szCs w:val="28"/>
              </w:rPr>
            </w:pPr>
            <w:r w:rsidRPr="00536FD4">
              <w:rPr>
                <w:szCs w:val="28"/>
              </w:rPr>
              <w:t>0.84</w:t>
            </w:r>
          </w:p>
        </w:tc>
        <w:tc>
          <w:tcPr>
            <w:tcW w:w="2268" w:type="dxa"/>
          </w:tcPr>
          <w:p w14:paraId="3F6741F9" w14:textId="77777777" w:rsidR="00EA27FE" w:rsidRPr="00536FD4" w:rsidRDefault="00000000">
            <w:pPr>
              <w:rPr>
                <w:szCs w:val="28"/>
              </w:rPr>
            </w:pPr>
            <w:r w:rsidRPr="00536FD4">
              <w:rPr>
                <w:szCs w:val="28"/>
              </w:rPr>
              <w:t>4.30</w:t>
            </w:r>
          </w:p>
        </w:tc>
        <w:tc>
          <w:tcPr>
            <w:tcW w:w="2268" w:type="dxa"/>
          </w:tcPr>
          <w:p w14:paraId="775AB409" w14:textId="77777777" w:rsidR="00EA27FE" w:rsidRPr="00536FD4" w:rsidRDefault="00000000">
            <w:pPr>
              <w:rPr>
                <w:szCs w:val="28"/>
              </w:rPr>
            </w:pPr>
            <w:r w:rsidRPr="00536FD4">
              <w:rPr>
                <w:szCs w:val="28"/>
              </w:rPr>
              <w:t>4.50</w:t>
            </w:r>
          </w:p>
        </w:tc>
      </w:tr>
      <w:tr w:rsidR="00EA27FE" w:rsidRPr="00536FD4" w14:paraId="2A327E8C" w14:textId="77777777">
        <w:tc>
          <w:tcPr>
            <w:tcW w:w="2268" w:type="dxa"/>
          </w:tcPr>
          <w:p w14:paraId="0A41D5B9" w14:textId="77777777" w:rsidR="00EA27FE" w:rsidRPr="00536FD4" w:rsidRDefault="00000000">
            <w:pPr>
              <w:rPr>
                <w:szCs w:val="28"/>
              </w:rPr>
            </w:pPr>
            <w:r w:rsidRPr="00536FD4">
              <w:rPr>
                <w:szCs w:val="28"/>
              </w:rPr>
              <w:t>**GPT-4o**</w:t>
            </w:r>
          </w:p>
        </w:tc>
        <w:tc>
          <w:tcPr>
            <w:tcW w:w="2268" w:type="dxa"/>
          </w:tcPr>
          <w:p w14:paraId="1AB0DBEC" w14:textId="77777777" w:rsidR="00EA27FE" w:rsidRPr="00536FD4" w:rsidRDefault="00000000">
            <w:pPr>
              <w:rPr>
                <w:szCs w:val="28"/>
              </w:rPr>
            </w:pPr>
            <w:r w:rsidRPr="00536FD4">
              <w:rPr>
                <w:szCs w:val="28"/>
              </w:rPr>
              <w:t>0.89</w:t>
            </w:r>
          </w:p>
        </w:tc>
        <w:tc>
          <w:tcPr>
            <w:tcW w:w="2268" w:type="dxa"/>
          </w:tcPr>
          <w:p w14:paraId="0DF1ABAD" w14:textId="77777777" w:rsidR="00EA27FE" w:rsidRPr="00536FD4" w:rsidRDefault="00000000">
            <w:pPr>
              <w:rPr>
                <w:szCs w:val="28"/>
              </w:rPr>
            </w:pPr>
            <w:r w:rsidRPr="00536FD4">
              <w:rPr>
                <w:szCs w:val="28"/>
              </w:rPr>
              <w:t>4.60</w:t>
            </w:r>
          </w:p>
        </w:tc>
        <w:tc>
          <w:tcPr>
            <w:tcW w:w="2268" w:type="dxa"/>
          </w:tcPr>
          <w:p w14:paraId="0B53D581" w14:textId="77777777" w:rsidR="00EA27FE" w:rsidRPr="00536FD4" w:rsidRDefault="00000000">
            <w:pPr>
              <w:rPr>
                <w:szCs w:val="28"/>
              </w:rPr>
            </w:pPr>
            <w:r w:rsidRPr="00536FD4">
              <w:rPr>
                <w:szCs w:val="28"/>
              </w:rPr>
              <w:t>4.80</w:t>
            </w:r>
          </w:p>
        </w:tc>
      </w:tr>
      <w:tr w:rsidR="00EA27FE" w:rsidRPr="00536FD4" w14:paraId="2C915512" w14:textId="77777777">
        <w:tc>
          <w:tcPr>
            <w:tcW w:w="2268" w:type="dxa"/>
          </w:tcPr>
          <w:p w14:paraId="6E2D7BAD" w14:textId="77777777" w:rsidR="00EA27FE" w:rsidRPr="00536FD4" w:rsidRDefault="00000000">
            <w:pPr>
              <w:rPr>
                <w:szCs w:val="28"/>
              </w:rPr>
            </w:pPr>
            <w:r w:rsidRPr="00536FD4">
              <w:rPr>
                <w:szCs w:val="28"/>
              </w:rPr>
              <w:t>**Claude-3.5-Sonnet**</w:t>
            </w:r>
          </w:p>
        </w:tc>
        <w:tc>
          <w:tcPr>
            <w:tcW w:w="2268" w:type="dxa"/>
          </w:tcPr>
          <w:p w14:paraId="61EE8C3D" w14:textId="77777777" w:rsidR="00EA27FE" w:rsidRPr="00536FD4" w:rsidRDefault="00000000">
            <w:pPr>
              <w:rPr>
                <w:szCs w:val="28"/>
              </w:rPr>
            </w:pPr>
            <w:r w:rsidRPr="00536FD4">
              <w:rPr>
                <w:szCs w:val="28"/>
              </w:rPr>
              <w:t>0.88</w:t>
            </w:r>
          </w:p>
        </w:tc>
        <w:tc>
          <w:tcPr>
            <w:tcW w:w="2268" w:type="dxa"/>
          </w:tcPr>
          <w:p w14:paraId="1786EBAF" w14:textId="77777777" w:rsidR="00EA27FE" w:rsidRPr="00536FD4" w:rsidRDefault="00000000">
            <w:pPr>
              <w:rPr>
                <w:szCs w:val="28"/>
              </w:rPr>
            </w:pPr>
            <w:r w:rsidRPr="00536FD4">
              <w:rPr>
                <w:szCs w:val="28"/>
              </w:rPr>
              <w:t>4.55</w:t>
            </w:r>
          </w:p>
        </w:tc>
        <w:tc>
          <w:tcPr>
            <w:tcW w:w="2268" w:type="dxa"/>
          </w:tcPr>
          <w:p w14:paraId="2E0C6527" w14:textId="77777777" w:rsidR="00EA27FE" w:rsidRPr="00536FD4" w:rsidRDefault="00000000">
            <w:pPr>
              <w:rPr>
                <w:szCs w:val="28"/>
              </w:rPr>
            </w:pPr>
            <w:r w:rsidRPr="00536FD4">
              <w:rPr>
                <w:szCs w:val="28"/>
              </w:rPr>
              <w:t>4.75</w:t>
            </w:r>
          </w:p>
        </w:tc>
      </w:tr>
    </w:tbl>
    <w:p w14:paraId="1824B4B8" w14:textId="77777777" w:rsidR="00C80B40" w:rsidRDefault="00C80B40" w:rsidP="002C0E8D">
      <w:pPr>
        <w:spacing w:after="240" w:line="240" w:lineRule="auto"/>
        <w:jc w:val="center"/>
        <w:rPr>
          <w:i/>
          <w:sz w:val="20"/>
        </w:rPr>
      </w:pPr>
    </w:p>
    <w:p w14:paraId="28354682" w14:textId="0AC3E494" w:rsidR="002C0E8D" w:rsidRPr="00BC650F" w:rsidRDefault="002C0E8D" w:rsidP="002C0E8D">
      <w:pPr>
        <w:spacing w:after="240" w:line="240" w:lineRule="auto"/>
        <w:jc w:val="center"/>
        <w:rPr>
          <w:i/>
          <w:sz w:val="20"/>
        </w:rPr>
      </w:pPr>
      <w:r>
        <w:rPr>
          <w:i/>
          <w:sz w:val="20"/>
        </w:rPr>
        <w:t xml:space="preserve">Table </w:t>
      </w:r>
      <w:r w:rsidR="00C80B40">
        <w:rPr>
          <w:i/>
          <w:sz w:val="20"/>
        </w:rPr>
        <w:t>5</w:t>
      </w:r>
      <w:r>
        <w:rPr>
          <w:i/>
          <w:sz w:val="20"/>
        </w:rPr>
        <w:t>.</w:t>
      </w:r>
      <w:r w:rsidR="00C80B40">
        <w:rPr>
          <w:i/>
          <w:sz w:val="20"/>
        </w:rPr>
        <w:t>1</w:t>
      </w:r>
      <w:r>
        <w:rPr>
          <w:i/>
          <w:sz w:val="20"/>
        </w:rPr>
        <w:t xml:space="preserve">: </w:t>
      </w:r>
      <w:r w:rsidR="00C80B40" w:rsidRPr="00C80B40">
        <w:rPr>
          <w:i/>
          <w:sz w:val="20"/>
        </w:rPr>
        <w:t>Performance Benchmark Summary</w:t>
      </w:r>
    </w:p>
    <w:p w14:paraId="5E796D74" w14:textId="77777777" w:rsidR="00EA27FE" w:rsidRDefault="00EA27FE"/>
    <w:p w14:paraId="7368D3C7" w14:textId="77777777" w:rsidR="00EA27FE" w:rsidRDefault="00000000">
      <w:r>
        <w:br w:type="page"/>
      </w:r>
    </w:p>
    <w:p w14:paraId="179174ED" w14:textId="0D0C7EAD" w:rsidR="00EA27FE" w:rsidRDefault="00000000" w:rsidP="0077485F">
      <w:pPr>
        <w:pStyle w:val="Heading2"/>
      </w:pPr>
      <w:bookmarkStart w:id="45" w:name="_Toc236596019"/>
      <w:r>
        <w:lastRenderedPageBreak/>
        <w:t>6: Implementation</w:t>
      </w:r>
      <w:bookmarkEnd w:id="45"/>
    </w:p>
    <w:p w14:paraId="423F76D9" w14:textId="77777777" w:rsidR="00EA27FE" w:rsidRDefault="00000000" w:rsidP="0077485F">
      <w:pPr>
        <w:pStyle w:val="Heading3"/>
      </w:pPr>
      <w:bookmarkStart w:id="46" w:name="_Toc236596020"/>
      <w:r>
        <w:t>6.1 Knowledge Base Ingestion Pipeline</w:t>
      </w:r>
      <w:bookmarkEnd w:id="46"/>
    </w:p>
    <w:p w14:paraId="17BF3901" w14:textId="77777777" w:rsidR="00EA27FE" w:rsidRDefault="00000000">
      <w:pPr>
        <w:spacing w:after="240" w:line="360" w:lineRule="auto"/>
      </w:pPr>
      <w:r>
        <w:t>The ingestion pipeline transforms raw Sinhala PDF documents into searchable vector embeddings through a sequence of precisely defined processing stages, elaborating on the Ingestion Pipeline layer introduced in section 3.4.1 and depicted in Figure 5.1.</w:t>
      </w:r>
    </w:p>
    <w:p w14:paraId="1DFA8A7F" w14:textId="77777777" w:rsidR="00EA27FE" w:rsidRPr="00652325" w:rsidRDefault="00000000" w:rsidP="0077485F">
      <w:pPr>
        <w:pStyle w:val="Heading4"/>
      </w:pPr>
      <w:r w:rsidRPr="00652325">
        <w:t>6.1.1 Document Loading</w:t>
      </w:r>
    </w:p>
    <w:p w14:paraId="2F9FE748" w14:textId="77777777" w:rsidR="00EA27FE" w:rsidRDefault="00000000">
      <w:pPr>
        <w:spacing w:after="240" w:line="360" w:lineRule="auto"/>
      </w:pPr>
      <w:r>
        <w:t>The RAG pipeline itself begins after extracting relevant information from the data set; details for the extraction process can be found in section 3.3.2. Once extracted and cleaned, the information is stored as a UTF-8 markdown file that has a name based upon the deterministic method described in section 3.3.3 (i.e., bs-syl-ol-s-2025-syllabus.md). This convention allows the chunking module to send each document to one of three possible chunking methods by reading the first token in the filename instead of having to examine the content of the file or rely on keyword identifiers embedded within the filename. All documents passed through the RAG pipeline carry source metadata (academic year, subject matter, topic, etc.) along with their processed files to allow for source identification of generated answers and filtering of results retrieved based upon source attributes.</w:t>
      </w:r>
    </w:p>
    <w:p w14:paraId="24787107" w14:textId="77777777" w:rsidR="00EA27FE" w:rsidRDefault="00000000">
      <w:pPr>
        <w:spacing w:after="240" w:line="360" w:lineRule="auto"/>
      </w:pPr>
      <w:r>
        <w:t>The size of the knowledge base is comprised of 33 markdown files which include: 25 chapters of textbooks, 6 sections of teacher guides, 2 past papers. The total number of cleanable Sinhala text characters is approximately 473,000. Once passed through the chunking process, there are a total of 439 retrievable passages contained within the four strategies used to create them. The average character count per passage was approximately 1078. The knowledge base contains all seven topics of the GCE O/L Business Studies syllabus: Business Environment, Business Organizations, Marketing, Finance, Human Resource Management, Operations Management, Business Ethics &amp; Social Responsibility.</w:t>
      </w:r>
    </w:p>
    <w:p w14:paraId="1DA4D063" w14:textId="22A6192C" w:rsidR="004D49F4" w:rsidRDefault="004D49F4">
      <w:pPr>
        <w:spacing w:after="240" w:line="360" w:lineRule="auto"/>
      </w:pPr>
      <w:r w:rsidRPr="004D49F4">
        <w:rPr>
          <w:noProof/>
        </w:rPr>
        <w:lastRenderedPageBreak/>
        <w:drawing>
          <wp:inline distT="0" distB="0" distL="0" distR="0" wp14:anchorId="59206EFF" wp14:editId="2FF1248F">
            <wp:extent cx="6136795" cy="2476500"/>
            <wp:effectExtent l="0" t="0" r="0" b="0"/>
            <wp:docPr id="73130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01007" name=""/>
                    <pic:cNvPicPr/>
                  </pic:nvPicPr>
                  <pic:blipFill rotWithShape="1">
                    <a:blip r:embed="rId19"/>
                    <a:srcRect t="11592"/>
                    <a:stretch>
                      <a:fillRect/>
                    </a:stretch>
                  </pic:blipFill>
                  <pic:spPr bwMode="auto">
                    <a:xfrm>
                      <a:off x="0" y="0"/>
                      <a:ext cx="6139719" cy="2477680"/>
                    </a:xfrm>
                    <a:prstGeom prst="rect">
                      <a:avLst/>
                    </a:prstGeom>
                    <a:ln>
                      <a:noFill/>
                    </a:ln>
                    <a:extLst>
                      <a:ext uri="{53640926-AAD7-44D8-BBD7-CCE9431645EC}">
                        <a14:shadowObscured xmlns:a14="http://schemas.microsoft.com/office/drawing/2010/main"/>
                      </a:ext>
                    </a:extLst>
                  </pic:spPr>
                </pic:pic>
              </a:graphicData>
            </a:graphic>
          </wp:inline>
        </w:drawing>
      </w:r>
    </w:p>
    <w:p w14:paraId="60F2CC12" w14:textId="542B3EB1" w:rsidR="004D49F4" w:rsidRDefault="004D49F4">
      <w:pPr>
        <w:spacing w:after="240" w:line="360" w:lineRule="auto"/>
      </w:pPr>
      <w:r w:rsidRPr="004D49F4">
        <w:rPr>
          <w:i/>
          <w:iCs/>
        </w:rPr>
        <w:t>Figure 6.1: Composition of the 33-document knowledge base by document type (left) and confirmation of full coverage across all seven GCE O/L Business Studies syllabus topics</w:t>
      </w:r>
    </w:p>
    <w:p w14:paraId="3B94D20A" w14:textId="77777777" w:rsidR="00EA27FE" w:rsidRDefault="00000000" w:rsidP="0077485F">
      <w:pPr>
        <w:pStyle w:val="Heading4"/>
      </w:pPr>
      <w:r>
        <w:t xml:space="preserve">6.1.2 Text Cleaning and </w:t>
      </w:r>
      <w:proofErr w:type="spellStart"/>
      <w:r>
        <w:t>Normalisation</w:t>
      </w:r>
      <w:proofErr w:type="spellEnd"/>
    </w:p>
    <w:p w14:paraId="574AA1D3" w14:textId="77777777" w:rsidR="00EA27FE" w:rsidRDefault="00000000">
      <w:pPr>
        <w:spacing w:after="240" w:line="360" w:lineRule="auto"/>
      </w:pPr>
      <w:r>
        <w:t>Here is a paraphrased version of the text that retains the core meaning:</w:t>
      </w:r>
    </w:p>
    <w:p w14:paraId="652EED79" w14:textId="77777777" w:rsidR="00EA27FE" w:rsidRDefault="00000000">
      <w:pPr>
        <w:spacing w:after="240" w:line="360" w:lineRule="auto"/>
      </w:pPr>
      <w:r>
        <w:t xml:space="preserve">Text extracted from PDFs in Sinhala faces specific </w:t>
      </w:r>
      <w:proofErr w:type="gramStart"/>
      <w:r>
        <w:t>particular challenges</w:t>
      </w:r>
      <w:proofErr w:type="gramEnd"/>
      <w:r>
        <w:t xml:space="preserve"> that require special preprocessing. Normalization: Unicode Normalization Form C (NFC) is used to normalize extracted text. This form composes decomposed character sequences into canonical composed forms without altering distinctions related to compatibility. This ensures consistent representation while preserving encoding from fonts that map Sinhala text. Correction of Errors from OCR: For scanned documents (especially older past papers), OCR introduces specific systematic errors for the Sinhala script such as confusion among visually similar characters, incorrect handling of vowel diacritics and misrecognition of punctuation marks. A </w:t>
      </w:r>
      <w:proofErr w:type="gramStart"/>
      <w:r>
        <w:t>rule based</w:t>
      </w:r>
      <w:proofErr w:type="gramEnd"/>
      <w:r>
        <w:t xml:space="preserve"> correction module applies fixes based on patterns for high frequency OCR errors and these fixes are validated by inspecting processed sample text manually.</w:t>
      </w:r>
    </w:p>
    <w:p w14:paraId="54592248" w14:textId="77777777" w:rsidR="00EA27FE" w:rsidRDefault="00000000">
      <w:pPr>
        <w:spacing w:after="240" w:line="360" w:lineRule="auto"/>
      </w:pPr>
      <w:r>
        <w:t>Filtering Content: Headers, footers, page numbers, decorative graphics captions and blank pages are identified and discarded. We use whitelisting: only text that matches expected patterns for prose typical of educational writing is retained.</w:t>
      </w:r>
    </w:p>
    <w:p w14:paraId="1F2817E6" w14:textId="77777777" w:rsidR="00536FD4" w:rsidRDefault="00536FD4">
      <w:pPr>
        <w:spacing w:after="240" w:line="360" w:lineRule="auto"/>
      </w:pPr>
    </w:p>
    <w:p w14:paraId="361E5A86" w14:textId="77777777" w:rsidR="00536FD4" w:rsidRDefault="00536FD4">
      <w:pPr>
        <w:spacing w:after="240" w:line="360" w:lineRule="auto"/>
      </w:pPr>
    </w:p>
    <w:p w14:paraId="65BD5F78" w14:textId="77777777" w:rsidR="00536FD4" w:rsidRDefault="00536FD4">
      <w:pPr>
        <w:spacing w:after="240" w:line="360" w:lineRule="auto"/>
      </w:pPr>
    </w:p>
    <w:p w14:paraId="7A851080" w14:textId="77777777" w:rsidR="00EA27FE" w:rsidRDefault="00000000" w:rsidP="0077485F">
      <w:pPr>
        <w:pStyle w:val="Heading4"/>
      </w:pPr>
      <w:r>
        <w:lastRenderedPageBreak/>
        <w:t>6.1.3 Text Chunking</w:t>
      </w:r>
    </w:p>
    <w:p w14:paraId="5DD6F15D" w14:textId="77777777" w:rsidR="00EA27FE" w:rsidRDefault="00000000">
      <w:pPr>
        <w:spacing w:after="240" w:line="360" w:lineRule="auto"/>
      </w:pPr>
      <w:r>
        <w:t xml:space="preserve">The </w:t>
      </w:r>
      <w:proofErr w:type="spellStart"/>
      <w:r>
        <w:t>Chunker</w:t>
      </w:r>
      <w:proofErr w:type="spellEnd"/>
      <w:r>
        <w:t xml:space="preserve"> has an implementation in </w:t>
      </w:r>
      <w:r>
        <w:rPr>
          <w:rFonts w:ascii="Courier New" w:hAnsi="Courier New"/>
          <w:sz w:val="20"/>
        </w:rPr>
        <w:t>chunker.py</w:t>
      </w:r>
      <w:r>
        <w:t xml:space="preserve"> where it uses four different ways to segment clean Markdown documents, all accessible through the same user interface:</w:t>
      </w:r>
    </w:p>
    <w:p w14:paraId="19F66829" w14:textId="77777777" w:rsidR="00EA27FE" w:rsidRDefault="00000000">
      <w:pPr>
        <w:spacing w:after="240" w:line="360" w:lineRule="auto"/>
      </w:pPr>
      <w:r>
        <w:t xml:space="preserve">A. </w:t>
      </w:r>
      <w:r>
        <w:rPr>
          <w:b/>
        </w:rPr>
        <w:t>Paragraph Chunking:</w:t>
      </w:r>
      <w:r>
        <w:t xml:space="preserve"> For syllabi documents, the Markdown table rows (each representing a competency from a syllabus) are converted to retrievable passages. There is a row merging heuristic that combines rows from tables that were broken into multiple lines because of the line breaking feature so that each passage includes a full competency description with associated content, learning objectives and time spent teaching. Other non-</w:t>
      </w:r>
      <w:proofErr w:type="gramStart"/>
      <w:r>
        <w:t>table based</w:t>
      </w:r>
      <w:proofErr w:type="gramEnd"/>
      <w:r>
        <w:t xml:space="preserve"> text is segmented based upon the paragraph boundaries created by blank lines. Passages less than 20 characters long are discarded.</w:t>
      </w:r>
    </w:p>
    <w:p w14:paraId="1D06AB89" w14:textId="77777777" w:rsidR="00EA27FE" w:rsidRDefault="00000000">
      <w:pPr>
        <w:spacing w:after="240" w:line="360" w:lineRule="auto"/>
      </w:pPr>
      <w:r>
        <w:t xml:space="preserve">B. </w:t>
      </w:r>
      <w:r>
        <w:rPr>
          <w:b/>
        </w:rPr>
        <w:t>Semantic Section Chunking:</w:t>
      </w:r>
      <w:r>
        <w:t xml:space="preserve"> Curriculum topic boundaries are defined by numbered competency patterns (e.g. "1.1," "2.3") and therefore all rows that belong to the same curriculum topic can be combined into a single passage; </w:t>
      </w:r>
      <w:proofErr w:type="gramStart"/>
      <w:r>
        <w:t>thus</w:t>
      </w:r>
      <w:proofErr w:type="gramEnd"/>
      <w:r>
        <w:t xml:space="preserve"> preserving the educational integrity of complete topic sections. These passages represent pedagogically cohesive units; e.g. a complete section on "the factors of production" (</w:t>
      </w:r>
      <w:proofErr w:type="spellStart"/>
      <w:r>
        <w:t>නිෂ්පාදන</w:t>
      </w:r>
      <w:proofErr w:type="spellEnd"/>
      <w:r>
        <w:t xml:space="preserve"> </w:t>
      </w:r>
      <w:proofErr w:type="spellStart"/>
      <w:r>
        <w:t>සාධක</w:t>
      </w:r>
      <w:proofErr w:type="spellEnd"/>
      <w:r>
        <w:t>) would remain as a single retrievable unit.</w:t>
      </w:r>
    </w:p>
    <w:p w14:paraId="23EF7AEB" w14:textId="77777777" w:rsidR="00EA27FE" w:rsidRDefault="00000000">
      <w:pPr>
        <w:spacing w:after="240" w:line="360" w:lineRule="auto"/>
      </w:pPr>
      <w:r>
        <w:t xml:space="preserve">C. </w:t>
      </w:r>
      <w:r>
        <w:rPr>
          <w:b/>
        </w:rPr>
        <w:t>Semantic Question Chunking:</w:t>
      </w:r>
      <w:r>
        <w:t xml:space="preserve"> Examination papers are segmented by the number in front of each question (e.g. "01.," "02. ") so that each individual question and its sub-elements form a single retrievable unit. As previously stated, this segmentation recognizes that past paper questions along with their context for answers will naturally act as suitable targets for exam style </w:t>
      </w:r>
      <w:proofErr w:type="spellStart"/>
      <w:r>
        <w:t>querys</w:t>
      </w:r>
      <w:proofErr w:type="spellEnd"/>
      <w:r>
        <w:t>, making the granularity of the retrieved elements consistent with those used in the human validation process.</w:t>
      </w:r>
    </w:p>
    <w:p w14:paraId="354B3C2C" w14:textId="77777777" w:rsidR="00EA27FE" w:rsidRDefault="00000000">
      <w:pPr>
        <w:spacing w:after="240" w:line="360" w:lineRule="auto"/>
      </w:pPr>
      <w:r>
        <w:t xml:space="preserve">D. </w:t>
      </w:r>
      <w:r>
        <w:rPr>
          <w:b/>
        </w:rPr>
        <w:t>Sliding Window Chunking:</w:t>
      </w:r>
      <w:r>
        <w:t xml:space="preserve"> The sliding window method uses an </w:t>
      </w:r>
      <w:proofErr w:type="gramStart"/>
      <w:r>
        <w:t>800 character</w:t>
      </w:r>
      <w:proofErr w:type="gramEnd"/>
      <w:r>
        <w:t xml:space="preserve"> window and an overlap of 150 characters to provide broad coverage of the syllabus document. In general, this will ensure that all content that falls between section/paragraph boundaries (or even between dense formatting of table cells) will still be available to be retrieved. This method also acts as a back-up plan for queries that fall outside the bounds of one curriculum topic.</w:t>
      </w:r>
    </w:p>
    <w:p w14:paraId="7C40CF3C" w14:textId="5F4D83ED" w:rsidR="00EA27FE" w:rsidRDefault="00EA27FE">
      <w:pPr>
        <w:spacing w:after="240" w:line="360" w:lineRule="auto"/>
      </w:pPr>
    </w:p>
    <w:p w14:paraId="1DF78703" w14:textId="77777777" w:rsidR="00536FD4" w:rsidRDefault="00536FD4">
      <w:pPr>
        <w:spacing w:after="240" w:line="360" w:lineRule="auto"/>
      </w:pPr>
    </w:p>
    <w:tbl>
      <w:tblPr>
        <w:tblStyle w:val="TableGrid"/>
        <w:tblW w:w="0" w:type="auto"/>
        <w:tblLook w:val="04A0" w:firstRow="1" w:lastRow="0" w:firstColumn="1" w:lastColumn="0" w:noHBand="0" w:noVBand="1"/>
      </w:tblPr>
      <w:tblGrid>
        <w:gridCol w:w="1512"/>
        <w:gridCol w:w="1512"/>
        <w:gridCol w:w="1512"/>
        <w:gridCol w:w="1523"/>
        <w:gridCol w:w="1512"/>
        <w:gridCol w:w="1512"/>
      </w:tblGrid>
      <w:tr w:rsidR="00EA27FE" w:rsidRPr="00536FD4" w14:paraId="76BAF555" w14:textId="77777777">
        <w:tc>
          <w:tcPr>
            <w:tcW w:w="1512" w:type="dxa"/>
            <w:shd w:val="clear" w:color="auto" w:fill="D9E2F3"/>
          </w:tcPr>
          <w:p w14:paraId="5D5B2203" w14:textId="77777777" w:rsidR="00EA27FE" w:rsidRPr="00536FD4" w:rsidRDefault="00000000">
            <w:pPr>
              <w:rPr>
                <w:szCs w:val="28"/>
              </w:rPr>
            </w:pPr>
            <w:r w:rsidRPr="00536FD4">
              <w:rPr>
                <w:b/>
                <w:szCs w:val="28"/>
              </w:rPr>
              <w:lastRenderedPageBreak/>
              <w:t>Strategy</w:t>
            </w:r>
          </w:p>
        </w:tc>
        <w:tc>
          <w:tcPr>
            <w:tcW w:w="1512" w:type="dxa"/>
            <w:shd w:val="clear" w:color="auto" w:fill="D9E2F3"/>
          </w:tcPr>
          <w:p w14:paraId="0C34B89E" w14:textId="77777777" w:rsidR="00EA27FE" w:rsidRPr="00536FD4" w:rsidRDefault="00000000">
            <w:pPr>
              <w:rPr>
                <w:szCs w:val="28"/>
              </w:rPr>
            </w:pPr>
            <w:r w:rsidRPr="00536FD4">
              <w:rPr>
                <w:b/>
                <w:szCs w:val="28"/>
              </w:rPr>
              <w:t>Unit</w:t>
            </w:r>
          </w:p>
        </w:tc>
        <w:tc>
          <w:tcPr>
            <w:tcW w:w="1512" w:type="dxa"/>
            <w:shd w:val="clear" w:color="auto" w:fill="D9E2F3"/>
          </w:tcPr>
          <w:p w14:paraId="5D9B2B9C" w14:textId="77777777" w:rsidR="00EA27FE" w:rsidRPr="00536FD4" w:rsidRDefault="00000000">
            <w:pPr>
              <w:rPr>
                <w:szCs w:val="28"/>
              </w:rPr>
            </w:pPr>
            <w:r w:rsidRPr="00536FD4">
              <w:rPr>
                <w:b/>
                <w:szCs w:val="28"/>
              </w:rPr>
              <w:t>Boundary Basis</w:t>
            </w:r>
          </w:p>
        </w:tc>
        <w:tc>
          <w:tcPr>
            <w:tcW w:w="1512" w:type="dxa"/>
            <w:shd w:val="clear" w:color="auto" w:fill="D9E2F3"/>
          </w:tcPr>
          <w:p w14:paraId="24E4F1F1" w14:textId="77777777" w:rsidR="00EA27FE" w:rsidRPr="00536FD4" w:rsidRDefault="00000000">
            <w:pPr>
              <w:rPr>
                <w:szCs w:val="28"/>
              </w:rPr>
            </w:pPr>
            <w:r w:rsidRPr="00536FD4">
              <w:rPr>
                <w:b/>
                <w:szCs w:val="28"/>
              </w:rPr>
              <w:t>Pedagogical Coherence</w:t>
            </w:r>
          </w:p>
        </w:tc>
        <w:tc>
          <w:tcPr>
            <w:tcW w:w="1512" w:type="dxa"/>
            <w:shd w:val="clear" w:color="auto" w:fill="D9E2F3"/>
          </w:tcPr>
          <w:p w14:paraId="7E225E19" w14:textId="77777777" w:rsidR="00EA27FE" w:rsidRPr="00536FD4" w:rsidRDefault="00000000">
            <w:pPr>
              <w:rPr>
                <w:szCs w:val="28"/>
              </w:rPr>
            </w:pPr>
            <w:r w:rsidRPr="00536FD4">
              <w:rPr>
                <w:b/>
                <w:szCs w:val="28"/>
              </w:rPr>
              <w:t>Retrieval Granularity</w:t>
            </w:r>
          </w:p>
        </w:tc>
        <w:tc>
          <w:tcPr>
            <w:tcW w:w="1512" w:type="dxa"/>
            <w:shd w:val="clear" w:color="auto" w:fill="D9E2F3"/>
          </w:tcPr>
          <w:p w14:paraId="0780E417" w14:textId="77777777" w:rsidR="00EA27FE" w:rsidRPr="00536FD4" w:rsidRDefault="00000000">
            <w:pPr>
              <w:rPr>
                <w:szCs w:val="28"/>
              </w:rPr>
            </w:pPr>
            <w:r w:rsidRPr="00536FD4">
              <w:rPr>
                <w:b/>
                <w:szCs w:val="28"/>
              </w:rPr>
              <w:t>Key Trade-off</w:t>
            </w:r>
          </w:p>
        </w:tc>
      </w:tr>
      <w:tr w:rsidR="00EA27FE" w:rsidRPr="00536FD4" w14:paraId="51A03CAC" w14:textId="77777777">
        <w:tc>
          <w:tcPr>
            <w:tcW w:w="1512" w:type="dxa"/>
          </w:tcPr>
          <w:p w14:paraId="7D62B9CF" w14:textId="77777777" w:rsidR="00EA27FE" w:rsidRPr="00536FD4" w:rsidRDefault="00000000">
            <w:pPr>
              <w:rPr>
                <w:szCs w:val="28"/>
              </w:rPr>
            </w:pPr>
            <w:r w:rsidRPr="00536FD4">
              <w:rPr>
                <w:szCs w:val="28"/>
              </w:rPr>
              <w:t>A: Paragraph</w:t>
            </w:r>
          </w:p>
        </w:tc>
        <w:tc>
          <w:tcPr>
            <w:tcW w:w="1512" w:type="dxa"/>
          </w:tcPr>
          <w:p w14:paraId="4F7F24D2" w14:textId="77777777" w:rsidR="00EA27FE" w:rsidRPr="00536FD4" w:rsidRDefault="00000000">
            <w:pPr>
              <w:rPr>
                <w:szCs w:val="28"/>
              </w:rPr>
            </w:pPr>
            <w:r w:rsidRPr="00536FD4">
              <w:rPr>
                <w:szCs w:val="28"/>
              </w:rPr>
              <w:t xml:space="preserve">~120–350 </w:t>
            </w:r>
            <w:proofErr w:type="spellStart"/>
            <w:r w:rsidRPr="00536FD4">
              <w:rPr>
                <w:szCs w:val="28"/>
              </w:rPr>
              <w:t>chars</w:t>
            </w:r>
            <w:proofErr w:type="spellEnd"/>
            <w:r w:rsidRPr="00536FD4">
              <w:rPr>
                <w:szCs w:val="28"/>
              </w:rPr>
              <w:t xml:space="preserve"> per row</w:t>
            </w:r>
          </w:p>
        </w:tc>
        <w:tc>
          <w:tcPr>
            <w:tcW w:w="1512" w:type="dxa"/>
          </w:tcPr>
          <w:p w14:paraId="5BB47869" w14:textId="77777777" w:rsidR="00EA27FE" w:rsidRPr="00536FD4" w:rsidRDefault="00000000">
            <w:pPr>
              <w:rPr>
                <w:szCs w:val="28"/>
              </w:rPr>
            </w:pPr>
            <w:r w:rsidRPr="00536FD4">
              <w:rPr>
                <w:szCs w:val="28"/>
              </w:rPr>
              <w:t>Markdown table rows / blank lines</w:t>
            </w:r>
          </w:p>
        </w:tc>
        <w:tc>
          <w:tcPr>
            <w:tcW w:w="1512" w:type="dxa"/>
          </w:tcPr>
          <w:p w14:paraId="357C321B" w14:textId="77777777" w:rsidR="00EA27FE" w:rsidRPr="00536FD4" w:rsidRDefault="00000000">
            <w:pPr>
              <w:rPr>
                <w:szCs w:val="28"/>
              </w:rPr>
            </w:pPr>
            <w:r w:rsidRPr="00536FD4">
              <w:rPr>
                <w:szCs w:val="28"/>
              </w:rPr>
              <w:t>Moderate — captures individual competencies</w:t>
            </w:r>
          </w:p>
        </w:tc>
        <w:tc>
          <w:tcPr>
            <w:tcW w:w="1512" w:type="dxa"/>
          </w:tcPr>
          <w:p w14:paraId="789B071A" w14:textId="77777777" w:rsidR="00EA27FE" w:rsidRPr="00536FD4" w:rsidRDefault="00000000">
            <w:pPr>
              <w:rPr>
                <w:szCs w:val="28"/>
              </w:rPr>
            </w:pPr>
            <w:r w:rsidRPr="00536FD4">
              <w:rPr>
                <w:szCs w:val="28"/>
              </w:rPr>
              <w:t>Fine, uniform table rows</w:t>
            </w:r>
          </w:p>
        </w:tc>
        <w:tc>
          <w:tcPr>
            <w:tcW w:w="1512" w:type="dxa"/>
          </w:tcPr>
          <w:p w14:paraId="6E6C73B8" w14:textId="77777777" w:rsidR="00EA27FE" w:rsidRPr="00536FD4" w:rsidRDefault="00000000">
            <w:pPr>
              <w:rPr>
                <w:szCs w:val="28"/>
              </w:rPr>
            </w:pPr>
            <w:r w:rsidRPr="00536FD4">
              <w:rPr>
                <w:szCs w:val="28"/>
              </w:rPr>
              <w:t>Consistent unit size; may split multi-competency concepts</w:t>
            </w:r>
          </w:p>
        </w:tc>
      </w:tr>
      <w:tr w:rsidR="00EA27FE" w:rsidRPr="00536FD4" w14:paraId="04F53AB1" w14:textId="77777777">
        <w:tc>
          <w:tcPr>
            <w:tcW w:w="1512" w:type="dxa"/>
          </w:tcPr>
          <w:p w14:paraId="0B4482CE" w14:textId="77777777" w:rsidR="00EA27FE" w:rsidRPr="00536FD4" w:rsidRDefault="00000000">
            <w:pPr>
              <w:rPr>
                <w:szCs w:val="28"/>
              </w:rPr>
            </w:pPr>
            <w:r w:rsidRPr="00536FD4">
              <w:rPr>
                <w:szCs w:val="28"/>
              </w:rPr>
              <w:t>B: Semantic-Section</w:t>
            </w:r>
          </w:p>
        </w:tc>
        <w:tc>
          <w:tcPr>
            <w:tcW w:w="1512" w:type="dxa"/>
          </w:tcPr>
          <w:p w14:paraId="5E5AD706" w14:textId="77777777" w:rsidR="00EA27FE" w:rsidRPr="00536FD4" w:rsidRDefault="00000000">
            <w:pPr>
              <w:rPr>
                <w:szCs w:val="28"/>
              </w:rPr>
            </w:pPr>
            <w:r w:rsidRPr="00536FD4">
              <w:rPr>
                <w:szCs w:val="28"/>
              </w:rPr>
              <w:t>Variable, topic-length</w:t>
            </w:r>
          </w:p>
        </w:tc>
        <w:tc>
          <w:tcPr>
            <w:tcW w:w="1512" w:type="dxa"/>
          </w:tcPr>
          <w:p w14:paraId="5DF7F83D" w14:textId="77777777" w:rsidR="00EA27FE" w:rsidRPr="00536FD4" w:rsidRDefault="00000000">
            <w:pPr>
              <w:rPr>
                <w:szCs w:val="28"/>
              </w:rPr>
            </w:pPr>
            <w:r w:rsidRPr="00536FD4">
              <w:rPr>
                <w:szCs w:val="28"/>
              </w:rPr>
              <w:t>Curriculum topic numbers (1.1, 2.3)</w:t>
            </w:r>
          </w:p>
        </w:tc>
        <w:tc>
          <w:tcPr>
            <w:tcW w:w="1512" w:type="dxa"/>
          </w:tcPr>
          <w:p w14:paraId="0CFB2E0E" w14:textId="77777777" w:rsidR="00EA27FE" w:rsidRPr="00536FD4" w:rsidRDefault="00000000">
            <w:pPr>
              <w:rPr>
                <w:szCs w:val="28"/>
              </w:rPr>
            </w:pPr>
            <w:r w:rsidRPr="00536FD4">
              <w:rPr>
                <w:szCs w:val="28"/>
              </w:rPr>
              <w:t>High — preserves complete pedagogical units</w:t>
            </w:r>
          </w:p>
        </w:tc>
        <w:tc>
          <w:tcPr>
            <w:tcW w:w="1512" w:type="dxa"/>
          </w:tcPr>
          <w:p w14:paraId="1B228629" w14:textId="77777777" w:rsidR="00EA27FE" w:rsidRPr="00536FD4" w:rsidRDefault="00000000">
            <w:pPr>
              <w:rPr>
                <w:szCs w:val="28"/>
              </w:rPr>
            </w:pPr>
            <w:proofErr w:type="gramStart"/>
            <w:r w:rsidRPr="00536FD4">
              <w:rPr>
                <w:szCs w:val="28"/>
              </w:rPr>
              <w:t>Coarse,</w:t>
            </w:r>
            <w:proofErr w:type="gramEnd"/>
            <w:r w:rsidRPr="00536FD4">
              <w:rPr>
                <w:szCs w:val="28"/>
              </w:rPr>
              <w:t xml:space="preserve"> topic-dependent</w:t>
            </w:r>
          </w:p>
        </w:tc>
        <w:tc>
          <w:tcPr>
            <w:tcW w:w="1512" w:type="dxa"/>
          </w:tcPr>
          <w:p w14:paraId="168199C8" w14:textId="77777777" w:rsidR="00EA27FE" w:rsidRPr="00536FD4" w:rsidRDefault="00000000">
            <w:pPr>
              <w:rPr>
                <w:szCs w:val="28"/>
              </w:rPr>
            </w:pPr>
            <w:r w:rsidRPr="00536FD4">
              <w:rPr>
                <w:szCs w:val="28"/>
              </w:rPr>
              <w:t>Coherent chunks; uneven size can affect embedding quality</w:t>
            </w:r>
          </w:p>
        </w:tc>
      </w:tr>
      <w:tr w:rsidR="00EA27FE" w:rsidRPr="00536FD4" w14:paraId="7B54E83D" w14:textId="77777777">
        <w:tc>
          <w:tcPr>
            <w:tcW w:w="1512" w:type="dxa"/>
          </w:tcPr>
          <w:p w14:paraId="4ED95225" w14:textId="77777777" w:rsidR="00EA27FE" w:rsidRPr="00536FD4" w:rsidRDefault="00000000">
            <w:pPr>
              <w:rPr>
                <w:szCs w:val="28"/>
              </w:rPr>
            </w:pPr>
            <w:r w:rsidRPr="00536FD4">
              <w:rPr>
                <w:szCs w:val="28"/>
              </w:rPr>
              <w:t>C: Semantic-Question</w:t>
            </w:r>
          </w:p>
        </w:tc>
        <w:tc>
          <w:tcPr>
            <w:tcW w:w="1512" w:type="dxa"/>
          </w:tcPr>
          <w:p w14:paraId="023137FA" w14:textId="77777777" w:rsidR="00EA27FE" w:rsidRPr="00536FD4" w:rsidRDefault="00000000">
            <w:pPr>
              <w:rPr>
                <w:szCs w:val="28"/>
              </w:rPr>
            </w:pPr>
            <w:r w:rsidRPr="00536FD4">
              <w:rPr>
                <w:szCs w:val="28"/>
              </w:rPr>
              <w:t>Variable, per exam question</w:t>
            </w:r>
          </w:p>
        </w:tc>
        <w:tc>
          <w:tcPr>
            <w:tcW w:w="1512" w:type="dxa"/>
          </w:tcPr>
          <w:p w14:paraId="353D1FD4" w14:textId="77777777" w:rsidR="00EA27FE" w:rsidRPr="00536FD4" w:rsidRDefault="00000000">
            <w:pPr>
              <w:rPr>
                <w:szCs w:val="28"/>
              </w:rPr>
            </w:pPr>
            <w:r w:rsidRPr="00536FD4">
              <w:rPr>
                <w:szCs w:val="28"/>
              </w:rPr>
              <w:t>Question-number boundaries (01., 02.)</w:t>
            </w:r>
          </w:p>
        </w:tc>
        <w:tc>
          <w:tcPr>
            <w:tcW w:w="1512" w:type="dxa"/>
          </w:tcPr>
          <w:p w14:paraId="04FACFBA" w14:textId="77777777" w:rsidR="00EA27FE" w:rsidRPr="00536FD4" w:rsidRDefault="00000000">
            <w:pPr>
              <w:rPr>
                <w:szCs w:val="28"/>
              </w:rPr>
            </w:pPr>
            <w:r w:rsidRPr="00536FD4">
              <w:rPr>
                <w:szCs w:val="28"/>
              </w:rPr>
              <w:t>High for exam context</w:t>
            </w:r>
          </w:p>
        </w:tc>
        <w:tc>
          <w:tcPr>
            <w:tcW w:w="1512" w:type="dxa"/>
          </w:tcPr>
          <w:p w14:paraId="24FFD688" w14:textId="77777777" w:rsidR="00EA27FE" w:rsidRPr="00536FD4" w:rsidRDefault="00000000">
            <w:pPr>
              <w:rPr>
                <w:szCs w:val="28"/>
              </w:rPr>
            </w:pPr>
            <w:r w:rsidRPr="00536FD4">
              <w:rPr>
                <w:szCs w:val="28"/>
              </w:rPr>
              <w:t>Exam-aligned, question-length</w:t>
            </w:r>
          </w:p>
        </w:tc>
        <w:tc>
          <w:tcPr>
            <w:tcW w:w="1512" w:type="dxa"/>
          </w:tcPr>
          <w:p w14:paraId="05D5EF95" w14:textId="77777777" w:rsidR="00EA27FE" w:rsidRPr="00536FD4" w:rsidRDefault="00000000">
            <w:pPr>
              <w:rPr>
                <w:szCs w:val="28"/>
              </w:rPr>
            </w:pPr>
            <w:r w:rsidRPr="00536FD4">
              <w:rPr>
                <w:szCs w:val="28"/>
              </w:rPr>
              <w:t>Retrieval directly mirrors evaluation format</w:t>
            </w:r>
          </w:p>
        </w:tc>
      </w:tr>
      <w:tr w:rsidR="00EA27FE" w:rsidRPr="00536FD4" w14:paraId="2500E121" w14:textId="77777777">
        <w:tc>
          <w:tcPr>
            <w:tcW w:w="1512" w:type="dxa"/>
          </w:tcPr>
          <w:p w14:paraId="035E6672" w14:textId="77777777" w:rsidR="00EA27FE" w:rsidRPr="00536FD4" w:rsidRDefault="00000000">
            <w:pPr>
              <w:rPr>
                <w:szCs w:val="28"/>
              </w:rPr>
            </w:pPr>
            <w:r w:rsidRPr="00536FD4">
              <w:rPr>
                <w:szCs w:val="28"/>
              </w:rPr>
              <w:t>D: Sliding-Window</w:t>
            </w:r>
          </w:p>
        </w:tc>
        <w:tc>
          <w:tcPr>
            <w:tcW w:w="1512" w:type="dxa"/>
          </w:tcPr>
          <w:p w14:paraId="578CE7AC" w14:textId="77777777" w:rsidR="00EA27FE" w:rsidRPr="00536FD4" w:rsidRDefault="00000000">
            <w:pPr>
              <w:rPr>
                <w:szCs w:val="28"/>
              </w:rPr>
            </w:pPr>
            <w:r w:rsidRPr="00536FD4">
              <w:rPr>
                <w:szCs w:val="28"/>
              </w:rPr>
              <w:t xml:space="preserve">800 </w:t>
            </w:r>
            <w:proofErr w:type="gramStart"/>
            <w:r w:rsidRPr="00536FD4">
              <w:rPr>
                <w:szCs w:val="28"/>
              </w:rPr>
              <w:t>chars</w:t>
            </w:r>
            <w:proofErr w:type="gramEnd"/>
            <w:r w:rsidRPr="00536FD4">
              <w:rPr>
                <w:szCs w:val="28"/>
              </w:rPr>
              <w:t xml:space="preserve">, 150 </w:t>
            </w:r>
            <w:proofErr w:type="gramStart"/>
            <w:r w:rsidRPr="00536FD4">
              <w:rPr>
                <w:szCs w:val="28"/>
              </w:rPr>
              <w:t>overlap</w:t>
            </w:r>
            <w:proofErr w:type="gramEnd"/>
          </w:p>
        </w:tc>
        <w:tc>
          <w:tcPr>
            <w:tcW w:w="1512" w:type="dxa"/>
          </w:tcPr>
          <w:p w14:paraId="53A09D88" w14:textId="77777777" w:rsidR="00EA27FE" w:rsidRPr="00536FD4" w:rsidRDefault="00000000">
            <w:pPr>
              <w:rPr>
                <w:szCs w:val="28"/>
              </w:rPr>
            </w:pPr>
            <w:r w:rsidRPr="00536FD4">
              <w:rPr>
                <w:szCs w:val="28"/>
              </w:rPr>
              <w:t>Character position</w:t>
            </w:r>
          </w:p>
        </w:tc>
        <w:tc>
          <w:tcPr>
            <w:tcW w:w="1512" w:type="dxa"/>
          </w:tcPr>
          <w:p w14:paraId="53C84166" w14:textId="77777777" w:rsidR="00EA27FE" w:rsidRPr="00536FD4" w:rsidRDefault="00000000">
            <w:pPr>
              <w:rPr>
                <w:szCs w:val="28"/>
              </w:rPr>
            </w:pPr>
            <w:r w:rsidRPr="00536FD4">
              <w:rPr>
                <w:szCs w:val="28"/>
              </w:rPr>
              <w:t>Low — arbitrary window boundaries</w:t>
            </w:r>
          </w:p>
        </w:tc>
        <w:tc>
          <w:tcPr>
            <w:tcW w:w="1512" w:type="dxa"/>
          </w:tcPr>
          <w:p w14:paraId="4481BB79" w14:textId="77777777" w:rsidR="00EA27FE" w:rsidRPr="00536FD4" w:rsidRDefault="00000000">
            <w:pPr>
              <w:rPr>
                <w:szCs w:val="28"/>
              </w:rPr>
            </w:pPr>
            <w:r w:rsidRPr="00536FD4">
              <w:rPr>
                <w:szCs w:val="28"/>
              </w:rPr>
              <w:t>Fine, uniform</w:t>
            </w:r>
          </w:p>
        </w:tc>
        <w:tc>
          <w:tcPr>
            <w:tcW w:w="1512" w:type="dxa"/>
          </w:tcPr>
          <w:p w14:paraId="4001ED7E" w14:textId="77777777" w:rsidR="00EA27FE" w:rsidRPr="00536FD4" w:rsidRDefault="00000000">
            <w:pPr>
              <w:rPr>
                <w:szCs w:val="28"/>
              </w:rPr>
            </w:pPr>
            <w:r w:rsidRPr="00536FD4">
              <w:rPr>
                <w:szCs w:val="28"/>
              </w:rPr>
              <w:t>Full coverage; no semantic coherence guarantee</w:t>
            </w:r>
          </w:p>
        </w:tc>
      </w:tr>
    </w:tbl>
    <w:p w14:paraId="08AF4A1F" w14:textId="77777777" w:rsidR="00C80B40" w:rsidRDefault="00C80B40" w:rsidP="00C80B40">
      <w:pPr>
        <w:spacing w:after="240" w:line="240" w:lineRule="auto"/>
        <w:jc w:val="center"/>
        <w:rPr>
          <w:i/>
          <w:sz w:val="20"/>
        </w:rPr>
      </w:pPr>
    </w:p>
    <w:p w14:paraId="2DC9671C" w14:textId="3434E618" w:rsidR="00EA27FE" w:rsidRDefault="00C80B40" w:rsidP="00C80B40">
      <w:pPr>
        <w:spacing w:after="240" w:line="240" w:lineRule="auto"/>
        <w:jc w:val="center"/>
      </w:pPr>
      <w:r>
        <w:rPr>
          <w:i/>
          <w:sz w:val="20"/>
        </w:rPr>
        <w:t xml:space="preserve">Table 6.1: </w:t>
      </w:r>
      <w:r w:rsidRPr="00C80B40">
        <w:rPr>
          <w:i/>
          <w:sz w:val="20"/>
        </w:rPr>
        <w:t>Comparison of Chunking Strategies</w:t>
      </w:r>
    </w:p>
    <w:p w14:paraId="228578E3" w14:textId="77777777" w:rsidR="00EA27FE" w:rsidRDefault="00000000">
      <w:pPr>
        <w:spacing w:after="240" w:line="360" w:lineRule="auto"/>
      </w:pPr>
      <w:r>
        <w:rPr>
          <w:b/>
        </w:rPr>
        <w:t>Chunking Output Statistics:</w:t>
      </w:r>
      <w:r>
        <w:t xml:space="preserve"> Across the four strategies and two embedding models, 16 </w:t>
      </w:r>
      <w:proofErr w:type="spellStart"/>
      <w:r>
        <w:t>ChromaDB</w:t>
      </w:r>
      <w:proofErr w:type="spellEnd"/>
      <w:r>
        <w:t xml:space="preserve"> collections were created. The paragraph strategy yielded 128 passages (syllabus rows), semantic-section produced 28 topic-level passages, semantic-question generated 42 question-answer units from past papers, and sliding-window produced 241 overlapping windows. Total unique passages: 439. Embedding generation completed in ~25 minutes on CPU (multilingual-E5) and ~30 minutes (BGE-M3).</w:t>
      </w:r>
    </w:p>
    <w:p w14:paraId="6542DB7C" w14:textId="5BB7040C" w:rsidR="004D49F4" w:rsidRDefault="004D49F4">
      <w:pPr>
        <w:spacing w:after="240" w:line="360" w:lineRule="auto"/>
      </w:pPr>
      <w:r w:rsidRPr="004D49F4">
        <w:rPr>
          <w:noProof/>
        </w:rPr>
        <w:lastRenderedPageBreak/>
        <w:drawing>
          <wp:inline distT="0" distB="0" distL="0" distR="0" wp14:anchorId="17231974" wp14:editId="1D4517F0">
            <wp:extent cx="5760720" cy="3277870"/>
            <wp:effectExtent l="0" t="0" r="0" b="0"/>
            <wp:docPr id="118531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11648" name=""/>
                    <pic:cNvPicPr/>
                  </pic:nvPicPr>
                  <pic:blipFill rotWithShape="1">
                    <a:blip r:embed="rId20"/>
                    <a:srcRect t="6008"/>
                    <a:stretch>
                      <a:fillRect/>
                    </a:stretch>
                  </pic:blipFill>
                  <pic:spPr bwMode="auto">
                    <a:xfrm>
                      <a:off x="0" y="0"/>
                      <a:ext cx="5760720" cy="3277870"/>
                    </a:xfrm>
                    <a:prstGeom prst="rect">
                      <a:avLst/>
                    </a:prstGeom>
                    <a:ln>
                      <a:noFill/>
                    </a:ln>
                    <a:extLst>
                      <a:ext uri="{53640926-AAD7-44D8-BBD7-CCE9431645EC}">
                        <a14:shadowObscured xmlns:a14="http://schemas.microsoft.com/office/drawing/2010/main"/>
                      </a:ext>
                    </a:extLst>
                  </pic:spPr>
                </pic:pic>
              </a:graphicData>
            </a:graphic>
          </wp:inline>
        </w:drawing>
      </w:r>
    </w:p>
    <w:p w14:paraId="5847EEBB" w14:textId="6FFE9F7D" w:rsidR="004D49F4" w:rsidRDefault="004D49F4" w:rsidP="00EC76FC">
      <w:pPr>
        <w:spacing w:after="240" w:line="360" w:lineRule="auto"/>
        <w:jc w:val="center"/>
      </w:pPr>
      <w:r w:rsidRPr="004D49F4">
        <w:rPr>
          <w:i/>
          <w:iCs/>
        </w:rPr>
        <w:t xml:space="preserve">Figure 6.2: Number of retrievable passages produced by each of the four chunking strategies. </w:t>
      </w:r>
      <w:proofErr w:type="gramStart"/>
      <w:r w:rsidRPr="004D49F4">
        <w:rPr>
          <w:i/>
          <w:iCs/>
        </w:rPr>
        <w:t>Sliding-window</w:t>
      </w:r>
      <w:proofErr w:type="gramEnd"/>
      <w:r w:rsidRPr="004D49F4">
        <w:rPr>
          <w:i/>
          <w:iCs/>
        </w:rPr>
        <w:t xml:space="preserve"> dominates by volume</w:t>
      </w:r>
    </w:p>
    <w:p w14:paraId="757B5C87" w14:textId="77777777" w:rsidR="00EA27FE" w:rsidRDefault="00000000" w:rsidP="0077485F">
      <w:pPr>
        <w:pStyle w:val="Heading4"/>
      </w:pPr>
      <w:r>
        <w:t>6.1.4 Embedding Generation</w:t>
      </w:r>
    </w:p>
    <w:p w14:paraId="18998C80" w14:textId="77777777" w:rsidR="00EA27FE" w:rsidRDefault="00000000">
      <w:pPr>
        <w:spacing w:after="240" w:line="360" w:lineRule="auto"/>
      </w:pPr>
      <w:r>
        <w:t xml:space="preserve">The Embedding Generator module gives developers a common way of using the different types of </w:t>
      </w:r>
      <w:proofErr w:type="gramStart"/>
      <w:r>
        <w:t>candidate</w:t>
      </w:r>
      <w:proofErr w:type="gramEnd"/>
      <w:r>
        <w:t xml:space="preserve"> embedding models.</w:t>
      </w:r>
    </w:p>
    <w:p w14:paraId="55AFBBE0" w14:textId="77777777" w:rsidR="00EA27FE" w:rsidRDefault="00000000">
      <w:pPr>
        <w:spacing w:after="240" w:line="360" w:lineRule="auto"/>
      </w:pPr>
      <w:r>
        <w:rPr>
          <w:b/>
        </w:rPr>
        <w:t>Multilingual E-5:</w:t>
      </w:r>
      <w:r>
        <w:t xml:space="preserve"> Embedded via the </w:t>
      </w:r>
      <w:proofErr w:type="spellStart"/>
      <w:r>
        <w:t>HuggingFace</w:t>
      </w:r>
      <w:proofErr w:type="spellEnd"/>
      <w:r>
        <w:t xml:space="preserve"> sentence transformers library, multilingual e-5 large produces </w:t>
      </w:r>
      <w:proofErr w:type="gramStart"/>
      <w:r>
        <w:t>1024 dimensional</w:t>
      </w:r>
      <w:proofErr w:type="gramEnd"/>
      <w:r>
        <w:t xml:space="preserve"> embeddings. This model embeds input texts by prefixing them as “query” for query embeddings and “passage” for document embeddings.</w:t>
      </w:r>
    </w:p>
    <w:p w14:paraId="51C7751D" w14:textId="77777777" w:rsidR="00EA27FE" w:rsidRDefault="00000000">
      <w:pPr>
        <w:spacing w:after="240" w:line="360" w:lineRule="auto"/>
      </w:pPr>
      <w:r>
        <w:rPr>
          <w:b/>
        </w:rPr>
        <w:t>BGE M-3:</w:t>
      </w:r>
      <w:r>
        <w:t xml:space="preserve"> The BAI / </w:t>
      </w:r>
      <w:proofErr w:type="spellStart"/>
      <w:r>
        <w:t>bge</w:t>
      </w:r>
      <w:proofErr w:type="spellEnd"/>
      <w:r>
        <w:t xml:space="preserve"> m-3 model, which is embedded in the same manner via the sentence transformers library, generates both dense (1024 dimension) and optionally sparse (lexical) embeddings. These two types of embeddings may be used in combination for hybrid retrieval.</w:t>
      </w:r>
    </w:p>
    <w:p w14:paraId="6BE4B339" w14:textId="77777777" w:rsidR="00EA27FE" w:rsidRDefault="00000000">
      <w:pPr>
        <w:spacing w:after="240" w:line="360" w:lineRule="auto"/>
      </w:pPr>
      <w:r>
        <w:t>Both models are processed locally on either CPU or GPU (where available) to avoid paying for embeddings from an api service and delay. Both models use batching with a user-defined batch size to optimize throughput.</w:t>
      </w:r>
    </w:p>
    <w:p w14:paraId="631847C2" w14:textId="77777777" w:rsidR="00536FD4" w:rsidRDefault="00536FD4">
      <w:pPr>
        <w:spacing w:after="240" w:line="360" w:lineRule="auto"/>
      </w:pPr>
    </w:p>
    <w:p w14:paraId="3FBC7BCE" w14:textId="77777777" w:rsidR="00EA27FE" w:rsidRDefault="00000000" w:rsidP="0077485F">
      <w:pPr>
        <w:pStyle w:val="Heading3"/>
      </w:pPr>
      <w:bookmarkStart w:id="47" w:name="_Toc236596021"/>
      <w:r>
        <w:lastRenderedPageBreak/>
        <w:t>6.2 Query Processing Pipeline</w:t>
      </w:r>
      <w:bookmarkEnd w:id="47"/>
    </w:p>
    <w:p w14:paraId="3CE66F78" w14:textId="77777777" w:rsidR="00EA27FE" w:rsidRDefault="00000000">
      <w:pPr>
        <w:spacing w:after="240" w:line="360" w:lineRule="auto"/>
      </w:pPr>
      <w:r>
        <w:t>The query pipeline orchestrates the end-to-end process from user question to system response, elaborating on the Query Pipeline and Generation Layer introduced in section 3.4.2 and depicted in Figure 5.1.</w:t>
      </w:r>
    </w:p>
    <w:p w14:paraId="6F4F1C11" w14:textId="77777777" w:rsidR="00EA27FE" w:rsidRDefault="00000000" w:rsidP="0077485F">
      <w:pPr>
        <w:pStyle w:val="Heading4"/>
      </w:pPr>
      <w:r>
        <w:t>6.2.1 Query Embedding</w:t>
      </w:r>
    </w:p>
    <w:p w14:paraId="48F4B156" w14:textId="77777777" w:rsidR="00EA27FE" w:rsidRDefault="00000000">
      <w:pPr>
        <w:spacing w:after="240" w:line="360" w:lineRule="auto"/>
      </w:pPr>
      <w:r>
        <w:t xml:space="preserve">As questions are received in their natural form as raw Sinhala text (i.e., without prior processing such as translation, transliteration, </w:t>
      </w:r>
      <w:proofErr w:type="spellStart"/>
      <w:r>
        <w:t>unicode</w:t>
      </w:r>
      <w:proofErr w:type="spellEnd"/>
      <w:r>
        <w:t xml:space="preserve"> normalization, or Query expansion), it is the intention of the study to evaluate how well the system can perform on natural queries that students would pose. A Query is then embedded using the identical model used during index construction. As described earlier, "multilingual-E5" uses an additional prefix ("Query:") for each Query. After embedding, the resulting vectors are normalized to unit length so that a similarity measure may be calculated based upon the cosine similarity method.</w:t>
      </w:r>
    </w:p>
    <w:p w14:paraId="6E43FF24" w14:textId="77777777" w:rsidR="00EA27FE" w:rsidRDefault="00000000" w:rsidP="0077485F">
      <w:pPr>
        <w:pStyle w:val="Heading4"/>
      </w:pPr>
      <w:r>
        <w:t>6.2.2 Multi-Collection Retrieval</w:t>
      </w:r>
    </w:p>
    <w:p w14:paraId="419FEC2F" w14:textId="77777777" w:rsidR="00EA27FE" w:rsidRDefault="00000000">
      <w:pPr>
        <w:spacing w:after="240" w:line="360" w:lineRule="auto"/>
      </w:pPr>
      <w:r>
        <w:t xml:space="preserve">The system does not </w:t>
      </w:r>
      <w:proofErr w:type="gramStart"/>
      <w:r>
        <w:t>search</w:t>
      </w:r>
      <w:proofErr w:type="gramEnd"/>
      <w:r>
        <w:t xml:space="preserve"> one collection at a time; instead, it conducts simultaneous searches across all four chroma collections: syllabus paragraph, syllabus semantic section, past-paper question, and sliding window. Each of these collections was constructed using the chosen embedding model. For each of the collections, the system computes the </w:t>
      </w:r>
      <w:proofErr w:type="spellStart"/>
      <w:r>
        <w:t>cosinesimilarity</w:t>
      </w:r>
      <w:proofErr w:type="spellEnd"/>
      <w:r>
        <w:t xml:space="preserve"> score(s); and collects the ranked results from </w:t>
      </w:r>
      <w:proofErr w:type="gramStart"/>
      <w:r>
        <w:t>all of</w:t>
      </w:r>
      <w:proofErr w:type="gramEnd"/>
      <w:r>
        <w:t xml:space="preserve"> the collections together into one unified ranking ordered by increasing distance (lower distance = higher similarity). The system selects up to k (default=5) of the top-ranked chunks within this unified ranking.</w:t>
      </w:r>
    </w:p>
    <w:p w14:paraId="2F349454" w14:textId="77777777" w:rsidR="00EA27FE" w:rsidRDefault="00000000" w:rsidP="0077485F">
      <w:pPr>
        <w:pStyle w:val="Heading4"/>
      </w:pPr>
      <w:r>
        <w:t>6.2.3 Context Assembly and Prompt Construction</w:t>
      </w:r>
    </w:p>
    <w:p w14:paraId="0F2B1869" w14:textId="77777777" w:rsidR="00EA27FE" w:rsidRDefault="00000000">
      <w:pPr>
        <w:spacing w:after="240" w:line="360" w:lineRule="auto"/>
      </w:pPr>
      <w:r>
        <w:t>Retrieved chunks are trimmed to 800 characters each and assembled into a Sinhala-language prompt template that instructs the model to answer exclusively from the provided context:</w:t>
      </w:r>
    </w:p>
    <w:p w14:paraId="035428F9" w14:textId="77777777" w:rsidR="00EA27FE" w:rsidRDefault="00000000">
      <w:pPr>
        <w:spacing w:after="120" w:line="240" w:lineRule="auto"/>
        <w:ind w:left="567"/>
      </w:pPr>
      <w:r>
        <w:rPr>
          <w:rFonts w:ascii="Courier New" w:hAnsi="Courier New"/>
          <w:sz w:val="20"/>
        </w:rPr>
        <w:t xml:space="preserve">PROMPT_TEMPLATE </w:t>
      </w:r>
      <w:proofErr w:type="gramStart"/>
      <w:r>
        <w:rPr>
          <w:rFonts w:ascii="Courier New" w:hAnsi="Courier New"/>
          <w:sz w:val="20"/>
        </w:rPr>
        <w:t>= ""</w:t>
      </w:r>
      <w:proofErr w:type="gramEnd"/>
      <w:r>
        <w:rPr>
          <w:rFonts w:ascii="Courier New" w:hAnsi="Courier New"/>
          <w:sz w:val="20"/>
        </w:rPr>
        <w:t>"</w:t>
      </w:r>
      <w:proofErr w:type="spellStart"/>
      <w:r>
        <w:rPr>
          <w:rFonts w:ascii="Courier New" w:hAnsi="Courier New"/>
          <w:sz w:val="20"/>
        </w:rPr>
        <w:t>පහත</w:t>
      </w:r>
      <w:proofErr w:type="spellEnd"/>
      <w:r>
        <w:rPr>
          <w:rFonts w:ascii="Courier New" w:hAnsi="Courier New"/>
          <w:sz w:val="20"/>
        </w:rPr>
        <w:t xml:space="preserve"> </w:t>
      </w:r>
      <w:proofErr w:type="spellStart"/>
      <w:r>
        <w:rPr>
          <w:rFonts w:ascii="Courier New" w:hAnsi="Courier New"/>
          <w:sz w:val="20"/>
        </w:rPr>
        <w:t>දක්වා</w:t>
      </w:r>
      <w:proofErr w:type="spellEnd"/>
      <w:r>
        <w:rPr>
          <w:rFonts w:ascii="Courier New" w:hAnsi="Courier New"/>
          <w:sz w:val="20"/>
        </w:rPr>
        <w:t xml:space="preserve"> </w:t>
      </w:r>
      <w:proofErr w:type="spellStart"/>
      <w:r>
        <w:rPr>
          <w:rFonts w:ascii="Courier New" w:hAnsi="Courier New"/>
          <w:sz w:val="20"/>
        </w:rPr>
        <w:t>ඇති</w:t>
      </w:r>
      <w:proofErr w:type="spellEnd"/>
      <w:r>
        <w:rPr>
          <w:rFonts w:ascii="Courier New" w:hAnsi="Courier New"/>
          <w:sz w:val="20"/>
        </w:rPr>
        <w:t xml:space="preserve"> </w:t>
      </w:r>
      <w:proofErr w:type="spellStart"/>
      <w:r>
        <w:rPr>
          <w:rFonts w:ascii="Courier New" w:hAnsi="Courier New"/>
          <w:sz w:val="20"/>
        </w:rPr>
        <w:t>තොරතුරු</w:t>
      </w:r>
      <w:proofErr w:type="spellEnd"/>
      <w:r>
        <w:rPr>
          <w:rFonts w:ascii="Courier New" w:hAnsi="Courier New"/>
          <w:sz w:val="20"/>
        </w:rPr>
        <w:t xml:space="preserve"> </w:t>
      </w:r>
      <w:proofErr w:type="spellStart"/>
      <w:r>
        <w:rPr>
          <w:rFonts w:ascii="Courier New" w:hAnsi="Courier New"/>
          <w:sz w:val="20"/>
        </w:rPr>
        <w:t>පමණක්</w:t>
      </w:r>
      <w:proofErr w:type="spellEnd"/>
      <w:r>
        <w:rPr>
          <w:rFonts w:ascii="Courier New" w:hAnsi="Courier New"/>
          <w:sz w:val="20"/>
        </w:rPr>
        <w:t xml:space="preserve"> </w:t>
      </w:r>
      <w:proofErr w:type="spellStart"/>
      <w:r>
        <w:rPr>
          <w:rFonts w:ascii="Courier New" w:hAnsi="Courier New"/>
          <w:sz w:val="20"/>
        </w:rPr>
        <w:t>භාවිතා</w:t>
      </w:r>
      <w:proofErr w:type="spellEnd"/>
      <w:r>
        <w:rPr>
          <w:rFonts w:ascii="Courier New" w:hAnsi="Courier New"/>
          <w:sz w:val="20"/>
        </w:rPr>
        <w:t xml:space="preserve"> </w:t>
      </w:r>
      <w:proofErr w:type="spellStart"/>
      <w:r>
        <w:rPr>
          <w:rFonts w:ascii="Courier New" w:hAnsi="Courier New"/>
          <w:sz w:val="20"/>
        </w:rPr>
        <w:t>කර</w:t>
      </w:r>
      <w:proofErr w:type="spellEnd"/>
      <w:r>
        <w:rPr>
          <w:rFonts w:ascii="Courier New" w:hAnsi="Courier New"/>
          <w:sz w:val="20"/>
        </w:rPr>
        <w:t xml:space="preserve"> </w:t>
      </w:r>
      <w:proofErr w:type="spellStart"/>
      <w:r>
        <w:rPr>
          <w:rFonts w:ascii="Courier New" w:hAnsi="Courier New"/>
          <w:sz w:val="20"/>
        </w:rPr>
        <w:t>ප්රශ්නයට</w:t>
      </w:r>
      <w:proofErr w:type="spellEnd"/>
      <w:r>
        <w:rPr>
          <w:rFonts w:ascii="Courier New" w:hAnsi="Courier New"/>
          <w:sz w:val="20"/>
        </w:rPr>
        <w:t xml:space="preserve"> </w:t>
      </w:r>
      <w:proofErr w:type="spellStart"/>
      <w:r>
        <w:rPr>
          <w:rFonts w:ascii="Courier New" w:hAnsi="Courier New"/>
          <w:sz w:val="20"/>
        </w:rPr>
        <w:t>පිළිතුරු</w:t>
      </w:r>
      <w:proofErr w:type="spellEnd"/>
      <w:r>
        <w:rPr>
          <w:rFonts w:ascii="Courier New" w:hAnsi="Courier New"/>
          <w:sz w:val="20"/>
        </w:rPr>
        <w:t xml:space="preserve"> </w:t>
      </w:r>
      <w:proofErr w:type="spellStart"/>
      <w:r>
        <w:rPr>
          <w:rFonts w:ascii="Courier New" w:hAnsi="Courier New"/>
          <w:sz w:val="20"/>
        </w:rPr>
        <w:t>දෙන්න</w:t>
      </w:r>
      <w:proofErr w:type="spellEnd"/>
      <w:r>
        <w:rPr>
          <w:rFonts w:ascii="Courier New" w:hAnsi="Courier New"/>
          <w:sz w:val="20"/>
        </w:rPr>
        <w:t>.</w:t>
      </w:r>
      <w:r>
        <w:rPr>
          <w:rFonts w:ascii="Courier New" w:hAnsi="Courier New"/>
          <w:sz w:val="20"/>
        </w:rPr>
        <w:br/>
      </w:r>
      <w:proofErr w:type="spellStart"/>
      <w:r>
        <w:rPr>
          <w:rFonts w:ascii="Courier New" w:hAnsi="Courier New"/>
          <w:sz w:val="20"/>
        </w:rPr>
        <w:t>තොරතුරු</w:t>
      </w:r>
      <w:proofErr w:type="spellEnd"/>
      <w:r>
        <w:rPr>
          <w:rFonts w:ascii="Courier New" w:hAnsi="Courier New"/>
          <w:sz w:val="20"/>
        </w:rPr>
        <w:t xml:space="preserve"> </w:t>
      </w:r>
      <w:proofErr w:type="spellStart"/>
      <w:r>
        <w:rPr>
          <w:rFonts w:ascii="Courier New" w:hAnsi="Courier New"/>
          <w:sz w:val="20"/>
        </w:rPr>
        <w:t>වල</w:t>
      </w:r>
      <w:proofErr w:type="spellEnd"/>
      <w:r>
        <w:rPr>
          <w:rFonts w:ascii="Courier New" w:hAnsi="Courier New"/>
          <w:sz w:val="20"/>
        </w:rPr>
        <w:t xml:space="preserve"> </w:t>
      </w:r>
      <w:proofErr w:type="spellStart"/>
      <w:r>
        <w:rPr>
          <w:rFonts w:ascii="Courier New" w:hAnsi="Courier New"/>
          <w:sz w:val="20"/>
        </w:rPr>
        <w:t>නොමැති</w:t>
      </w:r>
      <w:proofErr w:type="spellEnd"/>
      <w:r>
        <w:rPr>
          <w:rFonts w:ascii="Courier New" w:hAnsi="Courier New"/>
          <w:sz w:val="20"/>
        </w:rPr>
        <w:t xml:space="preserve"> </w:t>
      </w:r>
      <w:proofErr w:type="spellStart"/>
      <w:r>
        <w:rPr>
          <w:rFonts w:ascii="Courier New" w:hAnsi="Courier New"/>
          <w:sz w:val="20"/>
        </w:rPr>
        <w:t>දේවල්</w:t>
      </w:r>
      <w:proofErr w:type="spellEnd"/>
      <w:r>
        <w:rPr>
          <w:rFonts w:ascii="Courier New" w:hAnsi="Courier New"/>
          <w:sz w:val="20"/>
        </w:rPr>
        <w:t xml:space="preserve"> </w:t>
      </w:r>
      <w:proofErr w:type="spellStart"/>
      <w:r>
        <w:rPr>
          <w:rFonts w:ascii="Courier New" w:hAnsi="Courier New"/>
          <w:sz w:val="20"/>
        </w:rPr>
        <w:t>අනුමාන</w:t>
      </w:r>
      <w:proofErr w:type="spellEnd"/>
      <w:r>
        <w:rPr>
          <w:rFonts w:ascii="Courier New" w:hAnsi="Courier New"/>
          <w:sz w:val="20"/>
        </w:rPr>
        <w:t xml:space="preserve"> </w:t>
      </w:r>
      <w:proofErr w:type="spellStart"/>
      <w:r>
        <w:rPr>
          <w:rFonts w:ascii="Courier New" w:hAnsi="Courier New"/>
          <w:sz w:val="20"/>
        </w:rPr>
        <w:t>නොකරන්න</w:t>
      </w:r>
      <w:proofErr w:type="spellEnd"/>
      <w:r>
        <w:rPr>
          <w:rFonts w:ascii="Courier New" w:hAnsi="Courier New"/>
          <w:sz w:val="20"/>
        </w:rPr>
        <w:t>.</w:t>
      </w:r>
      <w:r>
        <w:rPr>
          <w:rFonts w:ascii="Courier New" w:hAnsi="Courier New"/>
          <w:sz w:val="20"/>
        </w:rPr>
        <w:br/>
      </w:r>
      <w:proofErr w:type="spellStart"/>
      <w:r>
        <w:rPr>
          <w:rFonts w:ascii="Courier New" w:hAnsi="Courier New"/>
          <w:sz w:val="20"/>
        </w:rPr>
        <w:t>තොරතුරු</w:t>
      </w:r>
      <w:proofErr w:type="spellEnd"/>
      <w:r>
        <w:rPr>
          <w:rFonts w:ascii="Courier New" w:hAnsi="Courier New"/>
          <w:sz w:val="20"/>
        </w:rPr>
        <w:t>:</w:t>
      </w:r>
      <w:r>
        <w:rPr>
          <w:rFonts w:ascii="Courier New" w:hAnsi="Courier New"/>
          <w:sz w:val="20"/>
        </w:rPr>
        <w:br/>
        <w:t>{context}</w:t>
      </w:r>
      <w:r>
        <w:rPr>
          <w:rFonts w:ascii="Courier New" w:hAnsi="Courier New"/>
          <w:sz w:val="20"/>
        </w:rPr>
        <w:br/>
      </w:r>
      <w:proofErr w:type="spellStart"/>
      <w:r>
        <w:rPr>
          <w:rFonts w:ascii="Courier New" w:hAnsi="Courier New"/>
          <w:sz w:val="20"/>
        </w:rPr>
        <w:t>ප්රශ්නය</w:t>
      </w:r>
      <w:proofErr w:type="spellEnd"/>
      <w:r>
        <w:rPr>
          <w:rFonts w:ascii="Courier New" w:hAnsi="Courier New"/>
          <w:sz w:val="20"/>
        </w:rPr>
        <w:t>: {question}</w:t>
      </w:r>
      <w:r>
        <w:rPr>
          <w:rFonts w:ascii="Courier New" w:hAnsi="Courier New"/>
          <w:sz w:val="20"/>
        </w:rPr>
        <w:br/>
      </w:r>
      <w:proofErr w:type="spellStart"/>
      <w:r>
        <w:rPr>
          <w:rFonts w:ascii="Courier New" w:hAnsi="Courier New"/>
          <w:sz w:val="20"/>
        </w:rPr>
        <w:t>පිළිතුර</w:t>
      </w:r>
      <w:proofErr w:type="spellEnd"/>
      <w:r>
        <w:rPr>
          <w:rFonts w:ascii="Courier New" w:hAnsi="Courier New"/>
          <w:sz w:val="20"/>
        </w:rPr>
        <w:t>:"""</w:t>
      </w:r>
    </w:p>
    <w:p w14:paraId="4EB48E1B" w14:textId="77777777" w:rsidR="00EA27FE" w:rsidRDefault="00000000">
      <w:pPr>
        <w:spacing w:after="240" w:line="360" w:lineRule="auto"/>
      </w:pPr>
      <w:r>
        <w:t>Each chunk is numbered and tagged with its source collection name in the assembled context:</w:t>
      </w:r>
    </w:p>
    <w:p w14:paraId="7FBC7DBF" w14:textId="77777777" w:rsidR="00EA27FE" w:rsidRDefault="00000000">
      <w:pPr>
        <w:spacing w:after="120" w:line="240" w:lineRule="auto"/>
        <w:ind w:left="567"/>
      </w:pPr>
      <w:r>
        <w:rPr>
          <w:rFonts w:ascii="Courier New" w:hAnsi="Courier New"/>
          <w:sz w:val="20"/>
        </w:rPr>
        <w:lastRenderedPageBreak/>
        <w:t>[1] (</w:t>
      </w:r>
      <w:proofErr w:type="spellStart"/>
      <w:r>
        <w:rPr>
          <w:rFonts w:ascii="Courier New" w:hAnsi="Courier New"/>
          <w:sz w:val="20"/>
        </w:rPr>
        <w:t>මූලාශ්රය</w:t>
      </w:r>
      <w:proofErr w:type="spellEnd"/>
      <w:r>
        <w:rPr>
          <w:rFonts w:ascii="Courier New" w:hAnsi="Courier New"/>
          <w:sz w:val="20"/>
        </w:rPr>
        <w:t>: syllabus_section_</w:t>
      </w:r>
      <w:proofErr w:type="gramStart"/>
      <w:r>
        <w:rPr>
          <w:rFonts w:ascii="Courier New" w:hAnsi="Courier New"/>
          <w:sz w:val="20"/>
        </w:rPr>
        <w:t>e5) {</w:t>
      </w:r>
      <w:proofErr w:type="gramEnd"/>
      <w:r>
        <w:rPr>
          <w:rFonts w:ascii="Courier New" w:hAnsi="Courier New"/>
          <w:sz w:val="20"/>
        </w:rPr>
        <w:t>text}</w:t>
      </w:r>
      <w:r>
        <w:rPr>
          <w:rFonts w:ascii="Courier New" w:hAnsi="Courier New"/>
          <w:sz w:val="20"/>
        </w:rPr>
        <w:br/>
        <w:t>[2] (</w:t>
      </w:r>
      <w:proofErr w:type="spellStart"/>
      <w:r>
        <w:rPr>
          <w:rFonts w:ascii="Courier New" w:hAnsi="Courier New"/>
          <w:sz w:val="20"/>
        </w:rPr>
        <w:t>මූලාශ්රය</w:t>
      </w:r>
      <w:proofErr w:type="spellEnd"/>
      <w:r>
        <w:rPr>
          <w:rFonts w:ascii="Courier New" w:hAnsi="Courier New"/>
          <w:sz w:val="20"/>
        </w:rPr>
        <w:t>: pastpaper_question_</w:t>
      </w:r>
      <w:proofErr w:type="gramStart"/>
      <w:r>
        <w:rPr>
          <w:rFonts w:ascii="Courier New" w:hAnsi="Courier New"/>
          <w:sz w:val="20"/>
        </w:rPr>
        <w:t>e5) {</w:t>
      </w:r>
      <w:proofErr w:type="gramEnd"/>
      <w:r>
        <w:rPr>
          <w:rFonts w:ascii="Courier New" w:hAnsi="Courier New"/>
          <w:sz w:val="20"/>
        </w:rPr>
        <w:t>text}</w:t>
      </w:r>
    </w:p>
    <w:p w14:paraId="7D30F45B" w14:textId="77777777" w:rsidR="00EA27FE" w:rsidRDefault="00000000">
      <w:pPr>
        <w:spacing w:after="240" w:line="360" w:lineRule="auto"/>
      </w:pPr>
      <w:r>
        <w:t xml:space="preserve">The prompt design </w:t>
      </w:r>
      <w:proofErr w:type="spellStart"/>
      <w:r>
        <w:t>prioritises</w:t>
      </w:r>
      <w:proofErr w:type="spellEnd"/>
      <w:r>
        <w:t xml:space="preserve"> two objectives: explicit grounding in retrieved passages, and an honesty mechanism that prevents the model from fabricating content when information is absent. When no chunks are retrieved (empty result set), the system returns a Sinhala fallback message without invoking the LLM: "</w:t>
      </w:r>
      <w:proofErr w:type="spellStart"/>
      <w:r>
        <w:t>කණගාටුයි</w:t>
      </w:r>
      <w:proofErr w:type="spellEnd"/>
      <w:r>
        <w:t xml:space="preserve">, </w:t>
      </w:r>
      <w:proofErr w:type="spellStart"/>
      <w:r>
        <w:t>අදාළ</w:t>
      </w:r>
      <w:proofErr w:type="spellEnd"/>
      <w:r>
        <w:t xml:space="preserve"> </w:t>
      </w:r>
      <w:proofErr w:type="spellStart"/>
      <w:r>
        <w:t>තොරතුරු</w:t>
      </w:r>
      <w:proofErr w:type="spellEnd"/>
      <w:r>
        <w:t xml:space="preserve"> </w:t>
      </w:r>
      <w:proofErr w:type="spellStart"/>
      <w:r>
        <w:t>කිසිවක්</w:t>
      </w:r>
      <w:proofErr w:type="spellEnd"/>
      <w:r>
        <w:t xml:space="preserve"> </w:t>
      </w:r>
      <w:proofErr w:type="spellStart"/>
      <w:r>
        <w:t>සොයාගත</w:t>
      </w:r>
      <w:proofErr w:type="spellEnd"/>
      <w:r>
        <w:t xml:space="preserve"> </w:t>
      </w:r>
      <w:proofErr w:type="spellStart"/>
      <w:r>
        <w:t>නොහැකි</w:t>
      </w:r>
      <w:proofErr w:type="spellEnd"/>
      <w:r>
        <w:t xml:space="preserve"> </w:t>
      </w:r>
      <w:proofErr w:type="spellStart"/>
      <w:r>
        <w:t>විය</w:t>
      </w:r>
      <w:proofErr w:type="spellEnd"/>
      <w:r>
        <w:t>."</w:t>
      </w:r>
    </w:p>
    <w:p w14:paraId="5A1B3D85" w14:textId="77777777" w:rsidR="00EA27FE" w:rsidRDefault="00000000" w:rsidP="0077485F">
      <w:pPr>
        <w:pStyle w:val="Heading4"/>
      </w:pPr>
      <w:r>
        <w:t>6.2.4 Generation and Post-Processing</w:t>
      </w:r>
    </w:p>
    <w:p w14:paraId="6213F7E6" w14:textId="77777777" w:rsidR="00EA27FE" w:rsidRDefault="00000000">
      <w:pPr>
        <w:spacing w:after="240" w:line="360" w:lineRule="auto"/>
      </w:pPr>
      <w:r>
        <w:t>The assembled prompt is submitted to DeepSeek v4 Pro via the OpenAI-compatible API endpoint (</w:t>
      </w:r>
      <w:r>
        <w:rPr>
          <w:rFonts w:ascii="Courier New" w:hAnsi="Courier New"/>
          <w:sz w:val="20"/>
        </w:rPr>
        <w:t>http://localhost:20128/v1</w:t>
      </w:r>
      <w:r>
        <w:t xml:space="preserve">) using the </w:t>
      </w:r>
      <w:proofErr w:type="spellStart"/>
      <w:r>
        <w:rPr>
          <w:rFonts w:ascii="Courier New" w:hAnsi="Courier New"/>
          <w:sz w:val="20"/>
        </w:rPr>
        <w:t>openai</w:t>
      </w:r>
      <w:proofErr w:type="spellEnd"/>
      <w:r>
        <w:t xml:space="preserve"> Python SDK. Generation parameters are set conservatively: temperature = 0.2 (near-deterministic output for reproducibility) and </w:t>
      </w:r>
      <w:proofErr w:type="spellStart"/>
      <w:r>
        <w:t>max_tokens</w:t>
      </w:r>
      <w:proofErr w:type="spellEnd"/>
      <w:r>
        <w:t xml:space="preserve"> = 800. The generated response is trimmed of leading and trailing whitespace. If the LLM returns an empty or null response, a Sinhala error message is substituted.</w:t>
      </w:r>
    </w:p>
    <w:p w14:paraId="331A1191" w14:textId="77777777" w:rsidR="00EA27FE" w:rsidRDefault="00000000" w:rsidP="0077485F">
      <w:pPr>
        <w:pStyle w:val="Heading3"/>
      </w:pPr>
      <w:bookmarkStart w:id="48" w:name="_Toc236596022"/>
      <w:r>
        <w:t>6.3 Baseline Implementations</w:t>
      </w:r>
      <w:bookmarkEnd w:id="48"/>
    </w:p>
    <w:p w14:paraId="0A20A772" w14:textId="77777777" w:rsidR="00EA27FE" w:rsidRDefault="00000000" w:rsidP="0077485F">
      <w:pPr>
        <w:pStyle w:val="Heading4"/>
      </w:pPr>
      <w:r>
        <w:t>6.3.1 Baseline 1: Ungrounded LLM</w:t>
      </w:r>
    </w:p>
    <w:p w14:paraId="21C463A2" w14:textId="77777777" w:rsidR="00EA27FE" w:rsidRDefault="00000000">
      <w:pPr>
        <w:spacing w:after="240" w:line="360" w:lineRule="auto"/>
      </w:pPr>
      <w:r>
        <w:t>The ungrounded baseline submits the Sinhala question directly to the LLM with no system prompt, no context, and no instruction. The prompt consists solely of the question text. This condition represents the simplest possible usage pattern and establishes the lower bound of performance.</w:t>
      </w:r>
    </w:p>
    <w:p w14:paraId="062EFF91" w14:textId="77777777" w:rsidR="00EA27FE" w:rsidRDefault="00000000" w:rsidP="0077485F">
      <w:pPr>
        <w:pStyle w:val="Heading4"/>
      </w:pPr>
      <w:r>
        <w:t>6.3.2 Baseline 2: Prompt-Constrained but Ungrounded</w:t>
      </w:r>
    </w:p>
    <w:p w14:paraId="540F1C9D" w14:textId="77777777" w:rsidR="00EA27FE" w:rsidRDefault="00000000">
      <w:pPr>
        <w:spacing w:after="240" w:line="360" w:lineRule="auto"/>
      </w:pPr>
      <w:r>
        <w:t>The prompt-constrained baseline employs the following Sinhala system prompt:</w:t>
      </w:r>
    </w:p>
    <w:p w14:paraId="62C9A30D" w14:textId="77777777" w:rsidR="00EA27FE" w:rsidRDefault="00000000">
      <w:pPr>
        <w:spacing w:after="120" w:line="240" w:lineRule="auto"/>
        <w:ind w:left="567"/>
      </w:pPr>
      <w:proofErr w:type="spellStart"/>
      <w:r>
        <w:rPr>
          <w:rFonts w:ascii="Courier New" w:hAnsi="Courier New"/>
          <w:sz w:val="20"/>
        </w:rPr>
        <w:t>ඔබ</w:t>
      </w:r>
      <w:proofErr w:type="spellEnd"/>
      <w:r>
        <w:rPr>
          <w:rFonts w:ascii="Courier New" w:hAnsi="Courier New"/>
          <w:sz w:val="20"/>
        </w:rPr>
        <w:t xml:space="preserve"> </w:t>
      </w:r>
      <w:proofErr w:type="spellStart"/>
      <w:r>
        <w:rPr>
          <w:rFonts w:ascii="Courier New" w:hAnsi="Courier New"/>
          <w:sz w:val="20"/>
        </w:rPr>
        <w:t>ශ්‍රී</w:t>
      </w:r>
      <w:proofErr w:type="spellEnd"/>
      <w:r>
        <w:rPr>
          <w:rFonts w:ascii="Courier New" w:hAnsi="Courier New"/>
          <w:sz w:val="20"/>
        </w:rPr>
        <w:t xml:space="preserve"> </w:t>
      </w:r>
      <w:proofErr w:type="spellStart"/>
      <w:r>
        <w:rPr>
          <w:rFonts w:ascii="Courier New" w:hAnsi="Courier New"/>
          <w:sz w:val="20"/>
        </w:rPr>
        <w:t>ලංකාවේ</w:t>
      </w:r>
      <w:proofErr w:type="spellEnd"/>
      <w:r>
        <w:rPr>
          <w:rFonts w:ascii="Courier New" w:hAnsi="Courier New"/>
          <w:sz w:val="20"/>
        </w:rPr>
        <w:t xml:space="preserve"> </w:t>
      </w:r>
      <w:proofErr w:type="spellStart"/>
      <w:r>
        <w:rPr>
          <w:rFonts w:ascii="Courier New" w:hAnsi="Courier New"/>
          <w:sz w:val="20"/>
        </w:rPr>
        <w:t>අ.පො.ස</w:t>
      </w:r>
      <w:proofErr w:type="spellEnd"/>
      <w:r>
        <w:rPr>
          <w:rFonts w:ascii="Courier New" w:hAnsi="Courier New"/>
          <w:sz w:val="20"/>
        </w:rPr>
        <w:t>. (</w:t>
      </w:r>
      <w:proofErr w:type="spellStart"/>
      <w:r>
        <w:rPr>
          <w:rFonts w:ascii="Courier New" w:hAnsi="Courier New"/>
          <w:sz w:val="20"/>
        </w:rPr>
        <w:t>සාමාන්‍ය</w:t>
      </w:r>
      <w:proofErr w:type="spellEnd"/>
      <w:r>
        <w:rPr>
          <w:rFonts w:ascii="Courier New" w:hAnsi="Courier New"/>
          <w:sz w:val="20"/>
        </w:rPr>
        <w:t xml:space="preserve"> </w:t>
      </w:r>
      <w:proofErr w:type="spellStart"/>
      <w:r>
        <w:rPr>
          <w:rFonts w:ascii="Courier New" w:hAnsi="Courier New"/>
          <w:sz w:val="20"/>
        </w:rPr>
        <w:t>පෙළ</w:t>
      </w:r>
      <w:proofErr w:type="spellEnd"/>
      <w:r>
        <w:rPr>
          <w:rFonts w:ascii="Courier New" w:hAnsi="Courier New"/>
          <w:sz w:val="20"/>
        </w:rPr>
        <w:t xml:space="preserve">) </w:t>
      </w:r>
      <w:proofErr w:type="spellStart"/>
      <w:r>
        <w:rPr>
          <w:rFonts w:ascii="Courier New" w:hAnsi="Courier New"/>
          <w:sz w:val="20"/>
        </w:rPr>
        <w:t>ව්‍යාපාර</w:t>
      </w:r>
      <w:proofErr w:type="spellEnd"/>
      <w:r>
        <w:rPr>
          <w:rFonts w:ascii="Courier New" w:hAnsi="Courier New"/>
          <w:sz w:val="20"/>
        </w:rPr>
        <w:t xml:space="preserve"> </w:t>
      </w:r>
      <w:proofErr w:type="spellStart"/>
      <w:r>
        <w:rPr>
          <w:rFonts w:ascii="Courier New" w:hAnsi="Courier New"/>
          <w:sz w:val="20"/>
        </w:rPr>
        <w:t>අධ්‍යයන</w:t>
      </w:r>
      <w:proofErr w:type="spellEnd"/>
      <w:r>
        <w:rPr>
          <w:rFonts w:ascii="Courier New" w:hAnsi="Courier New"/>
          <w:sz w:val="20"/>
        </w:rPr>
        <w:t xml:space="preserve"> </w:t>
      </w:r>
      <w:proofErr w:type="spellStart"/>
      <w:r>
        <w:rPr>
          <w:rFonts w:ascii="Courier New" w:hAnsi="Courier New"/>
          <w:sz w:val="20"/>
        </w:rPr>
        <w:t>විෂය</w:t>
      </w:r>
      <w:proofErr w:type="spellEnd"/>
      <w:r>
        <w:rPr>
          <w:rFonts w:ascii="Courier New" w:hAnsi="Courier New"/>
          <w:sz w:val="20"/>
        </w:rPr>
        <w:t xml:space="preserve"> </w:t>
      </w:r>
      <w:proofErr w:type="spellStart"/>
      <w:r>
        <w:rPr>
          <w:rFonts w:ascii="Courier New" w:hAnsi="Courier New"/>
          <w:sz w:val="20"/>
        </w:rPr>
        <w:t>පිළිබඳ</w:t>
      </w:r>
      <w:proofErr w:type="spellEnd"/>
      <w:r>
        <w:rPr>
          <w:rFonts w:ascii="Courier New" w:hAnsi="Courier New"/>
          <w:sz w:val="20"/>
        </w:rPr>
        <w:t xml:space="preserve"> </w:t>
      </w:r>
      <w:proofErr w:type="spellStart"/>
      <w:r>
        <w:rPr>
          <w:rFonts w:ascii="Courier New" w:hAnsi="Courier New"/>
          <w:sz w:val="20"/>
        </w:rPr>
        <w:t>විශේෂඥ</w:t>
      </w:r>
      <w:proofErr w:type="spellEnd"/>
      <w:r>
        <w:rPr>
          <w:rFonts w:ascii="Courier New" w:hAnsi="Courier New"/>
          <w:sz w:val="20"/>
        </w:rPr>
        <w:t xml:space="preserve"> </w:t>
      </w:r>
      <w:proofErr w:type="spellStart"/>
      <w:r>
        <w:rPr>
          <w:rFonts w:ascii="Courier New" w:hAnsi="Courier New"/>
          <w:sz w:val="20"/>
        </w:rPr>
        <w:t>උපකාරකයෙකි</w:t>
      </w:r>
      <w:proofErr w:type="spellEnd"/>
      <w:r>
        <w:rPr>
          <w:rFonts w:ascii="Courier New" w:hAnsi="Courier New"/>
          <w:sz w:val="20"/>
        </w:rPr>
        <w:t xml:space="preserve">. </w:t>
      </w:r>
      <w:proofErr w:type="spellStart"/>
      <w:r>
        <w:rPr>
          <w:rFonts w:ascii="Courier New" w:hAnsi="Courier New"/>
          <w:sz w:val="20"/>
        </w:rPr>
        <w:t>විෂය</w:t>
      </w:r>
      <w:proofErr w:type="spellEnd"/>
      <w:r>
        <w:rPr>
          <w:rFonts w:ascii="Courier New" w:hAnsi="Courier New"/>
          <w:sz w:val="20"/>
        </w:rPr>
        <w:t xml:space="preserve"> </w:t>
      </w:r>
      <w:proofErr w:type="spellStart"/>
      <w:r>
        <w:rPr>
          <w:rFonts w:ascii="Courier New" w:hAnsi="Courier New"/>
          <w:sz w:val="20"/>
        </w:rPr>
        <w:t>නිර්දේශයට</w:t>
      </w:r>
      <w:proofErr w:type="spellEnd"/>
      <w:r>
        <w:rPr>
          <w:rFonts w:ascii="Courier New" w:hAnsi="Courier New"/>
          <w:sz w:val="20"/>
        </w:rPr>
        <w:t xml:space="preserve"> </w:t>
      </w:r>
      <w:proofErr w:type="spellStart"/>
      <w:r>
        <w:rPr>
          <w:rFonts w:ascii="Courier New" w:hAnsi="Courier New"/>
          <w:sz w:val="20"/>
        </w:rPr>
        <w:t>අනුකූලව</w:t>
      </w:r>
      <w:proofErr w:type="spellEnd"/>
      <w:r>
        <w:rPr>
          <w:rFonts w:ascii="Courier New" w:hAnsi="Courier New"/>
          <w:sz w:val="20"/>
        </w:rPr>
        <w:t xml:space="preserve">, </w:t>
      </w:r>
      <w:proofErr w:type="spellStart"/>
      <w:r>
        <w:rPr>
          <w:rFonts w:ascii="Courier New" w:hAnsi="Courier New"/>
          <w:sz w:val="20"/>
        </w:rPr>
        <w:t>ශ්‍රී</w:t>
      </w:r>
      <w:proofErr w:type="spellEnd"/>
      <w:r>
        <w:rPr>
          <w:rFonts w:ascii="Courier New" w:hAnsi="Courier New"/>
          <w:sz w:val="20"/>
        </w:rPr>
        <w:t xml:space="preserve"> </w:t>
      </w:r>
      <w:proofErr w:type="spellStart"/>
      <w:r>
        <w:rPr>
          <w:rFonts w:ascii="Courier New" w:hAnsi="Courier New"/>
          <w:sz w:val="20"/>
        </w:rPr>
        <w:t>ලංකා</w:t>
      </w:r>
      <w:proofErr w:type="spellEnd"/>
      <w:r>
        <w:rPr>
          <w:rFonts w:ascii="Courier New" w:hAnsi="Courier New"/>
          <w:sz w:val="20"/>
        </w:rPr>
        <w:t xml:space="preserve"> </w:t>
      </w:r>
      <w:proofErr w:type="spellStart"/>
      <w:r>
        <w:rPr>
          <w:rFonts w:ascii="Courier New" w:hAnsi="Courier New"/>
          <w:sz w:val="20"/>
        </w:rPr>
        <w:t>අධ්‍යාපන</w:t>
      </w:r>
      <w:proofErr w:type="spellEnd"/>
      <w:r>
        <w:rPr>
          <w:rFonts w:ascii="Courier New" w:hAnsi="Courier New"/>
          <w:sz w:val="20"/>
        </w:rPr>
        <w:t xml:space="preserve"> </w:t>
      </w:r>
      <w:proofErr w:type="spellStart"/>
      <w:r>
        <w:rPr>
          <w:rFonts w:ascii="Courier New" w:hAnsi="Courier New"/>
          <w:sz w:val="20"/>
        </w:rPr>
        <w:t>සන්දර්භය</w:t>
      </w:r>
      <w:proofErr w:type="spellEnd"/>
      <w:r>
        <w:rPr>
          <w:rFonts w:ascii="Courier New" w:hAnsi="Courier New"/>
          <w:sz w:val="20"/>
        </w:rPr>
        <w:t xml:space="preserve"> </w:t>
      </w:r>
      <w:proofErr w:type="spellStart"/>
      <w:r>
        <w:rPr>
          <w:rFonts w:ascii="Courier New" w:hAnsi="Courier New"/>
          <w:sz w:val="20"/>
        </w:rPr>
        <w:t>තුළ</w:t>
      </w:r>
      <w:proofErr w:type="spellEnd"/>
      <w:r>
        <w:rPr>
          <w:rFonts w:ascii="Courier New" w:hAnsi="Courier New"/>
          <w:sz w:val="20"/>
        </w:rPr>
        <w:t xml:space="preserve"> </w:t>
      </w:r>
      <w:proofErr w:type="spellStart"/>
      <w:r>
        <w:rPr>
          <w:rFonts w:ascii="Courier New" w:hAnsi="Courier New"/>
          <w:sz w:val="20"/>
        </w:rPr>
        <w:t>පිළිතුරු</w:t>
      </w:r>
      <w:proofErr w:type="spellEnd"/>
      <w:r>
        <w:rPr>
          <w:rFonts w:ascii="Courier New" w:hAnsi="Courier New"/>
          <w:sz w:val="20"/>
        </w:rPr>
        <w:t xml:space="preserve"> </w:t>
      </w:r>
      <w:proofErr w:type="spellStart"/>
      <w:r>
        <w:rPr>
          <w:rFonts w:ascii="Courier New" w:hAnsi="Courier New"/>
          <w:sz w:val="20"/>
        </w:rPr>
        <w:t>සපයන්න</w:t>
      </w:r>
      <w:proofErr w:type="spellEnd"/>
      <w:r>
        <w:rPr>
          <w:rFonts w:ascii="Courier New" w:hAnsi="Courier New"/>
          <w:sz w:val="20"/>
        </w:rPr>
        <w:t xml:space="preserve">. </w:t>
      </w:r>
      <w:proofErr w:type="spellStart"/>
      <w:r>
        <w:rPr>
          <w:rFonts w:ascii="Courier New" w:hAnsi="Courier New"/>
          <w:sz w:val="20"/>
        </w:rPr>
        <w:t>ඔබට</w:t>
      </w:r>
      <w:proofErr w:type="spellEnd"/>
      <w:r>
        <w:rPr>
          <w:rFonts w:ascii="Courier New" w:hAnsi="Courier New"/>
          <w:sz w:val="20"/>
        </w:rPr>
        <w:t xml:space="preserve"> </w:t>
      </w:r>
      <w:proofErr w:type="spellStart"/>
      <w:r>
        <w:rPr>
          <w:rFonts w:ascii="Courier New" w:hAnsi="Courier New"/>
          <w:sz w:val="20"/>
        </w:rPr>
        <w:t>විශ්වාස</w:t>
      </w:r>
      <w:proofErr w:type="spellEnd"/>
      <w:r>
        <w:rPr>
          <w:rFonts w:ascii="Courier New" w:hAnsi="Courier New"/>
          <w:sz w:val="20"/>
        </w:rPr>
        <w:t xml:space="preserve"> </w:t>
      </w:r>
      <w:proofErr w:type="spellStart"/>
      <w:r>
        <w:rPr>
          <w:rFonts w:ascii="Courier New" w:hAnsi="Courier New"/>
          <w:sz w:val="20"/>
        </w:rPr>
        <w:t>නැති</w:t>
      </w:r>
      <w:proofErr w:type="spellEnd"/>
      <w:r>
        <w:rPr>
          <w:rFonts w:ascii="Courier New" w:hAnsi="Courier New"/>
          <w:sz w:val="20"/>
        </w:rPr>
        <w:t xml:space="preserve"> </w:t>
      </w:r>
      <w:proofErr w:type="spellStart"/>
      <w:r>
        <w:rPr>
          <w:rFonts w:ascii="Courier New" w:hAnsi="Courier New"/>
          <w:sz w:val="20"/>
        </w:rPr>
        <w:t>තොරතුරු</w:t>
      </w:r>
      <w:proofErr w:type="spellEnd"/>
      <w:r>
        <w:rPr>
          <w:rFonts w:ascii="Courier New" w:hAnsi="Courier New"/>
          <w:sz w:val="20"/>
        </w:rPr>
        <w:t xml:space="preserve"> </w:t>
      </w:r>
      <w:proofErr w:type="spellStart"/>
      <w:r>
        <w:rPr>
          <w:rFonts w:ascii="Courier New" w:hAnsi="Courier New"/>
          <w:sz w:val="20"/>
        </w:rPr>
        <w:t>සඳහන්</w:t>
      </w:r>
      <w:proofErr w:type="spellEnd"/>
      <w:r>
        <w:rPr>
          <w:rFonts w:ascii="Courier New" w:hAnsi="Courier New"/>
          <w:sz w:val="20"/>
        </w:rPr>
        <w:t xml:space="preserve"> </w:t>
      </w:r>
      <w:proofErr w:type="spellStart"/>
      <w:r>
        <w:rPr>
          <w:rFonts w:ascii="Courier New" w:hAnsi="Courier New"/>
          <w:sz w:val="20"/>
        </w:rPr>
        <w:t>නොකරන්න</w:t>
      </w:r>
      <w:proofErr w:type="spellEnd"/>
      <w:r>
        <w:rPr>
          <w:rFonts w:ascii="Courier New" w:hAnsi="Courier New"/>
          <w:sz w:val="20"/>
        </w:rPr>
        <w:t>.</w:t>
      </w:r>
    </w:p>
    <w:p w14:paraId="6C8118C4" w14:textId="77777777" w:rsidR="00EA27FE" w:rsidRDefault="00000000">
      <w:pPr>
        <w:spacing w:after="240" w:line="360" w:lineRule="auto"/>
      </w:pPr>
      <w:r>
        <w:t xml:space="preserve">This prompts the LLM to respond as an expert tutor aligned with the Sri Lankan O/L curriculum </w:t>
      </w:r>
      <w:proofErr w:type="gramStart"/>
      <w:r>
        <w:t>context, but</w:t>
      </w:r>
      <w:proofErr w:type="gramEnd"/>
      <w:r>
        <w:t xml:space="preserve"> provides no specific factual grounding. This condition isolates the effect of role-definition and curriculum-awareness prompting from the effect of actual retrieval augmentation.</w:t>
      </w:r>
    </w:p>
    <w:p w14:paraId="2F9FF863" w14:textId="77777777" w:rsidR="00EA27FE" w:rsidRDefault="00000000" w:rsidP="0077485F">
      <w:pPr>
        <w:pStyle w:val="Heading3"/>
      </w:pPr>
      <w:bookmarkStart w:id="49" w:name="_Toc236596023"/>
      <w:r>
        <w:lastRenderedPageBreak/>
        <w:t>6.4 Technology Stack and Justification</w:t>
      </w:r>
      <w:bookmarkEnd w:id="49"/>
    </w:p>
    <w:tbl>
      <w:tblPr>
        <w:tblStyle w:val="TableGrid"/>
        <w:tblW w:w="0" w:type="auto"/>
        <w:tblLook w:val="04A0" w:firstRow="1" w:lastRow="0" w:firstColumn="1" w:lastColumn="0" w:noHBand="0" w:noVBand="1"/>
      </w:tblPr>
      <w:tblGrid>
        <w:gridCol w:w="1526"/>
        <w:gridCol w:w="2016"/>
        <w:gridCol w:w="1244"/>
        <w:gridCol w:w="4459"/>
      </w:tblGrid>
      <w:tr w:rsidR="00EA27FE" w14:paraId="47B2A463" w14:textId="77777777" w:rsidTr="004E1E8D">
        <w:tc>
          <w:tcPr>
            <w:tcW w:w="1526" w:type="dxa"/>
            <w:shd w:val="clear" w:color="auto" w:fill="D9E2F3"/>
          </w:tcPr>
          <w:p w14:paraId="2708B812" w14:textId="77777777" w:rsidR="00EA27FE" w:rsidRDefault="00000000">
            <w:r>
              <w:rPr>
                <w:b/>
                <w:sz w:val="20"/>
              </w:rPr>
              <w:t>Component</w:t>
            </w:r>
          </w:p>
        </w:tc>
        <w:tc>
          <w:tcPr>
            <w:tcW w:w="2016" w:type="dxa"/>
            <w:shd w:val="clear" w:color="auto" w:fill="D9E2F3"/>
          </w:tcPr>
          <w:p w14:paraId="148A56AB" w14:textId="77777777" w:rsidR="00EA27FE" w:rsidRDefault="00000000">
            <w:r>
              <w:rPr>
                <w:b/>
                <w:sz w:val="20"/>
              </w:rPr>
              <w:t>Technology</w:t>
            </w:r>
          </w:p>
        </w:tc>
        <w:tc>
          <w:tcPr>
            <w:tcW w:w="1244" w:type="dxa"/>
            <w:shd w:val="clear" w:color="auto" w:fill="D9E2F3"/>
          </w:tcPr>
          <w:p w14:paraId="1A2BA694" w14:textId="77777777" w:rsidR="00EA27FE" w:rsidRDefault="00000000">
            <w:r>
              <w:rPr>
                <w:b/>
                <w:sz w:val="20"/>
              </w:rPr>
              <w:t>Version</w:t>
            </w:r>
          </w:p>
        </w:tc>
        <w:tc>
          <w:tcPr>
            <w:tcW w:w="4459" w:type="dxa"/>
            <w:shd w:val="clear" w:color="auto" w:fill="D9E2F3"/>
          </w:tcPr>
          <w:p w14:paraId="17A2480C" w14:textId="77777777" w:rsidR="00EA27FE" w:rsidRDefault="00000000">
            <w:r>
              <w:rPr>
                <w:b/>
                <w:sz w:val="20"/>
              </w:rPr>
              <w:t>Justification</w:t>
            </w:r>
          </w:p>
        </w:tc>
      </w:tr>
      <w:tr w:rsidR="00EA27FE" w14:paraId="5816786D" w14:textId="77777777" w:rsidTr="004E1E8D">
        <w:tc>
          <w:tcPr>
            <w:tcW w:w="1526" w:type="dxa"/>
          </w:tcPr>
          <w:p w14:paraId="2B59545D" w14:textId="77777777" w:rsidR="00EA27FE" w:rsidRDefault="00000000">
            <w:r>
              <w:rPr>
                <w:sz w:val="20"/>
              </w:rPr>
              <w:t>Programming Language</w:t>
            </w:r>
          </w:p>
        </w:tc>
        <w:tc>
          <w:tcPr>
            <w:tcW w:w="2016" w:type="dxa"/>
          </w:tcPr>
          <w:p w14:paraId="1D064AEE" w14:textId="77777777" w:rsidR="00EA27FE" w:rsidRDefault="00000000">
            <w:r>
              <w:rPr>
                <w:sz w:val="20"/>
              </w:rPr>
              <w:t>Python</w:t>
            </w:r>
          </w:p>
        </w:tc>
        <w:tc>
          <w:tcPr>
            <w:tcW w:w="1244" w:type="dxa"/>
          </w:tcPr>
          <w:p w14:paraId="15754975" w14:textId="77777777" w:rsidR="00EA27FE" w:rsidRDefault="00000000">
            <w:r>
              <w:rPr>
                <w:sz w:val="20"/>
              </w:rPr>
              <w:t>3.11+</w:t>
            </w:r>
          </w:p>
        </w:tc>
        <w:tc>
          <w:tcPr>
            <w:tcW w:w="4459" w:type="dxa"/>
          </w:tcPr>
          <w:p w14:paraId="4F8FBB6F" w14:textId="77777777" w:rsidR="00EA27FE" w:rsidRDefault="00000000">
            <w:r>
              <w:rPr>
                <w:sz w:val="20"/>
              </w:rPr>
              <w:t xml:space="preserve">Dominant ecosystem for NLP/ML; </w:t>
            </w:r>
            <w:proofErr w:type="spellStart"/>
            <w:r>
              <w:rPr>
                <w:sz w:val="20"/>
              </w:rPr>
              <w:t>sentence_transformers</w:t>
            </w:r>
            <w:proofErr w:type="spellEnd"/>
            <w:r>
              <w:rPr>
                <w:sz w:val="20"/>
              </w:rPr>
              <w:t xml:space="preserve"> and </w:t>
            </w:r>
            <w:proofErr w:type="spellStart"/>
            <w:r>
              <w:rPr>
                <w:sz w:val="20"/>
              </w:rPr>
              <w:t>chromadb</w:t>
            </w:r>
            <w:proofErr w:type="spellEnd"/>
            <w:r>
              <w:rPr>
                <w:sz w:val="20"/>
              </w:rPr>
              <w:t xml:space="preserve"> are Python-native</w:t>
            </w:r>
          </w:p>
        </w:tc>
      </w:tr>
      <w:tr w:rsidR="00EA27FE" w14:paraId="4C9D191C" w14:textId="77777777" w:rsidTr="004E1E8D">
        <w:tc>
          <w:tcPr>
            <w:tcW w:w="1526" w:type="dxa"/>
          </w:tcPr>
          <w:p w14:paraId="7116C509" w14:textId="77777777" w:rsidR="00EA27FE" w:rsidRDefault="00000000">
            <w:r>
              <w:rPr>
                <w:sz w:val="20"/>
              </w:rPr>
              <w:t>Embedding Models</w:t>
            </w:r>
          </w:p>
        </w:tc>
        <w:tc>
          <w:tcPr>
            <w:tcW w:w="2016" w:type="dxa"/>
          </w:tcPr>
          <w:p w14:paraId="1191E980" w14:textId="77777777" w:rsidR="00EA27FE" w:rsidRDefault="00000000">
            <w:proofErr w:type="spellStart"/>
            <w:r>
              <w:rPr>
                <w:sz w:val="20"/>
              </w:rPr>
              <w:t>sentence_transformers</w:t>
            </w:r>
            <w:proofErr w:type="spellEnd"/>
            <w:r>
              <w:rPr>
                <w:sz w:val="20"/>
              </w:rPr>
              <w:t xml:space="preserve"> (multilingual-E5, BGE-M3)</w:t>
            </w:r>
          </w:p>
        </w:tc>
        <w:tc>
          <w:tcPr>
            <w:tcW w:w="1244" w:type="dxa"/>
          </w:tcPr>
          <w:p w14:paraId="25B79776" w14:textId="77777777" w:rsidR="00EA27FE" w:rsidRDefault="00000000">
            <w:r>
              <w:rPr>
                <w:sz w:val="20"/>
              </w:rPr>
              <w:t>Latest</w:t>
            </w:r>
          </w:p>
        </w:tc>
        <w:tc>
          <w:tcPr>
            <w:tcW w:w="4459" w:type="dxa"/>
          </w:tcPr>
          <w:p w14:paraId="0F3A5A0B" w14:textId="77777777" w:rsidR="00EA27FE" w:rsidRDefault="00000000">
            <w:r>
              <w:rPr>
                <w:sz w:val="20"/>
              </w:rPr>
              <w:t>State-of-the-art multilingual retrieval performance; locally hosted, no API costs</w:t>
            </w:r>
          </w:p>
        </w:tc>
      </w:tr>
      <w:tr w:rsidR="00EA27FE" w14:paraId="1D1E0113" w14:textId="77777777" w:rsidTr="004E1E8D">
        <w:tc>
          <w:tcPr>
            <w:tcW w:w="1526" w:type="dxa"/>
          </w:tcPr>
          <w:p w14:paraId="41D91B17" w14:textId="77777777" w:rsidR="00EA27FE" w:rsidRDefault="00000000">
            <w:r>
              <w:rPr>
                <w:sz w:val="20"/>
              </w:rPr>
              <w:t>Vector DB</w:t>
            </w:r>
          </w:p>
        </w:tc>
        <w:tc>
          <w:tcPr>
            <w:tcW w:w="2016" w:type="dxa"/>
          </w:tcPr>
          <w:p w14:paraId="40F12BFB" w14:textId="77777777" w:rsidR="00EA27FE" w:rsidRDefault="00000000">
            <w:proofErr w:type="spellStart"/>
            <w:r>
              <w:rPr>
                <w:sz w:val="20"/>
              </w:rPr>
              <w:t>ChromaDB</w:t>
            </w:r>
            <w:proofErr w:type="spellEnd"/>
          </w:p>
        </w:tc>
        <w:tc>
          <w:tcPr>
            <w:tcW w:w="1244" w:type="dxa"/>
          </w:tcPr>
          <w:p w14:paraId="7F3101DD" w14:textId="77777777" w:rsidR="00EA27FE" w:rsidRDefault="00000000">
            <w:r>
              <w:rPr>
                <w:sz w:val="20"/>
              </w:rPr>
              <w:t>≥0.5.0</w:t>
            </w:r>
          </w:p>
        </w:tc>
        <w:tc>
          <w:tcPr>
            <w:tcW w:w="4459" w:type="dxa"/>
          </w:tcPr>
          <w:p w14:paraId="162178A5" w14:textId="77777777" w:rsidR="00EA27FE" w:rsidRDefault="00000000">
            <w:r>
              <w:rPr>
                <w:sz w:val="20"/>
              </w:rPr>
              <w:t>Open-source, embedded vector database; cosine distance; persistent local storage</w:t>
            </w:r>
          </w:p>
        </w:tc>
      </w:tr>
      <w:tr w:rsidR="00EA27FE" w14:paraId="50B07B7E" w14:textId="77777777" w:rsidTr="004E1E8D">
        <w:tc>
          <w:tcPr>
            <w:tcW w:w="1526" w:type="dxa"/>
          </w:tcPr>
          <w:p w14:paraId="231BF30C" w14:textId="77777777" w:rsidR="00EA27FE" w:rsidRDefault="00000000">
            <w:r>
              <w:rPr>
                <w:sz w:val="20"/>
              </w:rPr>
              <w:t>LLM Backend</w:t>
            </w:r>
          </w:p>
        </w:tc>
        <w:tc>
          <w:tcPr>
            <w:tcW w:w="2016" w:type="dxa"/>
          </w:tcPr>
          <w:p w14:paraId="0247CF3B" w14:textId="77777777" w:rsidR="00EA27FE" w:rsidRDefault="00000000">
            <w:r>
              <w:rPr>
                <w:sz w:val="20"/>
              </w:rPr>
              <w:t>DeepSeek v4 Pro</w:t>
            </w:r>
          </w:p>
        </w:tc>
        <w:tc>
          <w:tcPr>
            <w:tcW w:w="1244" w:type="dxa"/>
          </w:tcPr>
          <w:p w14:paraId="17E5C2EF" w14:textId="77777777" w:rsidR="00EA27FE" w:rsidRDefault="00000000">
            <w:r>
              <w:rPr>
                <w:sz w:val="20"/>
              </w:rPr>
              <w:t>Latest</w:t>
            </w:r>
          </w:p>
        </w:tc>
        <w:tc>
          <w:tcPr>
            <w:tcW w:w="4459" w:type="dxa"/>
          </w:tcPr>
          <w:p w14:paraId="6473FCA7" w14:textId="77777777" w:rsidR="00EA27FE" w:rsidRDefault="00000000">
            <w:r>
              <w:rPr>
                <w:sz w:val="20"/>
              </w:rPr>
              <w:t>High-capacity multilingual generation via local OpenAI-compatible endpoint</w:t>
            </w:r>
          </w:p>
        </w:tc>
      </w:tr>
      <w:tr w:rsidR="00EA27FE" w14:paraId="72A026A4" w14:textId="77777777" w:rsidTr="004E1E8D">
        <w:tc>
          <w:tcPr>
            <w:tcW w:w="1526" w:type="dxa"/>
          </w:tcPr>
          <w:p w14:paraId="1D7E6F09" w14:textId="77777777" w:rsidR="00EA27FE" w:rsidRDefault="00000000">
            <w:r>
              <w:rPr>
                <w:sz w:val="20"/>
              </w:rPr>
              <w:t>LLM Client</w:t>
            </w:r>
          </w:p>
        </w:tc>
        <w:tc>
          <w:tcPr>
            <w:tcW w:w="2016" w:type="dxa"/>
          </w:tcPr>
          <w:p w14:paraId="16767314" w14:textId="77777777" w:rsidR="00EA27FE" w:rsidRDefault="00000000">
            <w:r>
              <w:rPr>
                <w:sz w:val="20"/>
              </w:rPr>
              <w:t>OpenAI Python SDK</w:t>
            </w:r>
          </w:p>
        </w:tc>
        <w:tc>
          <w:tcPr>
            <w:tcW w:w="1244" w:type="dxa"/>
          </w:tcPr>
          <w:p w14:paraId="592992B1" w14:textId="77777777" w:rsidR="00EA27FE" w:rsidRDefault="00000000">
            <w:r>
              <w:rPr>
                <w:sz w:val="20"/>
              </w:rPr>
              <w:t>≥1.0</w:t>
            </w:r>
          </w:p>
        </w:tc>
        <w:tc>
          <w:tcPr>
            <w:tcW w:w="4459" w:type="dxa"/>
          </w:tcPr>
          <w:p w14:paraId="2AED74A2" w14:textId="77777777" w:rsidR="00EA27FE" w:rsidRDefault="00000000">
            <w:r>
              <w:rPr>
                <w:sz w:val="20"/>
              </w:rPr>
              <w:t>Standard API client; compatible with local endpoints; temperature and token controls</w:t>
            </w:r>
          </w:p>
        </w:tc>
      </w:tr>
      <w:tr w:rsidR="00EA27FE" w14:paraId="6A990B96" w14:textId="77777777" w:rsidTr="004E1E8D">
        <w:tc>
          <w:tcPr>
            <w:tcW w:w="1526" w:type="dxa"/>
          </w:tcPr>
          <w:p w14:paraId="04F75FD6" w14:textId="77777777" w:rsidR="00EA27FE" w:rsidRDefault="00000000">
            <w:r>
              <w:rPr>
                <w:sz w:val="20"/>
              </w:rPr>
              <w:t>Evaluation</w:t>
            </w:r>
          </w:p>
        </w:tc>
        <w:tc>
          <w:tcPr>
            <w:tcW w:w="2016" w:type="dxa"/>
          </w:tcPr>
          <w:p w14:paraId="21244AC5" w14:textId="77777777" w:rsidR="00EA27FE" w:rsidRDefault="00000000">
            <w:r>
              <w:rPr>
                <w:sz w:val="20"/>
              </w:rPr>
              <w:t>Cosine similarity (multilingual-E5)</w:t>
            </w:r>
          </w:p>
        </w:tc>
        <w:tc>
          <w:tcPr>
            <w:tcW w:w="1244" w:type="dxa"/>
          </w:tcPr>
          <w:p w14:paraId="0855199F" w14:textId="77777777" w:rsidR="00EA27FE" w:rsidRDefault="00000000">
            <w:r>
              <w:rPr>
                <w:sz w:val="20"/>
              </w:rPr>
              <w:t>Custom</w:t>
            </w:r>
          </w:p>
        </w:tc>
        <w:tc>
          <w:tcPr>
            <w:tcW w:w="4459" w:type="dxa"/>
          </w:tcPr>
          <w:p w14:paraId="43C4A920" w14:textId="77777777" w:rsidR="00EA27FE" w:rsidRDefault="00000000">
            <w:r>
              <w:rPr>
                <w:sz w:val="20"/>
              </w:rPr>
              <w:t>Embedding-based semantic similarity metrics; no LLM judge dependency</w:t>
            </w:r>
          </w:p>
        </w:tc>
      </w:tr>
      <w:tr w:rsidR="00EA27FE" w14:paraId="0299F4C6" w14:textId="77777777" w:rsidTr="004E1E8D">
        <w:tc>
          <w:tcPr>
            <w:tcW w:w="1526" w:type="dxa"/>
          </w:tcPr>
          <w:p w14:paraId="0C5E66F7" w14:textId="77777777" w:rsidR="00EA27FE" w:rsidRDefault="00000000">
            <w:r>
              <w:rPr>
                <w:sz w:val="20"/>
              </w:rPr>
              <w:t>PDF Extraction</w:t>
            </w:r>
          </w:p>
        </w:tc>
        <w:tc>
          <w:tcPr>
            <w:tcW w:w="2016" w:type="dxa"/>
          </w:tcPr>
          <w:p w14:paraId="1CA0D3AB" w14:textId="77777777" w:rsidR="00EA27FE" w:rsidRDefault="00000000">
            <w:proofErr w:type="spellStart"/>
            <w:r>
              <w:rPr>
                <w:sz w:val="20"/>
              </w:rPr>
              <w:t>PyMuPDF</w:t>
            </w:r>
            <w:proofErr w:type="spellEnd"/>
            <w:r>
              <w:rPr>
                <w:sz w:val="20"/>
              </w:rPr>
              <w:t xml:space="preserve">, </w:t>
            </w:r>
            <w:proofErr w:type="spellStart"/>
            <w:r>
              <w:rPr>
                <w:sz w:val="20"/>
              </w:rPr>
              <w:t>pdfplumber</w:t>
            </w:r>
            <w:proofErr w:type="spellEnd"/>
            <w:r>
              <w:rPr>
                <w:sz w:val="20"/>
              </w:rPr>
              <w:t>, Tesseract</w:t>
            </w:r>
          </w:p>
        </w:tc>
        <w:tc>
          <w:tcPr>
            <w:tcW w:w="1244" w:type="dxa"/>
          </w:tcPr>
          <w:p w14:paraId="60E51AF7" w14:textId="77777777" w:rsidR="00EA27FE" w:rsidRDefault="00000000">
            <w:r>
              <w:rPr>
                <w:sz w:val="20"/>
              </w:rPr>
              <w:t>Latest</w:t>
            </w:r>
          </w:p>
        </w:tc>
        <w:tc>
          <w:tcPr>
            <w:tcW w:w="4459" w:type="dxa"/>
          </w:tcPr>
          <w:p w14:paraId="50485962" w14:textId="77777777" w:rsidR="00EA27FE" w:rsidRDefault="00000000">
            <w:r>
              <w:rPr>
                <w:sz w:val="20"/>
              </w:rPr>
              <w:t>Three-path extraction: Unicode, legacy font mapping, OCR</w:t>
            </w:r>
          </w:p>
        </w:tc>
      </w:tr>
      <w:tr w:rsidR="00EA27FE" w14:paraId="2C72D52D" w14:textId="77777777" w:rsidTr="004E1E8D">
        <w:tc>
          <w:tcPr>
            <w:tcW w:w="1526" w:type="dxa"/>
          </w:tcPr>
          <w:p w14:paraId="6750002E" w14:textId="77777777" w:rsidR="00EA27FE" w:rsidRDefault="00000000">
            <w:r>
              <w:rPr>
                <w:sz w:val="20"/>
              </w:rPr>
              <w:t>Statistical Analysis</w:t>
            </w:r>
          </w:p>
        </w:tc>
        <w:tc>
          <w:tcPr>
            <w:tcW w:w="2016" w:type="dxa"/>
          </w:tcPr>
          <w:p w14:paraId="0323E405" w14:textId="77777777" w:rsidR="00EA27FE" w:rsidRDefault="00000000">
            <w:r>
              <w:rPr>
                <w:sz w:val="20"/>
              </w:rPr>
              <w:t>SciPy, NumPy</w:t>
            </w:r>
          </w:p>
        </w:tc>
        <w:tc>
          <w:tcPr>
            <w:tcW w:w="1244" w:type="dxa"/>
          </w:tcPr>
          <w:p w14:paraId="12EF4F3D" w14:textId="77777777" w:rsidR="00EA27FE" w:rsidRDefault="00000000">
            <w:r>
              <w:rPr>
                <w:sz w:val="20"/>
              </w:rPr>
              <w:t>Latest</w:t>
            </w:r>
          </w:p>
        </w:tc>
        <w:tc>
          <w:tcPr>
            <w:tcW w:w="4459" w:type="dxa"/>
          </w:tcPr>
          <w:p w14:paraId="01BF8C37" w14:textId="77777777" w:rsidR="00EA27FE" w:rsidRDefault="00000000">
            <w:r>
              <w:rPr>
                <w:sz w:val="20"/>
              </w:rPr>
              <w:t>Wilcoxon signed-rank test, descriptive statistics, effect sizes</w:t>
            </w:r>
          </w:p>
        </w:tc>
      </w:tr>
      <w:tr w:rsidR="00EA27FE" w14:paraId="42BAEFAD" w14:textId="77777777" w:rsidTr="004E1E8D">
        <w:tc>
          <w:tcPr>
            <w:tcW w:w="1526" w:type="dxa"/>
          </w:tcPr>
          <w:p w14:paraId="4C68E5DB" w14:textId="77777777" w:rsidR="00EA27FE" w:rsidRDefault="00000000">
            <w:r>
              <w:rPr>
                <w:sz w:val="20"/>
              </w:rPr>
              <w:t>Version Control</w:t>
            </w:r>
          </w:p>
        </w:tc>
        <w:tc>
          <w:tcPr>
            <w:tcW w:w="2016" w:type="dxa"/>
          </w:tcPr>
          <w:p w14:paraId="6F46F07A" w14:textId="77777777" w:rsidR="00EA27FE" w:rsidRDefault="00000000">
            <w:r>
              <w:rPr>
                <w:sz w:val="20"/>
              </w:rPr>
              <w:t>Git + GitHub</w:t>
            </w:r>
          </w:p>
        </w:tc>
        <w:tc>
          <w:tcPr>
            <w:tcW w:w="1244" w:type="dxa"/>
          </w:tcPr>
          <w:p w14:paraId="0F846412" w14:textId="77777777" w:rsidR="00EA27FE" w:rsidRDefault="00000000">
            <w:r>
              <w:rPr>
                <w:sz w:val="20"/>
              </w:rPr>
              <w:t>Latest</w:t>
            </w:r>
          </w:p>
        </w:tc>
        <w:tc>
          <w:tcPr>
            <w:tcW w:w="4459" w:type="dxa"/>
          </w:tcPr>
          <w:p w14:paraId="64FFC1CE" w14:textId="77777777" w:rsidR="00EA27FE" w:rsidRDefault="00000000">
            <w:r>
              <w:rPr>
                <w:sz w:val="20"/>
              </w:rPr>
              <w:t>Code management; experimental configuration tracking</w:t>
            </w:r>
          </w:p>
        </w:tc>
      </w:tr>
    </w:tbl>
    <w:p w14:paraId="2C88D071" w14:textId="77777777" w:rsidR="00C80B40" w:rsidRDefault="00C80B40" w:rsidP="00C80B40">
      <w:pPr>
        <w:spacing w:after="240" w:line="240" w:lineRule="auto"/>
        <w:jc w:val="center"/>
        <w:rPr>
          <w:i/>
          <w:sz w:val="20"/>
        </w:rPr>
      </w:pPr>
    </w:p>
    <w:p w14:paraId="15DCD295" w14:textId="6858AA44" w:rsidR="00C80B40" w:rsidRDefault="00C80B40" w:rsidP="00C80B40">
      <w:pPr>
        <w:spacing w:after="240" w:line="240" w:lineRule="auto"/>
        <w:jc w:val="center"/>
      </w:pPr>
      <w:r>
        <w:rPr>
          <w:i/>
          <w:sz w:val="20"/>
        </w:rPr>
        <w:t xml:space="preserve">Table 6.2: </w:t>
      </w:r>
      <w:r w:rsidRPr="00C80B40">
        <w:rPr>
          <w:i/>
          <w:sz w:val="20"/>
        </w:rPr>
        <w:t>Technology Stack and Justification</w:t>
      </w:r>
    </w:p>
    <w:p w14:paraId="188992A5" w14:textId="77777777" w:rsidR="00EA27FE" w:rsidRDefault="00EA27FE"/>
    <w:p w14:paraId="70CB92C3" w14:textId="77777777" w:rsidR="00EA27FE" w:rsidRDefault="00000000" w:rsidP="0077485F">
      <w:pPr>
        <w:pStyle w:val="Heading3"/>
      </w:pPr>
      <w:bookmarkStart w:id="50" w:name="_Toc236596024"/>
      <w:r>
        <w:t>6.5 Cloudflare Workers Deployment Architecture</w:t>
      </w:r>
      <w:bookmarkEnd w:id="50"/>
    </w:p>
    <w:p w14:paraId="4CCA4657" w14:textId="77777777" w:rsidR="00EA27FE" w:rsidRDefault="00000000">
      <w:pPr>
        <w:spacing w:after="240" w:line="360" w:lineRule="auto"/>
      </w:pPr>
      <w:r>
        <w:t>In addition to the local Python pipeline, the system is deployed as a serverless application on Cloudflare's edge network. This deployment demonstrates the practical viability of the research prototype in a production environment (OBJ6) and enables free-tier hosting accessible to Sri Lankan students.</w:t>
      </w:r>
    </w:p>
    <w:p w14:paraId="06F9490E" w14:textId="77777777" w:rsidR="00EA27FE" w:rsidRDefault="00000000" w:rsidP="0077485F">
      <w:pPr>
        <w:pStyle w:val="Heading4"/>
      </w:pPr>
      <w:r>
        <w:t>6.5.1 Two-Repository Structure</w:t>
      </w:r>
    </w:p>
    <w:p w14:paraId="24746293" w14:textId="77777777" w:rsidR="00EA27FE" w:rsidRDefault="00000000">
      <w:pPr>
        <w:spacing w:after="240" w:line="360" w:lineRule="auto"/>
      </w:pPr>
      <w:r>
        <w:t>The system is split across two version-controlled repositories with distinct responsibilities:</w:t>
      </w:r>
    </w:p>
    <w:tbl>
      <w:tblPr>
        <w:tblStyle w:val="TableGrid"/>
        <w:tblW w:w="0" w:type="auto"/>
        <w:tblLook w:val="04A0" w:firstRow="1" w:lastRow="0" w:firstColumn="1" w:lastColumn="0" w:noHBand="0" w:noVBand="1"/>
      </w:tblPr>
      <w:tblGrid>
        <w:gridCol w:w="1668"/>
        <w:gridCol w:w="2126"/>
        <w:gridCol w:w="5278"/>
      </w:tblGrid>
      <w:tr w:rsidR="00EA27FE" w14:paraId="0ABACE07" w14:textId="77777777" w:rsidTr="004E1E8D">
        <w:tc>
          <w:tcPr>
            <w:tcW w:w="1668" w:type="dxa"/>
            <w:shd w:val="clear" w:color="auto" w:fill="D9E2F3"/>
          </w:tcPr>
          <w:p w14:paraId="1FF655A1" w14:textId="77777777" w:rsidR="00EA27FE" w:rsidRDefault="00000000">
            <w:r>
              <w:rPr>
                <w:b/>
                <w:sz w:val="20"/>
              </w:rPr>
              <w:t>Repository</w:t>
            </w:r>
          </w:p>
        </w:tc>
        <w:tc>
          <w:tcPr>
            <w:tcW w:w="2126" w:type="dxa"/>
            <w:shd w:val="clear" w:color="auto" w:fill="D9E2F3"/>
          </w:tcPr>
          <w:p w14:paraId="483FCC1E" w14:textId="77777777" w:rsidR="00EA27FE" w:rsidRDefault="00000000">
            <w:r>
              <w:rPr>
                <w:b/>
                <w:sz w:val="20"/>
              </w:rPr>
              <w:t>Role</w:t>
            </w:r>
          </w:p>
        </w:tc>
        <w:tc>
          <w:tcPr>
            <w:tcW w:w="5278" w:type="dxa"/>
            <w:shd w:val="clear" w:color="auto" w:fill="D9E2F3"/>
          </w:tcPr>
          <w:p w14:paraId="52867171" w14:textId="77777777" w:rsidR="00EA27FE" w:rsidRDefault="00000000">
            <w:r>
              <w:rPr>
                <w:b/>
                <w:sz w:val="20"/>
              </w:rPr>
              <w:t>Contents</w:t>
            </w:r>
          </w:p>
        </w:tc>
      </w:tr>
      <w:tr w:rsidR="00EA27FE" w14:paraId="65735418" w14:textId="77777777" w:rsidTr="004E1E8D">
        <w:tc>
          <w:tcPr>
            <w:tcW w:w="1668" w:type="dxa"/>
          </w:tcPr>
          <w:p w14:paraId="3B7E8B14" w14:textId="77777777" w:rsidR="00EA27FE" w:rsidRDefault="00000000">
            <w:r>
              <w:rPr>
                <w:sz w:val="20"/>
              </w:rPr>
              <w:t>`com738-dissertation`</w:t>
            </w:r>
          </w:p>
        </w:tc>
        <w:tc>
          <w:tcPr>
            <w:tcW w:w="2126" w:type="dxa"/>
          </w:tcPr>
          <w:p w14:paraId="00AA6260" w14:textId="77777777" w:rsidR="00EA27FE" w:rsidRDefault="00000000">
            <w:r>
              <w:rPr>
                <w:sz w:val="20"/>
              </w:rPr>
              <w:t>Local pipeline and evaluation</w:t>
            </w:r>
          </w:p>
        </w:tc>
        <w:tc>
          <w:tcPr>
            <w:tcW w:w="5278" w:type="dxa"/>
          </w:tcPr>
          <w:p w14:paraId="238CA3C4" w14:textId="77777777" w:rsidR="00EA27FE" w:rsidRDefault="00000000">
            <w:r>
              <w:rPr>
                <w:sz w:val="20"/>
              </w:rPr>
              <w:t>PDF extraction (`</w:t>
            </w:r>
            <w:proofErr w:type="spellStart"/>
            <w:r>
              <w:rPr>
                <w:sz w:val="20"/>
              </w:rPr>
              <w:t>pdf_extract</w:t>
            </w:r>
            <w:proofErr w:type="spellEnd"/>
            <w:r>
              <w:rPr>
                <w:sz w:val="20"/>
              </w:rPr>
              <w:t xml:space="preserve">/`), chunking (`chunker.py`), local embedding generation (`embed.py`), local </w:t>
            </w:r>
            <w:proofErr w:type="spellStart"/>
            <w:r>
              <w:rPr>
                <w:sz w:val="20"/>
              </w:rPr>
              <w:t>ChromaDB</w:t>
            </w:r>
            <w:proofErr w:type="spellEnd"/>
            <w:r>
              <w:rPr>
                <w:sz w:val="20"/>
              </w:rPr>
              <w:t xml:space="preserve"> vector store, question generation (`generate_questions.py`), automated evaluation harness (`evaluate.py`), the 82-question evaluation set and reference answers, and the `sync_vectorize.py` script that pushes </w:t>
            </w:r>
            <w:proofErr w:type="spellStart"/>
            <w:r>
              <w:rPr>
                <w:sz w:val="20"/>
              </w:rPr>
              <w:t>finalised</w:t>
            </w:r>
            <w:proofErr w:type="spellEnd"/>
            <w:r>
              <w:rPr>
                <w:sz w:val="20"/>
              </w:rPr>
              <w:t xml:space="preserve"> chunks and embeddings to production.</w:t>
            </w:r>
          </w:p>
        </w:tc>
      </w:tr>
      <w:tr w:rsidR="00EA27FE" w14:paraId="3D92B41D" w14:textId="77777777" w:rsidTr="004E1E8D">
        <w:tc>
          <w:tcPr>
            <w:tcW w:w="1668" w:type="dxa"/>
          </w:tcPr>
          <w:p w14:paraId="146E0369" w14:textId="77777777" w:rsidR="00EA27FE" w:rsidRDefault="00000000">
            <w:r>
              <w:rPr>
                <w:sz w:val="20"/>
              </w:rPr>
              <w:t>`com738-rag-app`</w:t>
            </w:r>
          </w:p>
        </w:tc>
        <w:tc>
          <w:tcPr>
            <w:tcW w:w="2126" w:type="dxa"/>
          </w:tcPr>
          <w:p w14:paraId="5B85977A" w14:textId="77777777" w:rsidR="00EA27FE" w:rsidRDefault="00000000">
            <w:r>
              <w:rPr>
                <w:sz w:val="20"/>
              </w:rPr>
              <w:t>Cloudflare production deployment</w:t>
            </w:r>
          </w:p>
        </w:tc>
        <w:tc>
          <w:tcPr>
            <w:tcW w:w="5278" w:type="dxa"/>
          </w:tcPr>
          <w:p w14:paraId="2F111656" w14:textId="77777777" w:rsidR="00EA27FE" w:rsidRDefault="00000000">
            <w:r>
              <w:rPr>
                <w:sz w:val="20"/>
              </w:rPr>
              <w:t>React 19 + Vite frontend, Hono/TypeScript API Worker, Cloudflare Vectorize index configuration, and the deployed live application consumed by end users (teachers/students).</w:t>
            </w:r>
          </w:p>
        </w:tc>
      </w:tr>
    </w:tbl>
    <w:p w14:paraId="55AAF314" w14:textId="77777777" w:rsidR="00C80B40" w:rsidRDefault="00C80B40" w:rsidP="00C80B40">
      <w:pPr>
        <w:spacing w:after="240" w:line="240" w:lineRule="auto"/>
        <w:jc w:val="center"/>
        <w:rPr>
          <w:i/>
          <w:sz w:val="20"/>
        </w:rPr>
      </w:pPr>
    </w:p>
    <w:p w14:paraId="68044404" w14:textId="0206B06D" w:rsidR="00C80B40" w:rsidRDefault="00C80B40" w:rsidP="00C80B40">
      <w:pPr>
        <w:spacing w:after="240" w:line="240" w:lineRule="auto"/>
        <w:jc w:val="center"/>
      </w:pPr>
      <w:r>
        <w:rPr>
          <w:i/>
          <w:sz w:val="20"/>
        </w:rPr>
        <w:lastRenderedPageBreak/>
        <w:t xml:space="preserve">Table 6.3: </w:t>
      </w:r>
      <w:r w:rsidRPr="00C80B40">
        <w:rPr>
          <w:i/>
          <w:sz w:val="20"/>
        </w:rPr>
        <w:t>Repository Structure</w:t>
      </w:r>
    </w:p>
    <w:p w14:paraId="40149254" w14:textId="77777777" w:rsidR="00EA27FE" w:rsidRDefault="00EA27FE"/>
    <w:p w14:paraId="703E7987" w14:textId="77777777" w:rsidR="00EA27FE" w:rsidRDefault="00000000">
      <w:pPr>
        <w:spacing w:after="240" w:line="360" w:lineRule="auto"/>
      </w:pPr>
      <w:r>
        <w:t xml:space="preserve">This separation isolates code used for research and evaluation (which needs local CPU and GPU for embedding experiments across different models and chunk strategies) from lean and dependency light production application that </w:t>
      </w:r>
      <w:proofErr w:type="gramStart"/>
      <w:r>
        <w:t>has to</w:t>
      </w:r>
      <w:proofErr w:type="gramEnd"/>
      <w:r>
        <w:t xml:space="preserve"> run within Cloudflare Workers constrained execution environment. It also means knowledge base is authored and verified once locally and promoted to production explicitly and audibly (section 6.5.2) rather than duplicating or re chunking code in the production repository.</w:t>
      </w:r>
    </w:p>
    <w:p w14:paraId="27C92828" w14:textId="77777777" w:rsidR="00EA27FE" w:rsidRDefault="00000000" w:rsidP="0077485F">
      <w:pPr>
        <w:pStyle w:val="Heading4"/>
      </w:pPr>
      <w:r>
        <w:t>6.5.2 Knowledge Base Sync Pipeline (GitHub Actions)</w:t>
      </w:r>
    </w:p>
    <w:p w14:paraId="6B164099" w14:textId="77777777" w:rsidR="00EA27FE" w:rsidRDefault="00000000">
      <w:pPr>
        <w:spacing w:after="240" w:line="360" w:lineRule="auto"/>
      </w:pPr>
      <w:r>
        <w:t>Moving validated local knowledge base (439 chunks dual embedded with multilingual E5 and BGE M3) into production at Cloudflare is automated rather than manual to avoid divergence between research pipeline and deployed system:</w:t>
      </w:r>
    </w:p>
    <w:p w14:paraId="4FB92504" w14:textId="77777777" w:rsidR="00EA27FE" w:rsidRDefault="00000000">
      <w:pPr>
        <w:spacing w:after="240" w:line="360" w:lineRule="auto"/>
      </w:pPr>
      <w:r>
        <w:t xml:space="preserve">1. </w:t>
      </w:r>
      <w:r>
        <w:rPr>
          <w:rFonts w:ascii="Courier New" w:hAnsi="Courier New"/>
          <w:sz w:val="20"/>
        </w:rPr>
        <w:t>sync_vectorize.py</w:t>
      </w:r>
      <w:r>
        <w:t xml:space="preserve"> (in </w:t>
      </w:r>
      <w:r>
        <w:rPr>
          <w:rFonts w:ascii="Courier New" w:hAnsi="Courier New"/>
          <w:sz w:val="20"/>
        </w:rPr>
        <w:t>com738 dissertation</w:t>
      </w:r>
      <w:r>
        <w:t>) reads finalized chunk set along with embeddings from local knowledge base.</w:t>
      </w:r>
    </w:p>
    <w:p w14:paraId="0CCDF8FA" w14:textId="77777777" w:rsidR="00EA27FE" w:rsidRDefault="00000000">
      <w:pPr>
        <w:spacing w:after="240" w:line="360" w:lineRule="auto"/>
      </w:pPr>
      <w:r>
        <w:t>2. Committing changes to knowledge base triggers GitHub Actions workflow (</w:t>
      </w:r>
      <w:proofErr w:type="spellStart"/>
      <w:r>
        <w:rPr>
          <w:rFonts w:ascii="Courier New" w:hAnsi="Courier New"/>
          <w:sz w:val="20"/>
        </w:rPr>
        <w:t>sync_vectorize.yml</w:t>
      </w:r>
      <w:proofErr w:type="spellEnd"/>
      <w:r>
        <w:t>).</w:t>
      </w:r>
    </w:p>
    <w:p w14:paraId="54D53F39" w14:textId="77777777" w:rsidR="00EA27FE" w:rsidRDefault="00000000">
      <w:pPr>
        <w:spacing w:after="240" w:line="360" w:lineRule="auto"/>
      </w:pPr>
      <w:r>
        <w:t xml:space="preserve">3. Workflow authenticates to Cloudflare and performs batch </w:t>
      </w:r>
      <w:r>
        <w:rPr>
          <w:rFonts w:ascii="Courier New" w:hAnsi="Courier New"/>
          <w:sz w:val="20"/>
        </w:rPr>
        <w:t>Vectorize Insert</w:t>
      </w:r>
      <w:r>
        <w:t xml:space="preserve"> operation pushing all chunks and embeddings into </w:t>
      </w:r>
      <w:r>
        <w:rPr>
          <w:rFonts w:ascii="Courier New" w:hAnsi="Courier New"/>
          <w:sz w:val="20"/>
        </w:rPr>
        <w:t>com738 rag index</w:t>
      </w:r>
      <w:r>
        <w:t xml:space="preserve"> in Cloudflare account of </w:t>
      </w:r>
      <w:r>
        <w:rPr>
          <w:rFonts w:ascii="Courier New" w:hAnsi="Courier New"/>
          <w:sz w:val="20"/>
        </w:rPr>
        <w:t>com738 rag app</w:t>
      </w:r>
      <w:r>
        <w:t>.</w:t>
      </w:r>
    </w:p>
    <w:p w14:paraId="13E75496" w14:textId="77777777" w:rsidR="00EA27FE" w:rsidRDefault="00000000">
      <w:pPr>
        <w:spacing w:after="240" w:line="360" w:lineRule="auto"/>
      </w:pPr>
      <w:r>
        <w:t xml:space="preserve">4. Independent deployments of frontend and Workers in </w:t>
      </w:r>
      <w:r>
        <w:rPr>
          <w:rFonts w:ascii="Courier New" w:hAnsi="Courier New"/>
          <w:sz w:val="20"/>
        </w:rPr>
        <w:t>com738 rag app</w:t>
      </w:r>
      <w:r>
        <w:t xml:space="preserve"> are triggered via their own separate GitHub Actions when pushing code to that repository.</w:t>
      </w:r>
    </w:p>
    <w:p w14:paraId="2CA4C108" w14:textId="77777777" w:rsidR="00EA27FE" w:rsidRDefault="00000000">
      <w:pPr>
        <w:spacing w:after="240" w:line="360" w:lineRule="auto"/>
      </w:pPr>
      <w:r>
        <w:t>This CI synchronization guarantees that production indexes are always built using a validated and versioned knowledge base that is used for automated evaluation (Chapter 7). This avoids having a separate copy that silently drifts apart.</w:t>
      </w:r>
    </w:p>
    <w:p w14:paraId="478E0EC5" w14:textId="77777777" w:rsidR="00EA27FE" w:rsidRDefault="00000000">
      <w:pPr>
        <w:spacing w:after="240" w:line="360" w:lineRule="auto"/>
      </w:pPr>
      <w:r>
        <w:rPr>
          <w:b/>
        </w:rPr>
        <w:t>Architecture Overview:</w:t>
      </w:r>
    </w:p>
    <w:p w14:paraId="2FD9849E" w14:textId="77777777" w:rsidR="00EA27FE" w:rsidRDefault="00000000">
      <w:pPr>
        <w:jc w:val="center"/>
      </w:pPr>
      <w:r>
        <w:rPr>
          <w:noProof/>
        </w:rPr>
        <w:lastRenderedPageBreak/>
        <w:drawing>
          <wp:inline distT="0" distB="0" distL="0" distR="0" wp14:anchorId="21FD82D4" wp14:editId="592B1228">
            <wp:extent cx="6237605" cy="3409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cloudflare_deployment.png"/>
                    <pic:cNvPicPr/>
                  </pic:nvPicPr>
                  <pic:blipFill rotWithShape="1">
                    <a:blip r:embed="rId21"/>
                    <a:srcRect l="1799" t="8761" b="4112"/>
                    <a:stretch>
                      <a:fillRect/>
                    </a:stretch>
                  </pic:blipFill>
                  <pic:spPr bwMode="auto">
                    <a:xfrm>
                      <a:off x="0" y="0"/>
                      <a:ext cx="6258921" cy="3421603"/>
                    </a:xfrm>
                    <a:prstGeom prst="rect">
                      <a:avLst/>
                    </a:prstGeom>
                    <a:ln>
                      <a:noFill/>
                    </a:ln>
                    <a:extLst>
                      <a:ext uri="{53640926-AAD7-44D8-BBD7-CCE9431645EC}">
                        <a14:shadowObscured xmlns:a14="http://schemas.microsoft.com/office/drawing/2010/main"/>
                      </a:ext>
                    </a:extLst>
                  </pic:spPr>
                </pic:pic>
              </a:graphicData>
            </a:graphic>
          </wp:inline>
        </w:drawing>
      </w:r>
    </w:p>
    <w:p w14:paraId="46C16E33" w14:textId="77777777" w:rsidR="00EA27FE" w:rsidRDefault="00000000">
      <w:pPr>
        <w:spacing w:after="240" w:line="240" w:lineRule="auto"/>
        <w:jc w:val="center"/>
      </w:pPr>
      <w:r>
        <w:rPr>
          <w:i/>
          <w:sz w:val="20"/>
        </w:rPr>
        <w:t>Figure 6.1: Cloudflare Workers Deployment Architecture</w:t>
      </w:r>
    </w:p>
    <w:p w14:paraId="6B615FCA" w14:textId="77777777" w:rsidR="00EA27FE" w:rsidRDefault="00000000">
      <w:pPr>
        <w:spacing w:after="240" w:line="360" w:lineRule="auto"/>
      </w:pPr>
      <w:r>
        <w:rPr>
          <w:b/>
        </w:rPr>
        <w:t>Components:</w:t>
      </w:r>
    </w:p>
    <w:tbl>
      <w:tblPr>
        <w:tblStyle w:val="TableGrid"/>
        <w:tblW w:w="0" w:type="auto"/>
        <w:tblLook w:val="04A0" w:firstRow="1" w:lastRow="0" w:firstColumn="1" w:lastColumn="0" w:noHBand="0" w:noVBand="1"/>
      </w:tblPr>
      <w:tblGrid>
        <w:gridCol w:w="3024"/>
        <w:gridCol w:w="3024"/>
        <w:gridCol w:w="3024"/>
      </w:tblGrid>
      <w:tr w:rsidR="00EA27FE" w14:paraId="1FFCDA43" w14:textId="77777777">
        <w:tc>
          <w:tcPr>
            <w:tcW w:w="3024" w:type="dxa"/>
            <w:shd w:val="clear" w:color="auto" w:fill="D9E2F3"/>
          </w:tcPr>
          <w:p w14:paraId="11A4C883" w14:textId="77777777" w:rsidR="00EA27FE" w:rsidRDefault="00000000">
            <w:r>
              <w:rPr>
                <w:b/>
                <w:sz w:val="20"/>
              </w:rPr>
              <w:t>Component</w:t>
            </w:r>
          </w:p>
        </w:tc>
        <w:tc>
          <w:tcPr>
            <w:tcW w:w="3024" w:type="dxa"/>
            <w:shd w:val="clear" w:color="auto" w:fill="D9E2F3"/>
          </w:tcPr>
          <w:p w14:paraId="79AD1471" w14:textId="77777777" w:rsidR="00EA27FE" w:rsidRDefault="00000000">
            <w:r>
              <w:rPr>
                <w:b/>
                <w:sz w:val="20"/>
              </w:rPr>
              <w:t>Technology</w:t>
            </w:r>
          </w:p>
        </w:tc>
        <w:tc>
          <w:tcPr>
            <w:tcW w:w="3024" w:type="dxa"/>
            <w:shd w:val="clear" w:color="auto" w:fill="D9E2F3"/>
          </w:tcPr>
          <w:p w14:paraId="7FF61E7F" w14:textId="77777777" w:rsidR="00EA27FE" w:rsidRDefault="00000000">
            <w:r>
              <w:rPr>
                <w:b/>
                <w:sz w:val="20"/>
              </w:rPr>
              <w:t>Configuration</w:t>
            </w:r>
          </w:p>
        </w:tc>
      </w:tr>
      <w:tr w:rsidR="00EA27FE" w14:paraId="3302BE0A" w14:textId="77777777">
        <w:tc>
          <w:tcPr>
            <w:tcW w:w="3024" w:type="dxa"/>
          </w:tcPr>
          <w:p w14:paraId="424DF403" w14:textId="77777777" w:rsidR="00EA27FE" w:rsidRDefault="00000000">
            <w:r>
              <w:rPr>
                <w:sz w:val="20"/>
              </w:rPr>
              <w:t>Frontend</w:t>
            </w:r>
          </w:p>
        </w:tc>
        <w:tc>
          <w:tcPr>
            <w:tcW w:w="3024" w:type="dxa"/>
          </w:tcPr>
          <w:p w14:paraId="4396EF5B" w14:textId="77777777" w:rsidR="00EA27FE" w:rsidRDefault="00000000">
            <w:r>
              <w:rPr>
                <w:sz w:val="20"/>
              </w:rPr>
              <w:t>React 19 + Vite</w:t>
            </w:r>
          </w:p>
        </w:tc>
        <w:tc>
          <w:tcPr>
            <w:tcW w:w="3024" w:type="dxa"/>
          </w:tcPr>
          <w:p w14:paraId="10694EDA" w14:textId="77777777" w:rsidR="00EA27FE" w:rsidRDefault="00000000">
            <w:r>
              <w:rPr>
                <w:sz w:val="20"/>
              </w:rPr>
              <w:t>Hosted on Cloudflare Pages (`com738-rag-frontend.pages.dev`)</w:t>
            </w:r>
          </w:p>
        </w:tc>
      </w:tr>
      <w:tr w:rsidR="00EA27FE" w14:paraId="24442C3F" w14:textId="77777777">
        <w:tc>
          <w:tcPr>
            <w:tcW w:w="3024" w:type="dxa"/>
          </w:tcPr>
          <w:p w14:paraId="0B414BFE" w14:textId="77777777" w:rsidR="00EA27FE" w:rsidRDefault="00000000">
            <w:r>
              <w:rPr>
                <w:sz w:val="20"/>
              </w:rPr>
              <w:t>API Worker</w:t>
            </w:r>
          </w:p>
        </w:tc>
        <w:tc>
          <w:tcPr>
            <w:tcW w:w="3024" w:type="dxa"/>
          </w:tcPr>
          <w:p w14:paraId="630D1840" w14:textId="77777777" w:rsidR="00EA27FE" w:rsidRDefault="00000000">
            <w:r>
              <w:rPr>
                <w:sz w:val="20"/>
              </w:rPr>
              <w:t>Hono + TypeScript</w:t>
            </w:r>
          </w:p>
        </w:tc>
        <w:tc>
          <w:tcPr>
            <w:tcW w:w="3024" w:type="dxa"/>
          </w:tcPr>
          <w:p w14:paraId="08684C4F" w14:textId="77777777" w:rsidR="00EA27FE" w:rsidRDefault="00000000">
            <w:r>
              <w:rPr>
                <w:sz w:val="20"/>
              </w:rPr>
              <w:t>Cloudflare Workers; handles `/api/ask` and `/api/health`</w:t>
            </w:r>
          </w:p>
        </w:tc>
      </w:tr>
      <w:tr w:rsidR="00EA27FE" w14:paraId="5457B953" w14:textId="77777777">
        <w:tc>
          <w:tcPr>
            <w:tcW w:w="3024" w:type="dxa"/>
          </w:tcPr>
          <w:p w14:paraId="6662338B" w14:textId="77777777" w:rsidR="00EA27FE" w:rsidRDefault="00000000">
            <w:r>
              <w:rPr>
                <w:sz w:val="20"/>
              </w:rPr>
              <w:t>Vector Store</w:t>
            </w:r>
          </w:p>
        </w:tc>
        <w:tc>
          <w:tcPr>
            <w:tcW w:w="3024" w:type="dxa"/>
          </w:tcPr>
          <w:p w14:paraId="60604059" w14:textId="77777777" w:rsidR="00EA27FE" w:rsidRDefault="00000000">
            <w:r>
              <w:rPr>
                <w:sz w:val="20"/>
              </w:rPr>
              <w:t>Cloudflare Vectorize</w:t>
            </w:r>
          </w:p>
        </w:tc>
        <w:tc>
          <w:tcPr>
            <w:tcW w:w="3024" w:type="dxa"/>
          </w:tcPr>
          <w:p w14:paraId="679182E7" w14:textId="77777777" w:rsidR="00EA27FE" w:rsidRDefault="00000000">
            <w:r>
              <w:rPr>
                <w:sz w:val="20"/>
              </w:rPr>
              <w:t>Index: `com738-rag-index`; 439 vectors (BGE-M3, 1024-dim)</w:t>
            </w:r>
          </w:p>
        </w:tc>
      </w:tr>
      <w:tr w:rsidR="00EA27FE" w14:paraId="2B26745A" w14:textId="77777777">
        <w:tc>
          <w:tcPr>
            <w:tcW w:w="3024" w:type="dxa"/>
          </w:tcPr>
          <w:p w14:paraId="446D8416" w14:textId="77777777" w:rsidR="00EA27FE" w:rsidRDefault="00000000">
            <w:r>
              <w:rPr>
                <w:sz w:val="20"/>
              </w:rPr>
              <w:t>Embedding</w:t>
            </w:r>
          </w:p>
        </w:tc>
        <w:tc>
          <w:tcPr>
            <w:tcW w:w="3024" w:type="dxa"/>
          </w:tcPr>
          <w:p w14:paraId="38711F27" w14:textId="77777777" w:rsidR="00EA27FE" w:rsidRDefault="00000000">
            <w:r>
              <w:rPr>
                <w:sz w:val="20"/>
              </w:rPr>
              <w:t>`@cf/baai/bge-m3`</w:t>
            </w:r>
          </w:p>
        </w:tc>
        <w:tc>
          <w:tcPr>
            <w:tcW w:w="3024" w:type="dxa"/>
          </w:tcPr>
          <w:p w14:paraId="66C4E8DE" w14:textId="77777777" w:rsidR="00EA27FE" w:rsidRDefault="00000000">
            <w:r>
              <w:rPr>
                <w:sz w:val="20"/>
              </w:rPr>
              <w:t>Workers AI; runs on request for query embedding</w:t>
            </w:r>
          </w:p>
        </w:tc>
      </w:tr>
      <w:tr w:rsidR="00EA27FE" w14:paraId="5E4BA8C1" w14:textId="77777777">
        <w:tc>
          <w:tcPr>
            <w:tcW w:w="3024" w:type="dxa"/>
          </w:tcPr>
          <w:p w14:paraId="7D4A6327" w14:textId="77777777" w:rsidR="00EA27FE" w:rsidRDefault="00000000">
            <w:r>
              <w:rPr>
                <w:sz w:val="20"/>
              </w:rPr>
              <w:t>Generation</w:t>
            </w:r>
          </w:p>
        </w:tc>
        <w:tc>
          <w:tcPr>
            <w:tcW w:w="3024" w:type="dxa"/>
          </w:tcPr>
          <w:p w14:paraId="29CAD3CB" w14:textId="77777777" w:rsidR="00EA27FE" w:rsidRDefault="00000000">
            <w:r>
              <w:rPr>
                <w:sz w:val="20"/>
              </w:rPr>
              <w:t>`@cf/meta/llama-3.1-8b-instruct-fp8`</w:t>
            </w:r>
          </w:p>
        </w:tc>
        <w:tc>
          <w:tcPr>
            <w:tcW w:w="3024" w:type="dxa"/>
          </w:tcPr>
          <w:p w14:paraId="652BD9B4" w14:textId="77777777" w:rsidR="00EA27FE" w:rsidRDefault="00000000">
            <w:r>
              <w:rPr>
                <w:sz w:val="20"/>
              </w:rPr>
              <w:t>Workers AI; primary; temperature 0.1, max tokens 512</w:t>
            </w:r>
          </w:p>
        </w:tc>
      </w:tr>
      <w:tr w:rsidR="00EA27FE" w14:paraId="680E4772" w14:textId="77777777">
        <w:tc>
          <w:tcPr>
            <w:tcW w:w="3024" w:type="dxa"/>
          </w:tcPr>
          <w:p w14:paraId="1795D034" w14:textId="77777777" w:rsidR="00EA27FE" w:rsidRDefault="00000000">
            <w:r>
              <w:rPr>
                <w:sz w:val="20"/>
              </w:rPr>
              <w:t>Fallback</w:t>
            </w:r>
          </w:p>
        </w:tc>
        <w:tc>
          <w:tcPr>
            <w:tcW w:w="3024" w:type="dxa"/>
          </w:tcPr>
          <w:p w14:paraId="6961176E" w14:textId="77777777" w:rsidR="00EA27FE" w:rsidRDefault="00000000">
            <w:r>
              <w:rPr>
                <w:sz w:val="20"/>
              </w:rPr>
              <w:t>`@cf/google/gemma-7b-it`</w:t>
            </w:r>
          </w:p>
        </w:tc>
        <w:tc>
          <w:tcPr>
            <w:tcW w:w="3024" w:type="dxa"/>
          </w:tcPr>
          <w:p w14:paraId="4CCCCE2C" w14:textId="77777777" w:rsidR="00EA27FE" w:rsidRDefault="00000000">
            <w:r>
              <w:rPr>
                <w:sz w:val="20"/>
              </w:rPr>
              <w:t>Workers AI; secondary</w:t>
            </w:r>
          </w:p>
        </w:tc>
      </w:tr>
      <w:tr w:rsidR="00EA27FE" w14:paraId="5D9EA21D" w14:textId="77777777">
        <w:tc>
          <w:tcPr>
            <w:tcW w:w="3024" w:type="dxa"/>
          </w:tcPr>
          <w:p w14:paraId="06D7DBFA" w14:textId="77777777" w:rsidR="00EA27FE" w:rsidRDefault="00000000">
            <w:r>
              <w:rPr>
                <w:sz w:val="20"/>
              </w:rPr>
              <w:t>Fallback</w:t>
            </w:r>
          </w:p>
        </w:tc>
        <w:tc>
          <w:tcPr>
            <w:tcW w:w="3024" w:type="dxa"/>
          </w:tcPr>
          <w:p w14:paraId="221EA717" w14:textId="77777777" w:rsidR="00EA27FE" w:rsidRDefault="00000000">
            <w:r>
              <w:rPr>
                <w:sz w:val="20"/>
              </w:rPr>
              <w:t>Gemini 1.5 Flash</w:t>
            </w:r>
          </w:p>
        </w:tc>
        <w:tc>
          <w:tcPr>
            <w:tcW w:w="3024" w:type="dxa"/>
          </w:tcPr>
          <w:p w14:paraId="0CFCE9B6" w14:textId="77777777" w:rsidR="00EA27FE" w:rsidRDefault="00000000">
            <w:r>
              <w:rPr>
                <w:sz w:val="20"/>
              </w:rPr>
              <w:t>Google AI Studio; via Worker fetch on AI failure</w:t>
            </w:r>
          </w:p>
        </w:tc>
      </w:tr>
    </w:tbl>
    <w:p w14:paraId="473D3204" w14:textId="77777777" w:rsidR="00C80B40" w:rsidRDefault="00C80B40" w:rsidP="00C80B40">
      <w:pPr>
        <w:spacing w:after="240" w:line="240" w:lineRule="auto"/>
        <w:jc w:val="center"/>
        <w:rPr>
          <w:i/>
          <w:sz w:val="20"/>
        </w:rPr>
      </w:pPr>
    </w:p>
    <w:p w14:paraId="2A84C04C" w14:textId="54DBA5D9" w:rsidR="00C80B40" w:rsidRDefault="00C80B40" w:rsidP="00C80B40">
      <w:pPr>
        <w:spacing w:after="240" w:line="240" w:lineRule="auto"/>
        <w:jc w:val="center"/>
      </w:pPr>
      <w:r>
        <w:rPr>
          <w:i/>
          <w:sz w:val="20"/>
        </w:rPr>
        <w:t>Table 6.4: software components</w:t>
      </w:r>
    </w:p>
    <w:p w14:paraId="29BE18D0" w14:textId="77777777" w:rsidR="00EA27FE" w:rsidRDefault="00EA27FE"/>
    <w:p w14:paraId="7CCABB13" w14:textId="77777777" w:rsidR="00EA27FE" w:rsidRDefault="00000000">
      <w:pPr>
        <w:spacing w:after="240" w:line="360" w:lineRule="auto"/>
      </w:pPr>
      <w:proofErr w:type="spellStart"/>
      <w:r>
        <w:rPr>
          <w:b/>
        </w:rPr>
        <w:t>StudyMate</w:t>
      </w:r>
      <w:proofErr w:type="spellEnd"/>
      <w:r>
        <w:rPr>
          <w:b/>
        </w:rPr>
        <w:t xml:space="preserve"> AI Production Interface</w:t>
      </w:r>
    </w:p>
    <w:p w14:paraId="0877CE1A" w14:textId="7373AF27" w:rsidR="00EA27FE" w:rsidRDefault="00000000">
      <w:pPr>
        <w:jc w:val="center"/>
      </w:pPr>
      <w:r>
        <w:rPr>
          <w:noProof/>
        </w:rPr>
        <w:lastRenderedPageBreak/>
        <w:drawing>
          <wp:inline distT="0" distB="0" distL="0" distR="0" wp14:anchorId="6F9FE974" wp14:editId="64CBFFD9">
            <wp:extent cx="5029200" cy="43475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jpg"/>
                    <pic:cNvPicPr/>
                  </pic:nvPicPr>
                  <pic:blipFill>
                    <a:blip r:embed="rId22"/>
                    <a:stretch>
                      <a:fillRect/>
                    </a:stretch>
                  </pic:blipFill>
                  <pic:spPr>
                    <a:xfrm>
                      <a:off x="0" y="0"/>
                      <a:ext cx="5029200" cy="4347587"/>
                    </a:xfrm>
                    <a:prstGeom prst="rect">
                      <a:avLst/>
                    </a:prstGeom>
                  </pic:spPr>
                </pic:pic>
              </a:graphicData>
            </a:graphic>
          </wp:inline>
        </w:drawing>
      </w:r>
    </w:p>
    <w:p w14:paraId="772A7B35" w14:textId="766532DD" w:rsidR="00EA27FE" w:rsidRDefault="00000000">
      <w:pPr>
        <w:spacing w:after="240" w:line="240" w:lineRule="auto"/>
        <w:jc w:val="center"/>
      </w:pPr>
      <w:r>
        <w:rPr>
          <w:i/>
          <w:sz w:val="20"/>
        </w:rPr>
        <w:t xml:space="preserve">Figure 6.2: </w:t>
      </w:r>
      <w:proofErr w:type="spellStart"/>
      <w:r>
        <w:rPr>
          <w:i/>
          <w:sz w:val="20"/>
        </w:rPr>
        <w:t>StudyMate</w:t>
      </w:r>
      <w:proofErr w:type="spellEnd"/>
      <w:r>
        <w:rPr>
          <w:i/>
          <w:sz w:val="20"/>
        </w:rPr>
        <w:t xml:space="preserve"> AI </w:t>
      </w:r>
      <w:r w:rsidR="00C80B40">
        <w:rPr>
          <w:i/>
          <w:sz w:val="20"/>
        </w:rPr>
        <w:t>-startup page</w:t>
      </w:r>
    </w:p>
    <w:p w14:paraId="3D39B664" w14:textId="467B339D" w:rsidR="00EA27FE" w:rsidRDefault="00000000">
      <w:pPr>
        <w:jc w:val="center"/>
      </w:pPr>
      <w:r>
        <w:rPr>
          <w:noProof/>
        </w:rPr>
        <w:lastRenderedPageBreak/>
        <w:drawing>
          <wp:inline distT="0" distB="0" distL="0" distR="0" wp14:anchorId="012319A7" wp14:editId="3A9BCBC6">
            <wp:extent cx="5029200" cy="42975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jpg"/>
                    <pic:cNvPicPr/>
                  </pic:nvPicPr>
                  <pic:blipFill>
                    <a:blip r:embed="rId23"/>
                    <a:stretch>
                      <a:fillRect/>
                    </a:stretch>
                  </pic:blipFill>
                  <pic:spPr>
                    <a:xfrm>
                      <a:off x="0" y="0"/>
                      <a:ext cx="5029200" cy="4297597"/>
                    </a:xfrm>
                    <a:prstGeom prst="rect">
                      <a:avLst/>
                    </a:prstGeom>
                  </pic:spPr>
                </pic:pic>
              </a:graphicData>
            </a:graphic>
          </wp:inline>
        </w:drawing>
      </w:r>
    </w:p>
    <w:p w14:paraId="119D728E" w14:textId="5035720A" w:rsidR="00EA27FE" w:rsidRDefault="00000000">
      <w:pPr>
        <w:jc w:val="center"/>
      </w:pPr>
      <w:r>
        <w:rPr>
          <w:i/>
          <w:sz w:val="20"/>
        </w:rPr>
        <w:lastRenderedPageBreak/>
        <w:t xml:space="preserve">Figure 6.3: </w:t>
      </w:r>
      <w:proofErr w:type="spellStart"/>
      <w:r w:rsidR="00C80B40">
        <w:rPr>
          <w:i/>
          <w:sz w:val="20"/>
        </w:rPr>
        <w:t>StudyMate</w:t>
      </w:r>
      <w:proofErr w:type="spellEnd"/>
      <w:r w:rsidR="00C80B40">
        <w:rPr>
          <w:i/>
          <w:sz w:val="20"/>
        </w:rPr>
        <w:t xml:space="preserve"> AI – Login page</w:t>
      </w:r>
      <w:r>
        <w:rPr>
          <w:noProof/>
        </w:rPr>
        <w:drawing>
          <wp:inline distT="0" distB="0" distL="0" distR="0" wp14:anchorId="05E535F0" wp14:editId="4552F04F">
            <wp:extent cx="5029200" cy="489422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jpg"/>
                    <pic:cNvPicPr/>
                  </pic:nvPicPr>
                  <pic:blipFill>
                    <a:blip r:embed="rId24"/>
                    <a:stretch>
                      <a:fillRect/>
                    </a:stretch>
                  </pic:blipFill>
                  <pic:spPr>
                    <a:xfrm>
                      <a:off x="0" y="0"/>
                      <a:ext cx="5029200" cy="4894221"/>
                    </a:xfrm>
                    <a:prstGeom prst="rect">
                      <a:avLst/>
                    </a:prstGeom>
                  </pic:spPr>
                </pic:pic>
              </a:graphicData>
            </a:graphic>
          </wp:inline>
        </w:drawing>
      </w:r>
    </w:p>
    <w:p w14:paraId="6040655C" w14:textId="47BCC960" w:rsidR="00EA27FE" w:rsidRDefault="00000000">
      <w:pPr>
        <w:spacing w:after="240" w:line="240" w:lineRule="auto"/>
        <w:jc w:val="center"/>
      </w:pPr>
      <w:r>
        <w:rPr>
          <w:i/>
          <w:sz w:val="20"/>
        </w:rPr>
        <w:t xml:space="preserve">Figure 6.4: </w:t>
      </w:r>
      <w:proofErr w:type="spellStart"/>
      <w:r w:rsidR="00C80B40">
        <w:rPr>
          <w:i/>
          <w:sz w:val="20"/>
        </w:rPr>
        <w:t>StudyMate</w:t>
      </w:r>
      <w:proofErr w:type="spellEnd"/>
      <w:r w:rsidR="00C80B40">
        <w:rPr>
          <w:i/>
          <w:sz w:val="20"/>
        </w:rPr>
        <w:t xml:space="preserve"> AI -chat interface</w:t>
      </w:r>
    </w:p>
    <w:p w14:paraId="630A5DFF" w14:textId="77777777" w:rsidR="00EA27FE" w:rsidRDefault="00000000">
      <w:pPr>
        <w:spacing w:after="240" w:line="360" w:lineRule="auto"/>
      </w:pPr>
      <w:r>
        <w:rPr>
          <w:b/>
        </w:rPr>
        <w:t>Components:</w:t>
      </w:r>
    </w:p>
    <w:p w14:paraId="1FC4F5BA" w14:textId="77777777" w:rsidR="00EA27FE" w:rsidRDefault="00000000">
      <w:pPr>
        <w:spacing w:after="240" w:line="360" w:lineRule="auto"/>
      </w:pPr>
      <w:r>
        <w:rPr>
          <w:b/>
        </w:rPr>
        <w:t>Query Flow (Worker-side):</w:t>
      </w:r>
    </w:p>
    <w:p w14:paraId="62139E3C" w14:textId="77777777" w:rsidR="00EA27FE" w:rsidRDefault="00000000">
      <w:pPr>
        <w:spacing w:after="240" w:line="360" w:lineRule="auto"/>
      </w:pPr>
      <w:r>
        <w:t xml:space="preserve">1. Receive </w:t>
      </w:r>
      <w:r>
        <w:rPr>
          <w:rFonts w:ascii="Courier New" w:hAnsi="Courier New"/>
          <w:sz w:val="20"/>
        </w:rPr>
        <w:t>POST /api/query</w:t>
      </w:r>
      <w:r>
        <w:t xml:space="preserve"> with </w:t>
      </w:r>
      <w:r>
        <w:rPr>
          <w:rFonts w:ascii="Courier New" w:hAnsi="Courier New"/>
          <w:sz w:val="20"/>
        </w:rPr>
        <w:t xml:space="preserve">{question, mode, collection, </w:t>
      </w:r>
      <w:proofErr w:type="spellStart"/>
      <w:r>
        <w:rPr>
          <w:rFonts w:ascii="Courier New" w:hAnsi="Courier New"/>
          <w:sz w:val="20"/>
        </w:rPr>
        <w:t>topK</w:t>
      </w:r>
      <w:proofErr w:type="spellEnd"/>
      <w:r>
        <w:rPr>
          <w:rFonts w:ascii="Courier New" w:hAnsi="Courier New"/>
          <w:sz w:val="20"/>
        </w:rPr>
        <w:t xml:space="preserve">, </w:t>
      </w:r>
      <w:proofErr w:type="gramStart"/>
      <w:r>
        <w:rPr>
          <w:rFonts w:ascii="Courier New" w:hAnsi="Courier New"/>
          <w:sz w:val="20"/>
        </w:rPr>
        <w:t>model?}</w:t>
      </w:r>
      <w:proofErr w:type="gramEnd"/>
    </w:p>
    <w:p w14:paraId="25AA5072" w14:textId="77777777" w:rsidR="00EA27FE" w:rsidRDefault="00000000">
      <w:pPr>
        <w:spacing w:after="240" w:line="360" w:lineRule="auto"/>
      </w:pPr>
      <w:r>
        <w:t xml:space="preserve">2. If </w:t>
      </w:r>
      <w:r>
        <w:rPr>
          <w:rFonts w:ascii="Courier New" w:hAnsi="Courier New"/>
          <w:sz w:val="20"/>
        </w:rPr>
        <w:t>mode === 'rag'</w:t>
      </w:r>
      <w:r>
        <w:t>: embed question via BGE-M3 -&gt; Vectorize top-K -&gt; assemble context -&gt; generate via Llama 3.1 8B (Workers AI); fall back to the external Gemini/DeepSeek backup path if Workers AI inference fails</w:t>
      </w:r>
    </w:p>
    <w:p w14:paraId="11DCE76E" w14:textId="77777777" w:rsidR="00EA27FE" w:rsidRDefault="00000000">
      <w:pPr>
        <w:spacing w:after="240" w:line="360" w:lineRule="auto"/>
      </w:pPr>
      <w:r>
        <w:t xml:space="preserve">3. If </w:t>
      </w:r>
      <w:r>
        <w:rPr>
          <w:rFonts w:ascii="Courier New" w:hAnsi="Courier New"/>
          <w:sz w:val="20"/>
        </w:rPr>
        <w:t>mode === '</w:t>
      </w:r>
      <w:proofErr w:type="spellStart"/>
      <w:r>
        <w:rPr>
          <w:rFonts w:ascii="Courier New" w:hAnsi="Courier New"/>
          <w:sz w:val="20"/>
        </w:rPr>
        <w:t>baseline_a</w:t>
      </w:r>
      <w:proofErr w:type="spellEnd"/>
      <w:r>
        <w:rPr>
          <w:rFonts w:ascii="Courier New" w:hAnsi="Courier New"/>
          <w:sz w:val="20"/>
        </w:rPr>
        <w:t>'</w:t>
      </w:r>
      <w:r>
        <w:t>: generate directly via Llama 3.1 8B with no context</w:t>
      </w:r>
    </w:p>
    <w:p w14:paraId="62A71B69" w14:textId="77777777" w:rsidR="00EA27FE" w:rsidRDefault="00000000">
      <w:pPr>
        <w:spacing w:after="240" w:line="360" w:lineRule="auto"/>
      </w:pPr>
      <w:r>
        <w:t xml:space="preserve">4. If </w:t>
      </w:r>
      <w:r>
        <w:rPr>
          <w:rFonts w:ascii="Courier New" w:hAnsi="Courier New"/>
          <w:sz w:val="20"/>
        </w:rPr>
        <w:t>mode === '</w:t>
      </w:r>
      <w:proofErr w:type="spellStart"/>
      <w:r>
        <w:rPr>
          <w:rFonts w:ascii="Courier New" w:hAnsi="Courier New"/>
          <w:sz w:val="20"/>
        </w:rPr>
        <w:t>baseline_b</w:t>
      </w:r>
      <w:proofErr w:type="spellEnd"/>
      <w:r>
        <w:rPr>
          <w:rFonts w:ascii="Courier New" w:hAnsi="Courier New"/>
          <w:sz w:val="20"/>
        </w:rPr>
        <w:t>'</w:t>
      </w:r>
      <w:r>
        <w:t>: generate via Llama 3.1 8B with Sinhala role prompt, no retrieval</w:t>
      </w:r>
    </w:p>
    <w:p w14:paraId="3FD36AAE" w14:textId="77777777" w:rsidR="00EA27FE" w:rsidRDefault="00000000">
      <w:pPr>
        <w:spacing w:after="240" w:line="360" w:lineRule="auto"/>
      </w:pPr>
      <w:r>
        <w:lastRenderedPageBreak/>
        <w:t xml:space="preserve">5. Return </w:t>
      </w:r>
      <w:r>
        <w:rPr>
          <w:rFonts w:ascii="Courier New" w:hAnsi="Courier New"/>
          <w:sz w:val="20"/>
        </w:rPr>
        <w:t xml:space="preserve">{answer, </w:t>
      </w:r>
      <w:proofErr w:type="gramStart"/>
      <w:r>
        <w:rPr>
          <w:rFonts w:ascii="Courier New" w:hAnsi="Courier New"/>
          <w:sz w:val="20"/>
        </w:rPr>
        <w:t>chunks[</w:t>
      </w:r>
      <w:proofErr w:type="gramEnd"/>
      <w:r>
        <w:rPr>
          <w:rFonts w:ascii="Courier New" w:hAnsi="Courier New"/>
          <w:sz w:val="20"/>
        </w:rPr>
        <w:t xml:space="preserve">], </w:t>
      </w:r>
      <w:proofErr w:type="spellStart"/>
      <w:r>
        <w:rPr>
          <w:rFonts w:ascii="Courier New" w:hAnsi="Courier New"/>
          <w:sz w:val="20"/>
        </w:rPr>
        <w:t>latencyMs</w:t>
      </w:r>
      <w:proofErr w:type="spellEnd"/>
      <w:r>
        <w:rPr>
          <w:rFonts w:ascii="Courier New" w:hAnsi="Courier New"/>
          <w:sz w:val="20"/>
        </w:rPr>
        <w:t>, model}</w:t>
      </w:r>
    </w:p>
    <w:p w14:paraId="2CB05F64" w14:textId="77777777" w:rsidR="00EA27FE" w:rsidRDefault="00000000">
      <w:pPr>
        <w:spacing w:after="240" w:line="360" w:lineRule="auto"/>
      </w:pPr>
      <w:r>
        <w:rPr>
          <w:b/>
        </w:rPr>
        <w:t>Free-Tier Cost Model:</w:t>
      </w:r>
    </w:p>
    <w:p w14:paraId="0548526D" w14:textId="77777777" w:rsidR="00EA27FE" w:rsidRDefault="00000000">
      <w:pPr>
        <w:spacing w:after="240" w:line="360" w:lineRule="auto"/>
      </w:pPr>
      <w:r>
        <w:t>All components operate within Cloudflare's generous free tier:</w:t>
      </w:r>
    </w:p>
    <w:p w14:paraId="428EE3EF" w14:textId="77777777" w:rsidR="00EA27FE" w:rsidRDefault="00000000">
      <w:pPr>
        <w:spacing w:after="240" w:line="360" w:lineRule="auto"/>
      </w:pPr>
      <w:r>
        <w:t>- Workers: 100,000 requests/day</w:t>
      </w:r>
    </w:p>
    <w:p w14:paraId="7ECB1479" w14:textId="77777777" w:rsidR="00EA27FE" w:rsidRDefault="00000000">
      <w:pPr>
        <w:spacing w:after="240" w:line="360" w:lineRule="auto"/>
      </w:pPr>
      <w:r>
        <w:t>- Vectorize: 30,000 queries/day, 5M vectors stored</w:t>
      </w:r>
    </w:p>
    <w:p w14:paraId="4FDD5F31" w14:textId="77777777" w:rsidR="00EA27FE" w:rsidRDefault="00000000">
      <w:pPr>
        <w:spacing w:after="240" w:line="360" w:lineRule="auto"/>
      </w:pPr>
      <w:r>
        <w:t>- R2: 10 GB storage, 1M Class A ops/month</w:t>
      </w:r>
    </w:p>
    <w:p w14:paraId="7A99B0BE" w14:textId="77777777" w:rsidR="00EA27FE" w:rsidRDefault="00000000">
      <w:pPr>
        <w:spacing w:after="240" w:line="360" w:lineRule="auto"/>
      </w:pPr>
      <w:r>
        <w:t>- Workers AI: 100,000 Neurons/day (sufficient for ~1,000 RAG queries/day)</w:t>
      </w:r>
    </w:p>
    <w:p w14:paraId="751E4FF9" w14:textId="77777777" w:rsidR="00EA27FE" w:rsidRDefault="00000000">
      <w:pPr>
        <w:spacing w:after="240" w:line="360" w:lineRule="auto"/>
      </w:pPr>
      <w:r>
        <w:t>- External LLM backup (Gemini/DeepSeek via 9router): free tier, used only as a fallback and therefore negligible in call volume under normal operation</w:t>
      </w:r>
    </w:p>
    <w:p w14:paraId="26EEF37A" w14:textId="77777777" w:rsidR="00EA27FE" w:rsidRDefault="00000000">
      <w:pPr>
        <w:spacing w:after="240" w:line="360" w:lineRule="auto"/>
      </w:pPr>
      <w:r>
        <w:rPr>
          <w:b/>
        </w:rPr>
        <w:t>Key Differences from Local Pipeline:</w:t>
      </w:r>
    </w:p>
    <w:tbl>
      <w:tblPr>
        <w:tblStyle w:val="TableGrid"/>
        <w:tblW w:w="0" w:type="auto"/>
        <w:tblLook w:val="04A0" w:firstRow="1" w:lastRow="0" w:firstColumn="1" w:lastColumn="0" w:noHBand="0" w:noVBand="1"/>
      </w:tblPr>
      <w:tblGrid>
        <w:gridCol w:w="3024"/>
        <w:gridCol w:w="3024"/>
        <w:gridCol w:w="3024"/>
      </w:tblGrid>
      <w:tr w:rsidR="00EA27FE" w14:paraId="2125E32C" w14:textId="77777777">
        <w:tc>
          <w:tcPr>
            <w:tcW w:w="3024" w:type="dxa"/>
            <w:shd w:val="clear" w:color="auto" w:fill="D9E2F3"/>
          </w:tcPr>
          <w:p w14:paraId="37FF5814" w14:textId="77777777" w:rsidR="00EA27FE" w:rsidRDefault="00000000">
            <w:r>
              <w:rPr>
                <w:b/>
                <w:sz w:val="20"/>
              </w:rPr>
              <w:t>Aspect</w:t>
            </w:r>
          </w:p>
        </w:tc>
        <w:tc>
          <w:tcPr>
            <w:tcW w:w="3024" w:type="dxa"/>
            <w:shd w:val="clear" w:color="auto" w:fill="D9E2F3"/>
          </w:tcPr>
          <w:p w14:paraId="59E2B90D" w14:textId="77777777" w:rsidR="00EA27FE" w:rsidRDefault="00000000">
            <w:r>
              <w:rPr>
                <w:b/>
                <w:sz w:val="20"/>
              </w:rPr>
              <w:t>Local Python Pipeline (`com738-dissertation`)</w:t>
            </w:r>
          </w:p>
        </w:tc>
        <w:tc>
          <w:tcPr>
            <w:tcW w:w="3024" w:type="dxa"/>
            <w:shd w:val="clear" w:color="auto" w:fill="D9E2F3"/>
          </w:tcPr>
          <w:p w14:paraId="69E213FE" w14:textId="77777777" w:rsidR="00EA27FE" w:rsidRDefault="00000000">
            <w:r>
              <w:rPr>
                <w:b/>
                <w:sz w:val="20"/>
              </w:rPr>
              <w:t>Cloudflare Deployment (`com738-rag-app`)</w:t>
            </w:r>
          </w:p>
        </w:tc>
      </w:tr>
      <w:tr w:rsidR="00EA27FE" w14:paraId="0EE1724E" w14:textId="77777777">
        <w:tc>
          <w:tcPr>
            <w:tcW w:w="3024" w:type="dxa"/>
          </w:tcPr>
          <w:p w14:paraId="4588D80A" w14:textId="77777777" w:rsidR="00EA27FE" w:rsidRDefault="00000000">
            <w:r>
              <w:rPr>
                <w:sz w:val="20"/>
              </w:rPr>
              <w:t>Embedding</w:t>
            </w:r>
          </w:p>
        </w:tc>
        <w:tc>
          <w:tcPr>
            <w:tcW w:w="3024" w:type="dxa"/>
          </w:tcPr>
          <w:p w14:paraId="2DD4D54B" w14:textId="77777777" w:rsidR="00EA27FE" w:rsidRDefault="00000000">
            <w:r>
              <w:rPr>
                <w:sz w:val="20"/>
              </w:rPr>
              <w:t>multilingual-E5, BGE-M3 (local CPU/GPU)</w:t>
            </w:r>
          </w:p>
        </w:tc>
        <w:tc>
          <w:tcPr>
            <w:tcW w:w="3024" w:type="dxa"/>
          </w:tcPr>
          <w:p w14:paraId="59077A08" w14:textId="77777777" w:rsidR="00EA27FE" w:rsidRDefault="00000000">
            <w:r>
              <w:rPr>
                <w:sz w:val="20"/>
              </w:rPr>
              <w:t>BGE-M3 only (Workers AI)</w:t>
            </w:r>
          </w:p>
        </w:tc>
      </w:tr>
      <w:tr w:rsidR="00EA27FE" w14:paraId="54D2D4AE" w14:textId="77777777">
        <w:tc>
          <w:tcPr>
            <w:tcW w:w="3024" w:type="dxa"/>
          </w:tcPr>
          <w:p w14:paraId="79EAD54D" w14:textId="77777777" w:rsidR="00EA27FE" w:rsidRDefault="00000000">
            <w:r>
              <w:rPr>
                <w:sz w:val="20"/>
              </w:rPr>
              <w:t>Generation</w:t>
            </w:r>
          </w:p>
        </w:tc>
        <w:tc>
          <w:tcPr>
            <w:tcW w:w="3024" w:type="dxa"/>
          </w:tcPr>
          <w:p w14:paraId="4105E94D" w14:textId="77777777" w:rsidR="00EA27FE" w:rsidRDefault="00000000">
            <w:r>
              <w:rPr>
                <w:sz w:val="20"/>
              </w:rPr>
              <w:t>DeepSeek v4 Pro (OpenAI-compatible)</w:t>
            </w:r>
          </w:p>
        </w:tc>
        <w:tc>
          <w:tcPr>
            <w:tcW w:w="3024" w:type="dxa"/>
          </w:tcPr>
          <w:p w14:paraId="1AD41268" w14:textId="77777777" w:rsidR="00EA27FE" w:rsidRDefault="00000000">
            <w:proofErr w:type="gramStart"/>
            <w:r>
              <w:rPr>
                <w:sz w:val="20"/>
              </w:rPr>
              <w:t>Llama</w:t>
            </w:r>
            <w:proofErr w:type="gramEnd"/>
            <w:r>
              <w:rPr>
                <w:sz w:val="20"/>
              </w:rPr>
              <w:t xml:space="preserve"> 3.1 8B (Workers AI), with Gemini/DeepSeek as external backup</w:t>
            </w:r>
          </w:p>
        </w:tc>
      </w:tr>
      <w:tr w:rsidR="00EA27FE" w14:paraId="6AA25197" w14:textId="77777777">
        <w:tc>
          <w:tcPr>
            <w:tcW w:w="3024" w:type="dxa"/>
          </w:tcPr>
          <w:p w14:paraId="3735FA31" w14:textId="77777777" w:rsidR="00EA27FE" w:rsidRDefault="00000000">
            <w:r>
              <w:rPr>
                <w:sz w:val="20"/>
              </w:rPr>
              <w:t>Vector DB</w:t>
            </w:r>
          </w:p>
        </w:tc>
        <w:tc>
          <w:tcPr>
            <w:tcW w:w="3024" w:type="dxa"/>
          </w:tcPr>
          <w:p w14:paraId="2CCC019E" w14:textId="77777777" w:rsidR="00EA27FE" w:rsidRDefault="00000000">
            <w:proofErr w:type="spellStart"/>
            <w:r>
              <w:rPr>
                <w:sz w:val="20"/>
              </w:rPr>
              <w:t>ChromaDB</w:t>
            </w:r>
            <w:proofErr w:type="spellEnd"/>
            <w:r>
              <w:rPr>
                <w:sz w:val="20"/>
              </w:rPr>
              <w:t xml:space="preserve"> (local persistent)</w:t>
            </w:r>
          </w:p>
        </w:tc>
        <w:tc>
          <w:tcPr>
            <w:tcW w:w="3024" w:type="dxa"/>
          </w:tcPr>
          <w:p w14:paraId="2966DFBE" w14:textId="77777777" w:rsidR="00EA27FE" w:rsidRDefault="00000000">
            <w:r>
              <w:rPr>
                <w:sz w:val="20"/>
              </w:rPr>
              <w:t>Cloudflare Vectorize (managed)</w:t>
            </w:r>
          </w:p>
        </w:tc>
      </w:tr>
      <w:tr w:rsidR="00EA27FE" w14:paraId="67B85F17" w14:textId="77777777">
        <w:tc>
          <w:tcPr>
            <w:tcW w:w="3024" w:type="dxa"/>
          </w:tcPr>
          <w:p w14:paraId="7020F853" w14:textId="77777777" w:rsidR="00EA27FE" w:rsidRDefault="00000000">
            <w:r>
              <w:rPr>
                <w:sz w:val="20"/>
              </w:rPr>
              <w:t>Chunking strategies</w:t>
            </w:r>
          </w:p>
        </w:tc>
        <w:tc>
          <w:tcPr>
            <w:tcW w:w="3024" w:type="dxa"/>
          </w:tcPr>
          <w:p w14:paraId="3BE38CA0" w14:textId="77777777" w:rsidR="00EA27FE" w:rsidRDefault="00000000">
            <w:r>
              <w:rPr>
                <w:sz w:val="20"/>
              </w:rPr>
              <w:t>4 per model (16 collections)</w:t>
            </w:r>
          </w:p>
        </w:tc>
        <w:tc>
          <w:tcPr>
            <w:tcW w:w="3024" w:type="dxa"/>
          </w:tcPr>
          <w:p w14:paraId="2396B55C" w14:textId="77777777" w:rsidR="00EA27FE" w:rsidRDefault="00000000">
            <w:r>
              <w:rPr>
                <w:sz w:val="20"/>
              </w:rPr>
              <w:t>Single combined index per model, synced from local via `</w:t>
            </w:r>
            <w:proofErr w:type="spellStart"/>
            <w:r>
              <w:rPr>
                <w:sz w:val="20"/>
              </w:rPr>
              <w:t>sync_vectorize.yml</w:t>
            </w:r>
            <w:proofErr w:type="spellEnd"/>
            <w:r>
              <w:rPr>
                <w:sz w:val="20"/>
              </w:rPr>
              <w:t>`</w:t>
            </w:r>
          </w:p>
        </w:tc>
      </w:tr>
      <w:tr w:rsidR="00EA27FE" w14:paraId="26BB11F0" w14:textId="77777777">
        <w:tc>
          <w:tcPr>
            <w:tcW w:w="3024" w:type="dxa"/>
          </w:tcPr>
          <w:p w14:paraId="2724D8F0" w14:textId="77777777" w:rsidR="00EA27FE" w:rsidRDefault="00000000">
            <w:r>
              <w:rPr>
                <w:sz w:val="20"/>
              </w:rPr>
              <w:t>Scaling</w:t>
            </w:r>
          </w:p>
        </w:tc>
        <w:tc>
          <w:tcPr>
            <w:tcW w:w="3024" w:type="dxa"/>
          </w:tcPr>
          <w:p w14:paraId="4BA33206" w14:textId="77777777" w:rsidR="00EA27FE" w:rsidRDefault="00000000">
            <w:r>
              <w:rPr>
                <w:sz w:val="20"/>
              </w:rPr>
              <w:t>Manual (Contabo VPS)</w:t>
            </w:r>
          </w:p>
        </w:tc>
        <w:tc>
          <w:tcPr>
            <w:tcW w:w="3024" w:type="dxa"/>
          </w:tcPr>
          <w:p w14:paraId="4EC2EAEB" w14:textId="77777777" w:rsidR="00EA27FE" w:rsidRDefault="00000000">
            <w:r>
              <w:rPr>
                <w:sz w:val="20"/>
              </w:rPr>
              <w:t>Automatic edge scaling</w:t>
            </w:r>
          </w:p>
        </w:tc>
      </w:tr>
      <w:tr w:rsidR="00EA27FE" w14:paraId="24DB6A96" w14:textId="77777777">
        <w:tc>
          <w:tcPr>
            <w:tcW w:w="3024" w:type="dxa"/>
          </w:tcPr>
          <w:p w14:paraId="71ABF27C" w14:textId="77777777" w:rsidR="00EA27FE" w:rsidRDefault="00000000">
            <w:r>
              <w:rPr>
                <w:sz w:val="20"/>
              </w:rPr>
              <w:t>Repository</w:t>
            </w:r>
          </w:p>
        </w:tc>
        <w:tc>
          <w:tcPr>
            <w:tcW w:w="3024" w:type="dxa"/>
          </w:tcPr>
          <w:p w14:paraId="6C827821" w14:textId="77777777" w:rsidR="00EA27FE" w:rsidRDefault="00000000">
            <w:r>
              <w:rPr>
                <w:sz w:val="20"/>
              </w:rPr>
              <w:t>`com738-dissertation`</w:t>
            </w:r>
          </w:p>
        </w:tc>
        <w:tc>
          <w:tcPr>
            <w:tcW w:w="3024" w:type="dxa"/>
          </w:tcPr>
          <w:p w14:paraId="64477835" w14:textId="77777777" w:rsidR="00EA27FE" w:rsidRDefault="00000000">
            <w:r>
              <w:rPr>
                <w:sz w:val="20"/>
              </w:rPr>
              <w:t>`com738-rag-app`</w:t>
            </w:r>
          </w:p>
        </w:tc>
      </w:tr>
    </w:tbl>
    <w:p w14:paraId="556847FE" w14:textId="77777777" w:rsidR="00C80B40" w:rsidRDefault="00C80B40" w:rsidP="00C80B40">
      <w:pPr>
        <w:spacing w:after="240" w:line="240" w:lineRule="auto"/>
        <w:jc w:val="center"/>
        <w:rPr>
          <w:i/>
          <w:sz w:val="20"/>
        </w:rPr>
      </w:pPr>
    </w:p>
    <w:p w14:paraId="51BBED53" w14:textId="45472521" w:rsidR="00C80B40" w:rsidRDefault="00C80B40" w:rsidP="00C80B40">
      <w:pPr>
        <w:spacing w:after="240" w:line="240" w:lineRule="auto"/>
        <w:jc w:val="center"/>
      </w:pPr>
      <w:r>
        <w:rPr>
          <w:i/>
          <w:sz w:val="20"/>
        </w:rPr>
        <w:t xml:space="preserve">Table 6.5: </w:t>
      </w:r>
      <w:r w:rsidRPr="00C80B40">
        <w:rPr>
          <w:i/>
          <w:sz w:val="20"/>
        </w:rPr>
        <w:t>Key Differences</w:t>
      </w:r>
    </w:p>
    <w:p w14:paraId="1094D476" w14:textId="77777777" w:rsidR="00EA27FE" w:rsidRDefault="00EA27FE"/>
    <w:p w14:paraId="38A76FC9" w14:textId="77777777" w:rsidR="00EA27FE" w:rsidRDefault="00000000">
      <w:pPr>
        <w:spacing w:after="240" w:line="360" w:lineRule="auto"/>
      </w:pPr>
      <w:r>
        <w:t>The Cloudflare deployment validates that a Sinhala RAG system for O/L Business Studies can run entirely on free-tier infrastructure, making it accessible to schools with no budget for GPU servers or API subscriptions.</w:t>
      </w:r>
    </w:p>
    <w:p w14:paraId="0A783F59" w14:textId="77777777" w:rsidR="00EA27FE" w:rsidRDefault="00000000">
      <w:r>
        <w:br w:type="page"/>
      </w:r>
    </w:p>
    <w:p w14:paraId="4222FE31" w14:textId="33647DA1" w:rsidR="00EA27FE" w:rsidRDefault="00000000" w:rsidP="0077485F">
      <w:pPr>
        <w:pStyle w:val="Heading2"/>
      </w:pPr>
      <w:bookmarkStart w:id="51" w:name="_Toc236596025"/>
      <w:r>
        <w:lastRenderedPageBreak/>
        <w:t>7: Evaluation of Product</w:t>
      </w:r>
      <w:bookmarkEnd w:id="51"/>
    </w:p>
    <w:p w14:paraId="537E74DE" w14:textId="77777777" w:rsidR="00EA27FE" w:rsidRDefault="00000000" w:rsidP="0077485F">
      <w:pPr>
        <w:pStyle w:val="Heading3"/>
      </w:pPr>
      <w:bookmarkStart w:id="52" w:name="_Toc236596026"/>
      <w:r>
        <w:t xml:space="preserve">7.1 The Deployed System: </w:t>
      </w:r>
      <w:proofErr w:type="spellStart"/>
      <w:r>
        <w:t>StudyMate</w:t>
      </w:r>
      <w:proofErr w:type="spellEnd"/>
      <w:r>
        <w:t xml:space="preserve"> AI</w:t>
      </w:r>
      <w:bookmarkEnd w:id="52"/>
    </w:p>
    <w:p w14:paraId="35564509" w14:textId="77777777" w:rsidR="00EA27FE" w:rsidRDefault="00000000">
      <w:pPr>
        <w:spacing w:after="240" w:line="360" w:lineRule="auto"/>
      </w:pPr>
      <w:r>
        <w:t xml:space="preserve">Before we examine the quantitative evaluation data of the RAG system, let us put these into perspective. This dissertation does not describe an isolated lab-based prototype working within a </w:t>
      </w:r>
      <w:proofErr w:type="gramStart"/>
      <w:r>
        <w:t>script</w:t>
      </w:r>
      <w:proofErr w:type="gramEnd"/>
      <w:r>
        <w:t xml:space="preserve"> but the RAG system was developed and tested in a live, open access web application called </w:t>
      </w:r>
      <w:proofErr w:type="spellStart"/>
      <w:r>
        <w:rPr>
          <w:b/>
        </w:rPr>
        <w:t>StudyMate</w:t>
      </w:r>
      <w:proofErr w:type="spellEnd"/>
      <w:r>
        <w:rPr>
          <w:b/>
        </w:rPr>
        <w:t xml:space="preserve"> AI</w:t>
      </w:r>
      <w:r>
        <w:t xml:space="preserve">. It can be accessed by teachers and students in Sri Lanka at </w:t>
      </w:r>
      <w:r>
        <w:rPr>
          <w:rFonts w:ascii="Courier New" w:hAnsi="Courier New"/>
          <w:sz w:val="20"/>
        </w:rPr>
        <w:t>https://com738-rag-frontend.pages.dev/</w:t>
      </w:r>
      <w:r>
        <w:t xml:space="preserve">. This live version of </w:t>
      </w:r>
      <w:proofErr w:type="spellStart"/>
      <w:r>
        <w:t>StudyMate</w:t>
      </w:r>
      <w:proofErr w:type="spellEnd"/>
      <w:r>
        <w:t xml:space="preserve"> AI uses the same retrieval-augmented pipeline (Cloudflare Workers AI BGE-M3 Embeddings for vector space search using Cloudflare Vectorize; Llama 3.1 8B + Gemini/DeepSeek for generation) used in the blind human evaluation where </w:t>
      </w:r>
      <w:proofErr w:type="spellStart"/>
      <w:r>
        <w:t>StudyMate</w:t>
      </w:r>
      <w:proofErr w:type="spellEnd"/>
      <w:r>
        <w:t xml:space="preserve"> AI achieved a score of 4.53 out of 5.00 in terms of factuality (see Section 7.3) to produce answers to questions asked by users who interact with the application at its live address. For example, see Appendix 6 for an illustration of how a user would receive an answer back from the deployed version of </w:t>
      </w:r>
      <w:proofErr w:type="spellStart"/>
      <w:r>
        <w:t>StudyMate</w:t>
      </w:r>
      <w:proofErr w:type="spellEnd"/>
      <w:r>
        <w:t xml:space="preserve"> AI based on the same input query as those received by the un-grounded and constrained baselines also shown in Appendix 6.</w:t>
      </w:r>
    </w:p>
    <w:p w14:paraId="49A342AF" w14:textId="77777777" w:rsidR="00EA27FE" w:rsidRDefault="00000000" w:rsidP="0077485F">
      <w:pPr>
        <w:pStyle w:val="Heading3"/>
      </w:pPr>
      <w:bookmarkStart w:id="53" w:name="_Toc236596027"/>
      <w:r>
        <w:t>7.2 Automated Evaluation Results</w:t>
      </w:r>
      <w:bookmarkEnd w:id="53"/>
    </w:p>
    <w:p w14:paraId="17421A4E" w14:textId="77777777" w:rsidR="00EA27FE" w:rsidRDefault="00000000">
      <w:pPr>
        <w:spacing w:after="240" w:line="360" w:lineRule="auto"/>
      </w:pPr>
      <w:r>
        <w:t>The automated evaluation framework assessed the RAG pipeline against the two baseline conditions across the complete test set of 82 Sinhala-language GCE O/L Business Studies questions. Using embedding-based semantic similarity (computed via multilingual-E5 embeddings against reference answers), the evaluation measured answer relevancy, faithfulness, and context precision.</w:t>
      </w:r>
    </w:p>
    <w:p w14:paraId="5DF7D6EF" w14:textId="6752F958" w:rsidR="00EA27FE" w:rsidRDefault="00EA27FE">
      <w:pPr>
        <w:spacing w:after="240" w:line="360" w:lineRule="auto"/>
      </w:pPr>
    </w:p>
    <w:tbl>
      <w:tblPr>
        <w:tblStyle w:val="TableGrid"/>
        <w:tblW w:w="0" w:type="auto"/>
        <w:tblLook w:val="04A0" w:firstRow="1" w:lastRow="0" w:firstColumn="1" w:lastColumn="0" w:noHBand="0" w:noVBand="1"/>
      </w:tblPr>
      <w:tblGrid>
        <w:gridCol w:w="2268"/>
        <w:gridCol w:w="2268"/>
        <w:gridCol w:w="2268"/>
        <w:gridCol w:w="2268"/>
      </w:tblGrid>
      <w:tr w:rsidR="00EA27FE" w14:paraId="3E2F9250" w14:textId="77777777">
        <w:tc>
          <w:tcPr>
            <w:tcW w:w="2268" w:type="dxa"/>
            <w:shd w:val="clear" w:color="auto" w:fill="D9E2F3"/>
          </w:tcPr>
          <w:p w14:paraId="07FD7C4C" w14:textId="77777777" w:rsidR="00EA27FE" w:rsidRDefault="00000000">
            <w:r>
              <w:rPr>
                <w:b/>
                <w:sz w:val="20"/>
              </w:rPr>
              <w:t>Metric / Condition</w:t>
            </w:r>
          </w:p>
        </w:tc>
        <w:tc>
          <w:tcPr>
            <w:tcW w:w="2268" w:type="dxa"/>
            <w:shd w:val="clear" w:color="auto" w:fill="D9E2F3"/>
          </w:tcPr>
          <w:p w14:paraId="2296318C" w14:textId="77777777" w:rsidR="00EA27FE" w:rsidRDefault="00000000">
            <w:r>
              <w:rPr>
                <w:b/>
                <w:sz w:val="20"/>
              </w:rPr>
              <w:t>RAG-Grounded</w:t>
            </w:r>
          </w:p>
        </w:tc>
        <w:tc>
          <w:tcPr>
            <w:tcW w:w="2268" w:type="dxa"/>
            <w:shd w:val="clear" w:color="auto" w:fill="D9E2F3"/>
          </w:tcPr>
          <w:p w14:paraId="76F79BB3" w14:textId="77777777" w:rsidR="00EA27FE" w:rsidRDefault="00000000">
            <w:r>
              <w:rPr>
                <w:b/>
                <w:sz w:val="20"/>
              </w:rPr>
              <w:t>Baseline A (Ungrounded)</w:t>
            </w:r>
          </w:p>
        </w:tc>
        <w:tc>
          <w:tcPr>
            <w:tcW w:w="2268" w:type="dxa"/>
            <w:shd w:val="clear" w:color="auto" w:fill="D9E2F3"/>
          </w:tcPr>
          <w:p w14:paraId="141D2C0C" w14:textId="77777777" w:rsidR="00EA27FE" w:rsidRDefault="00000000">
            <w:r>
              <w:rPr>
                <w:b/>
                <w:sz w:val="20"/>
              </w:rPr>
              <w:t>Baseline B (Prompt-Constrained)</w:t>
            </w:r>
          </w:p>
        </w:tc>
      </w:tr>
      <w:tr w:rsidR="00EA27FE" w14:paraId="278D2A0E" w14:textId="77777777">
        <w:tc>
          <w:tcPr>
            <w:tcW w:w="2268" w:type="dxa"/>
          </w:tcPr>
          <w:p w14:paraId="420CEB9E" w14:textId="77777777" w:rsidR="00EA27FE" w:rsidRDefault="00000000">
            <w:r>
              <w:rPr>
                <w:sz w:val="20"/>
              </w:rPr>
              <w:t>**Mean Answer Relevancy (Score)**</w:t>
            </w:r>
          </w:p>
        </w:tc>
        <w:tc>
          <w:tcPr>
            <w:tcW w:w="2268" w:type="dxa"/>
          </w:tcPr>
          <w:p w14:paraId="04B7DD1A" w14:textId="77777777" w:rsidR="00EA27FE" w:rsidRDefault="00000000">
            <w:r>
              <w:rPr>
                <w:sz w:val="20"/>
              </w:rPr>
              <w:t>**0.758**</w:t>
            </w:r>
          </w:p>
        </w:tc>
        <w:tc>
          <w:tcPr>
            <w:tcW w:w="2268" w:type="dxa"/>
          </w:tcPr>
          <w:p w14:paraId="1CA9D39D" w14:textId="77777777" w:rsidR="00EA27FE" w:rsidRDefault="00000000">
            <w:r>
              <w:rPr>
                <w:sz w:val="20"/>
              </w:rPr>
              <w:t>0.798</w:t>
            </w:r>
          </w:p>
        </w:tc>
        <w:tc>
          <w:tcPr>
            <w:tcW w:w="2268" w:type="dxa"/>
          </w:tcPr>
          <w:p w14:paraId="3A27E51C" w14:textId="77777777" w:rsidR="00EA27FE" w:rsidRDefault="00000000">
            <w:r>
              <w:rPr>
                <w:sz w:val="20"/>
              </w:rPr>
              <w:t>0.788</w:t>
            </w:r>
          </w:p>
        </w:tc>
      </w:tr>
      <w:tr w:rsidR="00EA27FE" w14:paraId="61E58573" w14:textId="77777777">
        <w:tc>
          <w:tcPr>
            <w:tcW w:w="2268" w:type="dxa"/>
          </w:tcPr>
          <w:p w14:paraId="6D932E7B" w14:textId="77777777" w:rsidR="00EA27FE" w:rsidRDefault="00000000">
            <w:r>
              <w:rPr>
                <w:sz w:val="20"/>
              </w:rPr>
              <w:t xml:space="preserve">**Mean Faithfulness (RAG </w:t>
            </w:r>
            <w:proofErr w:type="gramStart"/>
            <w:r>
              <w:rPr>
                <w:sz w:val="20"/>
              </w:rPr>
              <w:t>only)*</w:t>
            </w:r>
            <w:proofErr w:type="gramEnd"/>
            <w:r>
              <w:rPr>
                <w:sz w:val="20"/>
              </w:rPr>
              <w:t>*</w:t>
            </w:r>
          </w:p>
        </w:tc>
        <w:tc>
          <w:tcPr>
            <w:tcW w:w="2268" w:type="dxa"/>
          </w:tcPr>
          <w:p w14:paraId="426B04E4" w14:textId="77777777" w:rsidR="00EA27FE" w:rsidRDefault="00000000">
            <w:r>
              <w:rPr>
                <w:sz w:val="20"/>
              </w:rPr>
              <w:t>**0.756**</w:t>
            </w:r>
          </w:p>
        </w:tc>
        <w:tc>
          <w:tcPr>
            <w:tcW w:w="2268" w:type="dxa"/>
          </w:tcPr>
          <w:p w14:paraId="1EA7815C" w14:textId="77777777" w:rsidR="00EA27FE" w:rsidRDefault="00000000">
            <w:r>
              <w:rPr>
                <w:sz w:val="20"/>
              </w:rPr>
              <w:t>—</w:t>
            </w:r>
          </w:p>
        </w:tc>
        <w:tc>
          <w:tcPr>
            <w:tcW w:w="2268" w:type="dxa"/>
          </w:tcPr>
          <w:p w14:paraId="1B1A7ACB" w14:textId="77777777" w:rsidR="00EA27FE" w:rsidRDefault="00000000">
            <w:r>
              <w:rPr>
                <w:sz w:val="20"/>
              </w:rPr>
              <w:t>—</w:t>
            </w:r>
          </w:p>
        </w:tc>
      </w:tr>
      <w:tr w:rsidR="00EA27FE" w14:paraId="4789F354" w14:textId="77777777">
        <w:tc>
          <w:tcPr>
            <w:tcW w:w="2268" w:type="dxa"/>
          </w:tcPr>
          <w:p w14:paraId="3D3D8676" w14:textId="77777777" w:rsidR="00EA27FE" w:rsidRDefault="00000000">
            <w:r>
              <w:rPr>
                <w:sz w:val="20"/>
              </w:rPr>
              <w:t>**Median Score**</w:t>
            </w:r>
          </w:p>
        </w:tc>
        <w:tc>
          <w:tcPr>
            <w:tcW w:w="2268" w:type="dxa"/>
          </w:tcPr>
          <w:p w14:paraId="7C5C361A" w14:textId="77777777" w:rsidR="00EA27FE" w:rsidRDefault="00000000">
            <w:r>
              <w:rPr>
                <w:sz w:val="20"/>
              </w:rPr>
              <w:t>0.764</w:t>
            </w:r>
          </w:p>
        </w:tc>
        <w:tc>
          <w:tcPr>
            <w:tcW w:w="2268" w:type="dxa"/>
          </w:tcPr>
          <w:p w14:paraId="78949075" w14:textId="77777777" w:rsidR="00EA27FE" w:rsidRDefault="00000000">
            <w:r>
              <w:rPr>
                <w:sz w:val="20"/>
              </w:rPr>
              <w:t>0.812</w:t>
            </w:r>
          </w:p>
        </w:tc>
        <w:tc>
          <w:tcPr>
            <w:tcW w:w="2268" w:type="dxa"/>
          </w:tcPr>
          <w:p w14:paraId="7676D302" w14:textId="77777777" w:rsidR="00EA27FE" w:rsidRDefault="00000000">
            <w:r>
              <w:rPr>
                <w:sz w:val="20"/>
              </w:rPr>
              <w:t>0.795</w:t>
            </w:r>
          </w:p>
        </w:tc>
      </w:tr>
      <w:tr w:rsidR="00EA27FE" w14:paraId="64685075" w14:textId="77777777">
        <w:tc>
          <w:tcPr>
            <w:tcW w:w="2268" w:type="dxa"/>
          </w:tcPr>
          <w:p w14:paraId="1248C43F" w14:textId="77777777" w:rsidR="00EA27FE" w:rsidRDefault="00000000">
            <w:r>
              <w:rPr>
                <w:sz w:val="20"/>
              </w:rPr>
              <w:t>**Standard Deviation**</w:t>
            </w:r>
          </w:p>
        </w:tc>
        <w:tc>
          <w:tcPr>
            <w:tcW w:w="2268" w:type="dxa"/>
          </w:tcPr>
          <w:p w14:paraId="0C9D597D" w14:textId="77777777" w:rsidR="00EA27FE" w:rsidRDefault="00000000">
            <w:r>
              <w:rPr>
                <w:sz w:val="20"/>
              </w:rPr>
              <w:t>0.084</w:t>
            </w:r>
          </w:p>
        </w:tc>
        <w:tc>
          <w:tcPr>
            <w:tcW w:w="2268" w:type="dxa"/>
          </w:tcPr>
          <w:p w14:paraId="0B7ED785" w14:textId="77777777" w:rsidR="00EA27FE" w:rsidRDefault="00000000">
            <w:r>
              <w:rPr>
                <w:sz w:val="20"/>
              </w:rPr>
              <w:t>0.071</w:t>
            </w:r>
          </w:p>
        </w:tc>
        <w:tc>
          <w:tcPr>
            <w:tcW w:w="2268" w:type="dxa"/>
          </w:tcPr>
          <w:p w14:paraId="1C1ECB41" w14:textId="77777777" w:rsidR="00EA27FE" w:rsidRDefault="00000000">
            <w:r>
              <w:rPr>
                <w:sz w:val="20"/>
              </w:rPr>
              <w:t>0.075</w:t>
            </w:r>
          </w:p>
        </w:tc>
      </w:tr>
      <w:tr w:rsidR="00EA27FE" w14:paraId="08545CE3" w14:textId="77777777">
        <w:tc>
          <w:tcPr>
            <w:tcW w:w="2268" w:type="dxa"/>
          </w:tcPr>
          <w:p w14:paraId="10E37C29" w14:textId="77777777" w:rsidR="00EA27FE" w:rsidRDefault="00000000">
            <w:r>
              <w:rPr>
                <w:sz w:val="20"/>
              </w:rPr>
              <w:t>**Interquartile Range (IQR)**</w:t>
            </w:r>
          </w:p>
        </w:tc>
        <w:tc>
          <w:tcPr>
            <w:tcW w:w="2268" w:type="dxa"/>
          </w:tcPr>
          <w:p w14:paraId="021EFAB4" w14:textId="77777777" w:rsidR="00EA27FE" w:rsidRDefault="00000000">
            <w:r>
              <w:rPr>
                <w:sz w:val="20"/>
              </w:rPr>
              <w:t>[0.702, 0.821]</w:t>
            </w:r>
          </w:p>
        </w:tc>
        <w:tc>
          <w:tcPr>
            <w:tcW w:w="2268" w:type="dxa"/>
          </w:tcPr>
          <w:p w14:paraId="79847BA4" w14:textId="77777777" w:rsidR="00EA27FE" w:rsidRDefault="00000000">
            <w:r>
              <w:rPr>
                <w:sz w:val="20"/>
              </w:rPr>
              <w:t>[0.751, 0.850]</w:t>
            </w:r>
          </w:p>
        </w:tc>
        <w:tc>
          <w:tcPr>
            <w:tcW w:w="2268" w:type="dxa"/>
          </w:tcPr>
          <w:p w14:paraId="6A8841E2" w14:textId="77777777" w:rsidR="00EA27FE" w:rsidRDefault="00000000">
            <w:r>
              <w:rPr>
                <w:sz w:val="20"/>
              </w:rPr>
              <w:t>[0.738, 0.839]</w:t>
            </w:r>
          </w:p>
        </w:tc>
      </w:tr>
    </w:tbl>
    <w:p w14:paraId="4184D51F" w14:textId="77777777" w:rsidR="00C80B40" w:rsidRDefault="00C80B40" w:rsidP="00C80B40">
      <w:pPr>
        <w:spacing w:after="240" w:line="240" w:lineRule="auto"/>
        <w:jc w:val="center"/>
        <w:rPr>
          <w:i/>
          <w:sz w:val="20"/>
        </w:rPr>
      </w:pPr>
    </w:p>
    <w:p w14:paraId="66C9C77E" w14:textId="5033CD4D" w:rsidR="00C80B40" w:rsidRDefault="00C80B40" w:rsidP="00C80B40">
      <w:pPr>
        <w:spacing w:after="240" w:line="240" w:lineRule="auto"/>
        <w:jc w:val="center"/>
      </w:pPr>
      <w:r>
        <w:rPr>
          <w:i/>
          <w:sz w:val="20"/>
        </w:rPr>
        <w:t xml:space="preserve">Table 7.1: </w:t>
      </w:r>
      <w:r w:rsidRPr="00C80B40">
        <w:rPr>
          <w:i/>
          <w:sz w:val="20"/>
        </w:rPr>
        <w:t>Automated Evaluation Results (N = 82 questions)</w:t>
      </w:r>
    </w:p>
    <w:p w14:paraId="277C2584" w14:textId="26A8FAC4" w:rsidR="00EA27FE" w:rsidRDefault="004D49F4">
      <w:r w:rsidRPr="004D49F4">
        <w:rPr>
          <w:noProof/>
        </w:rPr>
        <w:lastRenderedPageBreak/>
        <w:drawing>
          <wp:inline distT="0" distB="0" distL="0" distR="0" wp14:anchorId="3BA8EB46" wp14:editId="65AC0CAD">
            <wp:extent cx="5760720" cy="3186430"/>
            <wp:effectExtent l="0" t="0" r="0" b="0"/>
            <wp:docPr id="54448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81328" name=""/>
                    <pic:cNvPicPr/>
                  </pic:nvPicPr>
                  <pic:blipFill rotWithShape="1">
                    <a:blip r:embed="rId25"/>
                    <a:srcRect t="10201"/>
                    <a:stretch>
                      <a:fillRect/>
                    </a:stretch>
                  </pic:blipFill>
                  <pic:spPr bwMode="auto">
                    <a:xfrm>
                      <a:off x="0" y="0"/>
                      <a:ext cx="5760720" cy="3186430"/>
                    </a:xfrm>
                    <a:prstGeom prst="rect">
                      <a:avLst/>
                    </a:prstGeom>
                    <a:ln>
                      <a:noFill/>
                    </a:ln>
                    <a:extLst>
                      <a:ext uri="{53640926-AAD7-44D8-BBD7-CCE9431645EC}">
                        <a14:shadowObscured xmlns:a14="http://schemas.microsoft.com/office/drawing/2010/main"/>
                      </a:ext>
                    </a:extLst>
                  </pic:spPr>
                </pic:pic>
              </a:graphicData>
            </a:graphic>
          </wp:inline>
        </w:drawing>
      </w:r>
    </w:p>
    <w:p w14:paraId="0FEF40A2" w14:textId="303D5462" w:rsidR="00EC76FC" w:rsidRPr="00EC76FC" w:rsidRDefault="00EC76FC" w:rsidP="00EC76FC">
      <w:pPr>
        <w:jc w:val="center"/>
        <w:rPr>
          <w:i/>
          <w:sz w:val="20"/>
        </w:rPr>
      </w:pPr>
      <w:r w:rsidRPr="00EC76FC">
        <w:rPr>
          <w:i/>
          <w:sz w:val="20"/>
        </w:rPr>
        <w:t xml:space="preserve">Figure 7.6 </w:t>
      </w:r>
      <w:r w:rsidRPr="00C80B40">
        <w:rPr>
          <w:i/>
          <w:sz w:val="20"/>
        </w:rPr>
        <w:t>Automated Evaluation Results</w:t>
      </w:r>
    </w:p>
    <w:p w14:paraId="60B80381" w14:textId="77777777" w:rsidR="00EA27FE" w:rsidRDefault="00000000">
      <w:pPr>
        <w:spacing w:after="240" w:line="360" w:lineRule="auto"/>
      </w:pPr>
      <w:proofErr w:type="gramStart"/>
      <w:r>
        <w:t>In order to</w:t>
      </w:r>
      <w:proofErr w:type="gramEnd"/>
      <w:r>
        <w:t xml:space="preserve"> determine which approach was preferred by the models, we used a combination of two methods. First, we examined how well each approach matched the reference answers. Second, we looked at how well the approaches aligned with the curriculum of the course from which they were derived.</w:t>
      </w:r>
    </w:p>
    <w:p w14:paraId="0E6B61CE" w14:textId="77777777" w:rsidR="00EA27FE" w:rsidRDefault="00000000">
      <w:pPr>
        <w:spacing w:after="240" w:line="360" w:lineRule="auto"/>
      </w:pPr>
      <w:r>
        <w:t xml:space="preserve">As you can see in Table 7.1, there were some slight differences between the ungrounded baselines and our model when comparing the cosine similarity scores. We attribute these small differences primarily to the way in which the LLM generates text in a direct manner compared to how snippets are composed through retrieval. Although </w:t>
      </w:r>
      <w:proofErr w:type="gramStart"/>
      <w:r>
        <w:t>the cosine</w:t>
      </w:r>
      <w:proofErr w:type="gramEnd"/>
      <w:r>
        <w:t xml:space="preserve"> similarity is helpful in determining how well one document matches another, it does not help us to understand if the information contained in those documents has been accurately stated. This is why we needed to perform a second level of evaluation based upon human judgment.</w:t>
      </w:r>
    </w:p>
    <w:p w14:paraId="4893CB91" w14:textId="77777777" w:rsidR="00EA27FE" w:rsidRDefault="00000000">
      <w:pPr>
        <w:spacing w:after="240" w:line="360" w:lineRule="auto"/>
      </w:pPr>
      <w:r>
        <w:t xml:space="preserve">However, this divergence between the results obtained by using automated measures and human judgments is also an important result in and of itself. It clearly illustrates why we needed a multi-level evaluation process (the evaluation criteria described in section 3.6, that was informed by what is discussed in sections 2.8 and 3.6) as opposed to simply relying on a single measure such as a comparison of the cosine similarities (a pure automated RAGAS-type evaluation), because the use of a single measure may produce a </w:t>
      </w:r>
      <w:r>
        <w:rPr>
          <w:b/>
        </w:rPr>
        <w:t>false negative</w:t>
      </w:r>
      <w:r>
        <w:t xml:space="preserve">; i.e., conclude that RAG produces answers that are at least as good as, or possibly even worse than, an ungrounded baseline. What the blinded human evaluations showed us was that although </w:t>
      </w:r>
      <w:r>
        <w:lastRenderedPageBreak/>
        <w:t xml:space="preserve">the answers produced by an ungrounded baseline had a similar textual structure to that of the reference answer, their answers were </w:t>
      </w:r>
      <w:r>
        <w:rPr>
          <w:b/>
        </w:rPr>
        <w:t>incorrect regarding their substantive content</w:t>
      </w:r>
      <w:r>
        <w:t xml:space="preserve"> (as evidenced by the fact that the Baseline A answered only 30.8% of the questions correctly, or an average of 1.54/5.0 points per question, as described in section 7.3).</w:t>
      </w:r>
    </w:p>
    <w:p w14:paraId="68F54833" w14:textId="77777777" w:rsidR="00EA27FE" w:rsidRDefault="00000000">
      <w:pPr>
        <w:spacing w:after="240" w:line="360" w:lineRule="auto"/>
      </w:pPr>
      <w:r>
        <w:t>Cosine similarity compares the stylistic and lexical characteristics of a generated answer to a formally worded reference answer. It does not compare whether the claims made in the generated answer are correct or not.</w:t>
      </w:r>
    </w:p>
    <w:p w14:paraId="24DFB428" w14:textId="77777777" w:rsidR="00EA27FE" w:rsidRDefault="00000000">
      <w:pPr>
        <w:spacing w:after="240" w:line="360" w:lineRule="auto"/>
      </w:pPr>
      <w:r>
        <w:t xml:space="preserve">Finally, we will make a few comments about the faithfulness metric (average = 0.756). Since faithfulness compares the degree to which a generated answer aligns with the </w:t>
      </w:r>
      <w:r>
        <w:rPr>
          <w:i/>
        </w:rPr>
        <w:t>retrieved context</w:t>
      </w:r>
      <w:r>
        <w:t xml:space="preserve">, rather than the reference answer, it provides an indication of how well RAG performed relative to its own internal workings. That is, since faithfulness compares generated answers to the </w:t>
      </w:r>
      <w:r>
        <w:rPr>
          <w:i/>
        </w:rPr>
        <w:t>passages</w:t>
      </w:r>
      <w:r>
        <w:t xml:space="preserve"> returned by the retriever, it is </w:t>
      </w:r>
      <w:proofErr w:type="gramStart"/>
      <w:r>
        <w:t>a within condition</w:t>
      </w:r>
      <w:proofErr w:type="gramEnd"/>
      <w:r>
        <w:t xml:space="preserve"> diagnostic tool that is specific to </w:t>
      </w:r>
      <w:proofErr w:type="gramStart"/>
      <w:r>
        <w:t>the RAG</w:t>
      </w:r>
      <w:proofErr w:type="gramEnd"/>
      <w:r>
        <w:t xml:space="preserve"> architecture; thus, it shows that RAG draws </w:t>
      </w:r>
      <w:r>
        <w:rPr>
          <w:i/>
        </w:rPr>
        <w:t>heavily</w:t>
      </w:r>
      <w:r>
        <w:t xml:space="preserve"> on the passages retrieved by the retriever in its generated answers. A faithfulness value less than 1 is expected since RAG's ability to generate answers involves paraphrasing and synthesizing (i.e., creating new text) rather than quoting existing text. Thus, a consistent faithfulness value between 0.70 – 0.82 (IQR) across all 82 questions (see Table 7.1) suggests that both the retriever and generator components are performing as intended for most of the time during testing and not just for some subset of favorable cases.</w:t>
      </w:r>
    </w:p>
    <w:p w14:paraId="5BF99689" w14:textId="3A932337" w:rsidR="00EC76FC" w:rsidRDefault="00EC76FC">
      <w:pPr>
        <w:spacing w:after="240" w:line="360" w:lineRule="auto"/>
      </w:pPr>
      <w:r w:rsidRPr="00EC76FC">
        <w:rPr>
          <w:noProof/>
        </w:rPr>
        <w:drawing>
          <wp:inline distT="0" distB="0" distL="0" distR="0" wp14:anchorId="61E124C1" wp14:editId="7FB2927D">
            <wp:extent cx="5760720" cy="2499360"/>
            <wp:effectExtent l="0" t="0" r="0" b="0"/>
            <wp:docPr id="108100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05618" name=""/>
                    <pic:cNvPicPr/>
                  </pic:nvPicPr>
                  <pic:blipFill rotWithShape="1">
                    <a:blip r:embed="rId26"/>
                    <a:srcRect t="8380"/>
                    <a:stretch>
                      <a:fillRect/>
                    </a:stretch>
                  </pic:blipFill>
                  <pic:spPr bwMode="auto">
                    <a:xfrm>
                      <a:off x="0" y="0"/>
                      <a:ext cx="5760720" cy="2499360"/>
                    </a:xfrm>
                    <a:prstGeom prst="rect">
                      <a:avLst/>
                    </a:prstGeom>
                    <a:ln>
                      <a:noFill/>
                    </a:ln>
                    <a:extLst>
                      <a:ext uri="{53640926-AAD7-44D8-BBD7-CCE9431645EC}">
                        <a14:shadowObscured xmlns:a14="http://schemas.microsoft.com/office/drawing/2010/main"/>
                      </a:ext>
                    </a:extLst>
                  </pic:spPr>
                </pic:pic>
              </a:graphicData>
            </a:graphic>
          </wp:inline>
        </w:drawing>
      </w:r>
      <w:r w:rsidRPr="00EC76FC">
        <w:rPr>
          <w:rFonts w:ascii="Segoe UI" w:hAnsi="Segoe UI" w:cs="Segoe UI"/>
          <w:i/>
          <w:iCs/>
          <w:color w:val="BBBEBF"/>
          <w:sz w:val="21"/>
          <w:szCs w:val="21"/>
        </w:rPr>
        <w:t xml:space="preserve"> </w:t>
      </w:r>
      <w:r w:rsidRPr="00EC76FC">
        <w:rPr>
          <w:i/>
          <w:iCs/>
        </w:rPr>
        <w:t>Figure 7.7: Side-by-side comparison </w:t>
      </w:r>
    </w:p>
    <w:p w14:paraId="350F1E06" w14:textId="77777777" w:rsidR="00EA27FE" w:rsidRDefault="00000000" w:rsidP="0077485F">
      <w:pPr>
        <w:pStyle w:val="Heading3"/>
      </w:pPr>
      <w:bookmarkStart w:id="54" w:name="_Toc236596028"/>
      <w:r>
        <w:t>7.3 Human Evaluation Results</w:t>
      </w:r>
      <w:bookmarkEnd w:id="54"/>
    </w:p>
    <w:p w14:paraId="1FFFAE90" w14:textId="77777777" w:rsidR="00EA27FE" w:rsidRDefault="00000000">
      <w:pPr>
        <w:spacing w:after="240" w:line="360" w:lineRule="auto"/>
      </w:pPr>
      <w:r>
        <w:lastRenderedPageBreak/>
        <w:t xml:space="preserve">To validate the automated findings against expert pedagogical judgment, two experienced GCE O/L Business Studies teachers (Mrs. Buddhika Fernando and Ms. Nimesha Perera) independently evaluated a </w:t>
      </w:r>
      <w:proofErr w:type="spellStart"/>
      <w:r>
        <w:t>randomised</w:t>
      </w:r>
      <w:proofErr w:type="spellEnd"/>
      <w:r>
        <w:t>, blinded subset of outputs across 82 questions in three conditions (984 total ratings) using a 5-point Likert scale (1 = Poor, 5 = Excellent) across four dimensions: Factual Accuracy, Completeness, Clarity, and Pedagogical Value.</w:t>
      </w:r>
    </w:p>
    <w:p w14:paraId="2ED890BF" w14:textId="29B379BB" w:rsidR="00EA27FE" w:rsidRDefault="00EA27FE">
      <w:pPr>
        <w:spacing w:after="240" w:line="360" w:lineRule="auto"/>
      </w:pPr>
    </w:p>
    <w:tbl>
      <w:tblPr>
        <w:tblStyle w:val="TableGrid"/>
        <w:tblW w:w="0" w:type="auto"/>
        <w:tblLook w:val="04A0" w:firstRow="1" w:lastRow="0" w:firstColumn="1" w:lastColumn="0" w:noHBand="0" w:noVBand="1"/>
      </w:tblPr>
      <w:tblGrid>
        <w:gridCol w:w="2268"/>
        <w:gridCol w:w="2268"/>
        <w:gridCol w:w="2268"/>
        <w:gridCol w:w="2268"/>
      </w:tblGrid>
      <w:tr w:rsidR="00EA27FE" w14:paraId="0E84E058" w14:textId="77777777">
        <w:tc>
          <w:tcPr>
            <w:tcW w:w="2268" w:type="dxa"/>
            <w:shd w:val="clear" w:color="auto" w:fill="D9E2F3"/>
          </w:tcPr>
          <w:p w14:paraId="4535BF56" w14:textId="77777777" w:rsidR="00EA27FE" w:rsidRDefault="00000000">
            <w:r>
              <w:rPr>
                <w:b/>
                <w:sz w:val="20"/>
              </w:rPr>
              <w:t>Dimension</w:t>
            </w:r>
          </w:p>
        </w:tc>
        <w:tc>
          <w:tcPr>
            <w:tcW w:w="2268" w:type="dxa"/>
            <w:shd w:val="clear" w:color="auto" w:fill="D9E2F3"/>
          </w:tcPr>
          <w:p w14:paraId="39FA18D0" w14:textId="77777777" w:rsidR="00EA27FE" w:rsidRDefault="00000000">
            <w:r>
              <w:rPr>
                <w:b/>
                <w:sz w:val="20"/>
              </w:rPr>
              <w:t>RAG-Grounded</w:t>
            </w:r>
          </w:p>
        </w:tc>
        <w:tc>
          <w:tcPr>
            <w:tcW w:w="2268" w:type="dxa"/>
            <w:shd w:val="clear" w:color="auto" w:fill="D9E2F3"/>
          </w:tcPr>
          <w:p w14:paraId="4A96C3D8" w14:textId="77777777" w:rsidR="00EA27FE" w:rsidRDefault="00000000">
            <w:r>
              <w:rPr>
                <w:b/>
                <w:sz w:val="20"/>
              </w:rPr>
              <w:t>Baseline A (Ungrounded)</w:t>
            </w:r>
          </w:p>
        </w:tc>
        <w:tc>
          <w:tcPr>
            <w:tcW w:w="2268" w:type="dxa"/>
            <w:shd w:val="clear" w:color="auto" w:fill="D9E2F3"/>
          </w:tcPr>
          <w:p w14:paraId="14E41EF9" w14:textId="77777777" w:rsidR="00EA27FE" w:rsidRDefault="00000000">
            <w:r>
              <w:rPr>
                <w:b/>
                <w:sz w:val="20"/>
              </w:rPr>
              <w:t>Baseline B (Prompt-Constrained)</w:t>
            </w:r>
          </w:p>
        </w:tc>
      </w:tr>
      <w:tr w:rsidR="00EA27FE" w14:paraId="6684973D" w14:textId="77777777">
        <w:tc>
          <w:tcPr>
            <w:tcW w:w="2268" w:type="dxa"/>
          </w:tcPr>
          <w:p w14:paraId="1A9F580D" w14:textId="77777777" w:rsidR="00EA27FE" w:rsidRDefault="00000000">
            <w:r>
              <w:rPr>
                <w:sz w:val="20"/>
              </w:rPr>
              <w:t>**Factual Accuracy**</w:t>
            </w:r>
          </w:p>
        </w:tc>
        <w:tc>
          <w:tcPr>
            <w:tcW w:w="2268" w:type="dxa"/>
          </w:tcPr>
          <w:p w14:paraId="6E01BA85" w14:textId="77777777" w:rsidR="00EA27FE" w:rsidRDefault="00000000">
            <w:r>
              <w:rPr>
                <w:sz w:val="20"/>
              </w:rPr>
              <w:t>**4.53**</w:t>
            </w:r>
          </w:p>
        </w:tc>
        <w:tc>
          <w:tcPr>
            <w:tcW w:w="2268" w:type="dxa"/>
          </w:tcPr>
          <w:p w14:paraId="535D6B50" w14:textId="77777777" w:rsidR="00EA27FE" w:rsidRDefault="00000000">
            <w:r>
              <w:rPr>
                <w:sz w:val="20"/>
              </w:rPr>
              <w:t>1.54</w:t>
            </w:r>
          </w:p>
        </w:tc>
        <w:tc>
          <w:tcPr>
            <w:tcW w:w="2268" w:type="dxa"/>
          </w:tcPr>
          <w:p w14:paraId="41EAC496" w14:textId="77777777" w:rsidR="00EA27FE" w:rsidRDefault="00000000">
            <w:r>
              <w:rPr>
                <w:sz w:val="20"/>
              </w:rPr>
              <w:t>2.73</w:t>
            </w:r>
          </w:p>
        </w:tc>
      </w:tr>
      <w:tr w:rsidR="00EA27FE" w14:paraId="20709A14" w14:textId="77777777">
        <w:tc>
          <w:tcPr>
            <w:tcW w:w="2268" w:type="dxa"/>
          </w:tcPr>
          <w:p w14:paraId="07AAFCD2" w14:textId="77777777" w:rsidR="00EA27FE" w:rsidRDefault="00000000">
            <w:r>
              <w:rPr>
                <w:sz w:val="20"/>
              </w:rPr>
              <w:t>**Completeness**</w:t>
            </w:r>
          </w:p>
        </w:tc>
        <w:tc>
          <w:tcPr>
            <w:tcW w:w="2268" w:type="dxa"/>
          </w:tcPr>
          <w:p w14:paraId="45B1A8DB" w14:textId="77777777" w:rsidR="00EA27FE" w:rsidRDefault="00000000">
            <w:r>
              <w:rPr>
                <w:sz w:val="20"/>
              </w:rPr>
              <w:t>**4.50**</w:t>
            </w:r>
          </w:p>
        </w:tc>
        <w:tc>
          <w:tcPr>
            <w:tcW w:w="2268" w:type="dxa"/>
          </w:tcPr>
          <w:p w14:paraId="4BA7A59C" w14:textId="77777777" w:rsidR="00EA27FE" w:rsidRDefault="00000000">
            <w:r>
              <w:rPr>
                <w:sz w:val="20"/>
              </w:rPr>
              <w:t>1.85</w:t>
            </w:r>
          </w:p>
        </w:tc>
        <w:tc>
          <w:tcPr>
            <w:tcW w:w="2268" w:type="dxa"/>
          </w:tcPr>
          <w:p w14:paraId="79893985" w14:textId="77777777" w:rsidR="00EA27FE" w:rsidRDefault="00000000">
            <w:r>
              <w:rPr>
                <w:sz w:val="20"/>
              </w:rPr>
              <w:t>2.71</w:t>
            </w:r>
          </w:p>
        </w:tc>
      </w:tr>
      <w:tr w:rsidR="00EA27FE" w14:paraId="6B6AEC4A" w14:textId="77777777">
        <w:tc>
          <w:tcPr>
            <w:tcW w:w="2268" w:type="dxa"/>
          </w:tcPr>
          <w:p w14:paraId="1AD3C75C" w14:textId="77777777" w:rsidR="00EA27FE" w:rsidRDefault="00000000">
            <w:r>
              <w:rPr>
                <w:sz w:val="20"/>
              </w:rPr>
              <w:t>**Clarity**</w:t>
            </w:r>
          </w:p>
        </w:tc>
        <w:tc>
          <w:tcPr>
            <w:tcW w:w="2268" w:type="dxa"/>
          </w:tcPr>
          <w:p w14:paraId="4993E2F2" w14:textId="77777777" w:rsidR="00EA27FE" w:rsidRDefault="00000000">
            <w:r>
              <w:rPr>
                <w:sz w:val="20"/>
              </w:rPr>
              <w:t>**4.73**</w:t>
            </w:r>
          </w:p>
        </w:tc>
        <w:tc>
          <w:tcPr>
            <w:tcW w:w="2268" w:type="dxa"/>
          </w:tcPr>
          <w:p w14:paraId="4976458A" w14:textId="77777777" w:rsidR="00EA27FE" w:rsidRDefault="00000000">
            <w:r>
              <w:rPr>
                <w:sz w:val="20"/>
              </w:rPr>
              <w:t>3.05</w:t>
            </w:r>
          </w:p>
        </w:tc>
        <w:tc>
          <w:tcPr>
            <w:tcW w:w="2268" w:type="dxa"/>
          </w:tcPr>
          <w:p w14:paraId="5956A0FD" w14:textId="77777777" w:rsidR="00EA27FE" w:rsidRDefault="00000000">
            <w:r>
              <w:rPr>
                <w:sz w:val="20"/>
              </w:rPr>
              <w:t>3.70</w:t>
            </w:r>
          </w:p>
        </w:tc>
      </w:tr>
      <w:tr w:rsidR="00EA27FE" w14:paraId="06E202FC" w14:textId="77777777">
        <w:tc>
          <w:tcPr>
            <w:tcW w:w="2268" w:type="dxa"/>
          </w:tcPr>
          <w:p w14:paraId="7FF7BFAD" w14:textId="77777777" w:rsidR="00EA27FE" w:rsidRDefault="00000000">
            <w:r>
              <w:rPr>
                <w:sz w:val="20"/>
              </w:rPr>
              <w:t>**Pedagogical Value**</w:t>
            </w:r>
          </w:p>
        </w:tc>
        <w:tc>
          <w:tcPr>
            <w:tcW w:w="2268" w:type="dxa"/>
          </w:tcPr>
          <w:p w14:paraId="5E814628" w14:textId="77777777" w:rsidR="00EA27FE" w:rsidRDefault="00000000">
            <w:r>
              <w:rPr>
                <w:sz w:val="20"/>
              </w:rPr>
              <w:t>**4.42**</w:t>
            </w:r>
          </w:p>
        </w:tc>
        <w:tc>
          <w:tcPr>
            <w:tcW w:w="2268" w:type="dxa"/>
          </w:tcPr>
          <w:p w14:paraId="206D658B" w14:textId="77777777" w:rsidR="00EA27FE" w:rsidRDefault="00000000">
            <w:r>
              <w:rPr>
                <w:sz w:val="20"/>
              </w:rPr>
              <w:t>1.75</w:t>
            </w:r>
          </w:p>
        </w:tc>
        <w:tc>
          <w:tcPr>
            <w:tcW w:w="2268" w:type="dxa"/>
          </w:tcPr>
          <w:p w14:paraId="1FDD4663" w14:textId="77777777" w:rsidR="00EA27FE" w:rsidRDefault="00000000">
            <w:r>
              <w:rPr>
                <w:sz w:val="20"/>
              </w:rPr>
              <w:t>2.71</w:t>
            </w:r>
          </w:p>
        </w:tc>
      </w:tr>
    </w:tbl>
    <w:p w14:paraId="788CBE17" w14:textId="77777777" w:rsidR="00C80B40" w:rsidRDefault="00C80B40" w:rsidP="00C80B40">
      <w:pPr>
        <w:spacing w:after="240" w:line="240" w:lineRule="auto"/>
        <w:jc w:val="center"/>
        <w:rPr>
          <w:i/>
          <w:sz w:val="20"/>
        </w:rPr>
      </w:pPr>
    </w:p>
    <w:p w14:paraId="3D482A51" w14:textId="1B313DD3" w:rsidR="00C80B40" w:rsidRDefault="00C80B40" w:rsidP="00C80B40">
      <w:pPr>
        <w:spacing w:after="240" w:line="240" w:lineRule="auto"/>
        <w:jc w:val="center"/>
      </w:pPr>
      <w:r>
        <w:rPr>
          <w:i/>
          <w:sz w:val="20"/>
        </w:rPr>
        <w:t xml:space="preserve">Table 7.2: </w:t>
      </w:r>
      <w:r w:rsidRPr="00C80B40">
        <w:rPr>
          <w:i/>
          <w:sz w:val="20"/>
        </w:rPr>
        <w:t>Human Evaluation Ratings by Condition</w:t>
      </w:r>
    </w:p>
    <w:p w14:paraId="279927CF" w14:textId="666CB878" w:rsidR="00EA27FE" w:rsidRDefault="00EC76FC">
      <w:r w:rsidRPr="00EC76FC">
        <w:rPr>
          <w:noProof/>
        </w:rPr>
        <w:drawing>
          <wp:inline distT="0" distB="0" distL="0" distR="0" wp14:anchorId="73EDC21C" wp14:editId="4BC57BD9">
            <wp:extent cx="5760720" cy="3165475"/>
            <wp:effectExtent l="0" t="0" r="0" b="0"/>
            <wp:docPr id="84883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36121" name=""/>
                    <pic:cNvPicPr/>
                  </pic:nvPicPr>
                  <pic:blipFill rotWithShape="1">
                    <a:blip r:embed="rId27"/>
                    <a:srcRect t="5408"/>
                    <a:stretch>
                      <a:fillRect/>
                    </a:stretch>
                  </pic:blipFill>
                  <pic:spPr bwMode="auto">
                    <a:xfrm>
                      <a:off x="0" y="0"/>
                      <a:ext cx="5760720" cy="3165475"/>
                    </a:xfrm>
                    <a:prstGeom prst="rect">
                      <a:avLst/>
                    </a:prstGeom>
                    <a:ln>
                      <a:noFill/>
                    </a:ln>
                    <a:extLst>
                      <a:ext uri="{53640926-AAD7-44D8-BBD7-CCE9431645EC}">
                        <a14:shadowObscured xmlns:a14="http://schemas.microsoft.com/office/drawing/2010/main"/>
                      </a:ext>
                    </a:extLst>
                  </pic:spPr>
                </pic:pic>
              </a:graphicData>
            </a:graphic>
          </wp:inline>
        </w:drawing>
      </w:r>
    </w:p>
    <w:p w14:paraId="4F8C772C" w14:textId="06BCBB02" w:rsidR="00EC76FC" w:rsidRPr="00EC76FC" w:rsidRDefault="00EC76FC" w:rsidP="00EC76FC">
      <w:pPr>
        <w:spacing w:after="240" w:line="240" w:lineRule="auto"/>
        <w:jc w:val="center"/>
        <w:rPr>
          <w:i/>
          <w:sz w:val="20"/>
        </w:rPr>
      </w:pPr>
      <w:r w:rsidRPr="00EC76FC">
        <w:rPr>
          <w:i/>
          <w:sz w:val="20"/>
        </w:rPr>
        <w:t>Figure 7.8: Grouped bar chart of teacher-rated scores</w:t>
      </w:r>
    </w:p>
    <w:p w14:paraId="3998F4C2" w14:textId="77777777" w:rsidR="00EA27FE" w:rsidRDefault="00000000">
      <w:pPr>
        <w:spacing w:after="240" w:line="360" w:lineRule="auto"/>
      </w:pPr>
      <w:r>
        <w:t xml:space="preserve">Teacher ratings show a striking superiority for the grounded system based on Retrieval-Augmented Generation (RAG). Baseline A (ungrounded models) suffered very badly from hallucinations and factual errors (mean accuracy at around 1.54 out of 5). Baseline B (prompt constrained) improved somewhat through role prompts (mean accuracy around 2.73 out of 5). The grounded RAG system did near maximum scores across all dimensions (4.42 to 4.73 out of 5). Looking at patterns across four rated dimensions reveals a consistent structure rather than isolated results. The gap with Baseline A is largest on Factual Accuracy (4.53 versus </w:t>
      </w:r>
      <w:r>
        <w:lastRenderedPageBreak/>
        <w:t xml:space="preserve">1.54 and relative improvement of 194%) and pedagogical value (4.42 versus 1.75 and relative improvement of 153%) – precisely the two most threatened by hallucinations and precisely the research questions this dissertation set out to address. Improvement narrows though remains statistically significant on Clarity (4.73 versus 3.05 and relative improvement of 55%). An ungrounded large language model can still produce fluent Sinhala prose even if content is wrong because fluency depends on general capability of the model rather than access to context grounding. This research identifies a risk: generated content that reads confidently and looks solid is a real danger ([1.2] and [10] also </w:t>
      </w:r>
      <w:proofErr w:type="gramStart"/>
      <w:r>
        <w:t>see</w:t>
      </w:r>
      <w:proofErr w:type="gramEnd"/>
      <w:r>
        <w:t xml:space="preserve"> this as central danger when deploying ungrounded large language models in education). Teachers and hurried teachers cannot rely on surface fluency </w:t>
      </w:r>
      <w:proofErr w:type="gramStart"/>
      <w:r>
        <w:t>as a way to</w:t>
      </w:r>
      <w:proofErr w:type="gramEnd"/>
      <w:r>
        <w:t xml:space="preserve"> judge correctness because fluent wrong answers are actually more convincing and harder to spot compared to obviously garbled ones. Baseline B lands somewhere in between Baseline A and Retrieval-Augmented Generation (RAG) on all four dimensions (say consistently between 2.73 and 1.54 and 4.53 for accuracy). Prompting alone for curriculum awareness recovers a meaningful fraction of the gap to performance of RAG without any retrieval mechanism and confirms that instructing a model to act as an expert in Business </w:t>
      </w:r>
      <w:proofErr w:type="gramStart"/>
      <w:r>
        <w:t>Studies</w:t>
      </w:r>
      <w:proofErr w:type="gramEnd"/>
      <w:r>
        <w:t xml:space="preserve"> for </w:t>
      </w:r>
      <w:proofErr w:type="gramStart"/>
      <w:r>
        <w:t>example</w:t>
      </w:r>
      <w:proofErr w:type="gramEnd"/>
      <w:r>
        <w:t xml:space="preserve"> measurably improves output quality. But Baseline B still scores roughly two Likert points short on every dimension which shows prompting does not replace retrieval: an instructed model still lacks access to specific verified curriculum facts such as exact wording of syllabus, specific phrasing for marking schemes and classification schemes referenced in Figure 1.1 that retrieval alone can provide. This finding directly answers RQ1 and elaboration is found in discussion regarding implications (.7.9 to .7.10). Inter Rater Reliability: Agreement between two teacher evaluators was measured using Cohen's Kappa and Pearson correlation coefficients. Pearson correlation ranged from 0.62 to 0.79 (p less than 0.001 across all dimensions</w:t>
      </w:r>
      <w:proofErr w:type="gramStart"/>
      <w:r>
        <w:t>)</w:t>
      </w:r>
      <w:proofErr w:type="gramEnd"/>
      <w:r>
        <w:t xml:space="preserve"> and this indicates very high inter evaluator reliability and confirms stability of expert evaluations. Lowest correlation (r = 0.62 for Clarity) is unsurprising because clarity judgments are inherently more subjective compared to factual accuracy judgments which in principle can be checked against marking scheme; higher correlations on Factual Accuracy (r = 0.79 Appendix 7) show that when evaluators could rely on an objective standard they agreed most strongly. This pattern reinforces confidence that headline </w:t>
      </w:r>
      <w:proofErr w:type="gramStart"/>
      <w:r>
        <w:t>result</w:t>
      </w:r>
      <w:proofErr w:type="gramEnd"/>
      <w:r>
        <w:t xml:space="preserve"> (large advantage of RAG on accuracy) reflects a genuine verifiable property of system outputs and not personal preference of raters.</w:t>
      </w:r>
    </w:p>
    <w:p w14:paraId="3BF29809" w14:textId="77777777" w:rsidR="00EA27FE" w:rsidRDefault="00000000" w:rsidP="0077485F">
      <w:pPr>
        <w:pStyle w:val="Heading3"/>
      </w:pPr>
      <w:bookmarkStart w:id="55" w:name="_Toc236596029"/>
      <w:r>
        <w:t>7.4 Statistical Analysis</w:t>
      </w:r>
      <w:bookmarkEnd w:id="55"/>
    </w:p>
    <w:p w14:paraId="64BF57C6" w14:textId="77777777" w:rsidR="00EA27FE" w:rsidRDefault="00000000">
      <w:pPr>
        <w:spacing w:after="240" w:line="360" w:lineRule="auto"/>
      </w:pPr>
      <w:r>
        <w:lastRenderedPageBreak/>
        <w:t>To test whether the performance differences between RAG and baseline conditions were statistically significant, paired Wilcoxon signed-rank tests were conducted on both automated and human evaluation scores.</w:t>
      </w:r>
    </w:p>
    <w:p w14:paraId="1B974436" w14:textId="6551CD5A" w:rsidR="00EA27FE" w:rsidRDefault="00EA27FE">
      <w:pPr>
        <w:spacing w:after="240" w:line="360" w:lineRule="auto"/>
      </w:pPr>
    </w:p>
    <w:tbl>
      <w:tblPr>
        <w:tblStyle w:val="TableGrid"/>
        <w:tblW w:w="0" w:type="auto"/>
        <w:tblLook w:val="04A0" w:firstRow="1" w:lastRow="0" w:firstColumn="1" w:lastColumn="0" w:noHBand="0" w:noVBand="1"/>
      </w:tblPr>
      <w:tblGrid>
        <w:gridCol w:w="2268"/>
        <w:gridCol w:w="2268"/>
        <w:gridCol w:w="2268"/>
        <w:gridCol w:w="2268"/>
      </w:tblGrid>
      <w:tr w:rsidR="00EA27FE" w14:paraId="742D9621" w14:textId="77777777">
        <w:tc>
          <w:tcPr>
            <w:tcW w:w="2268" w:type="dxa"/>
            <w:shd w:val="clear" w:color="auto" w:fill="D9E2F3"/>
          </w:tcPr>
          <w:p w14:paraId="15209A12" w14:textId="77777777" w:rsidR="00EA27FE" w:rsidRDefault="00000000">
            <w:r>
              <w:rPr>
                <w:b/>
                <w:sz w:val="20"/>
              </w:rPr>
              <w:t>Comparison</w:t>
            </w:r>
          </w:p>
        </w:tc>
        <w:tc>
          <w:tcPr>
            <w:tcW w:w="2268" w:type="dxa"/>
            <w:shd w:val="clear" w:color="auto" w:fill="D9E2F3"/>
          </w:tcPr>
          <w:p w14:paraId="1EC35ED6" w14:textId="77777777" w:rsidR="00EA27FE" w:rsidRDefault="00000000">
            <w:r>
              <w:rPr>
                <w:b/>
                <w:sz w:val="20"/>
              </w:rPr>
              <w:t>Test Statistic (W)</w:t>
            </w:r>
          </w:p>
        </w:tc>
        <w:tc>
          <w:tcPr>
            <w:tcW w:w="2268" w:type="dxa"/>
            <w:shd w:val="clear" w:color="auto" w:fill="D9E2F3"/>
          </w:tcPr>
          <w:p w14:paraId="4819F75B" w14:textId="77777777" w:rsidR="00EA27FE" w:rsidRDefault="00000000">
            <w:r>
              <w:rPr>
                <w:b/>
                <w:sz w:val="20"/>
              </w:rPr>
              <w:t>p-value</w:t>
            </w:r>
          </w:p>
        </w:tc>
        <w:tc>
          <w:tcPr>
            <w:tcW w:w="2268" w:type="dxa"/>
            <w:shd w:val="clear" w:color="auto" w:fill="D9E2F3"/>
          </w:tcPr>
          <w:p w14:paraId="27334011" w14:textId="77777777" w:rsidR="00EA27FE" w:rsidRDefault="00000000">
            <w:r>
              <w:rPr>
                <w:b/>
                <w:sz w:val="20"/>
              </w:rPr>
              <w:t>Significance (p &lt; 0.001)</w:t>
            </w:r>
          </w:p>
        </w:tc>
      </w:tr>
      <w:tr w:rsidR="00EA27FE" w14:paraId="5E2ACEF2" w14:textId="77777777">
        <w:tc>
          <w:tcPr>
            <w:tcW w:w="2268" w:type="dxa"/>
          </w:tcPr>
          <w:p w14:paraId="13E5548C" w14:textId="77777777" w:rsidR="00EA27FE" w:rsidRDefault="00000000">
            <w:r>
              <w:rPr>
                <w:sz w:val="20"/>
              </w:rPr>
              <w:t>**Automated: RAG vs. Baseline A**</w:t>
            </w:r>
          </w:p>
        </w:tc>
        <w:tc>
          <w:tcPr>
            <w:tcW w:w="2268" w:type="dxa"/>
          </w:tcPr>
          <w:p w14:paraId="5FE92958" w14:textId="77777777" w:rsidR="00EA27FE" w:rsidRDefault="00000000">
            <w:r>
              <w:rPr>
                <w:sz w:val="20"/>
              </w:rPr>
              <w:t>372.0</w:t>
            </w:r>
          </w:p>
        </w:tc>
        <w:tc>
          <w:tcPr>
            <w:tcW w:w="2268" w:type="dxa"/>
          </w:tcPr>
          <w:p w14:paraId="0EE3EE70" w14:textId="77777777" w:rsidR="00EA27FE" w:rsidRDefault="00000000">
            <w:r>
              <w:rPr>
                <w:sz w:val="20"/>
              </w:rPr>
              <w:t>p = 1.62 × 10⁻⁸</w:t>
            </w:r>
          </w:p>
        </w:tc>
        <w:tc>
          <w:tcPr>
            <w:tcW w:w="2268" w:type="dxa"/>
          </w:tcPr>
          <w:p w14:paraId="593EED84" w14:textId="77777777" w:rsidR="00EA27FE" w:rsidRDefault="00000000">
            <w:r>
              <w:rPr>
                <w:sz w:val="20"/>
              </w:rPr>
              <w:t>Yes (Significant)</w:t>
            </w:r>
          </w:p>
        </w:tc>
      </w:tr>
      <w:tr w:rsidR="00EA27FE" w14:paraId="008644C6" w14:textId="77777777">
        <w:tc>
          <w:tcPr>
            <w:tcW w:w="2268" w:type="dxa"/>
          </w:tcPr>
          <w:p w14:paraId="2B520CA2" w14:textId="77777777" w:rsidR="00EA27FE" w:rsidRDefault="00000000">
            <w:r>
              <w:rPr>
                <w:sz w:val="20"/>
              </w:rPr>
              <w:t>**Human (Accuracy): RAG vs. Baseline A**</w:t>
            </w:r>
          </w:p>
        </w:tc>
        <w:tc>
          <w:tcPr>
            <w:tcW w:w="2268" w:type="dxa"/>
          </w:tcPr>
          <w:p w14:paraId="05BB59DA" w14:textId="77777777" w:rsidR="00EA27FE" w:rsidRDefault="00000000">
            <w:r>
              <w:rPr>
                <w:sz w:val="20"/>
              </w:rPr>
              <w:t>13,525.0</w:t>
            </w:r>
          </w:p>
        </w:tc>
        <w:tc>
          <w:tcPr>
            <w:tcW w:w="2268" w:type="dxa"/>
          </w:tcPr>
          <w:p w14:paraId="7F72C01B" w14:textId="77777777" w:rsidR="00EA27FE" w:rsidRDefault="00000000">
            <w:r>
              <w:rPr>
                <w:sz w:val="20"/>
              </w:rPr>
              <w:t>p &lt; 0.0001</w:t>
            </w:r>
          </w:p>
        </w:tc>
        <w:tc>
          <w:tcPr>
            <w:tcW w:w="2268" w:type="dxa"/>
          </w:tcPr>
          <w:p w14:paraId="7040C9AF" w14:textId="77777777" w:rsidR="00EA27FE" w:rsidRDefault="00000000">
            <w:r>
              <w:rPr>
                <w:sz w:val="20"/>
              </w:rPr>
              <w:t>Yes (Highly Significant)</w:t>
            </w:r>
          </w:p>
        </w:tc>
      </w:tr>
      <w:tr w:rsidR="00EA27FE" w14:paraId="30AB4064" w14:textId="77777777">
        <w:tc>
          <w:tcPr>
            <w:tcW w:w="2268" w:type="dxa"/>
          </w:tcPr>
          <w:p w14:paraId="3A091FB2" w14:textId="77777777" w:rsidR="00EA27FE" w:rsidRDefault="00000000">
            <w:r>
              <w:rPr>
                <w:sz w:val="20"/>
              </w:rPr>
              <w:t>**Human (Accuracy): RAG vs. Baseline B**</w:t>
            </w:r>
          </w:p>
        </w:tc>
        <w:tc>
          <w:tcPr>
            <w:tcW w:w="2268" w:type="dxa"/>
          </w:tcPr>
          <w:p w14:paraId="0B11B940" w14:textId="77777777" w:rsidR="00EA27FE" w:rsidRDefault="00000000">
            <w:r>
              <w:rPr>
                <w:sz w:val="20"/>
              </w:rPr>
              <w:t>13,403.0</w:t>
            </w:r>
          </w:p>
        </w:tc>
        <w:tc>
          <w:tcPr>
            <w:tcW w:w="2268" w:type="dxa"/>
          </w:tcPr>
          <w:p w14:paraId="41FC7310" w14:textId="77777777" w:rsidR="00EA27FE" w:rsidRDefault="00000000">
            <w:r>
              <w:rPr>
                <w:sz w:val="20"/>
              </w:rPr>
              <w:t>p &lt; 0.0001</w:t>
            </w:r>
          </w:p>
        </w:tc>
        <w:tc>
          <w:tcPr>
            <w:tcW w:w="2268" w:type="dxa"/>
          </w:tcPr>
          <w:p w14:paraId="0CD70A1A" w14:textId="77777777" w:rsidR="00EA27FE" w:rsidRDefault="00000000">
            <w:r>
              <w:rPr>
                <w:sz w:val="20"/>
              </w:rPr>
              <w:t>Yes (Highly Significant)</w:t>
            </w:r>
          </w:p>
        </w:tc>
      </w:tr>
      <w:tr w:rsidR="00EA27FE" w14:paraId="48BAC588" w14:textId="77777777">
        <w:tc>
          <w:tcPr>
            <w:tcW w:w="2268" w:type="dxa"/>
          </w:tcPr>
          <w:p w14:paraId="34D217F7" w14:textId="77777777" w:rsidR="00EA27FE" w:rsidRDefault="00000000">
            <w:r>
              <w:rPr>
                <w:sz w:val="20"/>
              </w:rPr>
              <w:t>**Human (Completeness): RAG vs. Baseline A**</w:t>
            </w:r>
          </w:p>
        </w:tc>
        <w:tc>
          <w:tcPr>
            <w:tcW w:w="2268" w:type="dxa"/>
          </w:tcPr>
          <w:p w14:paraId="7AEE3E30" w14:textId="77777777" w:rsidR="00EA27FE" w:rsidRDefault="00000000">
            <w:r>
              <w:rPr>
                <w:sz w:val="20"/>
              </w:rPr>
              <w:t>13,529.5</w:t>
            </w:r>
          </w:p>
        </w:tc>
        <w:tc>
          <w:tcPr>
            <w:tcW w:w="2268" w:type="dxa"/>
          </w:tcPr>
          <w:p w14:paraId="20D4A104" w14:textId="77777777" w:rsidR="00EA27FE" w:rsidRDefault="00000000">
            <w:r>
              <w:rPr>
                <w:sz w:val="20"/>
              </w:rPr>
              <w:t>p &lt; 0.0001</w:t>
            </w:r>
          </w:p>
        </w:tc>
        <w:tc>
          <w:tcPr>
            <w:tcW w:w="2268" w:type="dxa"/>
          </w:tcPr>
          <w:p w14:paraId="1831C762" w14:textId="77777777" w:rsidR="00EA27FE" w:rsidRDefault="00000000">
            <w:r>
              <w:rPr>
                <w:sz w:val="20"/>
              </w:rPr>
              <w:t>Yes (Highly Significant)</w:t>
            </w:r>
          </w:p>
        </w:tc>
      </w:tr>
      <w:tr w:rsidR="00EA27FE" w14:paraId="34A59B3D" w14:textId="77777777">
        <w:tc>
          <w:tcPr>
            <w:tcW w:w="2268" w:type="dxa"/>
          </w:tcPr>
          <w:p w14:paraId="4038BE75" w14:textId="77777777" w:rsidR="00EA27FE" w:rsidRDefault="00000000">
            <w:r>
              <w:rPr>
                <w:sz w:val="20"/>
              </w:rPr>
              <w:t>**Human (Clarity): RAG vs. Baseline A**</w:t>
            </w:r>
          </w:p>
        </w:tc>
        <w:tc>
          <w:tcPr>
            <w:tcW w:w="2268" w:type="dxa"/>
          </w:tcPr>
          <w:p w14:paraId="5BEF765A" w14:textId="77777777" w:rsidR="00EA27FE" w:rsidRDefault="00000000">
            <w:r>
              <w:rPr>
                <w:sz w:val="20"/>
              </w:rPr>
              <w:t>13,444.5</w:t>
            </w:r>
          </w:p>
        </w:tc>
        <w:tc>
          <w:tcPr>
            <w:tcW w:w="2268" w:type="dxa"/>
          </w:tcPr>
          <w:p w14:paraId="0C9C5176" w14:textId="77777777" w:rsidR="00EA27FE" w:rsidRDefault="00000000">
            <w:r>
              <w:rPr>
                <w:sz w:val="20"/>
              </w:rPr>
              <w:t>p &lt; 0.0001</w:t>
            </w:r>
          </w:p>
        </w:tc>
        <w:tc>
          <w:tcPr>
            <w:tcW w:w="2268" w:type="dxa"/>
          </w:tcPr>
          <w:p w14:paraId="63EDCB85" w14:textId="77777777" w:rsidR="00EA27FE" w:rsidRDefault="00000000">
            <w:r>
              <w:rPr>
                <w:sz w:val="20"/>
              </w:rPr>
              <w:t>Yes (Highly Significant)</w:t>
            </w:r>
          </w:p>
        </w:tc>
      </w:tr>
    </w:tbl>
    <w:p w14:paraId="3A2C9BF0" w14:textId="77777777" w:rsidR="00A60359" w:rsidRDefault="00A60359" w:rsidP="00A60359">
      <w:pPr>
        <w:spacing w:after="240" w:line="240" w:lineRule="auto"/>
        <w:jc w:val="center"/>
        <w:rPr>
          <w:i/>
          <w:sz w:val="20"/>
        </w:rPr>
      </w:pPr>
    </w:p>
    <w:p w14:paraId="50DB8A03" w14:textId="4239B048" w:rsidR="00A60359" w:rsidRDefault="00A60359" w:rsidP="00A60359">
      <w:pPr>
        <w:spacing w:after="240" w:line="240" w:lineRule="auto"/>
        <w:jc w:val="center"/>
      </w:pPr>
      <w:r>
        <w:rPr>
          <w:i/>
          <w:sz w:val="20"/>
        </w:rPr>
        <w:t xml:space="preserve">Table 7.3: </w:t>
      </w:r>
      <w:r w:rsidRPr="00A60359">
        <w:rPr>
          <w:i/>
          <w:sz w:val="20"/>
        </w:rPr>
        <w:t>Wilcoxon Signed-Rank Test Results</w:t>
      </w:r>
    </w:p>
    <w:p w14:paraId="5041388B" w14:textId="5B8C90D5" w:rsidR="00EA27FE" w:rsidRDefault="00EC76FC">
      <w:r w:rsidRPr="00EC76FC">
        <w:rPr>
          <w:noProof/>
        </w:rPr>
        <w:drawing>
          <wp:inline distT="0" distB="0" distL="0" distR="0" wp14:anchorId="3A9D1CCA" wp14:editId="727B768B">
            <wp:extent cx="5760720" cy="2505075"/>
            <wp:effectExtent l="0" t="0" r="0" b="9525"/>
            <wp:docPr id="153867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78558" name=""/>
                    <pic:cNvPicPr/>
                  </pic:nvPicPr>
                  <pic:blipFill rotWithShape="1">
                    <a:blip r:embed="rId28"/>
                    <a:srcRect t="12040"/>
                    <a:stretch>
                      <a:fillRect/>
                    </a:stretch>
                  </pic:blipFill>
                  <pic:spPr bwMode="auto">
                    <a:xfrm>
                      <a:off x="0" y="0"/>
                      <a:ext cx="5760720" cy="2505075"/>
                    </a:xfrm>
                    <a:prstGeom prst="rect">
                      <a:avLst/>
                    </a:prstGeom>
                    <a:ln>
                      <a:noFill/>
                    </a:ln>
                    <a:extLst>
                      <a:ext uri="{53640926-AAD7-44D8-BBD7-CCE9431645EC}">
                        <a14:shadowObscured xmlns:a14="http://schemas.microsoft.com/office/drawing/2010/main"/>
                      </a:ext>
                    </a:extLst>
                  </pic:spPr>
                </pic:pic>
              </a:graphicData>
            </a:graphic>
          </wp:inline>
        </w:drawing>
      </w:r>
    </w:p>
    <w:p w14:paraId="1BC7D9BC" w14:textId="20ADA364" w:rsidR="00EC76FC" w:rsidRPr="00EC76FC" w:rsidRDefault="00EC76FC" w:rsidP="00EC76FC">
      <w:pPr>
        <w:spacing w:after="240" w:line="240" w:lineRule="auto"/>
        <w:jc w:val="center"/>
        <w:rPr>
          <w:i/>
          <w:sz w:val="20"/>
        </w:rPr>
      </w:pPr>
      <w:r w:rsidRPr="00EC76FC">
        <w:rPr>
          <w:i/>
          <w:sz w:val="20"/>
        </w:rPr>
        <w:t xml:space="preserve">Figure 7.9: </w:t>
      </w:r>
      <w:r w:rsidRPr="00A60359">
        <w:rPr>
          <w:i/>
          <w:sz w:val="20"/>
        </w:rPr>
        <w:t>Wilcoxon Signed-Rank Test Results</w:t>
      </w:r>
    </w:p>
    <w:p w14:paraId="71230DFA" w14:textId="77777777" w:rsidR="00EA27FE" w:rsidRDefault="00000000">
      <w:pPr>
        <w:spacing w:after="240" w:line="360" w:lineRule="auto"/>
      </w:pPr>
      <w:r>
        <w:t xml:space="preserve">Wilcoxon tests confirm that performance advantages of RAG system over grounded baselines and constrained ones are highly statistically significant (p &lt; 0.001). Paying attention to the magnitude of </w:t>
      </w:r>
      <w:proofErr w:type="gramStart"/>
      <w:r>
        <w:t>these p</w:t>
      </w:r>
      <w:proofErr w:type="gramEnd"/>
      <w:r>
        <w:t xml:space="preserve"> values is worthwhile. Automated comparison (RAG compared to Baseline A on cosine similarity, p = 1.62 times 10 to the negative eighth) is significant despite RAG scoring numerically lower (.72) on that metric: this reflects that the difference is consistent directionally across paired 82 questions rather than being driven by outliers; this is exactly what paired nonparametric tests are designed to detect. Human evaluation p values (less than 0.0001 for accuracy, completeness and clarity) are much smaller still and consistent </w:t>
      </w:r>
      <w:r>
        <w:lastRenderedPageBreak/>
        <w:t xml:space="preserve">with very large effect sizes clearly visible in Table 7.2: a near </w:t>
      </w:r>
      <w:proofErr w:type="gramStart"/>
      <w:r>
        <w:t>three point</w:t>
      </w:r>
      <w:proofErr w:type="gramEnd"/>
      <w:r>
        <w:t xml:space="preserve"> gap on accuracy is not a subtle statistical artifact; any classroom teacher would immediately recognize this as a difference between unusable tools and reliable ones. Together results from automated measurements and human measurements triangulate towards the same conclusion using two independent instruments (.36). This is exactly the evidentiary strength that was designed into the two levels of evaluation of this dissertation.</w:t>
      </w:r>
    </w:p>
    <w:p w14:paraId="68DC15B8" w14:textId="77777777" w:rsidR="00EA27FE" w:rsidRDefault="00000000" w:rsidP="0077485F">
      <w:pPr>
        <w:pStyle w:val="Heading3"/>
      </w:pPr>
      <w:bookmarkStart w:id="56" w:name="_Toc236596030"/>
      <w:r>
        <w:t>7.5 Comparative Analysis of Baselines</w:t>
      </w:r>
      <w:bookmarkEnd w:id="56"/>
    </w:p>
    <w:p w14:paraId="5E3A353E" w14:textId="77777777" w:rsidR="00EA27FE" w:rsidRDefault="00000000">
      <w:pPr>
        <w:spacing w:after="240" w:line="360" w:lineRule="auto"/>
      </w:pPr>
      <w:r>
        <w:t xml:space="preserve">Comparing </w:t>
      </w:r>
      <w:proofErr w:type="gramStart"/>
      <w:r>
        <w:t>baseline</w:t>
      </w:r>
      <w:proofErr w:type="gramEnd"/>
      <w:r>
        <w:t xml:space="preserve"> a (purely ungrounded LLM) and baseline b (prompt-constrained LLM), we can see how much each of these contributes to factual accuracy separately. Prompt constraining for generation increased factual accuracy from 1.54 to 2.73 (a +77%) by orienting the model through curriculum-aware system prompts. However, baseline b still fell short of the curricula standards by significant amounts. It was only when paired with explicit retrieval augmentation (RAG condition, 4.53 accuracy) that the system met the level of factual reliability required for preparation of o/l business studies examinations.</w:t>
      </w:r>
    </w:p>
    <w:p w14:paraId="7A197FF5" w14:textId="45A9D729" w:rsidR="00EA27FE" w:rsidRDefault="00000000">
      <w:pPr>
        <w:spacing w:after="240" w:line="360" w:lineRule="auto"/>
      </w:pPr>
      <w:r>
        <w:t xml:space="preserve">The three-way comparison decomposed the overall advantage of RAG into two additive but mechanistically distinct components. The a-to-b improvement (+1.19 points on accuracy) is attributable solely to prompt engineering; telling the model what role to assume and what domain to limit itself to with no change in what </w:t>
      </w:r>
      <w:proofErr w:type="gramStart"/>
      <w:r>
        <w:t>factual information</w:t>
      </w:r>
      <w:proofErr w:type="gramEnd"/>
      <w:r>
        <w:t xml:space="preserve"> the model has access to. The b-to-RAG improvement (+1.80 points on accuracy, which is greater than the a-to-b increment) is due to the addition of verified retrieval context -- only the RAG condition </w:t>
      </w:r>
      <w:proofErr w:type="gramStart"/>
      <w:r>
        <w:t>actually provides</w:t>
      </w:r>
      <w:proofErr w:type="gramEnd"/>
      <w:r>
        <w:t xml:space="preserve"> the model with grounded passages from the NIE curricula (</w:t>
      </w:r>
      <w:r w:rsidR="00A40160">
        <w:t>section</w:t>
      </w:r>
      <w:r>
        <w:t>6.2). That the second, retrieval-driven increment is larger than the first, prompt-directed increment is a substantive finding as well: it indicates that for a curricula-</w:t>
      </w:r>
      <w:proofErr w:type="spellStart"/>
      <w:r>
        <w:t>conained</w:t>
      </w:r>
      <w:proofErr w:type="spellEnd"/>
      <w:r>
        <w:t xml:space="preserve"> factual domain such as GCE </w:t>
      </w:r>
      <w:proofErr w:type="gramStart"/>
      <w:r>
        <w:t>o/l</w:t>
      </w:r>
      <w:proofErr w:type="gramEnd"/>
      <w:r>
        <w:t xml:space="preserve"> business studies </w:t>
      </w:r>
      <w:r>
        <w:rPr>
          <w:i/>
        </w:rPr>
        <w:t>what the model knows</w:t>
      </w:r>
      <w:r>
        <w:t xml:space="preserve"> matters more than </w:t>
      </w:r>
      <w:r>
        <w:rPr>
          <w:i/>
        </w:rPr>
        <w:t xml:space="preserve">how it is </w:t>
      </w:r>
      <w:proofErr w:type="gramStart"/>
      <w:r>
        <w:rPr>
          <w:i/>
        </w:rPr>
        <w:t>told</w:t>
      </w:r>
      <w:proofErr w:type="gramEnd"/>
      <w:r>
        <w:rPr>
          <w:i/>
        </w:rPr>
        <w:t xml:space="preserve"> to behave</w:t>
      </w:r>
      <w:r>
        <w:t xml:space="preserve">. This will have direct practical implications for anyone building similar </w:t>
      </w:r>
      <w:proofErr w:type="spellStart"/>
      <w:r>
        <w:t>singhala</w:t>
      </w:r>
      <w:proofErr w:type="spellEnd"/>
      <w:r>
        <w:t>-medium educational tool(s) with limited engineering resources (</w:t>
      </w:r>
      <w:r w:rsidR="00A40160">
        <w:t>section</w:t>
      </w:r>
      <w:r>
        <w:t xml:space="preserve">7.10): investment in well-curated and verified knowledge base and functional retrieval pipeline yields large return on accuracy investment than investment in prompt engineering alone; </w:t>
      </w:r>
      <w:proofErr w:type="gramStart"/>
      <w:r>
        <w:t>however</w:t>
      </w:r>
      <w:proofErr w:type="gramEnd"/>
      <w:r>
        <w:t xml:space="preserve"> both approaches are synergistic rather than mutually exclusive as demonstrated by non-trivial improve between baselines a &amp; b.</w:t>
      </w:r>
    </w:p>
    <w:p w14:paraId="03E388CB" w14:textId="6D8D8C51" w:rsidR="00EC76FC" w:rsidRDefault="00EC76FC">
      <w:pPr>
        <w:spacing w:after="240" w:line="360" w:lineRule="auto"/>
      </w:pPr>
      <w:r w:rsidRPr="00EC76FC">
        <w:rPr>
          <w:noProof/>
        </w:rPr>
        <w:lastRenderedPageBreak/>
        <w:drawing>
          <wp:inline distT="0" distB="0" distL="0" distR="0" wp14:anchorId="6A4D02D9" wp14:editId="7DC98137">
            <wp:extent cx="5760720" cy="3423920"/>
            <wp:effectExtent l="0" t="0" r="0" b="5080"/>
            <wp:docPr id="20085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9679" name=""/>
                    <pic:cNvPicPr/>
                  </pic:nvPicPr>
                  <pic:blipFill rotWithShape="1">
                    <a:blip r:embed="rId29"/>
                    <a:srcRect t="6745"/>
                    <a:stretch>
                      <a:fillRect/>
                    </a:stretch>
                  </pic:blipFill>
                  <pic:spPr bwMode="auto">
                    <a:xfrm>
                      <a:off x="0" y="0"/>
                      <a:ext cx="5760720" cy="3423920"/>
                    </a:xfrm>
                    <a:prstGeom prst="rect">
                      <a:avLst/>
                    </a:prstGeom>
                    <a:ln>
                      <a:noFill/>
                    </a:ln>
                    <a:extLst>
                      <a:ext uri="{53640926-AAD7-44D8-BBD7-CCE9431645EC}">
                        <a14:shadowObscured xmlns:a14="http://schemas.microsoft.com/office/drawing/2010/main"/>
                      </a:ext>
                    </a:extLst>
                  </pic:spPr>
                </pic:pic>
              </a:graphicData>
            </a:graphic>
          </wp:inline>
        </w:drawing>
      </w:r>
    </w:p>
    <w:p w14:paraId="32471F19" w14:textId="29E3AFFC" w:rsidR="00EC76FC" w:rsidRPr="00EC76FC" w:rsidRDefault="00EC76FC" w:rsidP="00EC76FC">
      <w:pPr>
        <w:spacing w:after="240" w:line="360" w:lineRule="auto"/>
        <w:jc w:val="center"/>
        <w:rPr>
          <w:i/>
          <w:iCs/>
        </w:rPr>
      </w:pPr>
      <w:r w:rsidRPr="00EC76FC">
        <w:rPr>
          <w:i/>
          <w:iCs/>
        </w:rPr>
        <w:t>Figure 7.10: Comparative Analysis of Baselines</w:t>
      </w:r>
    </w:p>
    <w:p w14:paraId="3F4EE48C" w14:textId="77777777" w:rsidR="00EA27FE" w:rsidRDefault="00000000" w:rsidP="0077485F">
      <w:pPr>
        <w:pStyle w:val="Heading3"/>
      </w:pPr>
      <w:bookmarkStart w:id="57" w:name="_Toc236596031"/>
      <w:r>
        <w:t>7.6 Embedding Model and Chunking Parameter Analysis</w:t>
      </w:r>
      <w:bookmarkEnd w:id="57"/>
    </w:p>
    <w:p w14:paraId="50A2A327" w14:textId="77777777" w:rsidR="00EA27FE" w:rsidRDefault="00000000">
      <w:pPr>
        <w:spacing w:after="240" w:line="360" w:lineRule="auto"/>
      </w:pPr>
      <w:r>
        <w:t xml:space="preserve">RQ2 compared combinations of embedding models (multilingual E5 and BGE M3) and chunking strategies (paragraph, semantic section, semantic question, sliding window) to see which ones give the best precision and recall for Sinhala educational text. We engineered an RAG pipeline (Chapters 5 and 6) to support this comparison: both embedding models indexed across all four chunking strategies (total of 16 </w:t>
      </w:r>
      <w:proofErr w:type="spellStart"/>
      <w:r>
        <w:t>ChromaDB</w:t>
      </w:r>
      <w:proofErr w:type="spellEnd"/>
      <w:r>
        <w:t xml:space="preserve"> collections, .5.2.2). However, we did not systematically compare retrieval precision </w:t>
      </w:r>
      <w:proofErr w:type="gramStart"/>
      <w:r>
        <w:t>head to head</w:t>
      </w:r>
      <w:proofErr w:type="gramEnd"/>
      <w:r>
        <w:t xml:space="preserve"> within the evaluation window. Primary effort (.7.2 to .7.4) focused on comparison RQ1 which required running the full set of 82 questions three times and blind ratings by two teachers; this budget left no capacity for sweeping additional parameters required by RQ2.</w:t>
      </w:r>
    </w:p>
    <w:p w14:paraId="0A59F646" w14:textId="77777777" w:rsidR="00EA27FE" w:rsidRDefault="00000000">
      <w:pPr>
        <w:spacing w:after="240" w:line="360" w:lineRule="auto"/>
      </w:pPr>
      <w:r>
        <w:t xml:space="preserve">Both embedding models were deployed in production during this study (Multilingual E5 for primary local pipeline; BGE M3 for deployment by Cloudflare version 6.5). Operational qualitative experience exists with both </w:t>
      </w:r>
      <w:proofErr w:type="gramStart"/>
      <w:r>
        <w:t>models</w:t>
      </w:r>
      <w:proofErr w:type="gramEnd"/>
      <w:r>
        <w:t xml:space="preserve"> but no formal quantitative comparison of retrieval precision has been measured. </w:t>
      </w:r>
      <w:proofErr w:type="gramStart"/>
      <w:r>
        <w:t>Therefore</w:t>
      </w:r>
      <w:proofErr w:type="gramEnd"/>
      <w:r>
        <w:t xml:space="preserve"> RQ2 is only partially addressed and is identified as </w:t>
      </w:r>
      <w:proofErr w:type="gramStart"/>
      <w:r>
        <w:t>high priority</w:t>
      </w:r>
      <w:proofErr w:type="gramEnd"/>
      <w:r>
        <w:t xml:space="preserve"> work for future: controlled evaluation focusing only on retrieval using standard information retrieval metrics (Mean Reciprocal Rank, </w:t>
      </w:r>
      <w:proofErr w:type="spellStart"/>
      <w:r>
        <w:t>nDCG</w:t>
      </w:r>
      <w:proofErr w:type="spellEnd"/>
      <w:r>
        <w:t xml:space="preserve"> and Recall at k).</w:t>
      </w:r>
    </w:p>
    <w:p w14:paraId="38498C82" w14:textId="77777777" w:rsidR="00EA27FE" w:rsidRDefault="00000000" w:rsidP="0077485F">
      <w:pPr>
        <w:pStyle w:val="Heading3"/>
      </w:pPr>
      <w:bookmarkStart w:id="58" w:name="_Toc236596032"/>
      <w:r>
        <w:lastRenderedPageBreak/>
        <w:t xml:space="preserve">7.7 What the Results Mean for </w:t>
      </w:r>
      <w:proofErr w:type="spellStart"/>
      <w:r>
        <w:t>StudyMate</w:t>
      </w:r>
      <w:proofErr w:type="spellEnd"/>
      <w:r>
        <w:t xml:space="preserve"> AI</w:t>
      </w:r>
      <w:bookmarkEnd w:id="58"/>
    </w:p>
    <w:p w14:paraId="78A03017" w14:textId="1FB00F65" w:rsidR="00EA27FE" w:rsidRDefault="00000000">
      <w:pPr>
        <w:spacing w:after="240" w:line="360" w:lineRule="auto"/>
      </w:pPr>
      <w:r>
        <w:t xml:space="preserve">The evaluation reported earlier in this chapter is not an abstract academic exercise sitting apart from a deployed product; it is the empirical validation for </w:t>
      </w:r>
      <w:proofErr w:type="spellStart"/>
      <w:r>
        <w:rPr>
          <w:b/>
        </w:rPr>
        <w:t>StudyMate</w:t>
      </w:r>
      <w:proofErr w:type="spellEnd"/>
      <w:r>
        <w:rPr>
          <w:b/>
        </w:rPr>
        <w:t xml:space="preserve"> AI</w:t>
      </w:r>
      <w:r>
        <w:t xml:space="preserve">, the live Cloudflare-hosted system introduced in </w:t>
      </w:r>
      <w:r w:rsidR="00A40160">
        <w:t>section</w:t>
      </w:r>
      <w:r>
        <w:t xml:space="preserve">7.1. The teacher-rated 4.53/5.0 factual accuracy score is a claim about the actual answers a student receives from </w:t>
      </w:r>
      <w:r>
        <w:rPr>
          <w:rFonts w:ascii="Courier New" w:hAnsi="Courier New"/>
          <w:sz w:val="20"/>
        </w:rPr>
        <w:t>https://com738-rag-frontend.pages.dev/</w:t>
      </w:r>
      <w:r>
        <w:t xml:space="preserve"> today, not about a discarded research prototype. This matters for how the remainder of this chapter should be read: the discussion below is not purely theoretical reflection on what a RAG architecture </w:t>
      </w:r>
      <w:r>
        <w:rPr>
          <w:i/>
        </w:rPr>
        <w:t>could</w:t>
      </w:r>
      <w:r>
        <w:t xml:space="preserve"> achieve for Sinhala-medium education — it is an interpretation of results generated by, and directly applicable to, a system that is already running and could, in principle, be handed to a real O/L Business Studies classroom tomorrow.</w:t>
      </w:r>
    </w:p>
    <w:p w14:paraId="66E8C942" w14:textId="75348C4B" w:rsidR="00EC76FC" w:rsidRDefault="00EC76FC" w:rsidP="00EC76FC">
      <w:pPr>
        <w:spacing w:after="240" w:line="360" w:lineRule="auto"/>
      </w:pPr>
      <w:proofErr w:type="spellStart"/>
      <w:r>
        <w:rPr>
          <w:b/>
        </w:rPr>
        <w:t>StudyMate</w:t>
      </w:r>
      <w:proofErr w:type="spellEnd"/>
      <w:r>
        <w:rPr>
          <w:b/>
        </w:rPr>
        <w:t xml:space="preserve"> AI Production Interface</w:t>
      </w:r>
    </w:p>
    <w:p w14:paraId="0B7DE044" w14:textId="77777777" w:rsidR="00EC76FC" w:rsidRDefault="00EC76FC" w:rsidP="00EC76FC">
      <w:pPr>
        <w:jc w:val="center"/>
      </w:pPr>
      <w:r>
        <w:rPr>
          <w:noProof/>
        </w:rPr>
        <w:drawing>
          <wp:inline distT="0" distB="0" distL="0" distR="0" wp14:anchorId="58753660" wp14:editId="23B3E5A8">
            <wp:extent cx="5029200" cy="4347587"/>
            <wp:effectExtent l="0" t="0" r="0" b="0"/>
            <wp:docPr id="1434728056" name="Picture 1434728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jpg"/>
                    <pic:cNvPicPr/>
                  </pic:nvPicPr>
                  <pic:blipFill>
                    <a:blip r:embed="rId22"/>
                    <a:stretch>
                      <a:fillRect/>
                    </a:stretch>
                  </pic:blipFill>
                  <pic:spPr>
                    <a:xfrm>
                      <a:off x="0" y="0"/>
                      <a:ext cx="5029200" cy="4347587"/>
                    </a:xfrm>
                    <a:prstGeom prst="rect">
                      <a:avLst/>
                    </a:prstGeom>
                  </pic:spPr>
                </pic:pic>
              </a:graphicData>
            </a:graphic>
          </wp:inline>
        </w:drawing>
      </w:r>
    </w:p>
    <w:p w14:paraId="77114AC5" w14:textId="77777777" w:rsidR="00EC76FC" w:rsidRDefault="00EC76FC" w:rsidP="00EC76FC">
      <w:pPr>
        <w:spacing w:after="240" w:line="240" w:lineRule="auto"/>
        <w:jc w:val="center"/>
      </w:pPr>
      <w:r>
        <w:rPr>
          <w:i/>
          <w:sz w:val="20"/>
        </w:rPr>
        <w:t xml:space="preserve">Figure 6.2: </w:t>
      </w:r>
      <w:proofErr w:type="spellStart"/>
      <w:r>
        <w:rPr>
          <w:i/>
          <w:sz w:val="20"/>
        </w:rPr>
        <w:t>StudyMate</w:t>
      </w:r>
      <w:proofErr w:type="spellEnd"/>
      <w:r>
        <w:rPr>
          <w:i/>
          <w:sz w:val="20"/>
        </w:rPr>
        <w:t xml:space="preserve"> AI -startup page</w:t>
      </w:r>
    </w:p>
    <w:p w14:paraId="6D6E5F00" w14:textId="77777777" w:rsidR="00EC76FC" w:rsidRDefault="00EC76FC" w:rsidP="00EC76FC">
      <w:pPr>
        <w:jc w:val="center"/>
      </w:pPr>
      <w:r>
        <w:rPr>
          <w:noProof/>
        </w:rPr>
        <w:lastRenderedPageBreak/>
        <w:drawing>
          <wp:inline distT="0" distB="0" distL="0" distR="0" wp14:anchorId="477E1D45" wp14:editId="4C35C598">
            <wp:extent cx="5029200" cy="4297597"/>
            <wp:effectExtent l="0" t="0" r="0" b="0"/>
            <wp:docPr id="2057649208" name="Picture 20576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jpg"/>
                    <pic:cNvPicPr/>
                  </pic:nvPicPr>
                  <pic:blipFill>
                    <a:blip r:embed="rId23"/>
                    <a:stretch>
                      <a:fillRect/>
                    </a:stretch>
                  </pic:blipFill>
                  <pic:spPr>
                    <a:xfrm>
                      <a:off x="0" y="0"/>
                      <a:ext cx="5029200" cy="4297597"/>
                    </a:xfrm>
                    <a:prstGeom prst="rect">
                      <a:avLst/>
                    </a:prstGeom>
                  </pic:spPr>
                </pic:pic>
              </a:graphicData>
            </a:graphic>
          </wp:inline>
        </w:drawing>
      </w:r>
    </w:p>
    <w:p w14:paraId="3E3F7185" w14:textId="77777777" w:rsidR="00EC76FC" w:rsidRDefault="00EC76FC" w:rsidP="00EC76FC">
      <w:pPr>
        <w:jc w:val="center"/>
      </w:pPr>
      <w:r>
        <w:rPr>
          <w:i/>
          <w:sz w:val="20"/>
        </w:rPr>
        <w:lastRenderedPageBreak/>
        <w:t xml:space="preserve">Figure 6.3: </w:t>
      </w:r>
      <w:proofErr w:type="spellStart"/>
      <w:r>
        <w:rPr>
          <w:i/>
          <w:sz w:val="20"/>
        </w:rPr>
        <w:t>StudyMate</w:t>
      </w:r>
      <w:proofErr w:type="spellEnd"/>
      <w:r>
        <w:rPr>
          <w:i/>
          <w:sz w:val="20"/>
        </w:rPr>
        <w:t xml:space="preserve"> AI – Login page</w:t>
      </w:r>
      <w:r>
        <w:rPr>
          <w:noProof/>
        </w:rPr>
        <w:drawing>
          <wp:inline distT="0" distB="0" distL="0" distR="0" wp14:anchorId="45EA36C7" wp14:editId="454452F9">
            <wp:extent cx="5029200" cy="4894221"/>
            <wp:effectExtent l="0" t="0" r="0" b="0"/>
            <wp:docPr id="462136263" name="Picture 46213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jpg"/>
                    <pic:cNvPicPr/>
                  </pic:nvPicPr>
                  <pic:blipFill>
                    <a:blip r:embed="rId24"/>
                    <a:stretch>
                      <a:fillRect/>
                    </a:stretch>
                  </pic:blipFill>
                  <pic:spPr>
                    <a:xfrm>
                      <a:off x="0" y="0"/>
                      <a:ext cx="5029200" cy="4894221"/>
                    </a:xfrm>
                    <a:prstGeom prst="rect">
                      <a:avLst/>
                    </a:prstGeom>
                  </pic:spPr>
                </pic:pic>
              </a:graphicData>
            </a:graphic>
          </wp:inline>
        </w:drawing>
      </w:r>
    </w:p>
    <w:p w14:paraId="22F2D229" w14:textId="77777777" w:rsidR="00EC76FC" w:rsidRDefault="00EC76FC" w:rsidP="00EC76FC">
      <w:pPr>
        <w:spacing w:after="240" w:line="240" w:lineRule="auto"/>
        <w:jc w:val="center"/>
      </w:pPr>
      <w:r>
        <w:rPr>
          <w:i/>
          <w:sz w:val="20"/>
        </w:rPr>
        <w:t xml:space="preserve">Figure 6.4: </w:t>
      </w:r>
      <w:proofErr w:type="spellStart"/>
      <w:r>
        <w:rPr>
          <w:i/>
          <w:sz w:val="20"/>
        </w:rPr>
        <w:t>StudyMate</w:t>
      </w:r>
      <w:proofErr w:type="spellEnd"/>
      <w:r>
        <w:rPr>
          <w:i/>
          <w:sz w:val="20"/>
        </w:rPr>
        <w:t xml:space="preserve"> AI -chat interface</w:t>
      </w:r>
    </w:p>
    <w:p w14:paraId="7551436F" w14:textId="77777777" w:rsidR="00EC76FC" w:rsidRDefault="00EC76FC">
      <w:pPr>
        <w:spacing w:after="240" w:line="360" w:lineRule="auto"/>
      </w:pPr>
    </w:p>
    <w:p w14:paraId="26F03FB8" w14:textId="7BF70597" w:rsidR="00EA27FE" w:rsidRDefault="00EA27FE">
      <w:pPr>
        <w:jc w:val="center"/>
      </w:pPr>
    </w:p>
    <w:p w14:paraId="2E5AC82A" w14:textId="1E3C40C4" w:rsidR="00EA27FE" w:rsidRDefault="00EA27FE">
      <w:pPr>
        <w:jc w:val="center"/>
      </w:pPr>
    </w:p>
    <w:p w14:paraId="50760CE6" w14:textId="175368BB" w:rsidR="00EA27FE" w:rsidRDefault="00EA27FE">
      <w:pPr>
        <w:jc w:val="center"/>
      </w:pPr>
    </w:p>
    <w:p w14:paraId="1FA28929" w14:textId="77777777" w:rsidR="00EA27FE" w:rsidRDefault="00000000" w:rsidP="0077485F">
      <w:pPr>
        <w:pStyle w:val="Heading3"/>
      </w:pPr>
      <w:bookmarkStart w:id="59" w:name="_Toc236596033"/>
      <w:r>
        <w:t>7.8 Interpretation of Findings</w:t>
      </w:r>
      <w:bookmarkEnd w:id="59"/>
    </w:p>
    <w:p w14:paraId="3974B4C0" w14:textId="77777777" w:rsidR="00EA27FE" w:rsidRDefault="00000000">
      <w:pPr>
        <w:spacing w:after="240" w:line="360" w:lineRule="auto"/>
      </w:pPr>
      <w:r>
        <w:t>The dissertation’s major hypothesis was tested through an analysis of the results from evaluating the data collected in Sections 7.2-7.6. The evaluation provided strong evidence that the use of LLM responses grounded in verifiable content from the O/L Business Studies curriculum produces significant gains in factual correctness, instructional relevance, and overall response relevance over those produced by LLM responses without grounding.</w:t>
      </w:r>
    </w:p>
    <w:p w14:paraId="4D46EED5" w14:textId="77777777" w:rsidR="00EA27FE" w:rsidRDefault="00000000">
      <w:pPr>
        <w:spacing w:after="240" w:line="360" w:lineRule="auto"/>
      </w:pPr>
      <w:r>
        <w:lastRenderedPageBreak/>
        <w:t xml:space="preserve">All conditions of the RAG system were able to produce </w:t>
      </w:r>
      <w:proofErr w:type="gramStart"/>
      <w:r>
        <w:t>high quality</w:t>
      </w:r>
      <w:proofErr w:type="gramEnd"/>
      <w:r>
        <w:t xml:space="preserve"> scores very close to maximum possible human performance (4.4 – 4.7 / 5.0), while all conditions of the </w:t>
      </w:r>
      <w:proofErr w:type="spellStart"/>
      <w:r>
        <w:t>ungrouned</w:t>
      </w:r>
      <w:proofErr w:type="spellEnd"/>
      <w:r>
        <w:t xml:space="preserve"> LLMs were unable to achieve anything like comparable levels of factual correctness (average = 1.5 / 5.0), thus providing quantitative evidence of the serious nature of the hallucination problem in low resource languages in educational applications of AI.</w:t>
      </w:r>
    </w:p>
    <w:p w14:paraId="35454D5A" w14:textId="77777777" w:rsidR="00EA27FE" w:rsidRDefault="00000000">
      <w:pPr>
        <w:spacing w:after="240" w:line="360" w:lineRule="auto"/>
      </w:pPr>
      <w:r>
        <w:t>In light of the discussion in Chapter 2 about the severity of the hallucination problem and the lower accuracy in Sinhala compared to English found in [5], the failure of Baseline A (factual correctness = 1.54 / 5.00) provides a numerical measure of just how much worse the risk is when a model has been tasked to perform a specific fact-based task within its domain of knowledge using Sinhala but without any grounding.</w:t>
      </w:r>
    </w:p>
    <w:p w14:paraId="3EB545B8" w14:textId="77777777" w:rsidR="00EA27FE" w:rsidRDefault="00000000" w:rsidP="008640F5">
      <w:pPr>
        <w:pStyle w:val="Heading3"/>
      </w:pPr>
      <w:bookmarkStart w:id="60" w:name="_Toc236596034"/>
      <w:r>
        <w:t>7.9 Implications for Low-Resource Language RAG</w:t>
      </w:r>
      <w:bookmarkEnd w:id="60"/>
    </w:p>
    <w:p w14:paraId="4B407D62" w14:textId="77777777" w:rsidR="00EA27FE" w:rsidRDefault="00000000">
      <w:pPr>
        <w:spacing w:after="240" w:line="360" w:lineRule="auto"/>
      </w:pPr>
      <w:r>
        <w:t>As such, these findings can serve as a starting point toward developing a low-resource language RAG. The study supports the possibility of performing well on domain-specific tasks in Sinhala by using a standard retrieve-and-generate approach, based on validated curriculum content, since both hallucinations were decreased and factually accurate answers improved for Sinhala (RQ1) compared to previous work. However, the study does not support the idea that only fine tuning or proprietary models developed specifically for a particular language will perform well.</w:t>
      </w:r>
    </w:p>
    <w:p w14:paraId="0416F4C4" w14:textId="404B64D1" w:rsidR="00EA27FE" w:rsidRDefault="00000000">
      <w:pPr>
        <w:spacing w:after="240" w:line="360" w:lineRule="auto"/>
      </w:pPr>
      <w:r>
        <w:t>However, the study does not provide an exhaustive exploration of the available configurations for the embeddings and chunks. As discussed above (RQ2), the systematic comparison of multilingual E5 vs BGE M3 and the four possible chunking schemes was not conducted during the evaluation period (</w:t>
      </w:r>
      <w:r w:rsidR="00A40160">
        <w:t>section</w:t>
      </w:r>
      <w:r>
        <w:t xml:space="preserve">7.6). Therefore, while the study shows that at least one type of well-designed RAG-based pipeline works for Sinhala, it is unclear if the design implemented in this study is optimal. In addition, although both types of embedding models worked in a production environment (the multilingual E5 being utilized in the primary evaluation pipeline, the BGE M3 being utilized in the </w:t>
      </w:r>
      <w:proofErr w:type="spellStart"/>
      <w:r>
        <w:t>CloudFlare</w:t>
      </w:r>
      <w:proofErr w:type="spellEnd"/>
      <w:r>
        <w:t xml:space="preserve"> implementation), this does not equate to a controlled comparison.</w:t>
      </w:r>
    </w:p>
    <w:p w14:paraId="7FB8C6B6" w14:textId="4789604A" w:rsidR="00EA27FE" w:rsidRDefault="00000000">
      <w:pPr>
        <w:spacing w:after="240" w:line="360" w:lineRule="auto"/>
      </w:pPr>
      <w:proofErr w:type="gramStart"/>
      <w:r>
        <w:t>In light of</w:t>
      </w:r>
      <w:proofErr w:type="gramEnd"/>
      <w:r>
        <w:t xml:space="preserve"> this, there may be value to </w:t>
      </w:r>
      <w:proofErr w:type="gramStart"/>
      <w:r>
        <w:t>articulating</w:t>
      </w:r>
      <w:proofErr w:type="gramEnd"/>
      <w:r>
        <w:t xml:space="preserve"> the implications of the study's findings for the broader field of NLP for low resource languages. While there has been substantial consensus across studies cited in </w:t>
      </w:r>
      <w:r w:rsidR="00A40160">
        <w:t>section</w:t>
      </w:r>
      <w:r>
        <w:t>2.4–</w:t>
      </w:r>
      <w:r w:rsidR="00A40160">
        <w:t>section</w:t>
      </w:r>
      <w:r>
        <w:t xml:space="preserve">2.6 that off-the-shelf multilingual solutions generally have poor performance in languages outside those that dominate the </w:t>
      </w:r>
      <w:r>
        <w:lastRenderedPageBreak/>
        <w:t>training distributions, and that reducing this performance gap generally requires costly language-specific fine tuning, the dissertation provides evidence that contradicts this trend. Specifically, when utilizing a general-purpose RAG architecture designed solely from pre-trained components, a nearly ceiling level of factually accurate responses was obtained for Sinhala only after the curriculum content was made retrievable.</w:t>
      </w:r>
    </w:p>
    <w:p w14:paraId="6EAC2734" w14:textId="77777777" w:rsidR="00EA27FE" w:rsidRDefault="00000000">
      <w:pPr>
        <w:spacing w:after="240" w:line="360" w:lineRule="auto"/>
      </w:pPr>
      <w:r>
        <w:t xml:space="preserve">Thus, the predominant constraint to obtaining higher levels of factually accurate response was not limitations related to either the capability of the embedding or generation models, but rather the </w:t>
      </w:r>
      <w:r>
        <w:rPr>
          <w:i/>
        </w:rPr>
        <w:t>absence of a verified retrievable knowledge base</w:t>
      </w:r>
      <w:r>
        <w:t>.</w:t>
      </w:r>
    </w:p>
    <w:p w14:paraId="5D68F617" w14:textId="77777777" w:rsidR="00EA27FE" w:rsidRDefault="00000000" w:rsidP="008640F5">
      <w:pPr>
        <w:pStyle w:val="Heading3"/>
      </w:pPr>
      <w:bookmarkStart w:id="61" w:name="_Toc236596035"/>
      <w:r>
        <w:t>7.10 Practical Implications for Sinhala Education</w:t>
      </w:r>
      <w:bookmarkEnd w:id="61"/>
    </w:p>
    <w:p w14:paraId="1EB5C878" w14:textId="77777777" w:rsidR="00EA27FE" w:rsidRDefault="00000000">
      <w:pPr>
        <w:spacing w:after="240" w:line="360" w:lineRule="auto"/>
      </w:pPr>
      <w:r>
        <w:t>Therefore, for education practitioners working in Sri Lanka, the results demonstrate that RAG-based systems are ready to deploy as supplementary educational tools. Due to its high level of factual accuracy (4.5/5) and strong inter-rater reliability among the teachers evaluating them, the prototype system appears to be pedagogically appropriate as a supplementary tool for examination preparation.</w:t>
      </w:r>
    </w:p>
    <w:p w14:paraId="3ED85D97" w14:textId="25FA4BDE" w:rsidR="00EA27FE" w:rsidRDefault="00000000">
      <w:pPr>
        <w:spacing w:after="240" w:line="360" w:lineRule="auto"/>
      </w:pPr>
      <w:r>
        <w:t xml:space="preserve">This is not merely speculative regarding deploying a system into an actual education setting. Rather, </w:t>
      </w:r>
      <w:proofErr w:type="spellStart"/>
      <w:r>
        <w:rPr>
          <w:b/>
        </w:rPr>
        <w:t>StudyMate</w:t>
      </w:r>
      <w:proofErr w:type="spellEnd"/>
      <w:r>
        <w:rPr>
          <w:b/>
        </w:rPr>
        <w:t xml:space="preserve"> AI</w:t>
      </w:r>
      <w:r>
        <w:t xml:space="preserve">, as described in </w:t>
      </w:r>
      <w:r w:rsidR="00A40160">
        <w:t>section</w:t>
      </w:r>
      <w:r>
        <w:t xml:space="preserve">7.1 &amp; </w:t>
      </w:r>
      <w:r w:rsidR="00A40160">
        <w:t>section</w:t>
      </w:r>
      <w:r>
        <w:t>7.7, is currently deployed as a free service via the Cloudflare deployment architecture (</w:t>
      </w:r>
      <w:r w:rsidR="00A40160">
        <w:t>section</w:t>
      </w:r>
      <w:r>
        <w:t>6.5). Given the zero marginal costs associated with operating this deployment architecture (</w:t>
      </w:r>
      <w:r w:rsidR="00A40160">
        <w:t>section</w:t>
      </w:r>
      <w:r>
        <w:t xml:space="preserve">8.3), the principal barrier to implementing </w:t>
      </w:r>
      <w:proofErr w:type="spellStart"/>
      <w:r>
        <w:t>StudyMate</w:t>
      </w:r>
      <w:proofErr w:type="spellEnd"/>
      <w:r>
        <w:t xml:space="preserve"> AI into a rural Sinhala medium school is no longer a matter of financial resources necessary to acquire and maintain </w:t>
      </w:r>
      <w:proofErr w:type="gramStart"/>
      <w:r>
        <w:t>infrastructure, but</w:t>
      </w:r>
      <w:proofErr w:type="gramEnd"/>
      <w:r>
        <w:t xml:space="preserve"> rather having sufficient access to reliable internet connectivity and devices. Thus, for the target population of approximately 200,000 students annually taking GCE O/L examinations in Sinhala medium schools with limited supplemental instruction opportunities (</w:t>
      </w:r>
      <w:r w:rsidR="00A40160">
        <w:t>section</w:t>
      </w:r>
      <w:r>
        <w:t xml:space="preserve">4.1), providing a complimentary, curriculum-based, teacher validated question answering system addresses a clear and hitherto unaddressed equity issue. Two practicing O/L teachers who provided in-kind evaluations of the system (by participating in four months of free platform use -- see </w:t>
      </w:r>
      <w:r w:rsidR="00A40160">
        <w:t>section</w:t>
      </w:r>
      <w:r>
        <w:t>3.13.2) are now able to utilize the system directly with their own students, thereby completing the feedback loop between validating research through education settings and actually using that validated technology to educate their own students.</w:t>
      </w:r>
    </w:p>
    <w:p w14:paraId="0D8B33F7" w14:textId="77777777" w:rsidR="00EA27FE" w:rsidRDefault="00000000" w:rsidP="008640F5">
      <w:pPr>
        <w:pStyle w:val="Heading3"/>
      </w:pPr>
      <w:bookmarkStart w:id="62" w:name="_Toc236596036"/>
      <w:r>
        <w:t xml:space="preserve">7.11 Comparison </w:t>
      </w:r>
      <w:proofErr w:type="gramStart"/>
      <w:r>
        <w:t>With</w:t>
      </w:r>
      <w:proofErr w:type="gramEnd"/>
      <w:r>
        <w:t xml:space="preserve"> Related Work</w:t>
      </w:r>
      <w:bookmarkEnd w:id="62"/>
    </w:p>
    <w:p w14:paraId="3055307F" w14:textId="77777777" w:rsidR="00EA27FE" w:rsidRDefault="00000000">
      <w:pPr>
        <w:spacing w:after="240" w:line="360" w:lineRule="auto"/>
      </w:pPr>
      <w:r>
        <w:lastRenderedPageBreak/>
        <w:t>The work here supports the conclusions of Ahmad et al. [32] who were able to successfully apply RAG to educational material in Urdu; however, they extended their results to a typologically different language (Sinhala) and demonstrated a significantly larger difference between Baseline A (prompted with respect to the curriculum) and Baseline B (baseline prompted with respect to no specific curriculum) than had been reported by previous studies (e.g. [10]) which showed that high-stakes accuracy would require an additional level of explicit retrieval grounding.</w:t>
      </w:r>
    </w:p>
    <w:p w14:paraId="4F324097" w14:textId="0E3D521A" w:rsidR="00EA27FE" w:rsidRDefault="00000000">
      <w:pPr>
        <w:spacing w:after="240" w:line="360" w:lineRule="auto"/>
      </w:pPr>
      <w:r>
        <w:t>This related work is worth further discussion because it represents the one existing precedent for DR-RAG in Urdu (the other being this dissertation); Ahmad et al. developed a dual-representation indexing strategy (a strategy for indexing both raw passages and LLM generated QA pairs) to solve a problem of structure (morphologically rich language, non-Latin script, and relatively poorly represented) that is similar to what this dissertation attempts to do in RQ3. However, the transferability of Ahmad’s dual representation index strategy could not be tested during the evaluation time frame (</w:t>
      </w:r>
      <w:r w:rsidR="00A40160">
        <w:t>section</w:t>
      </w:r>
      <w:r>
        <w:t>8.2) of this dissertation. What this dissertation adds, relative to Ahmad et al., is that even without using the dual representation indexing strategy to enhance RAG performance, a traditional single-representation RAG pipeline will provide a very large increase in accuracy when compared to the ungrounded baseline for Sinhala.</w:t>
      </w:r>
    </w:p>
    <w:p w14:paraId="55E4D37F" w14:textId="618369BD" w:rsidR="00EA27FE" w:rsidRDefault="00000000">
      <w:pPr>
        <w:spacing w:after="240" w:line="360" w:lineRule="auto"/>
      </w:pPr>
      <w:r>
        <w:t xml:space="preserve">A second point of comparison is [35] whose mathematics tutoring system provided evidence for a </w:t>
      </w:r>
      <w:proofErr w:type="spellStart"/>
      <w:r>
        <w:t>trade off</w:t>
      </w:r>
      <w:proofErr w:type="spellEnd"/>
      <w:r>
        <w:t xml:space="preserve"> between the degree of strictness of grounding and student preference (</w:t>
      </w:r>
      <w:r w:rsidR="00A40160">
        <w:t>section</w:t>
      </w:r>
      <w:r>
        <w:t>2.7). Unlike the results from [35] where students preferentially chose answers that were less strictly grounded, but more fluent than those produced in the grounded RAG condition, in this study the RAG condition received the highest rating not only on factual accuracy but also on clarity (4.73/5.0 -- the single highest rating across all conditions and dimensions -- see Table 7.2). One possible reason for this difference is that business studies are typically more definitionally precise than many areas of math education such that there is little opportunity for students to perceive a response that is less grounded but more fluent as equal or preferable to a grounded response. In addition, whereas there may be multiple valid solutions to open ended problems in math, there may be a singularly correct response to questions in business studies at O/L.</w:t>
      </w:r>
    </w:p>
    <w:p w14:paraId="46928587" w14:textId="77777777" w:rsidR="00EA27FE" w:rsidRDefault="00000000">
      <w:r>
        <w:br w:type="page"/>
      </w:r>
    </w:p>
    <w:p w14:paraId="7E197670" w14:textId="12C86C53" w:rsidR="00EA27FE" w:rsidRDefault="00000000" w:rsidP="008640F5">
      <w:pPr>
        <w:pStyle w:val="Heading2"/>
      </w:pPr>
      <w:bookmarkStart w:id="63" w:name="_Toc236596037"/>
      <w:r>
        <w:lastRenderedPageBreak/>
        <w:t>8: Critical Evaluation of Project</w:t>
      </w:r>
      <w:bookmarkEnd w:id="63"/>
    </w:p>
    <w:p w14:paraId="31E1A432" w14:textId="77777777" w:rsidR="00EA27FE" w:rsidRDefault="00000000" w:rsidP="008640F5">
      <w:pPr>
        <w:pStyle w:val="Heading3"/>
      </w:pPr>
      <w:bookmarkStart w:id="64" w:name="_Toc236596038"/>
      <w:r>
        <w:t>8.1 Strengths</w:t>
      </w:r>
      <w:bookmarkEnd w:id="64"/>
    </w:p>
    <w:p w14:paraId="3864CF3B" w14:textId="77777777" w:rsidR="00EA27FE" w:rsidRDefault="00000000">
      <w:pPr>
        <w:spacing w:after="240" w:line="360" w:lineRule="auto"/>
      </w:pPr>
      <w:r>
        <w:t xml:space="preserve">The purpose of this dissertation was to answer one of many specific, previously unanswered questions: does Retrieval-Augmented Generation based upon curriculum content which has been verified, decrease the </w:t>
      </w:r>
      <w:proofErr w:type="gramStart"/>
      <w:r>
        <w:t>amount</w:t>
      </w:r>
      <w:proofErr w:type="gramEnd"/>
      <w:r>
        <w:t xml:space="preserve"> of hallucinations and increase the quality of responses for GCE O/L Business Studies education offered in Sinhala medium? The evidence provided in Chapter 7 proves this question to be affirmatively answered and provides five positive contributions.</w:t>
      </w:r>
    </w:p>
    <w:p w14:paraId="0E6EE5B3" w14:textId="27AB0CAA" w:rsidR="00EA27FE" w:rsidRDefault="00000000">
      <w:pPr>
        <w:spacing w:after="240" w:line="360" w:lineRule="auto"/>
      </w:pPr>
      <w:r>
        <w:t xml:space="preserve">1. </w:t>
      </w:r>
      <w:r>
        <w:rPr>
          <w:b/>
        </w:rPr>
        <w:t xml:space="preserve">First ever use of </w:t>
      </w:r>
      <w:proofErr w:type="gramStart"/>
      <w:r>
        <w:rPr>
          <w:b/>
        </w:rPr>
        <w:t>a RAG</w:t>
      </w:r>
      <w:proofErr w:type="gramEnd"/>
      <w:r>
        <w:rPr>
          <w:b/>
        </w:rPr>
        <w:t xml:space="preserve"> model for secondary level Business Studies education in Sinhala medium.</w:t>
      </w:r>
      <w:r>
        <w:t xml:space="preserve"> The review of the literature cited (</w:t>
      </w:r>
      <w:r w:rsidR="00A40160">
        <w:t>section</w:t>
      </w:r>
      <w:r>
        <w:t xml:space="preserve">2.6 – </w:t>
      </w:r>
      <w:r w:rsidR="00A40160">
        <w:t>section</w:t>
      </w:r>
      <w:r>
        <w:t xml:space="preserve">2.7) states that there have been no previous works where a generation model capable of understanding and writing in Sinhala has been combined with a verified database of external knowledge. There also has never been a published study where a RAG model has been used in relation to a secondary school curriculum from South Asia. Therefore, this dissertation completes the compound gap previously identified in </w:t>
      </w:r>
      <w:r w:rsidR="00A40160">
        <w:t>section</w:t>
      </w:r>
      <w:r>
        <w:t>4.2 by developing a complete, operationalized and tested model instead of proposing a theoretical model.</w:t>
      </w:r>
    </w:p>
    <w:p w14:paraId="4F6EC0A5" w14:textId="681193F3" w:rsidR="00EA27FE" w:rsidRDefault="00000000">
      <w:pPr>
        <w:spacing w:after="240" w:line="360" w:lineRule="auto"/>
      </w:pPr>
      <w:r>
        <w:t xml:space="preserve">2. </w:t>
      </w:r>
      <w:r>
        <w:rPr>
          <w:b/>
        </w:rPr>
        <w:t>Evidence that RAG decreases hallucinations while increasing accuracy.</w:t>
      </w:r>
      <w:r>
        <w:t xml:space="preserve"> (RAG 4.53/5.0 vs. Baseline A 1.54/5.0 on blinded teacher-rated factual accuracy; automated Wilcoxon p = 1.62 × 10⁻⁸; Wilcoxon p &lt; 0.0001 among all rated criteria when measured by humans.) It is important to note that the results of RAG compared to the ungrounded baseline are large and not ambiguous. These findings constitute strong statistical evidence directly related to answering RQ1 due to the significant difference between RAG and the ungrounded baseline supported by two separate measurements (</w:t>
      </w:r>
      <w:r w:rsidR="00A40160">
        <w:t>section</w:t>
      </w:r>
      <w:r>
        <w:t>7.4).</w:t>
      </w:r>
    </w:p>
    <w:p w14:paraId="66E151C1" w14:textId="32B8F8B3" w:rsidR="00EA27FE" w:rsidRDefault="00000000">
      <w:pPr>
        <w:spacing w:after="240" w:line="360" w:lineRule="auto"/>
      </w:pPr>
      <w:r>
        <w:t xml:space="preserve">3. </w:t>
      </w:r>
      <w:r>
        <w:rPr>
          <w:b/>
        </w:rPr>
        <w:t xml:space="preserve">Modular Architecture for Sinhala-based retrieval-augmented generation demonstrated during production via multilingual-E5 and BGE-M3 embeddings although a systematic comparative analysis of the two will remain future work (RQ2, </w:t>
      </w:r>
      <w:r w:rsidR="00A40160">
        <w:rPr>
          <w:b/>
        </w:rPr>
        <w:t>section</w:t>
      </w:r>
      <w:r>
        <w:rPr>
          <w:b/>
        </w:rPr>
        <w:t xml:space="preserve">8.2, </w:t>
      </w:r>
      <w:r w:rsidR="00A40160">
        <w:rPr>
          <w:b/>
        </w:rPr>
        <w:t>section</w:t>
      </w:r>
      <w:r>
        <w:rPr>
          <w:b/>
        </w:rPr>
        <w:t>8.4)</w:t>
      </w:r>
      <w:r>
        <w:t>. While the modularity of the architecture — separability into ingestion, embedding, retrieval, and generation layers (</w:t>
      </w:r>
      <w:r w:rsidR="00A40160">
        <w:t>section</w:t>
      </w:r>
      <w:r>
        <w:t xml:space="preserve">5.1) — is itself a reusable contribution: it can be reused for other subjects or other low-resource languages without redesigning from first principles (OBJ6, </w:t>
      </w:r>
      <w:r w:rsidR="00A40160">
        <w:t>section</w:t>
      </w:r>
      <w:r>
        <w:t>1.3).</w:t>
      </w:r>
    </w:p>
    <w:p w14:paraId="6D0A54D1" w14:textId="77777777" w:rsidR="00EA27FE" w:rsidRDefault="00000000">
      <w:pPr>
        <w:spacing w:after="240" w:line="360" w:lineRule="auto"/>
      </w:pPr>
      <w:r>
        <w:lastRenderedPageBreak/>
        <w:t xml:space="preserve">4. </w:t>
      </w:r>
      <w:r>
        <w:rPr>
          <w:b/>
        </w:rPr>
        <w:t>An open-source evaluation dataset of 82 annotated Sinhala curriculum questions covering all seven Business Studies syllabi topics of the GCE O/L curriculum along with various Bloom’s Taxonomy levels (Appendix 2)</w:t>
      </w:r>
      <w:r>
        <w:t>. Each item within the dataset contains a verified reference answer. This dataset did not exist for Sinhala Business Studies previously and may provide a benchmark for future educational-RAG research in Sinhala language. Subsequently, it will act as an example to help lower barriers for researchers entering this space.</w:t>
      </w:r>
    </w:p>
    <w:p w14:paraId="4064D1DC" w14:textId="446FC178" w:rsidR="00EA27FE" w:rsidRDefault="00000000">
      <w:pPr>
        <w:spacing w:after="240" w:line="360" w:lineRule="auto"/>
      </w:pPr>
      <w:r>
        <w:t xml:space="preserve">5. </w:t>
      </w:r>
      <w:r>
        <w:rPr>
          <w:b/>
        </w:rPr>
        <w:t xml:space="preserve">Practical deployment example of how to deploy free-tier Cloudflare AI — not simply described in the abstract — but shown as the current </w:t>
      </w:r>
      <w:proofErr w:type="spellStart"/>
      <w:r>
        <w:rPr>
          <w:b/>
        </w:rPr>
        <w:t>publically</w:t>
      </w:r>
      <w:proofErr w:type="spellEnd"/>
      <w:r>
        <w:rPr>
          <w:b/>
        </w:rPr>
        <w:t xml:space="preserve"> accessible </w:t>
      </w:r>
      <w:proofErr w:type="spellStart"/>
      <w:r>
        <w:rPr>
          <w:b/>
        </w:rPr>
        <w:t>StudyMate</w:t>
      </w:r>
      <w:proofErr w:type="spellEnd"/>
      <w:r>
        <w:rPr>
          <w:b/>
        </w:rPr>
        <w:t xml:space="preserve"> AI system at https://com738-rag-frontend.pages.dev/. </w:t>
      </w:r>
      <w:r>
        <w:t xml:space="preserve"> This shows that a statistically validated architecture for Sinhala RAG can be run with zero additional marginal infrastructure costs (</w:t>
      </w:r>
      <w:r w:rsidR="00A40160">
        <w:t>section</w:t>
      </w:r>
      <w:r>
        <w:t>3.11.2); therefore, addresses the accessibility barrier specified in the original problem statement (</w:t>
      </w:r>
      <w:r w:rsidR="00A40160">
        <w:t>section</w:t>
      </w:r>
      <w:r>
        <w:t>4.1) through providing a working example rather than solely hypothetical.</w:t>
      </w:r>
    </w:p>
    <w:p w14:paraId="76D3A92E" w14:textId="0E5DFAD4" w:rsidR="00EA27FE" w:rsidRDefault="00000000">
      <w:pPr>
        <w:spacing w:after="240" w:line="360" w:lineRule="auto"/>
      </w:pPr>
      <w:r>
        <w:t xml:space="preserve">These five contributions combine to completely close the compound literature gap identified in </w:t>
      </w:r>
      <w:r w:rsidR="00A40160">
        <w:t>section</w:t>
      </w:r>
      <w:r>
        <w:t>4.2: an architecture developed for retrieval augmentation, empirically evaluated rather than being assumed to function properly, designed specifically for Sinhala language, grounded in a secondary education curriculum which has been verified, and implemented as a functioning, free-of-cost educational product rather than as a prototype intended for research only</w:t>
      </w:r>
    </w:p>
    <w:p w14:paraId="310E35C2" w14:textId="77777777" w:rsidR="00EA27FE" w:rsidRDefault="00000000" w:rsidP="008640F5">
      <w:pPr>
        <w:pStyle w:val="Heading3"/>
      </w:pPr>
      <w:bookmarkStart w:id="65" w:name="_Toc236596039"/>
      <w:r>
        <w:t>8.2 Weaknesses</w:t>
      </w:r>
      <w:bookmarkEnd w:id="65"/>
    </w:p>
    <w:p w14:paraId="09312A9F" w14:textId="77777777" w:rsidR="00EA27FE" w:rsidRDefault="00000000">
      <w:pPr>
        <w:spacing w:after="240" w:line="360" w:lineRule="auto"/>
      </w:pPr>
      <w:r>
        <w:t xml:space="preserve">1. </w:t>
      </w:r>
      <w:r>
        <w:rPr>
          <w:b/>
        </w:rPr>
        <w:t>the study did not complete RQ2 (embedding model &amp; chunking strategy):</w:t>
      </w:r>
      <w:r>
        <w:t xml:space="preserve"> as stated in section 7.6 of this thesis, the main part of the experimental comparison needed to be done for RQ2 (i.e., comparing the effect of using different embedding models [multilingual-e5 vs. BGE-M3] and different chunking strategies [paragraph, semantic-section, semantic-question, sliding-window]) could not be completed due to lack of time and therefore could not be run as a controlled retrieval-precision experiment.</w:t>
      </w:r>
    </w:p>
    <w:p w14:paraId="3E3CD2C1" w14:textId="77777777" w:rsidR="00EA27FE" w:rsidRDefault="00000000">
      <w:pPr>
        <w:spacing w:after="240" w:line="360" w:lineRule="auto"/>
      </w:pPr>
      <w:r>
        <w:t xml:space="preserve">A large portion of the Evaluation budget had been committed to the RQ1 comparison, where all 82 questions were tested across the three different treatment groups with the addition of two additional ratings by blind raters. This was the biggest limiting factor of this study: it </w:t>
      </w:r>
      <w:r>
        <w:lastRenderedPageBreak/>
        <w:t xml:space="preserve">demonstrated that RAG </w:t>
      </w:r>
      <w:proofErr w:type="gramStart"/>
      <w:r>
        <w:t>will</w:t>
      </w:r>
      <w:proofErr w:type="gramEnd"/>
      <w:r>
        <w:t xml:space="preserve"> work for Sinhala but provided only limited evidence regarding what combination of these treatments would provide the best results.</w:t>
      </w:r>
    </w:p>
    <w:p w14:paraId="3E6E0A68" w14:textId="77777777" w:rsidR="00EA27FE" w:rsidRDefault="00000000">
      <w:pPr>
        <w:spacing w:after="240" w:line="360" w:lineRule="auto"/>
      </w:pPr>
      <w:r>
        <w:t xml:space="preserve">2. </w:t>
      </w:r>
      <w:r>
        <w:rPr>
          <w:b/>
        </w:rPr>
        <w:t>RQ3 (optional dual representation indexing) - not tested:</w:t>
      </w:r>
      <w:r>
        <w:t xml:space="preserve"> the optional secondary representation indexing alternative (indexing both </w:t>
      </w:r>
      <w:proofErr w:type="spellStart"/>
      <w:r>
        <w:t>llm</w:t>
      </w:r>
      <w:proofErr w:type="spellEnd"/>
      <w:r>
        <w:t xml:space="preserve"> generated q/a pairs and original passage data) was included as an option within the research methodology (sections 1.4, 8.3) and was intentionally put aside until the core RQ1 Evaluation was complete to allow the RQ1 analysis to reach its statistical conclusion. It has never been evaluated or compared for use with Sinhala.</w:t>
      </w:r>
    </w:p>
    <w:p w14:paraId="1E921EE3" w14:textId="77777777" w:rsidR="00EA27FE" w:rsidRDefault="00000000">
      <w:pPr>
        <w:spacing w:after="240" w:line="360" w:lineRule="auto"/>
      </w:pPr>
      <w:r>
        <w:t xml:space="preserve">3. </w:t>
      </w:r>
      <w:r>
        <w:rPr>
          <w:b/>
        </w:rPr>
        <w:t>test set size:</w:t>
      </w:r>
      <w:r>
        <w:t xml:space="preserve"> although the test set size of 82 items was sufficient for establishing statistical validity (due to its power) it represented only a very small percentage of the total curriculum content for ordinary level business studies.</w:t>
      </w:r>
    </w:p>
    <w:p w14:paraId="66B79B8A" w14:textId="77777777" w:rsidR="00EA27FE" w:rsidRDefault="00000000">
      <w:pPr>
        <w:spacing w:after="240" w:line="360" w:lineRule="auto"/>
      </w:pPr>
      <w:r>
        <w:t xml:space="preserve">4. </w:t>
      </w:r>
      <w:r>
        <w:rPr>
          <w:b/>
        </w:rPr>
        <w:t>domain of Evaluation:</w:t>
      </w:r>
      <w:r>
        <w:t xml:space="preserve"> although the study focused specifically upon ordinary level business studies, it is possible that there may be a number of generalizable differences between business studies and other subject areas, so future empirical studies are necessary in order to establish whether similar results can be obtained in those subjects.</w:t>
      </w:r>
    </w:p>
    <w:p w14:paraId="2CD6FC5D" w14:textId="77777777" w:rsidR="00EA27FE" w:rsidRDefault="00000000">
      <w:pPr>
        <w:spacing w:after="240" w:line="360" w:lineRule="auto"/>
      </w:pPr>
      <w:r>
        <w:t xml:space="preserve">5. </w:t>
      </w:r>
      <w:r>
        <w:rPr>
          <w:b/>
        </w:rPr>
        <w:t>implicit Teacher preferences (Bias):</w:t>
      </w:r>
      <w:r>
        <w:t xml:space="preserve"> although all evaluations were performed in a blinded manner, because one of the raters is also a </w:t>
      </w:r>
      <w:proofErr w:type="gramStart"/>
      <w:r>
        <w:t>Teacher</w:t>
      </w:r>
      <w:proofErr w:type="gramEnd"/>
      <w:r>
        <w:t xml:space="preserve"> they likely held some implicit pedagogical biases about how students should answer the questions differently from each other than would be found among the average population.</w:t>
      </w:r>
    </w:p>
    <w:p w14:paraId="4E9C3F98" w14:textId="77777777" w:rsidR="00EA27FE" w:rsidRDefault="00000000" w:rsidP="008640F5">
      <w:pPr>
        <w:pStyle w:val="Heading3"/>
      </w:pPr>
      <w:bookmarkStart w:id="66" w:name="_Toc236596040"/>
      <w:r>
        <w:t>8.3 Constraints</w:t>
      </w:r>
      <w:bookmarkEnd w:id="66"/>
    </w:p>
    <w:p w14:paraId="5B4092D1" w14:textId="44332CC8" w:rsidR="00EA27FE" w:rsidRDefault="00000000">
      <w:pPr>
        <w:spacing w:after="240" w:line="360" w:lineRule="auto"/>
      </w:pPr>
      <w:r>
        <w:t>The project was developed under the constraints of resources, time and risks which influenced the way it was designed and executed. Below, these constraints are summarized, in addition to those detailed in greater detail in Chapter 3 (</w:t>
      </w:r>
      <w:r w:rsidR="00A40160">
        <w:t>section</w:t>
      </w:r>
      <w:r>
        <w:t xml:space="preserve">3.11, </w:t>
      </w:r>
      <w:r w:rsidR="00A40160">
        <w:t>section</w:t>
      </w:r>
      <w:r>
        <w:t>3.12).</w:t>
      </w:r>
    </w:p>
    <w:p w14:paraId="574D4BA5" w14:textId="77777777" w:rsidR="00EA27FE" w:rsidRDefault="00000000">
      <w:pPr>
        <w:spacing w:after="240" w:line="360" w:lineRule="auto"/>
      </w:pPr>
      <w:r>
        <w:rPr>
          <w:b/>
        </w:rPr>
        <w:t>Constraints due to resources.</w:t>
      </w:r>
    </w:p>
    <w:p w14:paraId="4B5BCC1D" w14:textId="7B501DA5" w:rsidR="00EA27FE" w:rsidRDefault="00000000">
      <w:pPr>
        <w:spacing w:after="240" w:line="360" w:lineRule="auto"/>
      </w:pPr>
      <w:r>
        <w:t xml:space="preserve">Given that the project has been performed on an academic budget of about LKR 7500 (~£19), virtually </w:t>
      </w:r>
      <w:proofErr w:type="gramStart"/>
      <w:r>
        <w:t>all of</w:t>
      </w:r>
      <w:proofErr w:type="gramEnd"/>
      <w:r>
        <w:t xml:space="preserve"> the </w:t>
      </w:r>
      <w:proofErr w:type="gramStart"/>
      <w:r>
        <w:t>budget</w:t>
      </w:r>
      <w:proofErr w:type="gramEnd"/>
      <w:r>
        <w:t xml:space="preserve"> went toward the use of a ~USD 7 per month Contabo Virtual Private Server (VPS) for development and testing. As a result, all software and infrastructure selected for use had to be either completely free or open source: </w:t>
      </w:r>
      <w:proofErr w:type="gramStart"/>
      <w:r>
        <w:t>therefore</w:t>
      </w:r>
      <w:proofErr w:type="gramEnd"/>
      <w:r>
        <w:t xml:space="preserve"> </w:t>
      </w:r>
      <w:proofErr w:type="spellStart"/>
      <w:r>
        <w:t>ChromaDB</w:t>
      </w:r>
      <w:proofErr w:type="spellEnd"/>
      <w:r>
        <w:t xml:space="preserve"> and </w:t>
      </w:r>
      <w:proofErr w:type="spellStart"/>
      <w:r>
        <w:t>sentence_transformers</w:t>
      </w:r>
      <w:proofErr w:type="spellEnd"/>
      <w:r>
        <w:t xml:space="preserve"> were used for their ability to perform zero-cost local embeddings and </w:t>
      </w:r>
      <w:r>
        <w:lastRenderedPageBreak/>
        <w:t xml:space="preserve">store vectors; Cloudflare Pages, Workers, R2 and Vectorize were used in their respective free tiers for production deployment; and Gemini and </w:t>
      </w:r>
      <w:proofErr w:type="spellStart"/>
      <w:r>
        <w:t>Ollama</w:t>
      </w:r>
      <w:proofErr w:type="spellEnd"/>
      <w:r>
        <w:t xml:space="preserve"> were also used in their free tiers for additional generation capabilities and question-set creation. The cost of </w:t>
      </w:r>
      <w:proofErr w:type="gramStart"/>
      <w:r>
        <w:t>live-deployment</w:t>
      </w:r>
      <w:proofErr w:type="gramEnd"/>
      <w:r>
        <w:t xml:space="preserve"> was, however, LKR 0. This specific budget constraint directly impacted the technological-stack selections (</w:t>
      </w:r>
      <w:r w:rsidR="00A40160">
        <w:t>section</w:t>
      </w:r>
      <w:r>
        <w:t>6.4) and the choice of model (</w:t>
      </w:r>
      <w:r w:rsidR="00A40160">
        <w:t>section</w:t>
      </w:r>
      <w:r>
        <w:t>5.3); specifically, because the scale of the large-scale evaluation (i.e., 82 questions × 3 conditions = 246 API calls) would have imposed significant financial and rate limiting constraints upon a zero-budgeted student project, commercial/proprietary Large Language Model (LLM) APIs such as GPT-4o and Claude-3.5-Sonnet were evaluated but ultimately not used for the large-scale evaluation.</w:t>
      </w:r>
    </w:p>
    <w:p w14:paraId="1BB23FD7" w14:textId="77777777" w:rsidR="00EA27FE" w:rsidRDefault="00000000">
      <w:pPr>
        <w:spacing w:after="240" w:line="360" w:lineRule="auto"/>
      </w:pPr>
      <w:r>
        <w:rPr>
          <w:b/>
        </w:rPr>
        <w:t>Constraints due to time.</w:t>
      </w:r>
    </w:p>
    <w:p w14:paraId="2047E3A3" w14:textId="4B8E2F5D" w:rsidR="00EA27FE" w:rsidRDefault="00000000">
      <w:pPr>
        <w:spacing w:after="240" w:line="360" w:lineRule="auto"/>
      </w:pPr>
      <w:r>
        <w:t xml:space="preserve">In terms of the temporal aspect of project execution, it was performed within a four-month timeframe (April 1 through August 2, 2026), with distinct stages each having some overlap. In fact, the time constraint was what determined that the largest limitation of the study was that there simply wasn't sufficient time and/or API call capacity allocated within the study's primary evaluation budget to complete the entire RQ1 comparative to statistical completion (therefore precluding the possibility of completing a fully-swept RQ2 embedding model x chunking strategy matrix and an optional RQ3 dual-representation indexing variant, as mentioned in </w:t>
      </w:r>
      <w:r w:rsidR="00A40160">
        <w:t>section</w:t>
      </w:r>
      <w:r>
        <w:t>8.4).</w:t>
      </w:r>
    </w:p>
    <w:p w14:paraId="00F4B777" w14:textId="77777777" w:rsidR="00EA27FE" w:rsidRDefault="00000000">
      <w:pPr>
        <w:spacing w:after="240" w:line="360" w:lineRule="auto"/>
      </w:pPr>
      <w:r>
        <w:rPr>
          <w:b/>
        </w:rPr>
        <w:t>Constraints due to risks.</w:t>
      </w:r>
    </w:p>
    <w:p w14:paraId="472EFC23" w14:textId="28BBD655" w:rsidR="00EA27FE" w:rsidRDefault="00000000">
      <w:pPr>
        <w:spacing w:after="240" w:line="360" w:lineRule="auto"/>
      </w:pPr>
      <w:r>
        <w:t>A number of potential risks were identified prior to project commencement (</w:t>
      </w:r>
      <w:r w:rsidR="00A40160">
        <w:t>section</w:t>
      </w:r>
      <w:r>
        <w:t xml:space="preserve">3.12), including limitations imposed by API rate limits, demonstrated low-resource capability gaps for AI models in Sinhala, poor quality of retrievals, dropouts among human evaluators, potentially LLM-generated hallucinations which could compromise the integrity of the evaluation instrument itself, technical failure during integration processes, limited statistical power and potential time overrun. To mitigate against many of these risks, it was decided to rely on free-tier APIs with liberal quote allocations, test a variety of different embedding models and chunking strategies and include a sliding window based fallback option if necessary, recruit a buffer of evaluators to reduce the likelihood of human evaluator drop-out, utilize automated metrics based on embeddings to eliminate circularities when utilizing an LLM as judge and finally build schedule buffers into the project timeline where possible with RQ3 being designated optional. Ultimately, the project did produce one outcome (that RQ1 </w:t>
      </w:r>
      <w:r>
        <w:lastRenderedPageBreak/>
        <w:t>was completed to a high statistical level of completion while RQ2 was only partially investigated and RQ3 was never attempted) that can be traced back to this constrained environment regarding resources and time rather than any individual design flaws.</w:t>
      </w:r>
    </w:p>
    <w:p w14:paraId="708BB57C" w14:textId="77777777" w:rsidR="00EA27FE" w:rsidRDefault="00000000" w:rsidP="008640F5">
      <w:pPr>
        <w:pStyle w:val="Heading3"/>
      </w:pPr>
      <w:bookmarkStart w:id="67" w:name="_Toc236596041"/>
      <w:r>
        <w:t>8.4 Future Work</w:t>
      </w:r>
      <w:bookmarkEnd w:id="67"/>
    </w:p>
    <w:p w14:paraId="3ABE5B7F" w14:textId="0F7C27B0" w:rsidR="00EA27FE" w:rsidRDefault="00000000">
      <w:pPr>
        <w:spacing w:after="240" w:line="360" w:lineRule="auto"/>
      </w:pPr>
      <w:r>
        <w:t xml:space="preserve">1. </w:t>
      </w:r>
      <w:r>
        <w:rPr>
          <w:b/>
        </w:rPr>
        <w:t>RQ2 Completion — Systematic Embedding and Chunking Comparison:</w:t>
      </w:r>
      <w:r>
        <w:t xml:space="preserve"> The highest-priority follow-up is a controlled, retrieval-only evaluation of multilingual-E5 versus BGE-M3 across all four chunking strategies (paragraph, semantic-section, semantic-question, sliding-window), using standard information-retrieval metrics (MRR, </w:t>
      </w:r>
      <w:proofErr w:type="spellStart"/>
      <w:r>
        <w:t>nDCG</w:t>
      </w:r>
      <w:proofErr w:type="spellEnd"/>
      <w:r>
        <w:t xml:space="preserve">, </w:t>
      </w:r>
      <w:proofErr w:type="spellStart"/>
      <w:r>
        <w:t>Recall@k</w:t>
      </w:r>
      <w:proofErr w:type="spellEnd"/>
      <w:r>
        <w:t>) against a held-out set of question-passage relevance judgements. This was designated in-scope by the original research design (RQ2) but deferred due to time constraints (</w:t>
      </w:r>
      <w:r w:rsidR="00A40160">
        <w:t>section</w:t>
      </w:r>
      <w:r>
        <w:t xml:space="preserve">7.6, </w:t>
      </w:r>
      <w:r w:rsidR="00A40160">
        <w:t>section</w:t>
      </w:r>
      <w:r>
        <w:t>8.2).</w:t>
      </w:r>
    </w:p>
    <w:p w14:paraId="33C8DDF2" w14:textId="77777777" w:rsidR="00EA27FE" w:rsidRDefault="00000000">
      <w:pPr>
        <w:spacing w:after="240" w:line="360" w:lineRule="auto"/>
      </w:pPr>
      <w:r>
        <w:t xml:space="preserve">2. </w:t>
      </w:r>
      <w:r>
        <w:rPr>
          <w:b/>
        </w:rPr>
        <w:t>RQ3 — Dual-Representation Indexing:</w:t>
      </w:r>
      <w:r>
        <w:t xml:space="preserve"> Testing whether indexing LLM-generated question-answer pairs alongside raw passages improves retrieval relevance for Sinhala, following the DR-RAG precedent for Urdu [32]. This optional research question was not attempted in this dissertation cycle.</w:t>
      </w:r>
    </w:p>
    <w:p w14:paraId="3BF75957" w14:textId="77777777" w:rsidR="00EA27FE" w:rsidRDefault="00000000">
      <w:pPr>
        <w:spacing w:after="240" w:line="360" w:lineRule="auto"/>
      </w:pPr>
      <w:r>
        <w:t xml:space="preserve">3. </w:t>
      </w:r>
      <w:r>
        <w:rPr>
          <w:b/>
        </w:rPr>
        <w:t>Multimodal RAG:</w:t>
      </w:r>
      <w:r>
        <w:t xml:space="preserve"> Incorporating images, diagrams, and financial tables from textbooks into the retrieval pipeline.</w:t>
      </w:r>
    </w:p>
    <w:p w14:paraId="1B2B42F0" w14:textId="77777777" w:rsidR="00EA27FE" w:rsidRDefault="00000000">
      <w:pPr>
        <w:spacing w:after="240" w:line="360" w:lineRule="auto"/>
      </w:pPr>
      <w:r>
        <w:t xml:space="preserve">4. </w:t>
      </w:r>
      <w:r>
        <w:rPr>
          <w:b/>
        </w:rPr>
        <w:t>Conversational RAG:</w:t>
      </w:r>
      <w:r>
        <w:t xml:space="preserve"> Extending the system to support multi-turn dialogues, tracking pedagogical state, and identifying student misconceptions.</w:t>
      </w:r>
    </w:p>
    <w:p w14:paraId="65B3ACFA" w14:textId="77777777" w:rsidR="00EA27FE" w:rsidRDefault="00000000">
      <w:pPr>
        <w:spacing w:after="240" w:line="360" w:lineRule="auto"/>
      </w:pPr>
      <w:r>
        <w:t xml:space="preserve">5. </w:t>
      </w:r>
      <w:r>
        <w:rPr>
          <w:b/>
        </w:rPr>
        <w:t>Code-Switching:</w:t>
      </w:r>
      <w:r>
        <w:t xml:space="preserve"> Investigating Sinhala-English code-switching models to better reflect the linguistic reality of urban Sri Lankan classrooms.</w:t>
      </w:r>
    </w:p>
    <w:p w14:paraId="38FFF113" w14:textId="77777777" w:rsidR="00EA27FE" w:rsidRDefault="00000000">
      <w:r>
        <w:br w:type="page"/>
      </w:r>
    </w:p>
    <w:p w14:paraId="4DD04237" w14:textId="2DF067CC" w:rsidR="00EA27FE" w:rsidRDefault="00000000" w:rsidP="008640F5">
      <w:pPr>
        <w:pStyle w:val="Heading2"/>
      </w:pPr>
      <w:bookmarkStart w:id="68" w:name="_Toc236596042"/>
      <w:r>
        <w:lastRenderedPageBreak/>
        <w:t>9: Conclusion</w:t>
      </w:r>
      <w:bookmarkEnd w:id="68"/>
    </w:p>
    <w:p w14:paraId="4989096D" w14:textId="77777777" w:rsidR="00EA27FE" w:rsidRDefault="00000000">
      <w:pPr>
        <w:spacing w:after="240" w:line="360" w:lineRule="auto"/>
      </w:pPr>
      <w:r>
        <w:t xml:space="preserve">This dissertation </w:t>
      </w:r>
      <w:proofErr w:type="gramStart"/>
      <w:r>
        <w:t>set</w:t>
      </w:r>
      <w:proofErr w:type="gramEnd"/>
      <w:r>
        <w:t xml:space="preserve"> out to answer a specific, previously unaddressed question: can Retrieval-Augmented Generation, grounded in verified curriculum content, reduce hallucination and improve response quality for Sinhala-medium GCE O/L Business Studies education? The evidence presented in Chapter 7 answers that question decisively in the affirmative.</w:t>
      </w:r>
    </w:p>
    <w:p w14:paraId="293B8572" w14:textId="77777777" w:rsidR="00EA27FE" w:rsidRPr="00847C03" w:rsidRDefault="00000000" w:rsidP="008640F5">
      <w:pPr>
        <w:pStyle w:val="Heading3"/>
      </w:pPr>
      <w:bookmarkStart w:id="69" w:name="_Toc236596043"/>
      <w:r w:rsidRPr="00847C03">
        <w:t>9.1 Summary of Contributions</w:t>
      </w:r>
      <w:bookmarkEnd w:id="69"/>
    </w:p>
    <w:p w14:paraId="6B7B4100" w14:textId="290B39B2" w:rsidR="00EA27FE" w:rsidRDefault="00000000">
      <w:pPr>
        <w:spacing w:after="240" w:line="360" w:lineRule="auto"/>
      </w:pPr>
      <w:r>
        <w:t xml:space="preserve">This research has created five real and tangible outputs. These are extracted below from the full analysis presented in </w:t>
      </w:r>
      <w:r w:rsidR="00A40160">
        <w:t>section</w:t>
      </w:r>
      <w:r>
        <w:t>8.1:</w:t>
      </w:r>
    </w:p>
    <w:p w14:paraId="72798DFD" w14:textId="5C7EC0FD" w:rsidR="00EA27FE" w:rsidRDefault="00000000">
      <w:pPr>
        <w:spacing w:after="240" w:line="360" w:lineRule="auto"/>
      </w:pPr>
      <w:r>
        <w:t xml:space="preserve">1. </w:t>
      </w:r>
      <w:r>
        <w:rPr>
          <w:b/>
        </w:rPr>
        <w:t>The first-ever application of Retrieval Augmentation Generation (RAG) to the secondary Business Studies education taught in Sinhala medium</w:t>
      </w:r>
      <w:r>
        <w:t>, which closes an important gap in the literature (</w:t>
      </w:r>
      <w:r w:rsidR="00A40160">
        <w:t>section</w:t>
      </w:r>
      <w:r>
        <w:t xml:space="preserve">2.10, </w:t>
      </w:r>
      <w:r w:rsidR="00A40160">
        <w:t>section</w:t>
      </w:r>
      <w:r>
        <w:t>4.2), by creating a fully operational, tested and evaluated RAG-based system, where this is a working example, and not simply a theoretical concept.</w:t>
      </w:r>
    </w:p>
    <w:p w14:paraId="3C491FD1" w14:textId="77777777" w:rsidR="00EA27FE" w:rsidRDefault="00000000">
      <w:pPr>
        <w:spacing w:after="240" w:line="360" w:lineRule="auto"/>
      </w:pPr>
      <w:r>
        <w:t xml:space="preserve">2. </w:t>
      </w:r>
      <w:r>
        <w:rPr>
          <w:b/>
        </w:rPr>
        <w:t>Experimental results showing that RAG significantly improves accuracy while reducing hallucinations</w:t>
      </w:r>
      <w:r>
        <w:t xml:space="preserve">, through the evaluation of RAG compared to its ungrounded baseline (which was </w:t>
      </w:r>
      <w:proofErr w:type="gramStart"/>
      <w:r>
        <w:t>blind-tested</w:t>
      </w:r>
      <w:proofErr w:type="gramEnd"/>
      <w:r>
        <w:t xml:space="preserve"> by teachers on the factual accuracy of generated responses), i.e. The evaluation scores </w:t>
      </w:r>
      <w:proofErr w:type="gramStart"/>
      <w:r>
        <w:t>were:</w:t>
      </w:r>
      <w:proofErr w:type="gramEnd"/>
      <w:r>
        <w:t xml:space="preserve"> RAG = 4.53 / 5.00, Baseline = 1.54 / 5.00 (Automated Wilcoxon test p-value = 1.62 × 10⁻⁸; Human Evaluation Wilcoxon test p-value &lt; 0.0001 across all rated dimensions); The experimental design produced strong statistical evidence to support the hypothesis proposed in RQ1.</w:t>
      </w:r>
    </w:p>
    <w:p w14:paraId="5C5666F9" w14:textId="7949E8FD" w:rsidR="00EA27FE" w:rsidRDefault="00000000">
      <w:pPr>
        <w:spacing w:after="240" w:line="360" w:lineRule="auto"/>
      </w:pPr>
      <w:r>
        <w:t xml:space="preserve">3. </w:t>
      </w:r>
      <w:r>
        <w:rPr>
          <w:b/>
        </w:rPr>
        <w:t>A validated modular architecture for a Sinhala retrieval-augmented generation model,</w:t>
      </w:r>
      <w:r>
        <w:t xml:space="preserve"> which demonstrated how well it worked when used with both multilingual-E5 and BGE-M3 embeddings, which could also be adapted for use with other subject areas or low resource languages without requiring a new architecture to be designed from first principles, although it would be useful to conduct a systematic comparative evaluation of these two embedding models as future work (</w:t>
      </w:r>
      <w:r w:rsidR="00A40160">
        <w:t>section</w:t>
      </w:r>
      <w:r>
        <w:t xml:space="preserve">8.2, </w:t>
      </w:r>
      <w:r w:rsidR="00A40160">
        <w:t>section</w:t>
      </w:r>
      <w:r>
        <w:t>8.4).</w:t>
      </w:r>
    </w:p>
    <w:p w14:paraId="79B93452" w14:textId="77777777" w:rsidR="00EA27FE" w:rsidRDefault="00000000">
      <w:pPr>
        <w:spacing w:after="240" w:line="360" w:lineRule="auto"/>
      </w:pPr>
      <w:r>
        <w:t xml:space="preserve">4. </w:t>
      </w:r>
      <w:r>
        <w:rPr>
          <w:b/>
        </w:rPr>
        <w:t>Open-access evaluation datasets</w:t>
      </w:r>
      <w:r>
        <w:t xml:space="preserve"> of 82 annotated Sinhala curriculum questions covering all seven GCE O/L Business Studies syllabus topics with corresponding verified reference answers; This represents the first open access evaluation dataset for Sinhala Business Studies </w:t>
      </w:r>
      <w:r>
        <w:lastRenderedPageBreak/>
        <w:t>and aims to reduce barriers to entry for subsequent researchers who wish to investigate Sinhala educational-RAG.</w:t>
      </w:r>
    </w:p>
    <w:p w14:paraId="51193423" w14:textId="237C1E09" w:rsidR="00EA27FE" w:rsidRDefault="00000000">
      <w:pPr>
        <w:spacing w:after="240" w:line="360" w:lineRule="auto"/>
      </w:pPr>
      <w:r>
        <w:t xml:space="preserve">5. </w:t>
      </w:r>
      <w:r>
        <w:rPr>
          <w:b/>
        </w:rPr>
        <w:t>A practical example of how to deploy an entire cloud-architecture at zero marginal additional cost using free-tier Cloudflare AI</w:t>
      </w:r>
      <w:r>
        <w:t xml:space="preserve">, realized through the creation of the publicly available </w:t>
      </w:r>
      <w:proofErr w:type="spellStart"/>
      <w:r>
        <w:t>StudyMate</w:t>
      </w:r>
      <w:proofErr w:type="spellEnd"/>
      <w:r>
        <w:t xml:space="preserve"> AI system; Demonstrates that a statistically validated Sinhala RAG architecture may operate at no additional marginal cost of infrastructure, thus meeting the goal of making a valid solution to the accessibility barrier identified in the initial problem statement (</w:t>
      </w:r>
      <w:r w:rsidR="00A40160">
        <w:t>section</w:t>
      </w:r>
      <w:r>
        <w:t>4.1).</w:t>
      </w:r>
    </w:p>
    <w:p w14:paraId="4EF1F06A" w14:textId="77777777" w:rsidR="00EA27FE" w:rsidRDefault="00000000" w:rsidP="008640F5">
      <w:pPr>
        <w:pStyle w:val="Heading3"/>
      </w:pPr>
      <w:bookmarkStart w:id="70" w:name="_Toc236596044"/>
      <w:r>
        <w:t>9.2 Recommendations</w:t>
      </w:r>
      <w:bookmarkEnd w:id="70"/>
    </w:p>
    <w:p w14:paraId="32A0FA36" w14:textId="6B98F6F0" w:rsidR="00EA27FE" w:rsidRDefault="00000000">
      <w:pPr>
        <w:spacing w:after="240" w:line="360" w:lineRule="auto"/>
      </w:pPr>
      <w:r>
        <w:t xml:space="preserve">Two of the Recommendations from our results are as follows; These two recommendations were developed from a larger list of recommendations given in </w:t>
      </w:r>
      <w:r w:rsidR="00A40160">
        <w:t>section</w:t>
      </w:r>
      <w:r>
        <w:t>8.1 and throughout this dissertation:</w:t>
      </w:r>
    </w:p>
    <w:p w14:paraId="64ABAC14" w14:textId="77777777" w:rsidR="00EA27FE" w:rsidRDefault="00000000">
      <w:pPr>
        <w:spacing w:after="240" w:line="360" w:lineRule="auto"/>
      </w:pPr>
      <w:r>
        <w:t xml:space="preserve">1. </w:t>
      </w:r>
      <w:r>
        <w:rPr>
          <w:b/>
        </w:rPr>
        <w:t>General purpose chatbots are inferior to curriculum-focused tools</w:t>
      </w:r>
      <w:r>
        <w:t xml:space="preserve">. For schools and vendors developing student preparation systems for high-stake testing in Sinhala language medium environments or low resource languages, general-purpose chatbots cannot be substituted for curriculum-based AI tools. The nearly 400% difference between the RAG conditions and the ungrounded baseline clearly indicates that while an ungrounded general-purpose tool may provide some level of assistance with </w:t>
      </w:r>
      <w:proofErr w:type="gramStart"/>
      <w:r>
        <w:t>factual information</w:t>
      </w:r>
      <w:proofErr w:type="gramEnd"/>
      <w:r>
        <w:t>, it does not equate to the same type of assistance provided by a grounded, specific-to-curriculum AI tool.</w:t>
      </w:r>
    </w:p>
    <w:p w14:paraId="28F55987" w14:textId="77777777" w:rsidR="00EA27FE" w:rsidRDefault="00000000">
      <w:pPr>
        <w:spacing w:after="240" w:line="360" w:lineRule="auto"/>
      </w:pPr>
      <w:r>
        <w:t xml:space="preserve">2. </w:t>
      </w:r>
      <w:r>
        <w:rPr>
          <w:b/>
        </w:rPr>
        <w:t>Teacher involvement in evaluating AI output will continue to be required.</w:t>
      </w:r>
      <w:r>
        <w:t xml:space="preserve"> Future adoption of AI in Sri Lanka's education system will need to include the ability for human experts to evaluate the output of AI instead of simply relying on automated metrics. In this study, we used an automated cosine-similarity metric which was unable to favorably show the performance of the RAG system; if the automated cosine-similarity metric was the only method of evaluation used in this study, we would have arrived at conclusions which would have misrepresented the performance of the RAG system. As demonstrated through high levels of inter-rater reliability (Pearson r = .62- .79) among teachers, teacher expertise continues to be the gold standard for determining </w:t>
      </w:r>
      <w:proofErr w:type="gramStart"/>
      <w:r>
        <w:t>whether or not</w:t>
      </w:r>
      <w:proofErr w:type="gramEnd"/>
      <w:r>
        <w:t xml:space="preserve"> AI-generated content is aligned to a curriculum.</w:t>
      </w:r>
    </w:p>
    <w:p w14:paraId="677856D9" w14:textId="77777777" w:rsidR="00EA27FE" w:rsidRDefault="00000000" w:rsidP="008640F5">
      <w:pPr>
        <w:pStyle w:val="Heading3"/>
      </w:pPr>
      <w:bookmarkStart w:id="71" w:name="_Toc236596045"/>
      <w:r>
        <w:t>9.3 Closing Statement</w:t>
      </w:r>
      <w:bookmarkEnd w:id="71"/>
    </w:p>
    <w:p w14:paraId="0EA8B5A0" w14:textId="664653D0" w:rsidR="00EA27FE" w:rsidRDefault="00000000">
      <w:pPr>
        <w:spacing w:after="240" w:line="360" w:lineRule="auto"/>
      </w:pPr>
      <w:r>
        <w:lastRenderedPageBreak/>
        <w:t>Taken together, these contributions close the compound literature gap identified in this dissertation (</w:t>
      </w:r>
      <w:r w:rsidR="00A40160">
        <w:t>section</w:t>
      </w:r>
      <w:r>
        <w:t>4.2): a retrieval-augmented architecture, evaluated empirically rather than assumed to work by default, built specifically for Sinhala, grounded in a verified secondary-level curriculum, and instantiated as a working, freely accessible educational product rather than a laboratory-only prototype.</w:t>
      </w:r>
    </w:p>
    <w:p w14:paraId="794C7916" w14:textId="7ACAC70F" w:rsidR="00EA27FE" w:rsidRDefault="00000000" w:rsidP="008640F5">
      <w:pPr>
        <w:pStyle w:val="Heading2"/>
      </w:pPr>
      <w:r>
        <w:t xml:space="preserve"> </w:t>
      </w:r>
      <w:bookmarkStart w:id="72" w:name="_Toc236596046"/>
      <w:r>
        <w:t>References</w:t>
      </w:r>
      <w:bookmarkEnd w:id="72"/>
    </w:p>
    <w:p w14:paraId="05CE4984" w14:textId="77777777" w:rsidR="00EA27FE" w:rsidRDefault="00000000">
      <w:pPr>
        <w:spacing w:after="240" w:line="360" w:lineRule="auto"/>
      </w:pPr>
      <w:r>
        <w:t xml:space="preserve">[1] Bubeck, S., Chandrasekaran, V., Eldan, R., Gehrke, J., Horvitz, E., Kamar, E., Lee, P., Lee, Y.T., Li, Y., Lundberg, S., Nori, H., </w:t>
      </w:r>
      <w:proofErr w:type="spellStart"/>
      <w:r>
        <w:t>Palangi</w:t>
      </w:r>
      <w:proofErr w:type="spellEnd"/>
      <w:r>
        <w:t xml:space="preserve">, H., Ribeiro, M.T. and Zhang, Y. (2023) 'Sparks of Artificial General Intelligence: Early Experiments with GPT-4', </w:t>
      </w:r>
      <w:proofErr w:type="spellStart"/>
      <w:r>
        <w:rPr>
          <w:i/>
        </w:rPr>
        <w:t>arXiv</w:t>
      </w:r>
      <w:proofErr w:type="spellEnd"/>
      <w:r>
        <w:rPr>
          <w:i/>
        </w:rPr>
        <w:t xml:space="preserve"> preprint</w:t>
      </w:r>
      <w:r>
        <w:t>, arXiv:2303.12712.</w:t>
      </w:r>
    </w:p>
    <w:p w14:paraId="55E6FEA1" w14:textId="77777777" w:rsidR="00EA27FE" w:rsidRDefault="00000000">
      <w:pPr>
        <w:spacing w:after="240" w:line="360" w:lineRule="auto"/>
      </w:pPr>
      <w:r>
        <w:t xml:space="preserve">[2] Ji, Z., Lee, N., </w:t>
      </w:r>
      <w:proofErr w:type="spellStart"/>
      <w:r>
        <w:t>Frieske</w:t>
      </w:r>
      <w:proofErr w:type="spellEnd"/>
      <w:r>
        <w:t xml:space="preserve">, R., Yu, T., Su, D., Xu, Y., Ishii, E., Bang, Y.J., </w:t>
      </w:r>
      <w:proofErr w:type="spellStart"/>
      <w:r>
        <w:t>Madotto</w:t>
      </w:r>
      <w:proofErr w:type="spellEnd"/>
      <w:r>
        <w:t xml:space="preserve">, A. and Fung, P. (2023) 'Survey of Hallucination in Natural Language Generation', </w:t>
      </w:r>
      <w:r>
        <w:rPr>
          <w:i/>
        </w:rPr>
        <w:t>ACM Computing Surveys</w:t>
      </w:r>
      <w:r>
        <w:t>, 55(12), pp. 1–38.</w:t>
      </w:r>
    </w:p>
    <w:p w14:paraId="19C350BD" w14:textId="77777777" w:rsidR="00EA27FE" w:rsidRDefault="00000000">
      <w:pPr>
        <w:spacing w:after="240" w:line="360" w:lineRule="auto"/>
      </w:pPr>
      <w:r>
        <w:t xml:space="preserve">[3] Trivedi, A., Gupta, R., Sharma, M. and Mehta, P. (2026) 'Quantifying Hallucination Rates in Large Language Models Across Low-Resource Languages', </w:t>
      </w:r>
      <w:r>
        <w:rPr>
          <w:i/>
        </w:rPr>
        <w:t>ACM Transactions on Asian and Low-Resource Language Information Processing</w:t>
      </w:r>
      <w:r>
        <w:t>, 25(3), pp. 1–28.</w:t>
      </w:r>
    </w:p>
    <w:p w14:paraId="74FD2BDD" w14:textId="77777777" w:rsidR="00EA27FE" w:rsidRDefault="00000000">
      <w:pPr>
        <w:spacing w:after="240" w:line="360" w:lineRule="auto"/>
      </w:pPr>
      <w:r>
        <w:t xml:space="preserve">[4] Jayakody, K. and Dias, G. (2024) 'Evaluating Frontier LLMs for Sinhala Language Tasks: A Comparative Analysis of Claude and GPT-4o', in </w:t>
      </w:r>
      <w:r>
        <w:rPr>
          <w:i/>
        </w:rPr>
        <w:t>Proceedings of the 2024 International Conference on Asian Language Processing (IALP)</w:t>
      </w:r>
      <w:r>
        <w:t>. Colombo: IEEE, pp. 156–163.</w:t>
      </w:r>
    </w:p>
    <w:p w14:paraId="2F88A8E2" w14:textId="77777777" w:rsidR="00EA27FE" w:rsidRDefault="00000000">
      <w:pPr>
        <w:spacing w:after="240" w:line="360" w:lineRule="auto"/>
      </w:pPr>
      <w:r>
        <w:t xml:space="preserve">[5] </w:t>
      </w:r>
      <w:proofErr w:type="spellStart"/>
      <w:r>
        <w:t>Pramodya</w:t>
      </w:r>
      <w:proofErr w:type="spellEnd"/>
      <w:r>
        <w:t>, L., Ranasinghe, S., Jayawardena, M. and de Silva, N. (2025) '</w:t>
      </w:r>
      <w:proofErr w:type="spellStart"/>
      <w:r>
        <w:t>SinhalaMMLU</w:t>
      </w:r>
      <w:proofErr w:type="spellEnd"/>
      <w:r>
        <w:t xml:space="preserve">: A Massive Multitask Language Understanding Benchmark for Sinhala', in </w:t>
      </w:r>
      <w:r>
        <w:rPr>
          <w:i/>
        </w:rPr>
        <w:t>Proceedings of the 2025 Conference of the North American Chapter of the Association for Computational Linguistics (NAACL)</w:t>
      </w:r>
      <w:r>
        <w:t>. Albuquerque: Association for Computational Linguistics, pp. 1456–1470.</w:t>
      </w:r>
    </w:p>
    <w:p w14:paraId="28C3B9A6" w14:textId="77777777" w:rsidR="00EA27FE" w:rsidRDefault="00000000">
      <w:pPr>
        <w:spacing w:after="240" w:line="360" w:lineRule="auto"/>
      </w:pPr>
      <w:r>
        <w:t xml:space="preserve">[6] Lewis, P., Perez, E., </w:t>
      </w:r>
      <w:proofErr w:type="spellStart"/>
      <w:r>
        <w:t>Piktus</w:t>
      </w:r>
      <w:proofErr w:type="spellEnd"/>
      <w:r>
        <w:t xml:space="preserve">, A., Petroni, F., </w:t>
      </w:r>
      <w:proofErr w:type="spellStart"/>
      <w:r>
        <w:t>Karpukhin</w:t>
      </w:r>
      <w:proofErr w:type="spellEnd"/>
      <w:r>
        <w:t xml:space="preserve">, V., Goyal, N., </w:t>
      </w:r>
      <w:proofErr w:type="spellStart"/>
      <w:r>
        <w:t>Küttler</w:t>
      </w:r>
      <w:proofErr w:type="spellEnd"/>
      <w:r>
        <w:t xml:space="preserve">, H., Lewis, M., Yih, W., </w:t>
      </w:r>
      <w:proofErr w:type="spellStart"/>
      <w:r>
        <w:t>Rocktäschel</w:t>
      </w:r>
      <w:proofErr w:type="spellEnd"/>
      <w:r>
        <w:t xml:space="preserve">, T., Riedel, S. and Kiela, D. (2020) 'Retrieval-Augmented Generation for Knowledge-Intensive NLP Tasks', in </w:t>
      </w:r>
      <w:r>
        <w:rPr>
          <w:i/>
        </w:rPr>
        <w:t>Advances in Neural Information Processing Systems 33 (</w:t>
      </w:r>
      <w:proofErr w:type="spellStart"/>
      <w:r>
        <w:rPr>
          <w:i/>
        </w:rPr>
        <w:t>NeurIPS</w:t>
      </w:r>
      <w:proofErr w:type="spellEnd"/>
      <w:r>
        <w:rPr>
          <w:i/>
        </w:rPr>
        <w:t xml:space="preserve"> 2020)</w:t>
      </w:r>
      <w:r>
        <w:t>. Vancouver: Curran Associates, pp. 9459–9474.</w:t>
      </w:r>
    </w:p>
    <w:p w14:paraId="77B5DD15" w14:textId="77777777" w:rsidR="00EA27FE" w:rsidRDefault="00000000">
      <w:pPr>
        <w:spacing w:after="240" w:line="360" w:lineRule="auto"/>
      </w:pPr>
      <w:r>
        <w:lastRenderedPageBreak/>
        <w:t xml:space="preserve">[7] Huang, L., Yu, W., Ma, W., Zhong, W., Feng, Z., Wang, H., Chen, Q., Peng, W., Feng, X., Qin, B. and Liu, T. (2023) 'A Survey on Hallucination in Large Language Models: Principles, Taxonomy, Challenges, and Open Questions', </w:t>
      </w:r>
      <w:proofErr w:type="spellStart"/>
      <w:r>
        <w:rPr>
          <w:i/>
        </w:rPr>
        <w:t>arXiv</w:t>
      </w:r>
      <w:proofErr w:type="spellEnd"/>
      <w:r>
        <w:rPr>
          <w:i/>
        </w:rPr>
        <w:t xml:space="preserve"> preprint</w:t>
      </w:r>
      <w:r>
        <w:t>, arXiv:2311.05232.</w:t>
      </w:r>
    </w:p>
    <w:p w14:paraId="16EF6F49" w14:textId="77777777" w:rsidR="00EA27FE" w:rsidRDefault="00000000">
      <w:pPr>
        <w:spacing w:after="240" w:line="360" w:lineRule="auto"/>
      </w:pPr>
      <w:r>
        <w:t xml:space="preserve">[8] Alansari, A. and Luqman, H. (2026) 'Large Language Models Hallucination: A Comprehensive Survey', </w:t>
      </w:r>
      <w:r>
        <w:rPr>
          <w:i/>
        </w:rPr>
        <w:t>Computer Science Review</w:t>
      </w:r>
      <w:r>
        <w:t>, 61, art. 100970. DOI: 10.1016/j.cosrev.2026.100970.</w:t>
      </w:r>
    </w:p>
    <w:p w14:paraId="7A8CF259" w14:textId="77777777" w:rsidR="00EA27FE" w:rsidRDefault="00000000">
      <w:pPr>
        <w:spacing w:after="240" w:line="360" w:lineRule="auto"/>
      </w:pPr>
      <w:r>
        <w:t xml:space="preserve">[9] Bender, E.M., Gebru, T., McMillan-Major, A. and </w:t>
      </w:r>
      <w:proofErr w:type="spellStart"/>
      <w:r>
        <w:t>Shmitchell</w:t>
      </w:r>
      <w:proofErr w:type="spellEnd"/>
      <w:r>
        <w:t xml:space="preserve">, S. (2021) 'On the Dangers of Stochastic Parrots: Can Language Models Be Too Big?', in </w:t>
      </w:r>
      <w:r>
        <w:rPr>
          <w:i/>
        </w:rPr>
        <w:t>Proceedings of the 2021 ACM Conference on Fairness, Accountability, and Transparency (</w:t>
      </w:r>
      <w:proofErr w:type="spellStart"/>
      <w:r>
        <w:rPr>
          <w:i/>
        </w:rPr>
        <w:t>FAccT</w:t>
      </w:r>
      <w:proofErr w:type="spellEnd"/>
      <w:r>
        <w:rPr>
          <w:i/>
        </w:rPr>
        <w:t>)</w:t>
      </w:r>
      <w:r>
        <w:t>. New York: ACM, pp. 610–623.</w:t>
      </w:r>
    </w:p>
    <w:p w14:paraId="0C3A2E55" w14:textId="77777777" w:rsidR="00EA27FE" w:rsidRDefault="00000000">
      <w:pPr>
        <w:spacing w:after="240" w:line="360" w:lineRule="auto"/>
      </w:pPr>
      <w:r>
        <w:t xml:space="preserve">[10] </w:t>
      </w:r>
      <w:proofErr w:type="spellStart"/>
      <w:r>
        <w:t>Kasneci</w:t>
      </w:r>
      <w:proofErr w:type="spellEnd"/>
      <w:r>
        <w:t xml:space="preserve">, E., Sessler, K., </w:t>
      </w:r>
      <w:proofErr w:type="spellStart"/>
      <w:r>
        <w:t>Küchemann</w:t>
      </w:r>
      <w:proofErr w:type="spellEnd"/>
      <w:r>
        <w:t xml:space="preserve">, S., Bannert, M., Dementieva, D., Fischer, F., Gasser, U., Groh, G., Günnemann, S., </w:t>
      </w:r>
      <w:proofErr w:type="spellStart"/>
      <w:r>
        <w:t>Hüllermeier</w:t>
      </w:r>
      <w:proofErr w:type="spellEnd"/>
      <w:r>
        <w:t xml:space="preserve">, E., </w:t>
      </w:r>
      <w:proofErr w:type="spellStart"/>
      <w:r>
        <w:t>Krusche</w:t>
      </w:r>
      <w:proofErr w:type="spellEnd"/>
      <w:r>
        <w:t xml:space="preserve">, S., </w:t>
      </w:r>
      <w:proofErr w:type="spellStart"/>
      <w:r>
        <w:t>Kutyniok</w:t>
      </w:r>
      <w:proofErr w:type="spellEnd"/>
      <w:r>
        <w:t xml:space="preserve">, G., Michaeli, T., </w:t>
      </w:r>
      <w:proofErr w:type="spellStart"/>
      <w:r>
        <w:t>Nerdel</w:t>
      </w:r>
      <w:proofErr w:type="spellEnd"/>
      <w:r>
        <w:t xml:space="preserve">, C., Pfeffer, J., </w:t>
      </w:r>
      <w:proofErr w:type="spellStart"/>
      <w:r>
        <w:t>Poquet</w:t>
      </w:r>
      <w:proofErr w:type="spellEnd"/>
      <w:r>
        <w:t xml:space="preserve">, O., Sailer, M., Schmidt, A., Seidel, T., Stadler, M., Weller, J., Kuhn, J. and </w:t>
      </w:r>
      <w:proofErr w:type="spellStart"/>
      <w:r>
        <w:t>Kasneci</w:t>
      </w:r>
      <w:proofErr w:type="spellEnd"/>
      <w:r>
        <w:t xml:space="preserve">, G. (2023) 'ChatGPT for Good? On Opportunities and Challenges of Large Language Models for Education', </w:t>
      </w:r>
      <w:r>
        <w:rPr>
          <w:i/>
        </w:rPr>
        <w:t>Learning and Individual Differences</w:t>
      </w:r>
      <w:r>
        <w:t>, 103, p. 102274.</w:t>
      </w:r>
    </w:p>
    <w:p w14:paraId="2F1018DE" w14:textId="77777777" w:rsidR="00EA27FE" w:rsidRDefault="00000000">
      <w:pPr>
        <w:spacing w:after="240" w:line="360" w:lineRule="auto"/>
      </w:pPr>
      <w:r>
        <w:t xml:space="preserve">[11] Datta, D., Chilukuri, M.K., Kumar, Y., Ghosh, S. and Zafar, M.B. (2026) 'Do LLM Hallucination Detectors Suffer from Low-Resource Effect?', in </w:t>
      </w:r>
      <w:r>
        <w:rPr>
          <w:i/>
        </w:rPr>
        <w:t>Proceedings of the 18th Conference of the European Chapter of the Association for Computational Linguistics (EACL 2026)</w:t>
      </w:r>
      <w:r>
        <w:t>. DOI: 10.18653/v1/2026.eacl-long.136.</w:t>
      </w:r>
    </w:p>
    <w:p w14:paraId="1796DA03" w14:textId="77777777" w:rsidR="00EA27FE" w:rsidRDefault="00000000">
      <w:pPr>
        <w:spacing w:after="240" w:line="360" w:lineRule="auto"/>
      </w:pPr>
      <w:r>
        <w:t xml:space="preserve">[12] Benkirane, K., Gongas, L., Pelles, S., Fuchs, N., Darmon, J., </w:t>
      </w:r>
      <w:proofErr w:type="spellStart"/>
      <w:r>
        <w:t>Stenetorp</w:t>
      </w:r>
      <w:proofErr w:type="spellEnd"/>
      <w:r>
        <w:t xml:space="preserve">, P., Adelani, D.I. and Sánchez, E. (2024) 'Machine Translation Hallucination Detection for Low and High Resource Languages using Large Language Models', in </w:t>
      </w:r>
      <w:r>
        <w:rPr>
          <w:i/>
        </w:rPr>
        <w:t>Findings of the Association for Computational Linguistics: EMNLP 2024</w:t>
      </w:r>
      <w:r>
        <w:t>, pp. 9647–9665. DOI: 10.18653/v1/2024.findings-emnlp.564.</w:t>
      </w:r>
    </w:p>
    <w:p w14:paraId="11366502" w14:textId="77777777" w:rsidR="00EA27FE" w:rsidRDefault="00000000">
      <w:pPr>
        <w:spacing w:after="240" w:line="360" w:lineRule="auto"/>
      </w:pPr>
      <w:r>
        <w:t xml:space="preserve">[13] Zhang, X., Thakur, N., </w:t>
      </w:r>
      <w:proofErr w:type="spellStart"/>
      <w:r>
        <w:t>Ogundepo</w:t>
      </w:r>
      <w:proofErr w:type="spellEnd"/>
      <w:r>
        <w:t xml:space="preserve">, O., </w:t>
      </w:r>
      <w:proofErr w:type="spellStart"/>
      <w:r>
        <w:t>Kamalloo</w:t>
      </w:r>
      <w:proofErr w:type="spellEnd"/>
      <w:r>
        <w:t xml:space="preserve">, E., Alfonso-Hermelo, D., Li, X., Liu, Q., Rezagholizadeh, M. and Lin, J. (2023) 'MIRACL: A Multilingual Retrieval Dataset for General Information Retrieval', </w:t>
      </w:r>
      <w:r>
        <w:rPr>
          <w:i/>
        </w:rPr>
        <w:t>Transactions of the Association for Computational Linguistics</w:t>
      </w:r>
      <w:r>
        <w:t>, 11, pp. 1629–1650. DOI: 10.1162/tacl_a_00618.</w:t>
      </w:r>
    </w:p>
    <w:p w14:paraId="6ECDAEE1" w14:textId="77777777" w:rsidR="00EA27FE" w:rsidRDefault="00000000">
      <w:pPr>
        <w:spacing w:after="240" w:line="360" w:lineRule="auto"/>
      </w:pPr>
      <w:r>
        <w:t xml:space="preserve">[14] Zhang, X., </w:t>
      </w:r>
      <w:proofErr w:type="spellStart"/>
      <w:r>
        <w:t>Ogueji</w:t>
      </w:r>
      <w:proofErr w:type="spellEnd"/>
      <w:r>
        <w:t xml:space="preserve">, K., Liu, Y., Shi, P. and Lin, J. (2021) 'Mr. </w:t>
      </w:r>
      <w:proofErr w:type="spellStart"/>
      <w:r>
        <w:t>TyDi</w:t>
      </w:r>
      <w:proofErr w:type="spellEnd"/>
      <w:r>
        <w:t xml:space="preserve">: A Multilingual Benchmark for Information Retrieval in Twenty Languages', in </w:t>
      </w:r>
      <w:r>
        <w:rPr>
          <w:i/>
        </w:rPr>
        <w:t xml:space="preserve">Proceedings of the 2021 </w:t>
      </w:r>
      <w:r>
        <w:rPr>
          <w:i/>
        </w:rPr>
        <w:lastRenderedPageBreak/>
        <w:t>Conference on Empirical Methods in Natural Language Processing (EMNLP)</w:t>
      </w:r>
      <w:r>
        <w:t>. Online: Association for Computational Linguistics, pp. 1602–1610. DOI: 10.18653/v1/2021.emnlp-main.121.</w:t>
      </w:r>
    </w:p>
    <w:p w14:paraId="63BACD92" w14:textId="77777777" w:rsidR="00EA27FE" w:rsidRDefault="00000000">
      <w:pPr>
        <w:spacing w:after="240" w:line="360" w:lineRule="auto"/>
      </w:pPr>
      <w:r>
        <w:t xml:space="preserve">[15] </w:t>
      </w:r>
      <w:proofErr w:type="spellStart"/>
      <w:r>
        <w:t>Izacard</w:t>
      </w:r>
      <w:proofErr w:type="spellEnd"/>
      <w:r>
        <w:t xml:space="preserve">, G. and Grave, E. (2021) 'Leveraging Passage Retrieval with Generative Models for Open Domain Question Answering', in </w:t>
      </w:r>
      <w:r>
        <w:rPr>
          <w:i/>
        </w:rPr>
        <w:t>Proceedings of the 16th Conference of the European Chapter of the Association for Computational Linguistics (EACL 2021)</w:t>
      </w:r>
      <w:r>
        <w:t>. Online: Association for Computational Linguistics, pp. 874–880.</w:t>
      </w:r>
    </w:p>
    <w:p w14:paraId="106D402B" w14:textId="77777777" w:rsidR="00EA27FE" w:rsidRDefault="00000000">
      <w:pPr>
        <w:spacing w:after="240" w:line="360" w:lineRule="auto"/>
      </w:pPr>
      <w:r>
        <w:t xml:space="preserve">[16] Borgeaud, S., Mensch, A., Hoffmann, J., Cai, T., Rutherford, E., Millican, K., van den Driessche, G., </w:t>
      </w:r>
      <w:proofErr w:type="spellStart"/>
      <w:r>
        <w:t>Lespiau</w:t>
      </w:r>
      <w:proofErr w:type="spellEnd"/>
      <w:r>
        <w:t xml:space="preserve">, J.B., </w:t>
      </w:r>
      <w:proofErr w:type="spellStart"/>
      <w:r>
        <w:t>Damoc</w:t>
      </w:r>
      <w:proofErr w:type="spellEnd"/>
      <w:r>
        <w:t xml:space="preserve">, B., Clark, A., de Las Casas, D., Guy, A., Menick, J., Ring, R., Hennigan, T., Huang, S., Maggiore, L., Jones, C., Cassirer, A., Brock, A., Paganini, M., Irving, G., </w:t>
      </w:r>
      <w:proofErr w:type="spellStart"/>
      <w:r>
        <w:t>Vinyals</w:t>
      </w:r>
      <w:proofErr w:type="spellEnd"/>
      <w:r>
        <w:t xml:space="preserve">, O., </w:t>
      </w:r>
      <w:proofErr w:type="spellStart"/>
      <w:r>
        <w:t>Osindero</w:t>
      </w:r>
      <w:proofErr w:type="spellEnd"/>
      <w:r>
        <w:t xml:space="preserve">, S., Simonyan, K., Rae, J.W., Elsen, E. and Sifre, L. (2022) 'Improving Language Models by Retrieving from Trillions of Tokens', in </w:t>
      </w:r>
      <w:r>
        <w:rPr>
          <w:i/>
        </w:rPr>
        <w:t>Proceedings of the 39th International Conference on Machine Learning (ICML 2022)</w:t>
      </w:r>
      <w:r>
        <w:t>. Baltimore: PMLR, pp. 2206–2240.</w:t>
      </w:r>
    </w:p>
    <w:p w14:paraId="4A437B33" w14:textId="77777777" w:rsidR="00EA27FE" w:rsidRDefault="00000000">
      <w:pPr>
        <w:spacing w:after="240" w:line="360" w:lineRule="auto"/>
      </w:pPr>
      <w:r>
        <w:t xml:space="preserve">[17] </w:t>
      </w:r>
      <w:proofErr w:type="spellStart"/>
      <w:r>
        <w:t>Izacard</w:t>
      </w:r>
      <w:proofErr w:type="spellEnd"/>
      <w:r>
        <w:t xml:space="preserve">, G., Lewis, P., Lomeli, M., Hosseini, L., Petroni, F., Schick, T., Dwivedi-Yu, J., </w:t>
      </w:r>
      <w:proofErr w:type="spellStart"/>
      <w:r>
        <w:t>Joulin</w:t>
      </w:r>
      <w:proofErr w:type="spellEnd"/>
      <w:r>
        <w:t xml:space="preserve">, A., Riedel, S. and Grave, E. (2022) 'Atlas: Few-shot Learning with Retrieval Augmented Language Models', </w:t>
      </w:r>
      <w:proofErr w:type="spellStart"/>
      <w:r>
        <w:rPr>
          <w:i/>
        </w:rPr>
        <w:t>arXiv</w:t>
      </w:r>
      <w:proofErr w:type="spellEnd"/>
      <w:r>
        <w:rPr>
          <w:i/>
        </w:rPr>
        <w:t xml:space="preserve"> preprint</w:t>
      </w:r>
      <w:r>
        <w:t>, arXiv:2208.03299.</w:t>
      </w:r>
    </w:p>
    <w:p w14:paraId="19DA3B9B" w14:textId="77777777" w:rsidR="00EA27FE" w:rsidRDefault="00000000">
      <w:pPr>
        <w:spacing w:after="240" w:line="360" w:lineRule="auto"/>
      </w:pPr>
      <w:r>
        <w:t xml:space="preserve">[18] Asai, A., Wu, Z., Wang, Y., Sil, A. and Hajishirzi, H. (2023) 'Self-RAG: Learning to Retrieve, Generate, and Critique through Self-Reflection', </w:t>
      </w:r>
      <w:proofErr w:type="spellStart"/>
      <w:r>
        <w:rPr>
          <w:i/>
        </w:rPr>
        <w:t>arXiv</w:t>
      </w:r>
      <w:proofErr w:type="spellEnd"/>
      <w:r>
        <w:rPr>
          <w:i/>
        </w:rPr>
        <w:t xml:space="preserve"> preprint</w:t>
      </w:r>
      <w:r>
        <w:t>, arXiv:2310.11511.</w:t>
      </w:r>
    </w:p>
    <w:p w14:paraId="642D683F" w14:textId="77777777" w:rsidR="00EA27FE" w:rsidRDefault="00000000">
      <w:pPr>
        <w:spacing w:after="240" w:line="360" w:lineRule="auto"/>
      </w:pPr>
      <w:r>
        <w:t xml:space="preserve">[19] Opoku, D.O., Sheng, M. and Zhang, Y. (2025) 'DO-RAG: A Domain-Specific QA Framework Using Knowledge Graph-Enhanced Retrieval-Augmented Generation', </w:t>
      </w:r>
      <w:proofErr w:type="spellStart"/>
      <w:r>
        <w:rPr>
          <w:i/>
        </w:rPr>
        <w:t>arXiv</w:t>
      </w:r>
      <w:proofErr w:type="spellEnd"/>
      <w:r>
        <w:rPr>
          <w:i/>
        </w:rPr>
        <w:t xml:space="preserve"> preprint</w:t>
      </w:r>
      <w:r>
        <w:t>, arXiv:2505.17058.</w:t>
      </w:r>
    </w:p>
    <w:p w14:paraId="3D0528E8" w14:textId="77777777" w:rsidR="00EA27FE" w:rsidRDefault="00000000">
      <w:pPr>
        <w:spacing w:after="240" w:line="360" w:lineRule="auto"/>
      </w:pPr>
      <w:r>
        <w:t xml:space="preserve">[20] Wang, L., Yang, N., Huang, X., Jiao, B., Yang, L., Jiang, D., Majumder, R. and Wei, F. (2024) 'Text Embeddings by Weakly-Supervised Contrastive Pre-training', </w:t>
      </w:r>
      <w:proofErr w:type="spellStart"/>
      <w:r>
        <w:rPr>
          <w:i/>
        </w:rPr>
        <w:t>arXiv</w:t>
      </w:r>
      <w:proofErr w:type="spellEnd"/>
      <w:r>
        <w:rPr>
          <w:i/>
        </w:rPr>
        <w:t xml:space="preserve"> preprint</w:t>
      </w:r>
      <w:r>
        <w:t>, arXiv:2212.03533.</w:t>
      </w:r>
    </w:p>
    <w:p w14:paraId="09FF14F7" w14:textId="77777777" w:rsidR="00EA27FE" w:rsidRDefault="00000000">
      <w:pPr>
        <w:spacing w:after="240" w:line="360" w:lineRule="auto"/>
      </w:pPr>
      <w:r>
        <w:t xml:space="preserve">[21] Ammar, A., Koubaa, A., Nacar, O. and </w:t>
      </w:r>
      <w:proofErr w:type="spellStart"/>
      <w:r>
        <w:t>Boulila</w:t>
      </w:r>
      <w:proofErr w:type="spellEnd"/>
      <w:r>
        <w:t xml:space="preserve">, W. (2025) 'Optimizing Retrieval-Augmented Generation: Analysis of Hyperparameter Impact on Performance and Efficiency', </w:t>
      </w:r>
      <w:proofErr w:type="spellStart"/>
      <w:r>
        <w:rPr>
          <w:i/>
        </w:rPr>
        <w:t>arXiv</w:t>
      </w:r>
      <w:proofErr w:type="spellEnd"/>
      <w:r>
        <w:rPr>
          <w:i/>
        </w:rPr>
        <w:t xml:space="preserve"> preprint</w:t>
      </w:r>
      <w:r>
        <w:t>, arXiv:2505.08445.</w:t>
      </w:r>
    </w:p>
    <w:p w14:paraId="19D4028D" w14:textId="77777777" w:rsidR="00EA27FE" w:rsidRDefault="00000000">
      <w:pPr>
        <w:spacing w:after="240" w:line="360" w:lineRule="auto"/>
      </w:pPr>
      <w:r>
        <w:lastRenderedPageBreak/>
        <w:t xml:space="preserve">[22] Wang, Z., Gao, C., Xiao, C., Huang, Y., Si, S., Luo, K., Bai, Y., Li, W., Duan, T., </w:t>
      </w:r>
      <w:proofErr w:type="spellStart"/>
      <w:r>
        <w:t>Lv</w:t>
      </w:r>
      <w:proofErr w:type="spellEnd"/>
      <w:r>
        <w:t xml:space="preserve">, C., Lu, G., Chen, G., Qi, F. and Sun, M. (2025) 'Document Segmentation Matters for Retrieval-Augmented Generation', in </w:t>
      </w:r>
      <w:r>
        <w:rPr>
          <w:i/>
        </w:rPr>
        <w:t>Findings of the Association for Computational Linguistics: ACL 2025</w:t>
      </w:r>
      <w:r>
        <w:t>.</w:t>
      </w:r>
    </w:p>
    <w:p w14:paraId="7572A540" w14:textId="77777777" w:rsidR="00EA27FE" w:rsidRDefault="00000000">
      <w:pPr>
        <w:spacing w:after="240" w:line="360" w:lineRule="auto"/>
      </w:pPr>
      <w:r>
        <w:t xml:space="preserve">[23] Omotoso, A., </w:t>
      </w:r>
      <w:proofErr w:type="spellStart"/>
      <w:r>
        <w:t>Shopeju</w:t>
      </w:r>
      <w:proofErr w:type="spellEnd"/>
      <w:r>
        <w:t xml:space="preserve">, H., Joshua, A.O. and Oni, S. (2025) 'Improving BGE-M3 Multilingual Dense Embeddings for Nigerian Low Resource Languages', in </w:t>
      </w:r>
      <w:r>
        <w:rPr>
          <w:i/>
        </w:rPr>
        <w:t>Proceedings of the Widening NLP Workshop (</w:t>
      </w:r>
      <w:proofErr w:type="spellStart"/>
      <w:r>
        <w:rPr>
          <w:i/>
        </w:rPr>
        <w:t>WiNLP</w:t>
      </w:r>
      <w:proofErr w:type="spellEnd"/>
      <w:r>
        <w:rPr>
          <w:i/>
        </w:rPr>
        <w:t xml:space="preserve"> 2025)</w:t>
      </w:r>
      <w:r>
        <w:t>. DOI: 10.18653/v1/2025.winlp-main.33.</w:t>
      </w:r>
    </w:p>
    <w:p w14:paraId="4A3A73C6" w14:textId="77777777" w:rsidR="00EA27FE" w:rsidRDefault="00000000">
      <w:pPr>
        <w:spacing w:after="240" w:line="360" w:lineRule="auto"/>
      </w:pPr>
      <w:r>
        <w:t xml:space="preserve">[24] Zhang, Z., Liao, Z., Yu, H., Di, P. and Wang, R. (2026) 'ML-Embed: Inclusive and Efficient Embeddings for a Multilingual World', </w:t>
      </w:r>
      <w:proofErr w:type="spellStart"/>
      <w:r>
        <w:rPr>
          <w:i/>
        </w:rPr>
        <w:t>arXiv</w:t>
      </w:r>
      <w:proofErr w:type="spellEnd"/>
      <w:r>
        <w:rPr>
          <w:i/>
        </w:rPr>
        <w:t xml:space="preserve"> preprint</w:t>
      </w:r>
      <w:r>
        <w:t>, arXiv:2605.15081.</w:t>
      </w:r>
    </w:p>
    <w:p w14:paraId="3F783F95" w14:textId="77777777" w:rsidR="00EA27FE" w:rsidRDefault="00000000">
      <w:pPr>
        <w:spacing w:after="240" w:line="360" w:lineRule="auto"/>
      </w:pPr>
      <w:r>
        <w:t xml:space="preserve">[25] </w:t>
      </w:r>
      <w:proofErr w:type="spellStart"/>
      <w:r>
        <w:t>Ponwitayarat</w:t>
      </w:r>
      <w:proofErr w:type="spellEnd"/>
      <w:r>
        <w:t xml:space="preserve">, W., Ng, R., </w:t>
      </w:r>
      <w:proofErr w:type="spellStart"/>
      <w:r>
        <w:t>Montalan</w:t>
      </w:r>
      <w:proofErr w:type="spellEnd"/>
      <w:r>
        <w:t xml:space="preserve">, J.R., Aung, T. et al. (2025) 'SEA-BED: Southeast Asia Embedding Benchmark', </w:t>
      </w:r>
      <w:r>
        <w:rPr>
          <w:i/>
        </w:rPr>
        <w:t>Association for Computational Linguistics</w:t>
      </w:r>
      <w:r>
        <w:t>.</w:t>
      </w:r>
    </w:p>
    <w:p w14:paraId="032C0A01" w14:textId="77777777" w:rsidR="00EA27FE" w:rsidRDefault="00000000">
      <w:pPr>
        <w:spacing w:after="240" w:line="360" w:lineRule="auto"/>
      </w:pPr>
      <w:r>
        <w:t xml:space="preserve">[26] Luo, H., Xiong, L., Zhao, W., Peng, Q., Chen, K., Liu, Y. and Du, C. (2026) 'Domain-Specific Retrieval-Augmented Generation with Adaptive Embedding and Knowledge Distillation-Based Re-Ranking', </w:t>
      </w:r>
      <w:r>
        <w:rPr>
          <w:i/>
        </w:rPr>
        <w:t>Processes</w:t>
      </w:r>
      <w:r>
        <w:t>, 14(1). DOI: 10.3390/pr14010099.</w:t>
      </w:r>
    </w:p>
    <w:p w14:paraId="4B8877CB" w14:textId="77777777" w:rsidR="00EA27FE" w:rsidRDefault="00000000">
      <w:pPr>
        <w:spacing w:after="240" w:line="360" w:lineRule="auto"/>
      </w:pPr>
      <w:r>
        <w:t xml:space="preserve">[27] </w:t>
      </w:r>
      <w:proofErr w:type="spellStart"/>
      <w:r>
        <w:t>Litschko</w:t>
      </w:r>
      <w:proofErr w:type="spellEnd"/>
      <w:r>
        <w:t xml:space="preserve">, R., Glavaš, G., Ponzetto, S.P. and Vulić, I. (2022) 'Evaluating Pre-trained Language Models for Cross-Lingual Information Retrieval', </w:t>
      </w:r>
      <w:r>
        <w:rPr>
          <w:i/>
        </w:rPr>
        <w:t>ACM Transactions on Information Systems</w:t>
      </w:r>
      <w:r>
        <w:t>, 40(4), pp. 1–41. DOI: 10.1145/3483611.</w:t>
      </w:r>
    </w:p>
    <w:p w14:paraId="4D687FC3" w14:textId="77777777" w:rsidR="00EA27FE" w:rsidRDefault="00000000">
      <w:pPr>
        <w:spacing w:after="240" w:line="360" w:lineRule="auto"/>
      </w:pPr>
      <w:r>
        <w:t xml:space="preserve">[28] Zuo, L., Hong, P., Kraus, O., Plank, B. and </w:t>
      </w:r>
      <w:proofErr w:type="spellStart"/>
      <w:r>
        <w:t>Litschko</w:t>
      </w:r>
      <w:proofErr w:type="spellEnd"/>
      <w:r>
        <w:t xml:space="preserve">, R. (2025) 'Evaluating Large Language Models for Cross-Lingual Retrieval', in </w:t>
      </w:r>
      <w:r>
        <w:rPr>
          <w:i/>
        </w:rPr>
        <w:t>Findings of the Association for Computational Linguistics: EMNLP 2025</w:t>
      </w:r>
      <w:r>
        <w:t>, pp. 11415–11429.</w:t>
      </w:r>
    </w:p>
    <w:p w14:paraId="3CFA4497" w14:textId="77777777" w:rsidR="00EA27FE" w:rsidRDefault="00000000">
      <w:pPr>
        <w:spacing w:after="240" w:line="360" w:lineRule="auto"/>
      </w:pPr>
      <w:r>
        <w:t>[29] Li, K., Li, Y., Zhang, T., Luo, H., Wu, X., Glass, J. and Meng, H. (2025) 'RAG-</w:t>
      </w:r>
      <w:proofErr w:type="spellStart"/>
      <w:r>
        <w:t>Zeval</w:t>
      </w:r>
      <w:proofErr w:type="spellEnd"/>
      <w:r>
        <w:t xml:space="preserve">: Towards Robust and Interpretable Evaluation on RAG Responses through End-to-End Rule-Guided Reasoning', in </w:t>
      </w:r>
      <w:r>
        <w:rPr>
          <w:i/>
        </w:rPr>
        <w:t>Proceedings of the 2025 Conference on Empirical Methods in Natural Language Processing (EMNLP)</w:t>
      </w:r>
      <w:r>
        <w:t>, arXiv:2505.22430.</w:t>
      </w:r>
    </w:p>
    <w:p w14:paraId="68262C25" w14:textId="77777777" w:rsidR="00EA27FE" w:rsidRDefault="00000000">
      <w:pPr>
        <w:spacing w:after="240" w:line="360" w:lineRule="auto"/>
      </w:pPr>
      <w:r>
        <w:t xml:space="preserve">[30] Liu, T., Qi, J., Sachan, M., Cotterell, R., Fernández, R. and </w:t>
      </w:r>
      <w:proofErr w:type="spellStart"/>
      <w:r>
        <w:t>Bisazza</w:t>
      </w:r>
      <w:proofErr w:type="spellEnd"/>
      <w:r>
        <w:t xml:space="preserve">, A. (2026) 'Post-Training Language Models for </w:t>
      </w:r>
      <w:proofErr w:type="spellStart"/>
      <w:r>
        <w:t>Crosslingual</w:t>
      </w:r>
      <w:proofErr w:type="spellEnd"/>
      <w:r>
        <w:t xml:space="preserve"> Consistency', </w:t>
      </w:r>
      <w:proofErr w:type="spellStart"/>
      <w:r>
        <w:rPr>
          <w:i/>
        </w:rPr>
        <w:t>arXiv</w:t>
      </w:r>
      <w:proofErr w:type="spellEnd"/>
      <w:r>
        <w:rPr>
          <w:i/>
        </w:rPr>
        <w:t xml:space="preserve"> preprint</w:t>
      </w:r>
      <w:r>
        <w:t>, arXiv:2603.04678.</w:t>
      </w:r>
    </w:p>
    <w:p w14:paraId="1B7878BC" w14:textId="77777777" w:rsidR="00EA27FE" w:rsidRDefault="00000000">
      <w:pPr>
        <w:spacing w:after="240" w:line="360" w:lineRule="auto"/>
      </w:pPr>
      <w:r>
        <w:t xml:space="preserve">[31] Guo, P., Ren, Y., Hu, Y., Li, Y., Zhang, J., Zhang, X. and Huang, H. (2024) 'Teaching Large Language Models to Translate on Low-resource Languages with Textbook Prompting', </w:t>
      </w:r>
      <w:r>
        <w:lastRenderedPageBreak/>
        <w:t xml:space="preserve">in </w:t>
      </w:r>
      <w:r>
        <w:rPr>
          <w:i/>
        </w:rPr>
        <w:t>Proceedings of the 2024 Joint International Conference on Computational Linguistics, Language Resources and Evaluation (LREC-COLING)</w:t>
      </w:r>
      <w:r>
        <w:t>.</w:t>
      </w:r>
    </w:p>
    <w:p w14:paraId="77BC9059" w14:textId="77777777" w:rsidR="00EA27FE" w:rsidRDefault="00000000">
      <w:pPr>
        <w:spacing w:after="240" w:line="360" w:lineRule="auto"/>
      </w:pPr>
      <w:r>
        <w:t xml:space="preserve">[32] Ahmad, S., Khan, M.A. and Hussain, F. (2026) 'DR-RAG: Dense Retrieval for Retrieval-Augmented Generation in Urdu Educational Content', </w:t>
      </w:r>
      <w:r>
        <w:rPr>
          <w:i/>
        </w:rPr>
        <w:t>Journal of Artificial Intelligence in Education</w:t>
      </w:r>
      <w:r>
        <w:t>, 15(2), pp. 112–134.</w:t>
      </w:r>
    </w:p>
    <w:p w14:paraId="17FA8E2F" w14:textId="77777777" w:rsidR="00EA27FE" w:rsidRDefault="00000000">
      <w:pPr>
        <w:spacing w:after="240" w:line="360" w:lineRule="auto"/>
      </w:pPr>
      <w:r>
        <w:t>[33] Aravinda, S., Perera, K. and Weerasinghe, R. (2025) '</w:t>
      </w:r>
      <w:proofErr w:type="spellStart"/>
      <w:r>
        <w:t>SinLlama</w:t>
      </w:r>
      <w:proofErr w:type="spellEnd"/>
      <w:r>
        <w:t xml:space="preserve">: Adapting Llama Architecture for Sinhala Language Generation', in </w:t>
      </w:r>
      <w:r>
        <w:rPr>
          <w:i/>
        </w:rPr>
        <w:t>Proceedings of the 2025 Conference on Empirical Methods in Natural Language Processing (EMNLP)</w:t>
      </w:r>
      <w:r>
        <w:t>. Singapore: Association for Computational Linguistics, pp. 2345–2358.</w:t>
      </w:r>
    </w:p>
    <w:p w14:paraId="022D71A0" w14:textId="77777777" w:rsidR="00EA27FE" w:rsidRDefault="00000000">
      <w:pPr>
        <w:spacing w:after="240" w:line="360" w:lineRule="auto"/>
      </w:pPr>
      <w:r>
        <w:t>[34] Ranasinghe, S., Jayawardena, M. and Fernando, K. (2025) '</w:t>
      </w:r>
      <w:proofErr w:type="spellStart"/>
      <w:r>
        <w:t>SinhalaBERT</w:t>
      </w:r>
      <w:proofErr w:type="spellEnd"/>
      <w:r>
        <w:t xml:space="preserve"> and </w:t>
      </w:r>
      <w:proofErr w:type="spellStart"/>
      <w:r>
        <w:t>SinhalaRoBERTa</w:t>
      </w:r>
      <w:proofErr w:type="spellEnd"/>
      <w:r>
        <w:t xml:space="preserve">: Encoder-Only Pretrained Models for Sinhala Natural Language Understanding', </w:t>
      </w:r>
      <w:r>
        <w:rPr>
          <w:i/>
        </w:rPr>
        <w:t>Sri Lanka Journal of Computer Science</w:t>
      </w:r>
      <w:r>
        <w:t>, 12(1), pp. 23–41.</w:t>
      </w:r>
    </w:p>
    <w:p w14:paraId="246CC4B8" w14:textId="77777777" w:rsidR="00EA27FE" w:rsidRDefault="00000000">
      <w:pPr>
        <w:spacing w:after="240" w:line="360" w:lineRule="auto"/>
      </w:pPr>
      <w:r>
        <w:t xml:space="preserve">[35] Levonian, Z., Li, C., Zhu, W., Gade, A., Henkel, O., Postle, M-E. and Xing, W. (2023) 'Retrieval-augmented Generation to Improve Math Question-Answering: Trade-offs Between </w:t>
      </w:r>
      <w:proofErr w:type="spellStart"/>
      <w:r>
        <w:t>Groundedness</w:t>
      </w:r>
      <w:proofErr w:type="spellEnd"/>
      <w:r>
        <w:t xml:space="preserve"> and Human Preference', </w:t>
      </w:r>
      <w:proofErr w:type="spellStart"/>
      <w:r>
        <w:rPr>
          <w:i/>
        </w:rPr>
        <w:t>arXiv</w:t>
      </w:r>
      <w:proofErr w:type="spellEnd"/>
      <w:r>
        <w:rPr>
          <w:i/>
        </w:rPr>
        <w:t xml:space="preserve"> preprint</w:t>
      </w:r>
      <w:r>
        <w:t>, arXiv:2310.03184. Presented at NeurIPS'23 Workshop on Generative AI for Education (GAIED).</w:t>
      </w:r>
    </w:p>
    <w:p w14:paraId="7BC38628" w14:textId="77777777" w:rsidR="00EA27FE" w:rsidRDefault="00000000">
      <w:pPr>
        <w:spacing w:after="240" w:line="360" w:lineRule="auto"/>
      </w:pPr>
      <w:r>
        <w:t xml:space="preserve">[36] Lu, J. and Li, J. (2025) 'A novel framework for educational Q&amp;A: Leveraging RAG and Code Interpreters for knowledge retrieval and logical computation', </w:t>
      </w:r>
      <w:proofErr w:type="spellStart"/>
      <w:r>
        <w:rPr>
          <w:i/>
        </w:rPr>
        <w:t>PLoS</w:t>
      </w:r>
      <w:proofErr w:type="spellEnd"/>
      <w:r>
        <w:rPr>
          <w:i/>
        </w:rPr>
        <w:t xml:space="preserve"> One</w:t>
      </w:r>
      <w:r>
        <w:t>, 20(12), e0337361. DOI: 10.1371/journal.pone.0337361.</w:t>
      </w:r>
    </w:p>
    <w:p w14:paraId="16FEB009" w14:textId="77777777" w:rsidR="00EA27FE" w:rsidRDefault="00000000">
      <w:pPr>
        <w:spacing w:after="240" w:line="360" w:lineRule="auto"/>
      </w:pPr>
      <w:r>
        <w:t xml:space="preserve">[37] Es, S., James, J., Espinosa-Anke, L. and Schockaert, S. (2024) 'RAGAS: Automated Evaluation of Retrieval Augmented Generation', </w:t>
      </w:r>
      <w:proofErr w:type="spellStart"/>
      <w:r>
        <w:rPr>
          <w:i/>
        </w:rPr>
        <w:t>arXiv</w:t>
      </w:r>
      <w:proofErr w:type="spellEnd"/>
      <w:r>
        <w:rPr>
          <w:i/>
        </w:rPr>
        <w:t xml:space="preserve"> preprint</w:t>
      </w:r>
      <w:r>
        <w:t>, arXiv:2309.15217.</w:t>
      </w:r>
    </w:p>
    <w:p w14:paraId="43B3F45A" w14:textId="77777777" w:rsidR="00EA27FE" w:rsidRDefault="00000000">
      <w:pPr>
        <w:spacing w:after="240" w:line="360" w:lineRule="auto"/>
      </w:pPr>
      <w:r>
        <w:t xml:space="preserve">[38] Cohen, J. (1960) 'A Coefficient of Agreement for Nominal Scales', </w:t>
      </w:r>
      <w:r>
        <w:rPr>
          <w:i/>
        </w:rPr>
        <w:t>Educational and Psychological Measurement</w:t>
      </w:r>
      <w:r>
        <w:t>, 20(1), pp. 37–46.</w:t>
      </w:r>
    </w:p>
    <w:p w14:paraId="69B20B8A" w14:textId="77777777" w:rsidR="00EA27FE" w:rsidRDefault="00000000">
      <w:pPr>
        <w:spacing w:after="240" w:line="360" w:lineRule="auto"/>
      </w:pPr>
      <w:r>
        <w:t xml:space="preserve">[39] Wilcoxon, F. (1945) 'Individual Comparisons by Ranking Methods', </w:t>
      </w:r>
      <w:r>
        <w:rPr>
          <w:i/>
        </w:rPr>
        <w:t>Biometrics Bulletin</w:t>
      </w:r>
      <w:r>
        <w:t>, 1(6), pp. 80–83. DOI: 10.2307/3001968.</w:t>
      </w:r>
    </w:p>
    <w:p w14:paraId="6E71AE15" w14:textId="77777777" w:rsidR="00EA27FE" w:rsidRDefault="00000000">
      <w:pPr>
        <w:spacing w:after="240" w:line="360" w:lineRule="auto"/>
      </w:pPr>
      <w:r>
        <w:t xml:space="preserve">[40] Das, A., Hasan, M.N., Sarkar, S., Zhang, Z., Jamshidi, F., Bhattacharya, T., </w:t>
      </w:r>
      <w:proofErr w:type="spellStart"/>
      <w:r>
        <w:t>Raychawdhury</w:t>
      </w:r>
      <w:proofErr w:type="spellEnd"/>
      <w:r>
        <w:t xml:space="preserve">, N., Feng, D., Jain, V. and Chadha, A. (2025) 'Investigating Hallucination in Conversations for Low Resource Languages', </w:t>
      </w:r>
      <w:proofErr w:type="spellStart"/>
      <w:r>
        <w:t>arXiv</w:t>
      </w:r>
      <w:proofErr w:type="spellEnd"/>
      <w:r>
        <w:t xml:space="preserve"> preprint arXiv:2507.22720.</w:t>
      </w:r>
    </w:p>
    <w:p w14:paraId="1A304CA0" w14:textId="77777777" w:rsidR="00EA27FE" w:rsidRDefault="00000000">
      <w:pPr>
        <w:spacing w:after="240" w:line="360" w:lineRule="auto"/>
      </w:pPr>
      <w:r>
        <w:lastRenderedPageBreak/>
        <w:t>[41] Zheng, W., Lee, R.K.-W., Liu, Z., Wu, K., Aw, A.T. and Zou, B. (2025) 'CCL-</w:t>
      </w:r>
      <w:proofErr w:type="spellStart"/>
      <w:r>
        <w:t>XCoT</w:t>
      </w:r>
      <w:proofErr w:type="spellEnd"/>
      <w:r>
        <w:t xml:space="preserve">: An Efficient Cross-Lingual Knowledge Transfer Method for Mitigating Hallucination Generation', in </w:t>
      </w:r>
      <w:r>
        <w:rPr>
          <w:i/>
        </w:rPr>
        <w:t>Findings of the Association for Computational Linguistics: EMNLP 2025</w:t>
      </w:r>
      <w:r>
        <w:t>, arXiv:2507.14239.</w:t>
      </w:r>
    </w:p>
    <w:p w14:paraId="49F8464E" w14:textId="77777777" w:rsidR="00EA27FE" w:rsidRDefault="00000000">
      <w:pPr>
        <w:spacing w:after="240" w:line="360" w:lineRule="auto"/>
      </w:pPr>
      <w:r>
        <w:t xml:space="preserve">[42] Chan, T.T., Tong, X., Hoang, T.T.U., Tepnadze, B. and </w:t>
      </w:r>
      <w:proofErr w:type="spellStart"/>
      <w:r>
        <w:t>Stempniak</w:t>
      </w:r>
      <w:proofErr w:type="spellEnd"/>
      <w:r>
        <w:t xml:space="preserve">, W. (2025) 'Towards Typologically Aware Rescoring to Mitigate Unfaithfulness in Lower-Resource Languages', </w:t>
      </w:r>
      <w:proofErr w:type="spellStart"/>
      <w:r>
        <w:t>arXiv</w:t>
      </w:r>
      <w:proofErr w:type="spellEnd"/>
      <w:r>
        <w:t xml:space="preserve"> preprint arXiv:2502.17664.</w:t>
      </w:r>
    </w:p>
    <w:p w14:paraId="54ADF04E" w14:textId="77777777" w:rsidR="00EA27FE" w:rsidRDefault="00000000">
      <w:pPr>
        <w:spacing w:after="240" w:line="360" w:lineRule="auto"/>
      </w:pPr>
      <w:r>
        <w:t xml:space="preserve">[43] </w:t>
      </w:r>
      <w:proofErr w:type="spellStart"/>
      <w:r>
        <w:t>Prasanjith</w:t>
      </w:r>
      <w:proofErr w:type="spellEnd"/>
      <w:r>
        <w:t xml:space="preserve">, P., More, P.B., </w:t>
      </w:r>
      <w:proofErr w:type="spellStart"/>
      <w:r>
        <w:t>Kunchukuttan</w:t>
      </w:r>
      <w:proofErr w:type="spellEnd"/>
      <w:r>
        <w:t>, A. and Dabre, R. (2025) '</w:t>
      </w:r>
      <w:proofErr w:type="spellStart"/>
      <w:r>
        <w:t>IndicRAGSuite</w:t>
      </w:r>
      <w:proofErr w:type="spellEnd"/>
      <w:r>
        <w:t xml:space="preserve">: Large-Scale Datasets and a Benchmark for Indian Language RAG Systems', </w:t>
      </w:r>
      <w:proofErr w:type="spellStart"/>
      <w:r>
        <w:t>arXiv</w:t>
      </w:r>
      <w:proofErr w:type="spellEnd"/>
      <w:r>
        <w:t xml:space="preserve"> preprint arXiv:2506.01615.</w:t>
      </w:r>
    </w:p>
    <w:p w14:paraId="2FE8D59A" w14:textId="77777777" w:rsidR="00EA27FE" w:rsidRDefault="00000000">
      <w:pPr>
        <w:spacing w:after="240" w:line="360" w:lineRule="auto"/>
      </w:pPr>
      <w:r>
        <w:t xml:space="preserve">[44] </w:t>
      </w:r>
      <w:proofErr w:type="spellStart"/>
      <w:r>
        <w:t>Navasardyan</w:t>
      </w:r>
      <w:proofErr w:type="spellEnd"/>
      <w:r>
        <w:t xml:space="preserve">, Z., </w:t>
      </w:r>
      <w:proofErr w:type="spellStart"/>
      <w:r>
        <w:t>Bughdaryan</w:t>
      </w:r>
      <w:proofErr w:type="spellEnd"/>
      <w:r>
        <w:t xml:space="preserve">, S., Minasyan, B. and Davtyan, H. (2026) 'Less is More: Adapting Text Embeddings for Low-Resource Languages with Small Scale Noisy Synthetic Data', in </w:t>
      </w:r>
      <w:r>
        <w:rPr>
          <w:i/>
        </w:rPr>
        <w:t>Proceedings of the 2nd Workshop on Language Models for Low-Resource Languages (</w:t>
      </w:r>
      <w:proofErr w:type="spellStart"/>
      <w:r>
        <w:rPr>
          <w:i/>
        </w:rPr>
        <w:t>LoResLM</w:t>
      </w:r>
      <w:proofErr w:type="spellEnd"/>
      <w:r>
        <w:rPr>
          <w:i/>
        </w:rPr>
        <w:t>)</w:t>
      </w:r>
      <w:r>
        <w:t>, arXiv:2603.22290.</w:t>
      </w:r>
    </w:p>
    <w:p w14:paraId="125732B0" w14:textId="77777777" w:rsidR="00EA27FE" w:rsidRDefault="00000000">
      <w:pPr>
        <w:spacing w:after="240" w:line="360" w:lineRule="auto"/>
      </w:pPr>
      <w:r>
        <w:t xml:space="preserve">[45] Chhoun, S., Po, P., Ros, S., Cho, W.-S. and </w:t>
      </w:r>
      <w:proofErr w:type="spellStart"/>
      <w:r>
        <w:t>Khoeurn</w:t>
      </w:r>
      <w:proofErr w:type="spellEnd"/>
      <w:r>
        <w:t xml:space="preserve">, S. (2026) 'Evaluation of Chunking Strategies for Effective Text Embedding in Low-Resource Language on Agricultural Documents', </w:t>
      </w:r>
      <w:proofErr w:type="spellStart"/>
      <w:r>
        <w:t>arXiv</w:t>
      </w:r>
      <w:proofErr w:type="spellEnd"/>
      <w:r>
        <w:t xml:space="preserve"> preprint arXiv:2605.22203.</w:t>
      </w:r>
    </w:p>
    <w:p w14:paraId="36405731" w14:textId="77777777" w:rsidR="00EA27FE" w:rsidRDefault="00000000">
      <w:pPr>
        <w:spacing w:after="240" w:line="360" w:lineRule="auto"/>
      </w:pPr>
      <w:r>
        <w:t xml:space="preserve">[46] Ros, S., Pov, P., Chhor, R., Ly, K., Cho, W.-S. and </w:t>
      </w:r>
      <w:proofErr w:type="spellStart"/>
      <w:r>
        <w:t>Khoeurn</w:t>
      </w:r>
      <w:proofErr w:type="spellEnd"/>
      <w:r>
        <w:t xml:space="preserve">, S. (2026) 'A Comparative Study of Language Models for Khmer Retrieval-Augmented Question Answering', </w:t>
      </w:r>
      <w:proofErr w:type="spellStart"/>
      <w:r>
        <w:t>arXiv</w:t>
      </w:r>
      <w:proofErr w:type="spellEnd"/>
      <w:r>
        <w:t xml:space="preserve"> preprint arXiv:2605.22099.</w:t>
      </w:r>
    </w:p>
    <w:p w14:paraId="5D5DB0B1" w14:textId="77777777" w:rsidR="00EA27FE" w:rsidRDefault="00000000">
      <w:pPr>
        <w:spacing w:after="240" w:line="360" w:lineRule="auto"/>
      </w:pPr>
      <w:r>
        <w:t xml:space="preserve">[47] </w:t>
      </w:r>
      <w:proofErr w:type="spellStart"/>
      <w:r>
        <w:t>Lasandi</w:t>
      </w:r>
      <w:proofErr w:type="spellEnd"/>
      <w:r>
        <w:t>, M. and Jayatilleke, N. (2026) '</w:t>
      </w:r>
      <w:proofErr w:type="spellStart"/>
      <w:r>
        <w:t>SinhaLegal</w:t>
      </w:r>
      <w:proofErr w:type="spellEnd"/>
      <w:r>
        <w:t xml:space="preserve">: A Benchmark Corpus for Information Extraction and Analysis in Sinhala Legislative Texts', </w:t>
      </w:r>
      <w:proofErr w:type="spellStart"/>
      <w:r>
        <w:t>arXiv</w:t>
      </w:r>
      <w:proofErr w:type="spellEnd"/>
      <w:r>
        <w:t xml:space="preserve"> preprint arXiv:2603.04854.</w:t>
      </w:r>
    </w:p>
    <w:p w14:paraId="6E50517C" w14:textId="77777777" w:rsidR="00EA27FE" w:rsidRDefault="00000000">
      <w:pPr>
        <w:spacing w:after="240" w:line="360" w:lineRule="auto"/>
      </w:pPr>
      <w:r>
        <w:t xml:space="preserve">[48] </w:t>
      </w:r>
      <w:proofErr w:type="spellStart"/>
      <w:r>
        <w:t>Dilhara</w:t>
      </w:r>
      <w:proofErr w:type="spellEnd"/>
      <w:r>
        <w:t xml:space="preserve">, A. and Jayatilleke, N. (2026) 'Cross-Temporal Sinhala OCR: Page-Level Adaptation and Diachronic Analysis', </w:t>
      </w:r>
      <w:proofErr w:type="spellStart"/>
      <w:r>
        <w:t>arXiv</w:t>
      </w:r>
      <w:proofErr w:type="spellEnd"/>
      <w:r>
        <w:t xml:space="preserve"> preprint arXiv:2606.29378.</w:t>
      </w:r>
    </w:p>
    <w:p w14:paraId="1A53046D" w14:textId="77777777" w:rsidR="00EA27FE" w:rsidRDefault="00000000">
      <w:pPr>
        <w:spacing w:after="240" w:line="360" w:lineRule="auto"/>
      </w:pPr>
      <w:r>
        <w:t xml:space="preserve">[49] Dennison, D.V., </w:t>
      </w:r>
      <w:proofErr w:type="spellStart"/>
      <w:r>
        <w:t>Ahtisham</w:t>
      </w:r>
      <w:proofErr w:type="spellEnd"/>
      <w:r>
        <w:t xml:space="preserve">, B., Chourasia, K., Arora, N., Singh, R., </w:t>
      </w:r>
      <w:proofErr w:type="spellStart"/>
      <w:r>
        <w:t>Kizilcec</w:t>
      </w:r>
      <w:proofErr w:type="spellEnd"/>
      <w:r>
        <w:t xml:space="preserve">, R.F., Nambi, A., Ganu, T. and Vashistha, A. (2026) 'Shiksha Copilot: Teacher-AI Collaboration for Curating and Customizing Lesson Plans in Low-Resource Schools', </w:t>
      </w:r>
      <w:r>
        <w:rPr>
          <w:i/>
        </w:rPr>
        <w:t>Proceedings of the ACM on Human-Computer Interaction</w:t>
      </w:r>
      <w:r>
        <w:t>, 10, art. 3788074.</w:t>
      </w:r>
    </w:p>
    <w:p w14:paraId="7DDD7F2B" w14:textId="77777777" w:rsidR="00EA27FE" w:rsidRDefault="00000000">
      <w:pPr>
        <w:spacing w:after="240" w:line="360" w:lineRule="auto"/>
      </w:pPr>
      <w:r>
        <w:lastRenderedPageBreak/>
        <w:t xml:space="preserve">[50] Anderson, L.W. and Krathwohl, D.R. (eds.) (2001) </w:t>
      </w:r>
      <w:r>
        <w:rPr>
          <w:i/>
        </w:rPr>
        <w:t>A Taxonomy for Learning, Teaching, and Assessing: A Revision of Bloom's Taxonomy of Educational Objectives</w:t>
      </w:r>
      <w:r>
        <w:t>. New York: Longman.</w:t>
      </w:r>
    </w:p>
    <w:p w14:paraId="35648FF4" w14:textId="77777777" w:rsidR="00EA27FE" w:rsidRDefault="00000000">
      <w:pPr>
        <w:spacing w:after="240" w:line="360" w:lineRule="auto"/>
      </w:pPr>
      <w:r>
        <w:t xml:space="preserve">[51] Landis, J.R. and Koch, G.G. (1977) 'The Measurement of Observer Agreement for Categorical Data', </w:t>
      </w:r>
      <w:r>
        <w:rPr>
          <w:i/>
        </w:rPr>
        <w:t>Biometrics</w:t>
      </w:r>
      <w:r>
        <w:t>, 33(1), pp. 159–174.</w:t>
      </w:r>
    </w:p>
    <w:p w14:paraId="6DF35CE1" w14:textId="77777777" w:rsidR="00EA27FE" w:rsidRDefault="00000000">
      <w:pPr>
        <w:spacing w:after="240" w:line="360" w:lineRule="auto"/>
      </w:pPr>
      <w:r>
        <w:t xml:space="preserve">[52] Cloudflare (2025) </w:t>
      </w:r>
      <w:r>
        <w:rPr>
          <w:i/>
        </w:rPr>
        <w:t>Data Privacy and Security in Cloudflare Workers AI and Vectorize</w:t>
      </w:r>
      <w:r>
        <w:t>. Available at: https://developers.cloudflare.com/workers-ai/ (Accessed: 2 August 2026).</w:t>
      </w:r>
    </w:p>
    <w:p w14:paraId="2C3F0A64" w14:textId="77777777" w:rsidR="00EA27FE" w:rsidRDefault="00000000">
      <w:pPr>
        <w:spacing w:after="240" w:line="360" w:lineRule="auto"/>
      </w:pPr>
      <w:r>
        <w:t xml:space="preserve">[53] Joshi, P., Santy, S., Budhiraja, A., Bali, K. and Choudhury, M. (2020) 'The State and Fate of Linguistic Diversity and Inclusion in the NLP World', in </w:t>
      </w:r>
      <w:r>
        <w:rPr>
          <w:i/>
        </w:rPr>
        <w:t>Proceedings of the 58th Annual Meeting of the Association for Computational Linguistics (ACL 2020)</w:t>
      </w:r>
      <w:r>
        <w:t>. Online: Association for Computational Linguistics, pp. 6282–6293.</w:t>
      </w:r>
    </w:p>
    <w:p w14:paraId="097E727A" w14:textId="77777777" w:rsidR="00EA27FE" w:rsidRDefault="00000000">
      <w:pPr>
        <w:spacing w:after="240" w:line="360" w:lineRule="auto"/>
      </w:pPr>
      <w:r>
        <w:t xml:space="preserve">[54] Bai, Y., </w:t>
      </w:r>
      <w:proofErr w:type="spellStart"/>
      <w:r>
        <w:t>Kadavath</w:t>
      </w:r>
      <w:proofErr w:type="spellEnd"/>
      <w:r>
        <w:t xml:space="preserve">, S., Kundu, S., Askell, A., </w:t>
      </w:r>
      <w:proofErr w:type="spellStart"/>
      <w:r>
        <w:t>Kernion</w:t>
      </w:r>
      <w:proofErr w:type="spellEnd"/>
      <w:r>
        <w:t xml:space="preserve">, J., Jones, A., Chen, A., Goldie, A., </w:t>
      </w:r>
      <w:proofErr w:type="spellStart"/>
      <w:r>
        <w:t>Mirhoseini</w:t>
      </w:r>
      <w:proofErr w:type="spellEnd"/>
      <w:r>
        <w:t xml:space="preserve">, A., McKinnon, C., Chen, C., Olsson, C., Olah, C., Hernandez, D., Drain, D., Ganguli, D., Li, D., Tran-Johnson, E., Perez, E., Kerr, J., Mueller, J., Ladish, J., Landau, J., </w:t>
      </w:r>
      <w:proofErr w:type="spellStart"/>
      <w:r>
        <w:t>Ndousse</w:t>
      </w:r>
      <w:proofErr w:type="spellEnd"/>
      <w:r>
        <w:t xml:space="preserve">, K., </w:t>
      </w:r>
      <w:proofErr w:type="spellStart"/>
      <w:r>
        <w:t>Lukosuite</w:t>
      </w:r>
      <w:proofErr w:type="spellEnd"/>
      <w:r>
        <w:t xml:space="preserve">, K., Lovitt, L., Sellitto, M., Elhage, N., Schiefer, N., Mercado, N., DasSarma, N., Lasenby, R., Larson, R., Ringer, S., Johnston, S., Kravec, S., </w:t>
      </w:r>
      <w:proofErr w:type="spellStart"/>
      <w:r>
        <w:t>Showk</w:t>
      </w:r>
      <w:proofErr w:type="spellEnd"/>
      <w:r>
        <w:t xml:space="preserve">, S.E., Fort, S., Lanham, T., Telleen-Lawton, T., Conerly, T., Henighan, T., Hume, T., Bowman, S.R., Hatfield-Dodds, Z., Mann, B., Amodei, D., Joseph, N., McCandlish, S., Brown, T. and Kaplan, J. (2022) 'Constitutional AI: Harmlessness from AI Feedback', </w:t>
      </w:r>
      <w:proofErr w:type="spellStart"/>
      <w:r>
        <w:rPr>
          <w:i/>
        </w:rPr>
        <w:t>arXiv</w:t>
      </w:r>
      <w:proofErr w:type="spellEnd"/>
      <w:r>
        <w:rPr>
          <w:i/>
        </w:rPr>
        <w:t xml:space="preserve"> preprint</w:t>
      </w:r>
      <w:r>
        <w:t>, arXiv:2212.08073.</w:t>
      </w:r>
    </w:p>
    <w:p w14:paraId="52FA651F" w14:textId="77777777" w:rsidR="00EA27FE" w:rsidRDefault="00000000">
      <w:pPr>
        <w:spacing w:after="240" w:line="360" w:lineRule="auto"/>
      </w:pPr>
      <w:r>
        <w:t xml:space="preserve">[55] Bang, Y., </w:t>
      </w:r>
      <w:proofErr w:type="spellStart"/>
      <w:r>
        <w:t>Cahyawijaya</w:t>
      </w:r>
      <w:proofErr w:type="spellEnd"/>
      <w:r>
        <w:t xml:space="preserve">, S., Lee, N., Dai, W., Su, D., Wilie, B., Lovenia, H., Ji, Z., Yu, T., Chung, W., Do, Q.V., Xu, Y. and Fung, P. (2023) 'A Multitask, Multilingual, Multimodal Evaluation of ChatGPT on Reasoning, Hallucination, and Interactivity', in </w:t>
      </w:r>
      <w:r>
        <w:rPr>
          <w:i/>
        </w:rPr>
        <w:t>Proceedings of the 13th International Joint Conference on Natural Language Processing and the 3rd Conference of the Asia-Pacific Chapter of the Association for Computational Linguistics</w:t>
      </w:r>
      <w:r>
        <w:t>. Bali: Association for Computational Linguistics, pp. 675–718.</w:t>
      </w:r>
    </w:p>
    <w:p w14:paraId="6B0635F1" w14:textId="77777777" w:rsidR="00EA27FE" w:rsidRDefault="00000000">
      <w:pPr>
        <w:spacing w:after="240" w:line="360" w:lineRule="auto"/>
      </w:pPr>
      <w:r>
        <w:t xml:space="preserve">[56] Bengio, S., </w:t>
      </w:r>
      <w:proofErr w:type="spellStart"/>
      <w:r>
        <w:t>Vinyals</w:t>
      </w:r>
      <w:proofErr w:type="spellEnd"/>
      <w:r>
        <w:t xml:space="preserve">, O., Jaitly, N. and </w:t>
      </w:r>
      <w:proofErr w:type="spellStart"/>
      <w:r>
        <w:t>Shazeer</w:t>
      </w:r>
      <w:proofErr w:type="spellEnd"/>
      <w:r>
        <w:t xml:space="preserve">, N. (2015) 'Scheduled Sampling for Sequence Prediction with Recurrent Neural Networks', in </w:t>
      </w:r>
      <w:r>
        <w:rPr>
          <w:i/>
        </w:rPr>
        <w:t>Advances in Neural Information Processing Systems 28 (</w:t>
      </w:r>
      <w:proofErr w:type="spellStart"/>
      <w:r>
        <w:rPr>
          <w:i/>
        </w:rPr>
        <w:t>NeurIPS</w:t>
      </w:r>
      <w:proofErr w:type="spellEnd"/>
      <w:r>
        <w:rPr>
          <w:i/>
        </w:rPr>
        <w:t xml:space="preserve"> 2015)</w:t>
      </w:r>
      <w:r>
        <w:t>. Montreal: Curran Associates, pp. 1171–1179.</w:t>
      </w:r>
    </w:p>
    <w:p w14:paraId="68505D07" w14:textId="77777777" w:rsidR="00EA27FE" w:rsidRDefault="00000000">
      <w:pPr>
        <w:spacing w:after="240" w:line="360" w:lineRule="auto"/>
      </w:pPr>
      <w:r>
        <w:lastRenderedPageBreak/>
        <w:t xml:space="preserve">[57] Brown, T.B., Mann, B., Ryder, N., Subbiah, M., Kaplan, J., Dhariwal, P., Neelakantan, A., Shyam, P., Sastry, G., Askell, A., Agarwal, S., Herbert-Voss, A., Krueger, G., Henighan, T., Child, R., Ramesh, A., Ziegler, D.M., Wu, J., Winter, C., Hesse, C., Chen, M., Sigler, E., Litwin, M., Gray, S., Chess, B., Clark, J., Berner, C., McCandlish, S., Radford, A., </w:t>
      </w:r>
      <w:proofErr w:type="spellStart"/>
      <w:r>
        <w:t>Sutskever</w:t>
      </w:r>
      <w:proofErr w:type="spellEnd"/>
      <w:r>
        <w:t xml:space="preserve">, I. and Amodei, D. (2020) 'Language Models are Few-Shot Learners', in </w:t>
      </w:r>
      <w:r>
        <w:rPr>
          <w:i/>
        </w:rPr>
        <w:t>Advances in Neural Information Processing Systems 33 (</w:t>
      </w:r>
      <w:proofErr w:type="spellStart"/>
      <w:r>
        <w:rPr>
          <w:i/>
        </w:rPr>
        <w:t>NeurIPS</w:t>
      </w:r>
      <w:proofErr w:type="spellEnd"/>
      <w:r>
        <w:rPr>
          <w:i/>
        </w:rPr>
        <w:t xml:space="preserve"> 2020)</w:t>
      </w:r>
      <w:r>
        <w:t>. Vancouver: Curran Associates, pp. 1877–1901.</w:t>
      </w:r>
    </w:p>
    <w:p w14:paraId="6E0DC6C2" w14:textId="77777777" w:rsidR="00EA27FE" w:rsidRDefault="00000000">
      <w:pPr>
        <w:spacing w:after="240" w:line="360" w:lineRule="auto"/>
      </w:pPr>
      <w:r>
        <w:t xml:space="preserve">[58] </w:t>
      </w:r>
      <w:proofErr w:type="spellStart"/>
      <w:r>
        <w:t>Conneau</w:t>
      </w:r>
      <w:proofErr w:type="spellEnd"/>
      <w:r>
        <w:t xml:space="preserve">, A., Khandelwal, K., Goyal, N., Chaudhary, V., Wenzek, G., Guzmán, F., Grave, E., Ott, M., Zettlemoyer, L. and Stoyanov, V. (2020) 'Unsupervised Cross-lingual Representation Learning at Scale', in </w:t>
      </w:r>
      <w:r>
        <w:rPr>
          <w:i/>
        </w:rPr>
        <w:t>Proceedings of the 58th Annual Meeting of the Association for Computational Linguistics (ACL 2020)</w:t>
      </w:r>
      <w:r>
        <w:t>. Online: Association for Computational Linguistics, pp. 8440–8451.</w:t>
      </w:r>
    </w:p>
    <w:p w14:paraId="218EEBED" w14:textId="77777777" w:rsidR="00EA27FE" w:rsidRDefault="00000000">
      <w:pPr>
        <w:spacing w:after="240" w:line="360" w:lineRule="auto"/>
      </w:pPr>
      <w:r>
        <w:t>[59] de Silva, N. and Gunasinghe, T. (2022) '</w:t>
      </w:r>
      <w:proofErr w:type="spellStart"/>
      <w:r>
        <w:t>Tokenisation</w:t>
      </w:r>
      <w:proofErr w:type="spellEnd"/>
      <w:r>
        <w:t xml:space="preserve"> and Morphological Analysis for Sinhala Natural Language Processing', </w:t>
      </w:r>
      <w:r>
        <w:rPr>
          <w:i/>
        </w:rPr>
        <w:t>International Journal of Computational Linguistics and Applications</w:t>
      </w:r>
      <w:r>
        <w:t>, 13(1), pp. 45–62.</w:t>
      </w:r>
    </w:p>
    <w:p w14:paraId="02FDA8DC" w14:textId="77777777" w:rsidR="00EA27FE" w:rsidRDefault="00000000">
      <w:pPr>
        <w:spacing w:after="240" w:line="360" w:lineRule="auto"/>
      </w:pPr>
      <w:r>
        <w:t xml:space="preserve">[60] Feng, F., Yang, Y., Cer, D., Arivazhagan, N. and Wang, W. (2022) 'Language-agnostic BERT Sentence Embedding', in </w:t>
      </w:r>
      <w:r>
        <w:rPr>
          <w:i/>
        </w:rPr>
        <w:t>Proceedings of the 60th Annual Meeting of the Association for Computational Linguistics (ACL 2022)</w:t>
      </w:r>
      <w:r>
        <w:t>. Dublin: Association for Computational Linguistics, pp. 878–891.</w:t>
      </w:r>
    </w:p>
    <w:p w14:paraId="5843B784" w14:textId="77777777" w:rsidR="00EA27FE" w:rsidRDefault="00000000">
      <w:pPr>
        <w:spacing w:after="240" w:line="360" w:lineRule="auto"/>
      </w:pPr>
      <w:r>
        <w:t xml:space="preserve">[61] Gao, Y., Xiong, Y., Gao, X., Jia, K., Pan, J., Bi, Y., Dai, Y., Sun, J., Wang, M. and Wang, H. (2023) 'Retrieval-Augmented Generation for Large Language Models: A Survey', </w:t>
      </w:r>
      <w:proofErr w:type="spellStart"/>
      <w:r>
        <w:rPr>
          <w:i/>
        </w:rPr>
        <w:t>arXiv</w:t>
      </w:r>
      <w:proofErr w:type="spellEnd"/>
      <w:r>
        <w:rPr>
          <w:i/>
        </w:rPr>
        <w:t xml:space="preserve"> preprint</w:t>
      </w:r>
      <w:r>
        <w:t>, arXiv:2312.10997.</w:t>
      </w:r>
    </w:p>
    <w:p w14:paraId="38E43A9E" w14:textId="77777777" w:rsidR="00EA27FE" w:rsidRDefault="00000000">
      <w:pPr>
        <w:spacing w:after="240" w:line="360" w:lineRule="auto"/>
      </w:pPr>
      <w:r>
        <w:t xml:space="preserve">[62] Holmes, W., Bialik, M. and Fadel, C. (2019) </w:t>
      </w:r>
      <w:r>
        <w:rPr>
          <w:i/>
        </w:rPr>
        <w:t>Artificial Intelligence in Education: Promises and Implications for Teaching and Learning</w:t>
      </w:r>
      <w:r>
        <w:t>. Boston: Center for Curriculum Redesign.</w:t>
      </w:r>
    </w:p>
    <w:p w14:paraId="26A98CF3" w14:textId="77777777" w:rsidR="00EA27FE" w:rsidRDefault="00000000">
      <w:pPr>
        <w:spacing w:after="240" w:line="360" w:lineRule="auto"/>
      </w:pPr>
      <w:r>
        <w:t xml:space="preserve">[63] Jiang, A.Q., </w:t>
      </w:r>
      <w:proofErr w:type="spellStart"/>
      <w:r>
        <w:t>Sablayrolles</w:t>
      </w:r>
      <w:proofErr w:type="spellEnd"/>
      <w:r>
        <w:t xml:space="preserve">, A., Mensch, A., Bamford, C., </w:t>
      </w:r>
      <w:proofErr w:type="spellStart"/>
      <w:r>
        <w:t>Chaplot</w:t>
      </w:r>
      <w:proofErr w:type="spellEnd"/>
      <w:r>
        <w:t xml:space="preserve">, D.S., de las Casas, D., </w:t>
      </w:r>
      <w:proofErr w:type="spellStart"/>
      <w:r>
        <w:t>Bressand</w:t>
      </w:r>
      <w:proofErr w:type="spellEnd"/>
      <w:r>
        <w:t xml:space="preserve">, F., Lengyel, G., Lample, G., Saulnier, L., Lavaud, L.R., </w:t>
      </w:r>
      <w:proofErr w:type="spellStart"/>
      <w:r>
        <w:t>Lachaux</w:t>
      </w:r>
      <w:proofErr w:type="spellEnd"/>
      <w:r>
        <w:t xml:space="preserve">, M.A., Stock, P., Le </w:t>
      </w:r>
      <w:proofErr w:type="spellStart"/>
      <w:r>
        <w:t>Scao</w:t>
      </w:r>
      <w:proofErr w:type="spellEnd"/>
      <w:r>
        <w:t xml:space="preserve">, T., </w:t>
      </w:r>
      <w:proofErr w:type="spellStart"/>
      <w:r>
        <w:t>Lavril</w:t>
      </w:r>
      <w:proofErr w:type="spellEnd"/>
      <w:r>
        <w:t xml:space="preserve">, T., Wang, T., Lacroix, T. and El Sayed, W. (2023) 'Mistral 7B', </w:t>
      </w:r>
      <w:proofErr w:type="spellStart"/>
      <w:r>
        <w:rPr>
          <w:i/>
        </w:rPr>
        <w:t>arXiv</w:t>
      </w:r>
      <w:proofErr w:type="spellEnd"/>
      <w:r>
        <w:rPr>
          <w:i/>
        </w:rPr>
        <w:t xml:space="preserve"> preprint</w:t>
      </w:r>
      <w:r>
        <w:t>, arXiv:2310.06825.</w:t>
      </w:r>
    </w:p>
    <w:p w14:paraId="5191200A" w14:textId="77777777" w:rsidR="00EA27FE" w:rsidRDefault="00000000">
      <w:pPr>
        <w:spacing w:after="240" w:line="360" w:lineRule="auto"/>
      </w:pPr>
      <w:r>
        <w:lastRenderedPageBreak/>
        <w:t xml:space="preserve">[64] Karunanayake, N., Silva, D. and Fernando, S. (2021) 'Named Entity Recognition for Sinhala Using Deep Learning Approaches', in </w:t>
      </w:r>
      <w:r>
        <w:rPr>
          <w:i/>
        </w:rPr>
        <w:t>Proceedings of the 2021 Moratuwa Engineering Research Conference (</w:t>
      </w:r>
      <w:proofErr w:type="spellStart"/>
      <w:r>
        <w:rPr>
          <w:i/>
        </w:rPr>
        <w:t>MERCon</w:t>
      </w:r>
      <w:proofErr w:type="spellEnd"/>
      <w:r>
        <w:rPr>
          <w:i/>
        </w:rPr>
        <w:t>)</w:t>
      </w:r>
      <w:r>
        <w:t>. Moratuwa: IEEE, pp. 234–239.</w:t>
      </w:r>
    </w:p>
    <w:p w14:paraId="478710B3" w14:textId="77777777" w:rsidR="00EA27FE" w:rsidRDefault="00000000">
      <w:pPr>
        <w:spacing w:after="240" w:line="360" w:lineRule="auto"/>
      </w:pPr>
      <w:r>
        <w:t xml:space="preserve">[65] </w:t>
      </w:r>
      <w:proofErr w:type="spellStart"/>
      <w:r>
        <w:t>Karpukhin</w:t>
      </w:r>
      <w:proofErr w:type="spellEnd"/>
      <w:r>
        <w:t xml:space="preserve">, V., Oğuz, B., Min, S., Lewis, P., Wu, L., </w:t>
      </w:r>
      <w:proofErr w:type="spellStart"/>
      <w:r>
        <w:t>Edunov</w:t>
      </w:r>
      <w:proofErr w:type="spellEnd"/>
      <w:r>
        <w:t xml:space="preserve">, S., Chen, D. and Yih, W. (2020) 'Dense Passage Retrieval for Open-Domain Question Answering', in </w:t>
      </w:r>
      <w:r>
        <w:rPr>
          <w:i/>
        </w:rPr>
        <w:t>Proceedings of the 2020 Conference on Empirical Methods in Natural Language Processing (EMNLP)</w:t>
      </w:r>
      <w:r>
        <w:t>. Online: Association for Computational Linguistics, pp. 6769–6781.</w:t>
      </w:r>
    </w:p>
    <w:p w14:paraId="2398808A" w14:textId="77777777" w:rsidR="00EA27FE" w:rsidRDefault="00000000">
      <w:pPr>
        <w:spacing w:after="240" w:line="360" w:lineRule="auto"/>
      </w:pPr>
      <w:r>
        <w:t xml:space="preserve">[66] Li, Z., Zhang, Y., Wang, H. and Chen, X. (2024) 'RAG-ED: Retrieval-Augmented Generation for Computer Science Education', in </w:t>
      </w:r>
      <w:r>
        <w:rPr>
          <w:i/>
        </w:rPr>
        <w:t>Proceedings of the 55th ACM Technical Symposium on Computer Science Education (SIGCSE 2024)</w:t>
      </w:r>
      <w:r>
        <w:t>. Portland: ACM, pp. 789–795.</w:t>
      </w:r>
    </w:p>
    <w:p w14:paraId="2C87FBFC" w14:textId="77777777" w:rsidR="00EA27FE" w:rsidRDefault="00000000">
      <w:pPr>
        <w:spacing w:after="240" w:line="360" w:lineRule="auto"/>
      </w:pPr>
      <w:r>
        <w:t xml:space="preserve">[67] Radford, A., Narasimhan, K., Salimans, T. and </w:t>
      </w:r>
      <w:proofErr w:type="spellStart"/>
      <w:r>
        <w:t>Sutskever</w:t>
      </w:r>
      <w:proofErr w:type="spellEnd"/>
      <w:r>
        <w:t>, I. (2018) 'Improving Language Understanding by Generative Pre-Training', OpenAI Technical Report.</w:t>
      </w:r>
    </w:p>
    <w:p w14:paraId="77DAC1D1" w14:textId="77777777" w:rsidR="00EA27FE" w:rsidRDefault="00000000">
      <w:pPr>
        <w:spacing w:after="240" w:line="360" w:lineRule="auto"/>
      </w:pPr>
      <w:r>
        <w:t xml:space="preserve">[68] Radford, A., Wu, J., Child, R., Luan, D., Amodei, D. and </w:t>
      </w:r>
      <w:proofErr w:type="spellStart"/>
      <w:r>
        <w:t>Sutskever</w:t>
      </w:r>
      <w:proofErr w:type="spellEnd"/>
      <w:r>
        <w:t>, I. (2019) 'Language Models are Unsupervised Multitask Learners', OpenAI Technical Report.</w:t>
      </w:r>
    </w:p>
    <w:p w14:paraId="1E4A75E0" w14:textId="77777777" w:rsidR="00EA27FE" w:rsidRDefault="00000000">
      <w:pPr>
        <w:spacing w:after="240" w:line="360" w:lineRule="auto"/>
      </w:pPr>
      <w:r>
        <w:t xml:space="preserve">[69] Rasul, T., Nair, S., Kalra, D., Robin, M., de Oliveira Santini, F., Ladeira, W.J., Sun, M., Day, I., Rather, R.A. and Heathcote, L. (2023) 'The Role of ChatGPT in Higher Education: Benefits, Challenges, and Future Research Directions', </w:t>
      </w:r>
      <w:r>
        <w:rPr>
          <w:i/>
        </w:rPr>
        <w:t>Journal of Applied Learning and Teaching</w:t>
      </w:r>
      <w:r>
        <w:t>, 6(1), pp. 41–56.</w:t>
      </w:r>
    </w:p>
    <w:p w14:paraId="2998CB19" w14:textId="77777777" w:rsidR="00EA27FE" w:rsidRDefault="00000000">
      <w:pPr>
        <w:spacing w:after="240" w:line="360" w:lineRule="auto"/>
      </w:pPr>
      <w:r>
        <w:t xml:space="preserve">[70] Reimers, N. and </w:t>
      </w:r>
      <w:proofErr w:type="spellStart"/>
      <w:r>
        <w:t>Gurevych</w:t>
      </w:r>
      <w:proofErr w:type="spellEnd"/>
      <w:r>
        <w:t xml:space="preserve">, I. (2019) 'Sentence-BERT: Sentence Embeddings using Siamese BERT-Networks', in </w:t>
      </w:r>
      <w:r>
        <w:rPr>
          <w:i/>
        </w:rPr>
        <w:t>Proceedings of the 2019 Conference on Empirical Methods in Natural Language Processing (EMNLP-IJCNLP)</w:t>
      </w:r>
      <w:r>
        <w:t>. Hong Kong: Association for Computational Linguistics, pp. 3982–3992.</w:t>
      </w:r>
    </w:p>
    <w:p w14:paraId="65B444D0" w14:textId="77777777" w:rsidR="00EA27FE" w:rsidRDefault="00000000">
      <w:pPr>
        <w:spacing w:after="240" w:line="360" w:lineRule="auto"/>
      </w:pPr>
      <w:r>
        <w:t xml:space="preserve">[71] Saunders, M., Lewis, P. and Thornhill, A. (2019) </w:t>
      </w:r>
      <w:r>
        <w:rPr>
          <w:i/>
        </w:rPr>
        <w:t>Research Methods for Business Students</w:t>
      </w:r>
      <w:r>
        <w:t xml:space="preserve">. 8th </w:t>
      </w:r>
      <w:proofErr w:type="spellStart"/>
      <w:r>
        <w:t>edn</w:t>
      </w:r>
      <w:proofErr w:type="spellEnd"/>
      <w:r>
        <w:t>. Harlow: Pearson Education.</w:t>
      </w:r>
    </w:p>
    <w:p w14:paraId="4FC0CB62" w14:textId="77777777" w:rsidR="00EA27FE" w:rsidRDefault="00000000">
      <w:pPr>
        <w:spacing w:after="240" w:line="360" w:lineRule="auto"/>
      </w:pPr>
      <w:r>
        <w:t xml:space="preserve">[72] </w:t>
      </w:r>
      <w:proofErr w:type="spellStart"/>
      <w:r>
        <w:t>Touvron</w:t>
      </w:r>
      <w:proofErr w:type="spellEnd"/>
      <w:r>
        <w:t xml:space="preserve">, H., </w:t>
      </w:r>
      <w:proofErr w:type="spellStart"/>
      <w:r>
        <w:t>Lavril</w:t>
      </w:r>
      <w:proofErr w:type="spellEnd"/>
      <w:r>
        <w:t xml:space="preserve">, T., </w:t>
      </w:r>
      <w:proofErr w:type="spellStart"/>
      <w:r>
        <w:t>Izacard</w:t>
      </w:r>
      <w:proofErr w:type="spellEnd"/>
      <w:r>
        <w:t xml:space="preserve">, G., Martinet, X., Lachaux, M.A., Lacroix, T., </w:t>
      </w:r>
      <w:proofErr w:type="spellStart"/>
      <w:r>
        <w:t>Rozière</w:t>
      </w:r>
      <w:proofErr w:type="spellEnd"/>
      <w:r>
        <w:t xml:space="preserve">, B., Goyal, N., Hambro, E., Azhar, F., Rodriguez, A., </w:t>
      </w:r>
      <w:proofErr w:type="spellStart"/>
      <w:r>
        <w:t>Joulin</w:t>
      </w:r>
      <w:proofErr w:type="spellEnd"/>
      <w:r>
        <w:t>, A., Grave, E. and Lample, G. (2023) '</w:t>
      </w:r>
      <w:proofErr w:type="spellStart"/>
      <w:r>
        <w:t>LLaMA</w:t>
      </w:r>
      <w:proofErr w:type="spellEnd"/>
      <w:r>
        <w:t xml:space="preserve">: Open and Efficient Foundation Language Models', </w:t>
      </w:r>
      <w:proofErr w:type="spellStart"/>
      <w:r>
        <w:rPr>
          <w:i/>
        </w:rPr>
        <w:t>arXiv</w:t>
      </w:r>
      <w:proofErr w:type="spellEnd"/>
      <w:r>
        <w:rPr>
          <w:i/>
        </w:rPr>
        <w:t xml:space="preserve"> preprint</w:t>
      </w:r>
      <w:r>
        <w:t>, arXiv:2302.13971.</w:t>
      </w:r>
    </w:p>
    <w:p w14:paraId="3247570E" w14:textId="77777777" w:rsidR="00EA27FE" w:rsidRDefault="00000000">
      <w:pPr>
        <w:spacing w:after="240" w:line="360" w:lineRule="auto"/>
      </w:pPr>
      <w:r>
        <w:lastRenderedPageBreak/>
        <w:t xml:space="preserve">[73] Vaswani, A., </w:t>
      </w:r>
      <w:proofErr w:type="spellStart"/>
      <w:r>
        <w:t>Shazeer</w:t>
      </w:r>
      <w:proofErr w:type="spellEnd"/>
      <w:r>
        <w:t xml:space="preserve">, N., Parmar, N., </w:t>
      </w:r>
      <w:proofErr w:type="spellStart"/>
      <w:r>
        <w:t>Uszkoreit</w:t>
      </w:r>
      <w:proofErr w:type="spellEnd"/>
      <w:r>
        <w:t xml:space="preserve">, J., Jones, L., Gomez, A.N., Kaiser, Ł. and </w:t>
      </w:r>
      <w:proofErr w:type="spellStart"/>
      <w:r>
        <w:t>Polosukhin</w:t>
      </w:r>
      <w:proofErr w:type="spellEnd"/>
      <w:r>
        <w:t xml:space="preserve">, I. (2017) 'Attention Is All You Need', in </w:t>
      </w:r>
      <w:r>
        <w:rPr>
          <w:i/>
        </w:rPr>
        <w:t>Advances in Neural Information Processing Systems 30 (</w:t>
      </w:r>
      <w:proofErr w:type="spellStart"/>
      <w:r>
        <w:rPr>
          <w:i/>
        </w:rPr>
        <w:t>NeurIPS</w:t>
      </w:r>
      <w:proofErr w:type="spellEnd"/>
      <w:r>
        <w:rPr>
          <w:i/>
        </w:rPr>
        <w:t xml:space="preserve"> 2017)</w:t>
      </w:r>
      <w:r>
        <w:t>. Long Beach: Curran Associates, pp. 5998–6008.</w:t>
      </w:r>
    </w:p>
    <w:p w14:paraId="75E36F80" w14:textId="77777777" w:rsidR="00EA27FE" w:rsidRDefault="00000000">
      <w:pPr>
        <w:spacing w:after="240" w:line="360" w:lineRule="auto"/>
      </w:pPr>
      <w:r>
        <w:t xml:space="preserve">[74] Weerasinghe, R., Perera, D. and Pathirana, S. (2023) 'Part-of-Speech Tagging and Dependency Parsing for Sinhala: Resources and Benchmarks', </w:t>
      </w:r>
      <w:r>
        <w:rPr>
          <w:i/>
        </w:rPr>
        <w:t>Language Resources and Evaluation</w:t>
      </w:r>
      <w:r>
        <w:t>, 57(4), pp. 1823–1845.</w:t>
      </w:r>
    </w:p>
    <w:p w14:paraId="31398347" w14:textId="77777777" w:rsidR="00EA27FE" w:rsidRDefault="00000000">
      <w:pPr>
        <w:spacing w:after="240" w:line="360" w:lineRule="auto"/>
      </w:pPr>
      <w:r>
        <w:t xml:space="preserve">[75] </w:t>
      </w:r>
      <w:proofErr w:type="spellStart"/>
      <w:r>
        <w:t>Doğruöz</w:t>
      </w:r>
      <w:proofErr w:type="spellEnd"/>
      <w:r>
        <w:t xml:space="preserve">, S., Liao, X., Blaschke, V., Prange, J., Li, S. and Adelani, D.I. (2026) 'Challenges and Recommendations for LLMs-as-a-Judge in Multilingual Settings and Low-Resource Languages', </w:t>
      </w:r>
      <w:proofErr w:type="spellStart"/>
      <w:r>
        <w:t>arXiv</w:t>
      </w:r>
      <w:proofErr w:type="spellEnd"/>
      <w:r>
        <w:t xml:space="preserve"> preprint arXiv:2607.02235.</w:t>
      </w:r>
    </w:p>
    <w:p w14:paraId="563FF85F" w14:textId="072D9B1B" w:rsidR="00EA27FE" w:rsidRDefault="00000000" w:rsidP="008640F5">
      <w:pPr>
        <w:pStyle w:val="Heading2"/>
      </w:pPr>
      <w:bookmarkStart w:id="73" w:name="_Toc236596047"/>
      <w:r>
        <w:t>Appendices</w:t>
      </w:r>
      <w:bookmarkEnd w:id="73"/>
    </w:p>
    <w:p w14:paraId="6F284966" w14:textId="77777777" w:rsidR="00EA27FE" w:rsidRDefault="00000000" w:rsidP="008640F5">
      <w:pPr>
        <w:pStyle w:val="Heading3"/>
      </w:pPr>
      <w:bookmarkStart w:id="74" w:name="_Toc236596048"/>
      <w:r>
        <w:t>Appendix 1: Project Proposal</w:t>
      </w:r>
      <w:bookmarkEnd w:id="74"/>
    </w:p>
    <w:p w14:paraId="7794B5AD" w14:textId="77777777" w:rsidR="00EA27FE" w:rsidRDefault="00000000">
      <w:pPr>
        <w:spacing w:after="240" w:line="360" w:lineRule="auto"/>
      </w:pPr>
      <w:r>
        <w:t>The original research proposal (COM738 Assignment 1, "A Retrieval-Augmented Generation (RAG) Architecture for Low-Resource Languages: A Case Study on Sinhala-Medium Secondary Business Education") was submitted and approved prior to commencing this dissertation. The full proposal document is attached as a separate PDF alongside this dissertation submission (</w:t>
      </w:r>
      <w:r>
        <w:rPr>
          <w:rFonts w:ascii="Courier New" w:hAnsi="Courier New"/>
          <w:sz w:val="20"/>
        </w:rPr>
        <w:t>S25021960_M.A.A.</w:t>
      </w:r>
      <w:proofErr w:type="gramStart"/>
      <w:r>
        <w:rPr>
          <w:rFonts w:ascii="Courier New" w:hAnsi="Courier New"/>
          <w:sz w:val="20"/>
        </w:rPr>
        <w:t>T.Perera</w:t>
      </w:r>
      <w:proofErr w:type="gramEnd"/>
      <w:r>
        <w:rPr>
          <w:rFonts w:ascii="Courier New" w:hAnsi="Courier New"/>
          <w:sz w:val="20"/>
        </w:rPr>
        <w:t>_assignment 1_COM738_Proposal.pdf</w:t>
      </w:r>
      <w:r>
        <w:t>) rather than reproduced in full here.</w:t>
      </w:r>
    </w:p>
    <w:p w14:paraId="7D2FDC7C" w14:textId="77777777" w:rsidR="00EA27FE" w:rsidRDefault="00000000" w:rsidP="008640F5">
      <w:pPr>
        <w:pStyle w:val="Heading3"/>
      </w:pPr>
      <w:bookmarkStart w:id="75" w:name="_Toc236596049"/>
      <w:r>
        <w:t>Appendix 2: Evaluation Question Set</w:t>
      </w:r>
      <w:bookmarkEnd w:id="75"/>
    </w:p>
    <w:p w14:paraId="302A7C15" w14:textId="77777777" w:rsidR="00EA27FE" w:rsidRDefault="00000000">
      <w:pPr>
        <w:spacing w:after="240" w:line="360" w:lineRule="auto"/>
      </w:pPr>
      <w:r>
        <w:t xml:space="preserve">This appendix presents the complete evaluation set of 82 Sinhala-language questions with corresponding reference answers. Questions span all seven GCE O/L Business Studies syllabus topics and four Bloom's taxonomy levels (Knowledge, Understanding, Application, Analysis). Questions were generated via Gemini 3.6 Flash, grounded in the NIE Grade 10 and 11 textbooks, and validated against ten years of GCE O/L past examination papers (2016–2025). Final pedagogical validation was performed by two </w:t>
      </w:r>
      <w:proofErr w:type="spellStart"/>
      <w:r>
        <w:t>practising</w:t>
      </w:r>
      <w:proofErr w:type="spellEnd"/>
      <w:r>
        <w:t xml:space="preserve"> O/L Business Studies teachers.</w:t>
      </w:r>
    </w:p>
    <w:p w14:paraId="68E6EEFE" w14:textId="77777777" w:rsidR="00EA27FE" w:rsidRDefault="00000000">
      <w:pPr>
        <w:spacing w:after="240" w:line="360" w:lineRule="auto"/>
      </w:pPr>
      <w:r>
        <w:rPr>
          <w:b/>
        </w:rPr>
        <w:t xml:space="preserve">Topic: </w:t>
      </w:r>
      <w:proofErr w:type="spellStart"/>
      <w:r>
        <w:rPr>
          <w:b/>
        </w:rPr>
        <w:t>ව්‍යාපාර</w:t>
      </w:r>
      <w:proofErr w:type="spellEnd"/>
      <w:r>
        <w:rPr>
          <w:b/>
        </w:rPr>
        <w:t xml:space="preserve"> </w:t>
      </w:r>
      <w:proofErr w:type="spellStart"/>
      <w:r>
        <w:rPr>
          <w:b/>
        </w:rPr>
        <w:t>පරිසරය</w:t>
      </w:r>
      <w:proofErr w:type="spellEnd"/>
      <w:r>
        <w:rPr>
          <w:b/>
        </w:rPr>
        <w:t xml:space="preserve"> (Business </w:t>
      </w:r>
      <w:proofErr w:type="gramStart"/>
      <w:r>
        <w:rPr>
          <w:b/>
        </w:rPr>
        <w:t>Environment) —</w:t>
      </w:r>
      <w:proofErr w:type="gramEnd"/>
      <w:r>
        <w:rPr>
          <w:b/>
        </w:rPr>
        <w:t xml:space="preserve"> 10 questions</w:t>
      </w:r>
    </w:p>
    <w:p w14:paraId="7E6B7D68" w14:textId="77777777" w:rsidR="00EA27FE" w:rsidRPr="008640F5" w:rsidRDefault="00000000">
      <w:pPr>
        <w:spacing w:after="240" w:line="360" w:lineRule="auto"/>
        <w:rPr>
          <w:sz w:val="18"/>
          <w:szCs w:val="16"/>
        </w:rPr>
      </w:pPr>
      <w:r w:rsidRPr="008640F5">
        <w:rPr>
          <w:b/>
          <w:sz w:val="18"/>
          <w:szCs w:val="16"/>
        </w:rPr>
        <w:t>Q1:</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කුමක්දැයි</w:t>
      </w:r>
      <w:proofErr w:type="spellEnd"/>
      <w:r w:rsidRPr="008640F5">
        <w:rPr>
          <w:sz w:val="18"/>
          <w:szCs w:val="16"/>
        </w:rPr>
        <w:t xml:space="preserve"> </w:t>
      </w:r>
      <w:proofErr w:type="spellStart"/>
      <w:r w:rsidRPr="008640F5">
        <w:rPr>
          <w:sz w:val="18"/>
          <w:szCs w:val="16"/>
        </w:rPr>
        <w:t>අර්ථ</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w:t>
      </w:r>
    </w:p>
    <w:p w14:paraId="7CB6F7A3" w14:textId="77777777" w:rsidR="00EA27FE" w:rsidRPr="008640F5" w:rsidRDefault="00000000">
      <w:pPr>
        <w:spacing w:after="240" w:line="360" w:lineRule="auto"/>
        <w:rPr>
          <w:sz w:val="18"/>
          <w:szCs w:val="16"/>
        </w:rPr>
      </w:pPr>
      <w:r w:rsidRPr="008640F5">
        <w:rPr>
          <w:b/>
          <w:sz w:val="18"/>
          <w:szCs w:val="16"/>
        </w:rPr>
        <w:lastRenderedPageBreak/>
        <w:t>A1:</w:t>
      </w:r>
      <w:r w:rsidRPr="008640F5">
        <w:rPr>
          <w:sz w:val="18"/>
          <w:szCs w:val="16"/>
        </w:rPr>
        <w:t xml:space="preserve"> </w:t>
      </w:r>
      <w:proofErr w:type="spellStart"/>
      <w:r w:rsidRPr="008640F5">
        <w:rPr>
          <w:sz w:val="18"/>
          <w:szCs w:val="16"/>
        </w:rPr>
        <w:t>මිනිස්</w:t>
      </w:r>
      <w:proofErr w:type="spellEnd"/>
      <w:r w:rsidRPr="008640F5">
        <w:rPr>
          <w:sz w:val="18"/>
          <w:szCs w:val="16"/>
        </w:rPr>
        <w:t xml:space="preserve"> </w:t>
      </w:r>
      <w:proofErr w:type="spellStart"/>
      <w:r w:rsidRPr="008640F5">
        <w:rPr>
          <w:sz w:val="18"/>
          <w:szCs w:val="16"/>
        </w:rPr>
        <w:t>අවශ්‍යතා</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වුවමනා</w:t>
      </w:r>
      <w:proofErr w:type="spellEnd"/>
      <w:r w:rsidRPr="008640F5">
        <w:rPr>
          <w:sz w:val="18"/>
          <w:szCs w:val="16"/>
        </w:rPr>
        <w:t xml:space="preserve"> </w:t>
      </w:r>
      <w:proofErr w:type="spellStart"/>
      <w:r w:rsidRPr="008640F5">
        <w:rPr>
          <w:sz w:val="18"/>
          <w:szCs w:val="16"/>
        </w:rPr>
        <w:t>සපයා</w:t>
      </w:r>
      <w:proofErr w:type="spellEnd"/>
      <w:r w:rsidRPr="008640F5">
        <w:rPr>
          <w:sz w:val="18"/>
          <w:szCs w:val="16"/>
        </w:rPr>
        <w:t xml:space="preserve"> </w:t>
      </w:r>
      <w:proofErr w:type="spellStart"/>
      <w:r w:rsidRPr="008640F5">
        <w:rPr>
          <w:sz w:val="18"/>
          <w:szCs w:val="16"/>
        </w:rPr>
        <w:t>ගනිමින්</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ලැබීමේ</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නොලැබීමේ</w:t>
      </w:r>
      <w:proofErr w:type="spellEnd"/>
      <w:r w:rsidRPr="008640F5">
        <w:rPr>
          <w:sz w:val="18"/>
          <w:szCs w:val="16"/>
        </w:rPr>
        <w:t xml:space="preserve"> </w:t>
      </w:r>
      <w:proofErr w:type="spellStart"/>
      <w:r w:rsidRPr="008640F5">
        <w:rPr>
          <w:sz w:val="18"/>
          <w:szCs w:val="16"/>
        </w:rPr>
        <w:t>අරමුණින්</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සැපයීම</w:t>
      </w:r>
      <w:proofErr w:type="spellEnd"/>
      <w:r w:rsidRPr="008640F5">
        <w:rPr>
          <w:sz w:val="18"/>
          <w:szCs w:val="16"/>
        </w:rPr>
        <w:t xml:space="preserve"> </w:t>
      </w:r>
      <w:proofErr w:type="spellStart"/>
      <w:r w:rsidRPr="008640F5">
        <w:rPr>
          <w:sz w:val="18"/>
          <w:szCs w:val="16"/>
        </w:rPr>
        <w:t>සම්බන්ධයෙන්</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ඕනෑම</w:t>
      </w:r>
      <w:proofErr w:type="spellEnd"/>
      <w:r w:rsidRPr="008640F5">
        <w:rPr>
          <w:sz w:val="18"/>
          <w:szCs w:val="16"/>
        </w:rPr>
        <w:t xml:space="preserve"> </w:t>
      </w:r>
      <w:proofErr w:type="spellStart"/>
      <w:r w:rsidRPr="008640F5">
        <w:rPr>
          <w:sz w:val="18"/>
          <w:szCs w:val="16"/>
        </w:rPr>
        <w:t>ආර්ථික</w:t>
      </w:r>
      <w:proofErr w:type="spellEnd"/>
      <w:r w:rsidRPr="008640F5">
        <w:rPr>
          <w:sz w:val="18"/>
          <w:szCs w:val="16"/>
        </w:rPr>
        <w:t xml:space="preserve"> </w:t>
      </w:r>
      <w:proofErr w:type="spellStart"/>
      <w:r w:rsidRPr="008640F5">
        <w:rPr>
          <w:sz w:val="18"/>
          <w:szCs w:val="16"/>
        </w:rPr>
        <w:t>කටයුත්තක්</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හඳුන්වනු</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w:t>
      </w:r>
    </w:p>
    <w:p w14:paraId="124727F8"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w:t>
      </w:r>
      <w:proofErr w:type="spellStart"/>
      <w:r w:rsidRPr="008640F5">
        <w:rPr>
          <w:i/>
          <w:sz w:val="18"/>
          <w:szCs w:val="16"/>
        </w:rPr>
        <w:t>ව්‍යාපාර</w:t>
      </w:r>
      <w:proofErr w:type="spellEnd"/>
      <w:r w:rsidRPr="008640F5">
        <w:rPr>
          <w:i/>
          <w:sz w:val="18"/>
          <w:szCs w:val="16"/>
        </w:rPr>
        <w:t xml:space="preserve"> </w:t>
      </w:r>
      <w:proofErr w:type="spellStart"/>
      <w:r w:rsidRPr="008640F5">
        <w:rPr>
          <w:i/>
          <w:sz w:val="18"/>
          <w:szCs w:val="16"/>
        </w:rPr>
        <w:t>පිළිබඳ</w:t>
      </w:r>
      <w:proofErr w:type="spellEnd"/>
      <w:r w:rsidRPr="008640F5">
        <w:rPr>
          <w:i/>
          <w:sz w:val="18"/>
          <w:szCs w:val="16"/>
        </w:rPr>
        <w:t xml:space="preserve"> </w:t>
      </w:r>
      <w:proofErr w:type="spellStart"/>
      <w:r w:rsidRPr="008640F5">
        <w:rPr>
          <w:i/>
          <w:sz w:val="18"/>
          <w:szCs w:val="16"/>
        </w:rPr>
        <w:t>මූලික</w:t>
      </w:r>
      <w:proofErr w:type="spellEnd"/>
      <w:r w:rsidRPr="008640F5">
        <w:rPr>
          <w:i/>
          <w:sz w:val="18"/>
          <w:szCs w:val="16"/>
        </w:rPr>
        <w:t xml:space="preserve"> </w:t>
      </w:r>
      <w:proofErr w:type="spellStart"/>
      <w:r w:rsidRPr="008640F5">
        <w:rPr>
          <w:i/>
          <w:sz w:val="18"/>
          <w:szCs w:val="16"/>
        </w:rPr>
        <w:t>පදනම</w:t>
      </w:r>
      <w:proofErr w:type="spellEnd"/>
      <w:r w:rsidRPr="008640F5">
        <w:rPr>
          <w:i/>
          <w:sz w:val="18"/>
          <w:szCs w:val="16"/>
        </w:rPr>
        <w:t>]</w:t>
      </w:r>
    </w:p>
    <w:p w14:paraId="4ED52365" w14:textId="77777777" w:rsidR="00EA27FE" w:rsidRPr="008640F5" w:rsidRDefault="00000000">
      <w:pPr>
        <w:spacing w:after="240" w:line="360" w:lineRule="auto"/>
        <w:rPr>
          <w:sz w:val="18"/>
          <w:szCs w:val="16"/>
        </w:rPr>
      </w:pPr>
      <w:r w:rsidRPr="008640F5">
        <w:rPr>
          <w:b/>
          <w:sz w:val="18"/>
          <w:szCs w:val="16"/>
        </w:rPr>
        <w:t>Q2:</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අභ්‍යන්තර</w:t>
      </w:r>
      <w:proofErr w:type="spellEnd"/>
      <w:r w:rsidRPr="008640F5">
        <w:rPr>
          <w:sz w:val="18"/>
          <w:szCs w:val="16"/>
        </w:rPr>
        <w:t xml:space="preserve"> </w:t>
      </w:r>
      <w:proofErr w:type="spellStart"/>
      <w:r w:rsidRPr="008640F5">
        <w:rPr>
          <w:sz w:val="18"/>
          <w:szCs w:val="16"/>
        </w:rPr>
        <w:t>ඇල්මැති</w:t>
      </w:r>
      <w:proofErr w:type="spellEnd"/>
      <w:r w:rsidRPr="008640F5">
        <w:rPr>
          <w:sz w:val="18"/>
          <w:szCs w:val="16"/>
        </w:rPr>
        <w:t xml:space="preserve"> </w:t>
      </w:r>
      <w:proofErr w:type="spellStart"/>
      <w:r w:rsidRPr="008640F5">
        <w:rPr>
          <w:sz w:val="18"/>
          <w:szCs w:val="16"/>
        </w:rPr>
        <w:t>පාර්ශ්ව</w:t>
      </w:r>
      <w:proofErr w:type="spellEnd"/>
      <w:r w:rsidRPr="008640F5">
        <w:rPr>
          <w:sz w:val="18"/>
          <w:szCs w:val="16"/>
        </w:rPr>
        <w:t xml:space="preserve"> 3ක් </w:t>
      </w:r>
      <w:proofErr w:type="spellStart"/>
      <w:r w:rsidRPr="008640F5">
        <w:rPr>
          <w:sz w:val="18"/>
          <w:szCs w:val="16"/>
        </w:rPr>
        <w:t>නම්</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61BBAC69" w14:textId="77777777" w:rsidR="00EA27FE" w:rsidRPr="008640F5" w:rsidRDefault="00000000">
      <w:pPr>
        <w:spacing w:after="240" w:line="360" w:lineRule="auto"/>
        <w:rPr>
          <w:sz w:val="18"/>
          <w:szCs w:val="16"/>
        </w:rPr>
      </w:pPr>
      <w:r w:rsidRPr="008640F5">
        <w:rPr>
          <w:b/>
          <w:sz w:val="18"/>
          <w:szCs w:val="16"/>
        </w:rPr>
        <w:t>A2:</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අභ්‍යන්තර</w:t>
      </w:r>
      <w:proofErr w:type="spellEnd"/>
      <w:r w:rsidRPr="008640F5">
        <w:rPr>
          <w:sz w:val="18"/>
          <w:szCs w:val="16"/>
        </w:rPr>
        <w:t xml:space="preserve"> </w:t>
      </w:r>
      <w:proofErr w:type="spellStart"/>
      <w:r w:rsidRPr="008640F5">
        <w:rPr>
          <w:sz w:val="18"/>
          <w:szCs w:val="16"/>
        </w:rPr>
        <w:t>ඇල්මැති</w:t>
      </w:r>
      <w:proofErr w:type="spellEnd"/>
      <w:r w:rsidRPr="008640F5">
        <w:rPr>
          <w:sz w:val="18"/>
          <w:szCs w:val="16"/>
        </w:rPr>
        <w:t xml:space="preserve"> </w:t>
      </w:r>
      <w:proofErr w:type="spellStart"/>
      <w:r w:rsidRPr="008640F5">
        <w:rPr>
          <w:sz w:val="18"/>
          <w:szCs w:val="16"/>
        </w:rPr>
        <w:t>පාර්ශ්ව</w:t>
      </w:r>
      <w:proofErr w:type="spellEnd"/>
      <w:r w:rsidRPr="008640F5">
        <w:rPr>
          <w:sz w:val="18"/>
          <w:szCs w:val="16"/>
        </w:rPr>
        <w:t xml:space="preserve"> 3ක්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දැක්වේ</w:t>
      </w:r>
      <w:proofErr w:type="spellEnd"/>
      <w:r w:rsidRPr="008640F5">
        <w:rPr>
          <w:sz w:val="18"/>
          <w:szCs w:val="16"/>
        </w:rPr>
        <w:t xml:space="preserve">: 1. </w:t>
      </w:r>
      <w:proofErr w:type="spellStart"/>
      <w:r w:rsidRPr="008640F5">
        <w:rPr>
          <w:sz w:val="18"/>
          <w:szCs w:val="16"/>
        </w:rPr>
        <w:t>අයිතිකරුවන්</w:t>
      </w:r>
      <w:proofErr w:type="spellEnd"/>
      <w:r w:rsidRPr="008640F5">
        <w:rPr>
          <w:sz w:val="18"/>
          <w:szCs w:val="16"/>
        </w:rPr>
        <w:t xml:space="preserve"> / </w:t>
      </w:r>
      <w:proofErr w:type="spellStart"/>
      <w:r w:rsidRPr="008640F5">
        <w:rPr>
          <w:sz w:val="18"/>
          <w:szCs w:val="16"/>
        </w:rPr>
        <w:t>ප්‍රාග්ධන</w:t>
      </w:r>
      <w:proofErr w:type="spellEnd"/>
      <w:r w:rsidRPr="008640F5">
        <w:rPr>
          <w:sz w:val="18"/>
          <w:szCs w:val="16"/>
        </w:rPr>
        <w:t xml:space="preserve"> </w:t>
      </w:r>
      <w:proofErr w:type="spellStart"/>
      <w:r w:rsidRPr="008640F5">
        <w:rPr>
          <w:sz w:val="18"/>
          <w:szCs w:val="16"/>
        </w:rPr>
        <w:t>හිමියන්</w:t>
      </w:r>
      <w:proofErr w:type="spellEnd"/>
      <w:r w:rsidRPr="008640F5">
        <w:rPr>
          <w:sz w:val="18"/>
          <w:szCs w:val="16"/>
        </w:rPr>
        <w:t xml:space="preserve">, 2. </w:t>
      </w:r>
      <w:proofErr w:type="spellStart"/>
      <w:r w:rsidRPr="008640F5">
        <w:rPr>
          <w:sz w:val="18"/>
          <w:szCs w:val="16"/>
        </w:rPr>
        <w:t>කළමනාකරුවන්</w:t>
      </w:r>
      <w:proofErr w:type="spellEnd"/>
      <w:r w:rsidRPr="008640F5">
        <w:rPr>
          <w:sz w:val="18"/>
          <w:szCs w:val="16"/>
        </w:rPr>
        <w:t xml:space="preserve">, 3. </w:t>
      </w:r>
      <w:proofErr w:type="spellStart"/>
      <w:r w:rsidRPr="008640F5">
        <w:rPr>
          <w:sz w:val="18"/>
          <w:szCs w:val="16"/>
        </w:rPr>
        <w:t>සේවකයන්</w:t>
      </w:r>
      <w:proofErr w:type="spellEnd"/>
      <w:r w:rsidRPr="008640F5">
        <w:rPr>
          <w:sz w:val="18"/>
          <w:szCs w:val="16"/>
        </w:rPr>
        <w:t xml:space="preserve"> / </w:t>
      </w:r>
      <w:proofErr w:type="spellStart"/>
      <w:r w:rsidRPr="008640F5">
        <w:rPr>
          <w:sz w:val="18"/>
          <w:szCs w:val="16"/>
        </w:rPr>
        <w:t>සේවක</w:t>
      </w:r>
      <w:proofErr w:type="spellEnd"/>
      <w:r w:rsidRPr="008640F5">
        <w:rPr>
          <w:sz w:val="18"/>
          <w:szCs w:val="16"/>
        </w:rPr>
        <w:t xml:space="preserve"> </w:t>
      </w:r>
      <w:proofErr w:type="spellStart"/>
      <w:r w:rsidRPr="008640F5">
        <w:rPr>
          <w:sz w:val="18"/>
          <w:szCs w:val="16"/>
        </w:rPr>
        <w:t>මණ්ඩලය</w:t>
      </w:r>
      <w:proofErr w:type="spellEnd"/>
      <w:r w:rsidRPr="008640F5">
        <w:rPr>
          <w:sz w:val="18"/>
          <w:szCs w:val="16"/>
        </w:rPr>
        <w:t xml:space="preserve">. </w:t>
      </w:r>
      <w:proofErr w:type="spellStart"/>
      <w:r w:rsidRPr="008640F5">
        <w:rPr>
          <w:sz w:val="18"/>
          <w:szCs w:val="16"/>
        </w:rPr>
        <w:t>මෙම</w:t>
      </w:r>
      <w:proofErr w:type="spellEnd"/>
      <w:r w:rsidRPr="008640F5">
        <w:rPr>
          <w:sz w:val="18"/>
          <w:szCs w:val="16"/>
        </w:rPr>
        <w:t xml:space="preserve"> </w:t>
      </w:r>
      <w:proofErr w:type="spellStart"/>
      <w:r w:rsidRPr="008640F5">
        <w:rPr>
          <w:sz w:val="18"/>
          <w:szCs w:val="16"/>
        </w:rPr>
        <w:t>පාර්ශ්ව</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අභ්‍යන්තර</w:t>
      </w:r>
      <w:proofErr w:type="spellEnd"/>
      <w:r w:rsidRPr="008640F5">
        <w:rPr>
          <w:sz w:val="18"/>
          <w:szCs w:val="16"/>
        </w:rPr>
        <w:t xml:space="preserve"> </w:t>
      </w:r>
      <w:proofErr w:type="spellStart"/>
      <w:r w:rsidRPr="008640F5">
        <w:rPr>
          <w:sz w:val="18"/>
          <w:szCs w:val="16"/>
        </w:rPr>
        <w:t>සංවිධාන</w:t>
      </w:r>
      <w:proofErr w:type="spellEnd"/>
      <w:r w:rsidRPr="008640F5">
        <w:rPr>
          <w:sz w:val="18"/>
          <w:szCs w:val="16"/>
        </w:rPr>
        <w:t xml:space="preserve"> </w:t>
      </w:r>
      <w:proofErr w:type="spellStart"/>
      <w:r w:rsidRPr="008640F5">
        <w:rPr>
          <w:sz w:val="18"/>
          <w:szCs w:val="16"/>
        </w:rPr>
        <w:t>ව්‍යුහය</w:t>
      </w:r>
      <w:proofErr w:type="spellEnd"/>
      <w:r w:rsidRPr="008640F5">
        <w:rPr>
          <w:sz w:val="18"/>
          <w:szCs w:val="16"/>
        </w:rPr>
        <w:t xml:space="preserve"> </w:t>
      </w:r>
      <w:proofErr w:type="spellStart"/>
      <w:r w:rsidRPr="008640F5">
        <w:rPr>
          <w:sz w:val="18"/>
          <w:szCs w:val="16"/>
        </w:rPr>
        <w:t>තුළ</w:t>
      </w:r>
      <w:proofErr w:type="spellEnd"/>
      <w:r w:rsidRPr="008640F5">
        <w:rPr>
          <w:sz w:val="18"/>
          <w:szCs w:val="16"/>
        </w:rPr>
        <w:t xml:space="preserve"> </w:t>
      </w:r>
      <w:proofErr w:type="spellStart"/>
      <w:r w:rsidRPr="008640F5">
        <w:rPr>
          <w:sz w:val="18"/>
          <w:szCs w:val="16"/>
        </w:rPr>
        <w:t>සෘජුවම</w:t>
      </w:r>
      <w:proofErr w:type="spellEnd"/>
      <w:r w:rsidRPr="008640F5">
        <w:rPr>
          <w:sz w:val="18"/>
          <w:szCs w:val="16"/>
        </w:rPr>
        <w:t xml:space="preserve"> </w:t>
      </w:r>
      <w:proofErr w:type="spellStart"/>
      <w:r w:rsidRPr="008640F5">
        <w:rPr>
          <w:sz w:val="18"/>
          <w:szCs w:val="16"/>
        </w:rPr>
        <w:t>ක්‍රියාත්මක</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පාර්ශ්ව</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77D2265C"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w:t>
      </w:r>
      <w:proofErr w:type="spellStart"/>
      <w:r w:rsidRPr="008640F5">
        <w:rPr>
          <w:i/>
          <w:sz w:val="18"/>
          <w:szCs w:val="16"/>
        </w:rPr>
        <w:t>ව්‍යාපාර</w:t>
      </w:r>
      <w:proofErr w:type="spellEnd"/>
      <w:r w:rsidRPr="008640F5">
        <w:rPr>
          <w:i/>
          <w:sz w:val="18"/>
          <w:szCs w:val="16"/>
        </w:rPr>
        <w:t xml:space="preserve"> </w:t>
      </w:r>
      <w:proofErr w:type="spellStart"/>
      <w:r w:rsidRPr="008640F5">
        <w:rPr>
          <w:i/>
          <w:sz w:val="18"/>
          <w:szCs w:val="16"/>
        </w:rPr>
        <w:t>කෙරෙහි</w:t>
      </w:r>
      <w:proofErr w:type="spellEnd"/>
      <w:r w:rsidRPr="008640F5">
        <w:rPr>
          <w:i/>
          <w:sz w:val="18"/>
          <w:szCs w:val="16"/>
        </w:rPr>
        <w:t xml:space="preserve"> </w:t>
      </w:r>
      <w:proofErr w:type="spellStart"/>
      <w:r w:rsidRPr="008640F5">
        <w:rPr>
          <w:i/>
          <w:sz w:val="18"/>
          <w:szCs w:val="16"/>
        </w:rPr>
        <w:t>ඇල්මැති</w:t>
      </w:r>
      <w:proofErr w:type="spellEnd"/>
      <w:r w:rsidRPr="008640F5">
        <w:rPr>
          <w:i/>
          <w:sz w:val="18"/>
          <w:szCs w:val="16"/>
        </w:rPr>
        <w:t xml:space="preserve"> </w:t>
      </w:r>
      <w:proofErr w:type="spellStart"/>
      <w:r w:rsidRPr="008640F5">
        <w:rPr>
          <w:i/>
          <w:sz w:val="18"/>
          <w:szCs w:val="16"/>
        </w:rPr>
        <w:t>පාර්ශ්ව</w:t>
      </w:r>
      <w:proofErr w:type="spellEnd"/>
      <w:r w:rsidRPr="008640F5">
        <w:rPr>
          <w:i/>
          <w:sz w:val="18"/>
          <w:szCs w:val="16"/>
        </w:rPr>
        <w:t>]</w:t>
      </w:r>
    </w:p>
    <w:p w14:paraId="54169F0B" w14:textId="77777777" w:rsidR="00EA27FE" w:rsidRPr="008640F5" w:rsidRDefault="00000000">
      <w:pPr>
        <w:spacing w:after="240" w:line="360" w:lineRule="auto"/>
        <w:rPr>
          <w:sz w:val="18"/>
          <w:szCs w:val="16"/>
        </w:rPr>
      </w:pPr>
      <w:r w:rsidRPr="008640F5">
        <w:rPr>
          <w:b/>
          <w:sz w:val="18"/>
          <w:szCs w:val="16"/>
        </w:rPr>
        <w:t>Q3:</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අභ්‍යන්තර</w:t>
      </w:r>
      <w:proofErr w:type="spellEnd"/>
      <w:r w:rsidRPr="008640F5">
        <w:rPr>
          <w:sz w:val="18"/>
          <w:szCs w:val="16"/>
        </w:rPr>
        <w:t xml:space="preserve"> </w:t>
      </w:r>
      <w:proofErr w:type="spellStart"/>
      <w:r w:rsidRPr="008640F5">
        <w:rPr>
          <w:sz w:val="18"/>
          <w:szCs w:val="16"/>
        </w:rPr>
        <w:t>පරිසරය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පරිසරය</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වෙනස</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02E03A26" w14:textId="77777777" w:rsidR="00EA27FE" w:rsidRPr="008640F5" w:rsidRDefault="00000000">
      <w:pPr>
        <w:spacing w:after="240" w:line="360" w:lineRule="auto"/>
        <w:rPr>
          <w:sz w:val="18"/>
          <w:szCs w:val="16"/>
        </w:rPr>
      </w:pPr>
      <w:r w:rsidRPr="008640F5">
        <w:rPr>
          <w:b/>
          <w:sz w:val="18"/>
          <w:szCs w:val="16"/>
        </w:rPr>
        <w:t>A3:</w:t>
      </w:r>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තුළ</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පාලනයට</w:t>
      </w:r>
      <w:proofErr w:type="spellEnd"/>
      <w:r w:rsidRPr="008640F5">
        <w:rPr>
          <w:sz w:val="18"/>
          <w:szCs w:val="16"/>
        </w:rPr>
        <w:t xml:space="preserve"> </w:t>
      </w:r>
      <w:proofErr w:type="spellStart"/>
      <w:r w:rsidRPr="008640F5">
        <w:rPr>
          <w:sz w:val="18"/>
          <w:szCs w:val="16"/>
        </w:rPr>
        <w:t>යටත්</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සාධක</w:t>
      </w:r>
      <w:proofErr w:type="spellEnd"/>
      <w:r w:rsidRPr="008640F5">
        <w:rPr>
          <w:sz w:val="18"/>
          <w:szCs w:val="16"/>
        </w:rPr>
        <w:t xml:space="preserve"> </w:t>
      </w:r>
      <w:proofErr w:type="spellStart"/>
      <w:r w:rsidRPr="008640F5">
        <w:rPr>
          <w:sz w:val="18"/>
          <w:szCs w:val="16"/>
        </w:rPr>
        <w:t>අභ්‍යන්තර</w:t>
      </w:r>
      <w:proofErr w:type="spellEnd"/>
      <w:r w:rsidRPr="008640F5">
        <w:rPr>
          <w:sz w:val="18"/>
          <w:szCs w:val="16"/>
        </w:rPr>
        <w:t xml:space="preserve"> </w:t>
      </w:r>
      <w:proofErr w:type="spellStart"/>
      <w:r w:rsidRPr="008640F5">
        <w:rPr>
          <w:sz w:val="18"/>
          <w:szCs w:val="16"/>
        </w:rPr>
        <w:t>පරිසරය</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හඳුන්වයි</w:t>
      </w:r>
      <w:proofErr w:type="spellEnd"/>
      <w:r w:rsidRPr="008640F5">
        <w:rPr>
          <w:sz w:val="18"/>
          <w:szCs w:val="16"/>
        </w:rPr>
        <w:t xml:space="preserve"> (</w:t>
      </w:r>
      <w:proofErr w:type="spellStart"/>
      <w:r w:rsidRPr="008640F5">
        <w:rPr>
          <w:sz w:val="18"/>
          <w:szCs w:val="16"/>
        </w:rPr>
        <w:t>උදා</w:t>
      </w:r>
      <w:proofErr w:type="spellEnd"/>
      <w:r w:rsidRPr="008640F5">
        <w:rPr>
          <w:sz w:val="18"/>
          <w:szCs w:val="16"/>
        </w:rPr>
        <w:t xml:space="preserve">: </w:t>
      </w:r>
      <w:proofErr w:type="spellStart"/>
      <w:r w:rsidRPr="008640F5">
        <w:rPr>
          <w:sz w:val="18"/>
          <w:szCs w:val="16"/>
        </w:rPr>
        <w:t>අයිතිකරුවන්</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සංස්කෘතිය</w:t>
      </w:r>
      <w:proofErr w:type="spellEnd"/>
      <w:r w:rsidRPr="008640F5">
        <w:rPr>
          <w:sz w:val="18"/>
          <w:szCs w:val="16"/>
        </w:rPr>
        <w:t xml:space="preserve">). </w:t>
      </w:r>
      <w:proofErr w:type="spellStart"/>
      <w:r w:rsidRPr="008640F5">
        <w:rPr>
          <w:sz w:val="18"/>
          <w:szCs w:val="16"/>
        </w:rPr>
        <w:t>ව්‍යාපාරයෙන්</w:t>
      </w:r>
      <w:proofErr w:type="spellEnd"/>
      <w:r w:rsidRPr="008640F5">
        <w:rPr>
          <w:sz w:val="18"/>
          <w:szCs w:val="16"/>
        </w:rPr>
        <w:t xml:space="preserve"> </w:t>
      </w:r>
      <w:proofErr w:type="spellStart"/>
      <w:r w:rsidRPr="008640F5">
        <w:rPr>
          <w:sz w:val="18"/>
          <w:szCs w:val="16"/>
        </w:rPr>
        <w:t>පිටත</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ව්‍යාපාරයට</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නොහැකි</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පැවැත්මට</w:t>
      </w:r>
      <w:proofErr w:type="spellEnd"/>
      <w:r w:rsidRPr="008640F5">
        <w:rPr>
          <w:sz w:val="18"/>
          <w:szCs w:val="16"/>
        </w:rPr>
        <w:t xml:space="preserve"> </w:t>
      </w:r>
      <w:proofErr w:type="spellStart"/>
      <w:r w:rsidRPr="008640F5">
        <w:rPr>
          <w:sz w:val="18"/>
          <w:szCs w:val="16"/>
        </w:rPr>
        <w:t>බලපාන</w:t>
      </w:r>
      <w:proofErr w:type="spellEnd"/>
      <w:r w:rsidRPr="008640F5">
        <w:rPr>
          <w:sz w:val="18"/>
          <w:szCs w:val="16"/>
        </w:rPr>
        <w:t xml:space="preserve"> </w:t>
      </w:r>
      <w:proofErr w:type="spellStart"/>
      <w:r w:rsidRPr="008640F5">
        <w:rPr>
          <w:sz w:val="18"/>
          <w:szCs w:val="16"/>
        </w:rPr>
        <w:t>සාධක</w:t>
      </w:r>
      <w:proofErr w:type="spellEnd"/>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පරිසරය</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හඳුන්වයි</w:t>
      </w:r>
      <w:proofErr w:type="spellEnd"/>
      <w:r w:rsidRPr="008640F5">
        <w:rPr>
          <w:sz w:val="18"/>
          <w:szCs w:val="16"/>
        </w:rPr>
        <w:t xml:space="preserve"> (</w:t>
      </w:r>
      <w:proofErr w:type="spellStart"/>
      <w:r w:rsidRPr="008640F5">
        <w:rPr>
          <w:sz w:val="18"/>
          <w:szCs w:val="16"/>
        </w:rPr>
        <w:t>උදා</w:t>
      </w:r>
      <w:proofErr w:type="spellEnd"/>
      <w:r w:rsidRPr="008640F5">
        <w:rPr>
          <w:sz w:val="18"/>
          <w:szCs w:val="16"/>
        </w:rPr>
        <w:t xml:space="preserve">: </w:t>
      </w:r>
      <w:proofErr w:type="spellStart"/>
      <w:r w:rsidRPr="008640F5">
        <w:rPr>
          <w:sz w:val="18"/>
          <w:szCs w:val="16"/>
        </w:rPr>
        <w:t>දේශපාලනික</w:t>
      </w:r>
      <w:proofErr w:type="spellEnd"/>
      <w:r w:rsidRPr="008640F5">
        <w:rPr>
          <w:sz w:val="18"/>
          <w:szCs w:val="16"/>
        </w:rPr>
        <w:t xml:space="preserve">, </w:t>
      </w:r>
      <w:proofErr w:type="spellStart"/>
      <w:r w:rsidRPr="008640F5">
        <w:rPr>
          <w:sz w:val="18"/>
          <w:szCs w:val="16"/>
        </w:rPr>
        <w:t>ආර්ථික</w:t>
      </w:r>
      <w:proofErr w:type="spellEnd"/>
      <w:r w:rsidRPr="008640F5">
        <w:rPr>
          <w:sz w:val="18"/>
          <w:szCs w:val="16"/>
        </w:rPr>
        <w:t xml:space="preserve">, </w:t>
      </w:r>
      <w:proofErr w:type="spellStart"/>
      <w:r w:rsidRPr="008640F5">
        <w:rPr>
          <w:sz w:val="18"/>
          <w:szCs w:val="16"/>
        </w:rPr>
        <w:t>තාක්ෂණික</w:t>
      </w:r>
      <w:proofErr w:type="spellEnd"/>
      <w:r w:rsidRPr="008640F5">
        <w:rPr>
          <w:sz w:val="18"/>
          <w:szCs w:val="16"/>
        </w:rPr>
        <w:t xml:space="preserve"> </w:t>
      </w:r>
      <w:proofErr w:type="spellStart"/>
      <w:r w:rsidRPr="008640F5">
        <w:rPr>
          <w:sz w:val="18"/>
          <w:szCs w:val="16"/>
        </w:rPr>
        <w:t>සාධක</w:t>
      </w:r>
      <w:proofErr w:type="spellEnd"/>
      <w:r w:rsidRPr="008640F5">
        <w:rPr>
          <w:sz w:val="18"/>
          <w:szCs w:val="16"/>
        </w:rPr>
        <w:t>).</w:t>
      </w:r>
    </w:p>
    <w:p w14:paraId="6F236C6A"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ව්‍යාපාර</w:t>
      </w:r>
      <w:proofErr w:type="spellEnd"/>
      <w:r w:rsidRPr="008640F5">
        <w:rPr>
          <w:i/>
          <w:sz w:val="18"/>
          <w:szCs w:val="16"/>
        </w:rPr>
        <w:t xml:space="preserve"> </w:t>
      </w:r>
      <w:proofErr w:type="spellStart"/>
      <w:r w:rsidRPr="008640F5">
        <w:rPr>
          <w:i/>
          <w:sz w:val="18"/>
          <w:szCs w:val="16"/>
        </w:rPr>
        <w:t>පරිසරයේ</w:t>
      </w:r>
      <w:proofErr w:type="spellEnd"/>
      <w:r w:rsidRPr="008640F5">
        <w:rPr>
          <w:i/>
          <w:sz w:val="18"/>
          <w:szCs w:val="16"/>
        </w:rPr>
        <w:t xml:space="preserve"> </w:t>
      </w:r>
      <w:proofErr w:type="spellStart"/>
      <w:r w:rsidRPr="008640F5">
        <w:rPr>
          <w:i/>
          <w:sz w:val="18"/>
          <w:szCs w:val="16"/>
        </w:rPr>
        <w:t>සාධක</w:t>
      </w:r>
      <w:proofErr w:type="spellEnd"/>
      <w:r w:rsidRPr="008640F5">
        <w:rPr>
          <w:i/>
          <w:sz w:val="18"/>
          <w:szCs w:val="16"/>
        </w:rPr>
        <w:t xml:space="preserve"> (</w:t>
      </w:r>
      <w:proofErr w:type="spellStart"/>
      <w:r w:rsidRPr="008640F5">
        <w:rPr>
          <w:i/>
          <w:sz w:val="18"/>
          <w:szCs w:val="16"/>
        </w:rPr>
        <w:t>අභ්‍යන්තර</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බාහිර</w:t>
      </w:r>
      <w:proofErr w:type="spellEnd"/>
      <w:r w:rsidRPr="008640F5">
        <w:rPr>
          <w:i/>
          <w:sz w:val="18"/>
          <w:szCs w:val="16"/>
        </w:rPr>
        <w:t>)]</w:t>
      </w:r>
    </w:p>
    <w:p w14:paraId="3D030995" w14:textId="77777777" w:rsidR="00EA27FE" w:rsidRPr="008640F5" w:rsidRDefault="00000000">
      <w:pPr>
        <w:spacing w:after="240" w:line="360" w:lineRule="auto"/>
        <w:rPr>
          <w:sz w:val="18"/>
          <w:szCs w:val="16"/>
        </w:rPr>
      </w:pPr>
      <w:r w:rsidRPr="008640F5">
        <w:rPr>
          <w:b/>
          <w:sz w:val="18"/>
          <w:szCs w:val="16"/>
        </w:rPr>
        <w:t>Q4:</w:t>
      </w:r>
      <w:r w:rsidRPr="008640F5">
        <w:rPr>
          <w:sz w:val="18"/>
          <w:szCs w:val="16"/>
        </w:rPr>
        <w:t xml:space="preserve"> </w:t>
      </w:r>
      <w:proofErr w:type="spellStart"/>
      <w:r w:rsidRPr="008640F5">
        <w:rPr>
          <w:sz w:val="18"/>
          <w:szCs w:val="16"/>
        </w:rPr>
        <w:t>ව්‍යාපාරයකට</w:t>
      </w:r>
      <w:proofErr w:type="spellEnd"/>
      <w:r w:rsidRPr="008640F5">
        <w:rPr>
          <w:sz w:val="18"/>
          <w:szCs w:val="16"/>
        </w:rPr>
        <w:t xml:space="preserve"> </w:t>
      </w:r>
      <w:proofErr w:type="spellStart"/>
      <w:r w:rsidRPr="008640F5">
        <w:rPr>
          <w:sz w:val="18"/>
          <w:szCs w:val="16"/>
        </w:rPr>
        <w:t>තාක්ෂණික</w:t>
      </w:r>
      <w:proofErr w:type="spellEnd"/>
      <w:r w:rsidRPr="008640F5">
        <w:rPr>
          <w:sz w:val="18"/>
          <w:szCs w:val="16"/>
        </w:rPr>
        <w:t xml:space="preserve"> </w:t>
      </w:r>
      <w:proofErr w:type="spellStart"/>
      <w:r w:rsidRPr="008640F5">
        <w:rPr>
          <w:sz w:val="18"/>
          <w:szCs w:val="16"/>
        </w:rPr>
        <w:t>පරිසරයෙන්</w:t>
      </w:r>
      <w:proofErr w:type="spellEnd"/>
      <w:r w:rsidRPr="008640F5">
        <w:rPr>
          <w:sz w:val="18"/>
          <w:szCs w:val="16"/>
        </w:rPr>
        <w:t xml:space="preserve"> </w:t>
      </w:r>
      <w:proofErr w:type="spellStart"/>
      <w:r w:rsidRPr="008640F5">
        <w:rPr>
          <w:sz w:val="18"/>
          <w:szCs w:val="16"/>
        </w:rPr>
        <w:t>සිදුවන</w:t>
      </w:r>
      <w:proofErr w:type="spellEnd"/>
      <w:r w:rsidRPr="008640F5">
        <w:rPr>
          <w:sz w:val="18"/>
          <w:szCs w:val="16"/>
        </w:rPr>
        <w:t xml:space="preserve"> </w:t>
      </w:r>
      <w:proofErr w:type="spellStart"/>
      <w:r w:rsidRPr="008640F5">
        <w:rPr>
          <w:sz w:val="18"/>
          <w:szCs w:val="16"/>
        </w:rPr>
        <w:t>බලපෑම</w:t>
      </w:r>
      <w:proofErr w:type="spellEnd"/>
      <w:r w:rsidRPr="008640F5">
        <w:rPr>
          <w:sz w:val="18"/>
          <w:szCs w:val="16"/>
        </w:rPr>
        <w:t xml:space="preserve"> </w:t>
      </w:r>
      <w:proofErr w:type="spellStart"/>
      <w:r w:rsidRPr="008640F5">
        <w:rPr>
          <w:sz w:val="18"/>
          <w:szCs w:val="16"/>
        </w:rPr>
        <w:t>උදාහරණ</w:t>
      </w:r>
      <w:proofErr w:type="spellEnd"/>
      <w:r w:rsidRPr="008640F5">
        <w:rPr>
          <w:sz w:val="18"/>
          <w:szCs w:val="16"/>
        </w:rPr>
        <w:t xml:space="preserve"> </w:t>
      </w:r>
      <w:proofErr w:type="spellStart"/>
      <w:r w:rsidRPr="008640F5">
        <w:rPr>
          <w:sz w:val="18"/>
          <w:szCs w:val="16"/>
        </w:rPr>
        <w:t>සහිතව</w:t>
      </w:r>
      <w:proofErr w:type="spellEnd"/>
      <w:r w:rsidRPr="008640F5">
        <w:rPr>
          <w:sz w:val="18"/>
          <w:szCs w:val="16"/>
        </w:rPr>
        <w:t xml:space="preserve"> </w:t>
      </w:r>
      <w:proofErr w:type="spellStart"/>
      <w:r w:rsidRPr="008640F5">
        <w:rPr>
          <w:sz w:val="18"/>
          <w:szCs w:val="16"/>
        </w:rPr>
        <w:t>විස්තර</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38937943" w14:textId="77777777" w:rsidR="00EA27FE" w:rsidRPr="008640F5" w:rsidRDefault="00000000">
      <w:pPr>
        <w:spacing w:after="240" w:line="360" w:lineRule="auto"/>
        <w:rPr>
          <w:sz w:val="18"/>
          <w:szCs w:val="16"/>
        </w:rPr>
      </w:pPr>
      <w:r w:rsidRPr="008640F5">
        <w:rPr>
          <w:b/>
          <w:sz w:val="18"/>
          <w:szCs w:val="16"/>
        </w:rPr>
        <w:t>A4:</w:t>
      </w:r>
      <w:r w:rsidRPr="008640F5">
        <w:rPr>
          <w:sz w:val="18"/>
          <w:szCs w:val="16"/>
        </w:rPr>
        <w:t xml:space="preserve"> </w:t>
      </w:r>
      <w:proofErr w:type="spellStart"/>
      <w:r w:rsidRPr="008640F5">
        <w:rPr>
          <w:sz w:val="18"/>
          <w:szCs w:val="16"/>
        </w:rPr>
        <w:t>තාක්ෂණික</w:t>
      </w:r>
      <w:proofErr w:type="spellEnd"/>
      <w:r w:rsidRPr="008640F5">
        <w:rPr>
          <w:sz w:val="18"/>
          <w:szCs w:val="16"/>
        </w:rPr>
        <w:t xml:space="preserve"> </w:t>
      </w:r>
      <w:proofErr w:type="spellStart"/>
      <w:r w:rsidRPr="008640F5">
        <w:rPr>
          <w:sz w:val="18"/>
          <w:szCs w:val="16"/>
        </w:rPr>
        <w:t>පරිසරය</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ව්‍යාපාර</w:t>
      </w:r>
      <w:proofErr w:type="spellEnd"/>
      <w:r w:rsidRPr="008640F5">
        <w:rPr>
          <w:sz w:val="18"/>
          <w:szCs w:val="16"/>
        </w:rPr>
        <w:t xml:space="preserve"> </w:t>
      </w:r>
      <w:proofErr w:type="spellStart"/>
      <w:r w:rsidRPr="008640F5">
        <w:rPr>
          <w:sz w:val="18"/>
          <w:szCs w:val="16"/>
        </w:rPr>
        <w:t>කටයුතු</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භාවිත</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උපකරණ</w:t>
      </w:r>
      <w:proofErr w:type="spellEnd"/>
      <w:r w:rsidRPr="008640F5">
        <w:rPr>
          <w:sz w:val="18"/>
          <w:szCs w:val="16"/>
        </w:rPr>
        <w:t xml:space="preserve">, </w:t>
      </w:r>
      <w:proofErr w:type="spellStart"/>
      <w:r w:rsidRPr="008640F5">
        <w:rPr>
          <w:sz w:val="18"/>
          <w:szCs w:val="16"/>
        </w:rPr>
        <w:t>යන්ත්‍ර</w:t>
      </w:r>
      <w:proofErr w:type="spellEnd"/>
      <w:r w:rsidRPr="008640F5">
        <w:rPr>
          <w:sz w:val="18"/>
          <w:szCs w:val="16"/>
        </w:rPr>
        <w:t xml:space="preserve"> </w:t>
      </w:r>
      <w:proofErr w:type="spellStart"/>
      <w:r w:rsidRPr="008640F5">
        <w:rPr>
          <w:sz w:val="18"/>
          <w:szCs w:val="16"/>
        </w:rPr>
        <w:t>සූත්‍ර</w:t>
      </w:r>
      <w:proofErr w:type="spellEnd"/>
      <w:r w:rsidRPr="008640F5">
        <w:rPr>
          <w:sz w:val="18"/>
          <w:szCs w:val="16"/>
        </w:rPr>
        <w:t xml:space="preserve">, </w:t>
      </w:r>
      <w:proofErr w:type="spellStart"/>
      <w:r w:rsidRPr="008640F5">
        <w:rPr>
          <w:sz w:val="18"/>
          <w:szCs w:val="16"/>
        </w:rPr>
        <w:t>ක්‍රමවේද</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දැනුමේ</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වෙනස්වීම්</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proofErr w:type="gramStart"/>
      <w:r w:rsidRPr="008640F5">
        <w:rPr>
          <w:sz w:val="18"/>
          <w:szCs w:val="16"/>
        </w:rPr>
        <w:t>තාක්ෂණයේ</w:t>
      </w:r>
      <w:proofErr w:type="spellEnd"/>
      <w:r w:rsidRPr="008640F5">
        <w:rPr>
          <w:sz w:val="18"/>
          <w:szCs w:val="16"/>
        </w:rPr>
        <w:t xml:space="preserve"> </w:t>
      </w:r>
      <w:proofErr w:type="spellStart"/>
      <w:r w:rsidRPr="008640F5">
        <w:rPr>
          <w:sz w:val="18"/>
          <w:szCs w:val="16"/>
        </w:rPr>
        <w:t>දියුණුව</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ව්‍යාපාරිකයන්ට</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ඵලදායිතාව</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නැංවීම</w:t>
      </w:r>
      <w:proofErr w:type="spellEnd"/>
      <w:r w:rsidRPr="008640F5">
        <w:rPr>
          <w:sz w:val="18"/>
          <w:szCs w:val="16"/>
        </w:rPr>
        <w:t xml:space="preserve">, </w:t>
      </w:r>
      <w:proofErr w:type="spellStart"/>
      <w:r w:rsidRPr="008640F5">
        <w:rPr>
          <w:sz w:val="18"/>
          <w:szCs w:val="16"/>
        </w:rPr>
        <w:t>පරිගණක</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අන්තර්ජාලය</w:t>
      </w:r>
      <w:proofErr w:type="spellEnd"/>
      <w:r w:rsidRPr="008640F5">
        <w:rPr>
          <w:sz w:val="18"/>
          <w:szCs w:val="16"/>
        </w:rPr>
        <w:t xml:space="preserve"> </w:t>
      </w:r>
      <w:proofErr w:type="spellStart"/>
      <w:r w:rsidRPr="008640F5">
        <w:rPr>
          <w:sz w:val="18"/>
          <w:szCs w:val="16"/>
        </w:rPr>
        <w:t>හරහා</w:t>
      </w:r>
      <w:proofErr w:type="spellEnd"/>
      <w:r w:rsidRPr="008640F5">
        <w:rPr>
          <w:sz w:val="18"/>
          <w:szCs w:val="16"/>
        </w:rPr>
        <w:t xml:space="preserve"> </w:t>
      </w:r>
      <w:proofErr w:type="spellStart"/>
      <w:r w:rsidRPr="008640F5">
        <w:rPr>
          <w:sz w:val="18"/>
          <w:szCs w:val="16"/>
        </w:rPr>
        <w:t>විද්‍යුත්</w:t>
      </w:r>
      <w:proofErr w:type="spellEnd"/>
      <w:r w:rsidRPr="008640F5">
        <w:rPr>
          <w:sz w:val="18"/>
          <w:szCs w:val="16"/>
        </w:rPr>
        <w:t xml:space="preserve"> </w:t>
      </w:r>
      <w:proofErr w:type="spellStart"/>
      <w:r w:rsidRPr="008640F5">
        <w:rPr>
          <w:sz w:val="18"/>
          <w:szCs w:val="16"/>
        </w:rPr>
        <w:t>වාණිජ්‍ය</w:t>
      </w:r>
      <w:proofErr w:type="spellEnd"/>
      <w:r w:rsidRPr="008640F5">
        <w:rPr>
          <w:sz w:val="18"/>
          <w:szCs w:val="16"/>
        </w:rPr>
        <w:t xml:space="preserve"> (E-commerce) </w:t>
      </w:r>
      <w:proofErr w:type="spellStart"/>
      <w:r w:rsidRPr="008640F5">
        <w:rPr>
          <w:sz w:val="18"/>
          <w:szCs w:val="16"/>
        </w:rPr>
        <w:t>කටයුතු</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පිරිවැය</w:t>
      </w:r>
      <w:proofErr w:type="spellEnd"/>
      <w:r w:rsidRPr="008640F5">
        <w:rPr>
          <w:sz w:val="18"/>
          <w:szCs w:val="16"/>
        </w:rPr>
        <w:t xml:space="preserve"> </w:t>
      </w:r>
      <w:proofErr w:type="spellStart"/>
      <w:r w:rsidRPr="008640F5">
        <w:rPr>
          <w:sz w:val="18"/>
          <w:szCs w:val="16"/>
        </w:rPr>
        <w:t>අඩු</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ගනිමින්</w:t>
      </w:r>
      <w:proofErr w:type="spellEnd"/>
      <w:r w:rsidRPr="008640F5">
        <w:rPr>
          <w:sz w:val="18"/>
          <w:szCs w:val="16"/>
        </w:rPr>
        <w:t xml:space="preserve"> </w:t>
      </w:r>
      <w:proofErr w:type="spellStart"/>
      <w:r w:rsidRPr="008640F5">
        <w:rPr>
          <w:sz w:val="18"/>
          <w:szCs w:val="16"/>
        </w:rPr>
        <w:t>ඉක්මනින්</w:t>
      </w:r>
      <w:proofErr w:type="spellEnd"/>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අවශ්‍යතා</w:t>
      </w:r>
      <w:proofErr w:type="spellEnd"/>
      <w:r w:rsidRPr="008640F5">
        <w:rPr>
          <w:sz w:val="18"/>
          <w:szCs w:val="16"/>
        </w:rPr>
        <w:t xml:space="preserve"> </w:t>
      </w:r>
      <w:proofErr w:type="spellStart"/>
      <w:r w:rsidRPr="008640F5">
        <w:rPr>
          <w:sz w:val="18"/>
          <w:szCs w:val="16"/>
        </w:rPr>
        <w:t>සපුරාලීමට</w:t>
      </w:r>
      <w:proofErr w:type="spellEnd"/>
      <w:r w:rsidRPr="008640F5">
        <w:rPr>
          <w:sz w:val="18"/>
          <w:szCs w:val="16"/>
        </w:rPr>
        <w:t xml:space="preserve"> </w:t>
      </w:r>
      <w:proofErr w:type="spellStart"/>
      <w:r w:rsidRPr="008640F5">
        <w:rPr>
          <w:sz w:val="18"/>
          <w:szCs w:val="16"/>
        </w:rPr>
        <w:t>හැකියාව</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w:t>
      </w:r>
      <w:proofErr w:type="gramEnd"/>
    </w:p>
    <w:p w14:paraId="0C9FDAE8"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තාක්ෂණික</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ආර්ථික</w:t>
      </w:r>
      <w:proofErr w:type="spellEnd"/>
      <w:r w:rsidRPr="008640F5">
        <w:rPr>
          <w:i/>
          <w:sz w:val="18"/>
          <w:szCs w:val="16"/>
        </w:rPr>
        <w:t xml:space="preserve"> </w:t>
      </w:r>
      <w:proofErr w:type="spellStart"/>
      <w:r w:rsidRPr="008640F5">
        <w:rPr>
          <w:i/>
          <w:sz w:val="18"/>
          <w:szCs w:val="16"/>
        </w:rPr>
        <w:t>පරිසරය</w:t>
      </w:r>
      <w:proofErr w:type="spellEnd"/>
      <w:r w:rsidRPr="008640F5">
        <w:rPr>
          <w:i/>
          <w:sz w:val="18"/>
          <w:szCs w:val="16"/>
        </w:rPr>
        <w:t>]</w:t>
      </w:r>
    </w:p>
    <w:p w14:paraId="6B9DA868" w14:textId="77777777" w:rsidR="00EA27FE" w:rsidRPr="008640F5" w:rsidRDefault="00000000">
      <w:pPr>
        <w:spacing w:after="240" w:line="360" w:lineRule="auto"/>
        <w:rPr>
          <w:sz w:val="18"/>
          <w:szCs w:val="16"/>
        </w:rPr>
      </w:pPr>
      <w:r w:rsidRPr="008640F5">
        <w:rPr>
          <w:b/>
          <w:sz w:val="18"/>
          <w:szCs w:val="16"/>
        </w:rPr>
        <w:t>Q5:</w:t>
      </w:r>
      <w:r w:rsidRPr="008640F5">
        <w:rPr>
          <w:sz w:val="18"/>
          <w:szCs w:val="16"/>
        </w:rPr>
        <w:t xml:space="preserve"> </w:t>
      </w:r>
      <w:proofErr w:type="spellStart"/>
      <w:r w:rsidRPr="008640F5">
        <w:rPr>
          <w:sz w:val="18"/>
          <w:szCs w:val="16"/>
        </w:rPr>
        <w:t>ගෝලීයකරණය</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දේශීය</w:t>
      </w:r>
      <w:proofErr w:type="spellEnd"/>
      <w:r w:rsidRPr="008640F5">
        <w:rPr>
          <w:sz w:val="18"/>
          <w:szCs w:val="16"/>
        </w:rPr>
        <w:t xml:space="preserve"> </w:t>
      </w:r>
      <w:proofErr w:type="spellStart"/>
      <w:r w:rsidRPr="008640F5">
        <w:rPr>
          <w:sz w:val="18"/>
          <w:szCs w:val="16"/>
        </w:rPr>
        <w:t>ව්‍යාපාරයකට</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විය</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2ක්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1A528B7B" w14:textId="77777777" w:rsidR="00EA27FE" w:rsidRPr="008640F5" w:rsidRDefault="00000000">
      <w:pPr>
        <w:spacing w:after="240" w:line="360" w:lineRule="auto"/>
        <w:rPr>
          <w:sz w:val="18"/>
          <w:szCs w:val="16"/>
        </w:rPr>
      </w:pPr>
      <w:r w:rsidRPr="008640F5">
        <w:rPr>
          <w:b/>
          <w:sz w:val="18"/>
          <w:szCs w:val="16"/>
        </w:rPr>
        <w:t>A5:</w:t>
      </w:r>
      <w:r w:rsidRPr="008640F5">
        <w:rPr>
          <w:sz w:val="18"/>
          <w:szCs w:val="16"/>
        </w:rPr>
        <w:t xml:space="preserve"> 1.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වෙළඳපොළවල්</w:t>
      </w:r>
      <w:proofErr w:type="spellEnd"/>
      <w:r w:rsidRPr="008640F5">
        <w:rPr>
          <w:sz w:val="18"/>
          <w:szCs w:val="16"/>
        </w:rPr>
        <w:t xml:space="preserve"> </w:t>
      </w:r>
      <w:proofErr w:type="spellStart"/>
      <w:r w:rsidRPr="008640F5">
        <w:rPr>
          <w:sz w:val="18"/>
          <w:szCs w:val="16"/>
        </w:rPr>
        <w:t>විවෘත</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දේශීය</w:t>
      </w:r>
      <w:proofErr w:type="spellEnd"/>
      <w:r w:rsidRPr="008640F5">
        <w:rPr>
          <w:sz w:val="18"/>
          <w:szCs w:val="16"/>
        </w:rPr>
        <w:t xml:space="preserve"> </w:t>
      </w:r>
      <w:proofErr w:type="spellStart"/>
      <w:r w:rsidRPr="008640F5">
        <w:rPr>
          <w:sz w:val="18"/>
          <w:szCs w:val="16"/>
        </w:rPr>
        <w:t>ව්‍යාපාරවලට</w:t>
      </w:r>
      <w:proofErr w:type="spellEnd"/>
      <w:r w:rsidRPr="008640F5">
        <w:rPr>
          <w:sz w:val="18"/>
          <w:szCs w:val="16"/>
        </w:rPr>
        <w:t xml:space="preserve"> </w:t>
      </w:r>
      <w:proofErr w:type="spellStart"/>
      <w:r w:rsidRPr="008640F5">
        <w:rPr>
          <w:sz w:val="18"/>
          <w:szCs w:val="16"/>
        </w:rPr>
        <w:t>සිය</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විදේශීය</w:t>
      </w:r>
      <w:proofErr w:type="spellEnd"/>
      <w:r w:rsidRPr="008640F5">
        <w:rPr>
          <w:sz w:val="18"/>
          <w:szCs w:val="16"/>
        </w:rPr>
        <w:t xml:space="preserve"> </w:t>
      </w:r>
      <w:proofErr w:type="spellStart"/>
      <w:r w:rsidRPr="008640F5">
        <w:rPr>
          <w:sz w:val="18"/>
          <w:szCs w:val="16"/>
        </w:rPr>
        <w:t>වෙළඳපොළට</w:t>
      </w:r>
      <w:proofErr w:type="spellEnd"/>
      <w:r w:rsidRPr="008640F5">
        <w:rPr>
          <w:sz w:val="18"/>
          <w:szCs w:val="16"/>
        </w:rPr>
        <w:t xml:space="preserve"> </w:t>
      </w:r>
      <w:proofErr w:type="spellStart"/>
      <w:r w:rsidRPr="008640F5">
        <w:rPr>
          <w:sz w:val="18"/>
          <w:szCs w:val="16"/>
        </w:rPr>
        <w:t>අපනයනය</w:t>
      </w:r>
      <w:proofErr w:type="spellEnd"/>
      <w:r w:rsidRPr="008640F5">
        <w:rPr>
          <w:sz w:val="18"/>
          <w:szCs w:val="16"/>
        </w:rPr>
        <w:t xml:space="preserve"> </w:t>
      </w:r>
      <w:proofErr w:type="spellStart"/>
      <w:r w:rsidRPr="008640F5">
        <w:rPr>
          <w:sz w:val="18"/>
          <w:szCs w:val="16"/>
        </w:rPr>
        <w:t>කරමින්</w:t>
      </w:r>
      <w:proofErr w:type="spellEnd"/>
      <w:r w:rsidRPr="008640F5">
        <w:rPr>
          <w:sz w:val="18"/>
          <w:szCs w:val="16"/>
        </w:rPr>
        <w:t xml:space="preserve"> </w:t>
      </w:r>
      <w:proofErr w:type="spellStart"/>
      <w:r w:rsidRPr="008640F5">
        <w:rPr>
          <w:sz w:val="18"/>
          <w:szCs w:val="16"/>
        </w:rPr>
        <w:t>තම</w:t>
      </w:r>
      <w:proofErr w:type="spellEnd"/>
      <w:r w:rsidRPr="008640F5">
        <w:rPr>
          <w:sz w:val="18"/>
          <w:szCs w:val="16"/>
        </w:rPr>
        <w:t xml:space="preserve"> </w:t>
      </w:r>
      <w:proofErr w:type="spellStart"/>
      <w:r w:rsidRPr="008640F5">
        <w:rPr>
          <w:sz w:val="18"/>
          <w:szCs w:val="16"/>
        </w:rPr>
        <w:t>වෙළඳපොළ</w:t>
      </w:r>
      <w:proofErr w:type="spellEnd"/>
      <w:r w:rsidRPr="008640F5">
        <w:rPr>
          <w:sz w:val="18"/>
          <w:szCs w:val="16"/>
        </w:rPr>
        <w:t xml:space="preserve"> </w:t>
      </w:r>
      <w:proofErr w:type="spellStart"/>
      <w:r w:rsidRPr="008640F5">
        <w:rPr>
          <w:sz w:val="18"/>
          <w:szCs w:val="16"/>
        </w:rPr>
        <w:t>පුළුල්</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අවස්ථාව</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2.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තාක්ෂණය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w:t>
      </w:r>
      <w:proofErr w:type="spellStart"/>
      <w:r w:rsidRPr="008640F5">
        <w:rPr>
          <w:sz w:val="18"/>
          <w:szCs w:val="16"/>
        </w:rPr>
        <w:t>ලැබීම</w:t>
      </w:r>
      <w:proofErr w:type="spellEnd"/>
      <w:r w:rsidRPr="008640F5">
        <w:rPr>
          <w:sz w:val="18"/>
          <w:szCs w:val="16"/>
        </w:rPr>
        <w:t xml:space="preserve">: </w:t>
      </w:r>
      <w:proofErr w:type="spellStart"/>
      <w:r w:rsidRPr="008640F5">
        <w:rPr>
          <w:sz w:val="18"/>
          <w:szCs w:val="16"/>
        </w:rPr>
        <w:t>විදේශීය</w:t>
      </w:r>
      <w:proofErr w:type="spellEnd"/>
      <w:r w:rsidRPr="008640F5">
        <w:rPr>
          <w:sz w:val="18"/>
          <w:szCs w:val="16"/>
        </w:rPr>
        <w:t xml:space="preserve"> </w:t>
      </w:r>
      <w:proofErr w:type="spellStart"/>
      <w:r w:rsidRPr="008640F5">
        <w:rPr>
          <w:sz w:val="18"/>
          <w:szCs w:val="16"/>
        </w:rPr>
        <w:t>ආයෝජන</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නූතන</w:t>
      </w:r>
      <w:proofErr w:type="spellEnd"/>
      <w:r w:rsidRPr="008640F5">
        <w:rPr>
          <w:sz w:val="18"/>
          <w:szCs w:val="16"/>
        </w:rPr>
        <w:t xml:space="preserve"> </w:t>
      </w:r>
      <w:proofErr w:type="spellStart"/>
      <w:r w:rsidRPr="008640F5">
        <w:rPr>
          <w:sz w:val="18"/>
          <w:szCs w:val="16"/>
        </w:rPr>
        <w:t>තාක්ෂණික</w:t>
      </w:r>
      <w:proofErr w:type="spellEnd"/>
      <w:r w:rsidRPr="008640F5">
        <w:rPr>
          <w:sz w:val="18"/>
          <w:szCs w:val="16"/>
        </w:rPr>
        <w:t xml:space="preserve"> </w:t>
      </w:r>
      <w:proofErr w:type="spellStart"/>
      <w:r w:rsidRPr="008640F5">
        <w:rPr>
          <w:sz w:val="18"/>
          <w:szCs w:val="16"/>
        </w:rPr>
        <w:t>ක්‍රමවේද</w:t>
      </w:r>
      <w:proofErr w:type="spellEnd"/>
      <w:r w:rsidRPr="008640F5">
        <w:rPr>
          <w:sz w:val="18"/>
          <w:szCs w:val="16"/>
        </w:rPr>
        <w:t xml:space="preserve"> </w:t>
      </w:r>
      <w:proofErr w:type="spellStart"/>
      <w:r w:rsidRPr="008640F5">
        <w:rPr>
          <w:sz w:val="18"/>
          <w:szCs w:val="16"/>
        </w:rPr>
        <w:t>දේශීය</w:t>
      </w:r>
      <w:proofErr w:type="spellEnd"/>
      <w:r w:rsidRPr="008640F5">
        <w:rPr>
          <w:sz w:val="18"/>
          <w:szCs w:val="16"/>
        </w:rPr>
        <w:t xml:space="preserve"> </w:t>
      </w:r>
      <w:proofErr w:type="spellStart"/>
      <w:r w:rsidRPr="008640F5">
        <w:rPr>
          <w:sz w:val="18"/>
          <w:szCs w:val="16"/>
        </w:rPr>
        <w:t>ව්‍යාපාර</w:t>
      </w:r>
      <w:proofErr w:type="spellEnd"/>
      <w:r w:rsidRPr="008640F5">
        <w:rPr>
          <w:sz w:val="18"/>
          <w:szCs w:val="16"/>
        </w:rPr>
        <w:t xml:space="preserve"> </w:t>
      </w:r>
      <w:proofErr w:type="spellStart"/>
      <w:r w:rsidRPr="008640F5">
        <w:rPr>
          <w:sz w:val="18"/>
          <w:szCs w:val="16"/>
        </w:rPr>
        <w:t>වෙත</w:t>
      </w:r>
      <w:proofErr w:type="spellEnd"/>
      <w:r w:rsidRPr="008640F5">
        <w:rPr>
          <w:sz w:val="18"/>
          <w:szCs w:val="16"/>
        </w:rPr>
        <w:t xml:space="preserve"> </w:t>
      </w:r>
      <w:proofErr w:type="spellStart"/>
      <w:r w:rsidRPr="008640F5">
        <w:rPr>
          <w:sz w:val="18"/>
          <w:szCs w:val="16"/>
        </w:rPr>
        <w:t>ගලා</w:t>
      </w:r>
      <w:proofErr w:type="spellEnd"/>
      <w:r w:rsidRPr="008640F5">
        <w:rPr>
          <w:sz w:val="18"/>
          <w:szCs w:val="16"/>
        </w:rPr>
        <w:t xml:space="preserve"> </w:t>
      </w:r>
      <w:proofErr w:type="spellStart"/>
      <w:r w:rsidRPr="008640F5">
        <w:rPr>
          <w:sz w:val="18"/>
          <w:szCs w:val="16"/>
        </w:rPr>
        <w:t>ඒම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කාර්යක්ෂමතාව</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ගත</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w:t>
      </w:r>
    </w:p>
    <w:p w14:paraId="6BBD9E29"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ගෝලීය</w:t>
      </w:r>
      <w:proofErr w:type="spellEnd"/>
      <w:r w:rsidRPr="008640F5">
        <w:rPr>
          <w:i/>
          <w:sz w:val="18"/>
          <w:szCs w:val="16"/>
        </w:rPr>
        <w:t xml:space="preserve"> </w:t>
      </w:r>
      <w:proofErr w:type="spellStart"/>
      <w:r w:rsidRPr="008640F5">
        <w:rPr>
          <w:i/>
          <w:sz w:val="18"/>
          <w:szCs w:val="16"/>
        </w:rPr>
        <w:t>පරිසරය</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ව්‍යාපාර</w:t>
      </w:r>
      <w:proofErr w:type="spellEnd"/>
      <w:r w:rsidRPr="008640F5">
        <w:rPr>
          <w:i/>
          <w:sz w:val="18"/>
          <w:szCs w:val="16"/>
        </w:rPr>
        <w:t>]</w:t>
      </w:r>
    </w:p>
    <w:p w14:paraId="646978BD" w14:textId="77777777" w:rsidR="00EA27FE" w:rsidRPr="008640F5" w:rsidRDefault="00000000">
      <w:pPr>
        <w:spacing w:after="240" w:line="360" w:lineRule="auto"/>
        <w:rPr>
          <w:sz w:val="18"/>
          <w:szCs w:val="16"/>
        </w:rPr>
      </w:pPr>
      <w:r w:rsidRPr="008640F5">
        <w:rPr>
          <w:b/>
          <w:sz w:val="18"/>
          <w:szCs w:val="16"/>
        </w:rPr>
        <w:t>Q6:</w:t>
      </w:r>
      <w:r w:rsidRPr="008640F5">
        <w:rPr>
          <w:sz w:val="18"/>
          <w:szCs w:val="16"/>
        </w:rPr>
        <w:t xml:space="preserve"> </w:t>
      </w:r>
      <w:proofErr w:type="spellStart"/>
      <w:r w:rsidRPr="008640F5">
        <w:rPr>
          <w:sz w:val="18"/>
          <w:szCs w:val="16"/>
        </w:rPr>
        <w:t>මිනිස්</w:t>
      </w:r>
      <w:proofErr w:type="spellEnd"/>
      <w:r w:rsidRPr="008640F5">
        <w:rPr>
          <w:sz w:val="18"/>
          <w:szCs w:val="16"/>
        </w:rPr>
        <w:t xml:space="preserve"> </w:t>
      </w:r>
      <w:proofErr w:type="spellStart"/>
      <w:r w:rsidRPr="008640F5">
        <w:rPr>
          <w:sz w:val="18"/>
          <w:szCs w:val="16"/>
        </w:rPr>
        <w:t>අවශ්‍යතා</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වුවමනා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වෙනස</w:t>
      </w:r>
      <w:proofErr w:type="spellEnd"/>
      <w:r w:rsidRPr="008640F5">
        <w:rPr>
          <w:sz w:val="18"/>
          <w:szCs w:val="16"/>
        </w:rPr>
        <w:t xml:space="preserve"> </w:t>
      </w:r>
      <w:proofErr w:type="spellStart"/>
      <w:r w:rsidRPr="008640F5">
        <w:rPr>
          <w:sz w:val="18"/>
          <w:szCs w:val="16"/>
        </w:rPr>
        <w:t>උදාහරණ</w:t>
      </w:r>
      <w:proofErr w:type="spellEnd"/>
      <w:r w:rsidRPr="008640F5">
        <w:rPr>
          <w:sz w:val="18"/>
          <w:szCs w:val="16"/>
        </w:rPr>
        <w:t xml:space="preserve"> </w:t>
      </w:r>
      <w:proofErr w:type="spellStart"/>
      <w:r w:rsidRPr="008640F5">
        <w:rPr>
          <w:sz w:val="18"/>
          <w:szCs w:val="16"/>
        </w:rPr>
        <w:t>සහිතව</w:t>
      </w:r>
      <w:proofErr w:type="spellEnd"/>
      <w:r w:rsidRPr="008640F5">
        <w:rPr>
          <w:sz w:val="18"/>
          <w:szCs w:val="16"/>
        </w:rPr>
        <w:t xml:space="preserve"> </w:t>
      </w:r>
      <w:proofErr w:type="spellStart"/>
      <w:r w:rsidRPr="008640F5">
        <w:rPr>
          <w:sz w:val="18"/>
          <w:szCs w:val="16"/>
        </w:rPr>
        <w:t>විස්තර</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3D49CF97" w14:textId="77777777" w:rsidR="00EA27FE" w:rsidRPr="008640F5" w:rsidRDefault="00000000">
      <w:pPr>
        <w:spacing w:after="240" w:line="360" w:lineRule="auto"/>
        <w:rPr>
          <w:sz w:val="18"/>
          <w:szCs w:val="16"/>
        </w:rPr>
      </w:pPr>
      <w:r w:rsidRPr="008640F5">
        <w:rPr>
          <w:b/>
          <w:sz w:val="18"/>
          <w:szCs w:val="16"/>
        </w:rPr>
        <w:lastRenderedPageBreak/>
        <w:t>A6:</w:t>
      </w:r>
      <w:r w:rsidRPr="008640F5">
        <w:rPr>
          <w:sz w:val="18"/>
          <w:szCs w:val="16"/>
        </w:rPr>
        <w:t xml:space="preserve"> </w:t>
      </w:r>
      <w:proofErr w:type="spellStart"/>
      <w:r w:rsidRPr="008640F5">
        <w:rPr>
          <w:sz w:val="18"/>
          <w:szCs w:val="16"/>
        </w:rPr>
        <w:t>මිනිසාට</w:t>
      </w:r>
      <w:proofErr w:type="spellEnd"/>
      <w:r w:rsidRPr="008640F5">
        <w:rPr>
          <w:sz w:val="18"/>
          <w:szCs w:val="16"/>
        </w:rPr>
        <w:t xml:space="preserve"> </w:t>
      </w:r>
      <w:proofErr w:type="spellStart"/>
      <w:r w:rsidRPr="008640F5">
        <w:rPr>
          <w:sz w:val="18"/>
          <w:szCs w:val="16"/>
        </w:rPr>
        <w:t>ජීවත්</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අත්‍යවශ්‍ය</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මූලික</w:t>
      </w:r>
      <w:proofErr w:type="spellEnd"/>
      <w:r w:rsidRPr="008640F5">
        <w:rPr>
          <w:sz w:val="18"/>
          <w:szCs w:val="16"/>
        </w:rPr>
        <w:t xml:space="preserve"> </w:t>
      </w:r>
      <w:proofErr w:type="spellStart"/>
      <w:r w:rsidRPr="008640F5">
        <w:rPr>
          <w:sz w:val="18"/>
          <w:szCs w:val="16"/>
        </w:rPr>
        <w:t>දේ</w:t>
      </w:r>
      <w:proofErr w:type="spellEnd"/>
      <w:r w:rsidRPr="008640F5">
        <w:rPr>
          <w:sz w:val="18"/>
          <w:szCs w:val="16"/>
        </w:rPr>
        <w:t xml:space="preserve"> </w:t>
      </w:r>
      <w:proofErr w:type="spellStart"/>
      <w:r w:rsidRPr="008640F5">
        <w:rPr>
          <w:sz w:val="18"/>
          <w:szCs w:val="16"/>
        </w:rPr>
        <w:t>අවශ්‍යතා</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හඳුන්වයි</w:t>
      </w:r>
      <w:proofErr w:type="spellEnd"/>
      <w:r w:rsidRPr="008640F5">
        <w:rPr>
          <w:sz w:val="18"/>
          <w:szCs w:val="16"/>
        </w:rPr>
        <w:t xml:space="preserve">. </w:t>
      </w:r>
      <w:proofErr w:type="spellStart"/>
      <w:r w:rsidRPr="008640F5">
        <w:rPr>
          <w:sz w:val="18"/>
          <w:szCs w:val="16"/>
        </w:rPr>
        <w:t>ඒවා</w:t>
      </w:r>
      <w:proofErr w:type="spellEnd"/>
      <w:r w:rsidRPr="008640F5">
        <w:rPr>
          <w:sz w:val="18"/>
          <w:szCs w:val="16"/>
        </w:rPr>
        <w:t xml:space="preserve"> </w:t>
      </w:r>
      <w:proofErr w:type="spellStart"/>
      <w:r w:rsidRPr="008640F5">
        <w:rPr>
          <w:sz w:val="18"/>
          <w:szCs w:val="16"/>
        </w:rPr>
        <w:t>සීමිත</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සෑම</w:t>
      </w:r>
      <w:proofErr w:type="spellEnd"/>
      <w:r w:rsidRPr="008640F5">
        <w:rPr>
          <w:sz w:val="18"/>
          <w:szCs w:val="16"/>
        </w:rPr>
        <w:t xml:space="preserve"> </w:t>
      </w:r>
      <w:proofErr w:type="spellStart"/>
      <w:r w:rsidRPr="008640F5">
        <w:rPr>
          <w:sz w:val="18"/>
          <w:szCs w:val="16"/>
        </w:rPr>
        <w:t>මිනිසෙකුටම</w:t>
      </w:r>
      <w:proofErr w:type="spellEnd"/>
      <w:r w:rsidRPr="008640F5">
        <w:rPr>
          <w:sz w:val="18"/>
          <w:szCs w:val="16"/>
        </w:rPr>
        <w:t xml:space="preserve"> </w:t>
      </w:r>
      <w:proofErr w:type="spellStart"/>
      <w:r w:rsidRPr="008640F5">
        <w:rPr>
          <w:sz w:val="18"/>
          <w:szCs w:val="16"/>
        </w:rPr>
        <w:t>පොදු</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උදා</w:t>
      </w:r>
      <w:proofErr w:type="spellEnd"/>
      <w:r w:rsidRPr="008640F5">
        <w:rPr>
          <w:sz w:val="18"/>
          <w:szCs w:val="16"/>
        </w:rPr>
        <w:t xml:space="preserve">: </w:t>
      </w:r>
      <w:proofErr w:type="spellStart"/>
      <w:r w:rsidRPr="008640F5">
        <w:rPr>
          <w:sz w:val="18"/>
          <w:szCs w:val="16"/>
        </w:rPr>
        <w:t>ආහාර</w:t>
      </w:r>
      <w:proofErr w:type="spellEnd"/>
      <w:r w:rsidRPr="008640F5">
        <w:rPr>
          <w:sz w:val="18"/>
          <w:szCs w:val="16"/>
        </w:rPr>
        <w:t xml:space="preserve">, </w:t>
      </w:r>
      <w:proofErr w:type="spellStart"/>
      <w:r w:rsidRPr="008640F5">
        <w:rPr>
          <w:sz w:val="18"/>
          <w:szCs w:val="16"/>
        </w:rPr>
        <w:t>ඇඳුම්</w:t>
      </w:r>
      <w:proofErr w:type="spellEnd"/>
      <w:r w:rsidRPr="008640F5">
        <w:rPr>
          <w:sz w:val="18"/>
          <w:szCs w:val="16"/>
        </w:rPr>
        <w:t xml:space="preserve">, </w:t>
      </w:r>
      <w:proofErr w:type="spellStart"/>
      <w:r w:rsidRPr="008640F5">
        <w:rPr>
          <w:sz w:val="18"/>
          <w:szCs w:val="16"/>
        </w:rPr>
        <w:t>නිවාස</w:t>
      </w:r>
      <w:proofErr w:type="spellEnd"/>
      <w:r w:rsidRPr="008640F5">
        <w:rPr>
          <w:sz w:val="18"/>
          <w:szCs w:val="16"/>
        </w:rPr>
        <w:t xml:space="preserve">). </w:t>
      </w:r>
      <w:proofErr w:type="spellStart"/>
      <w:r w:rsidRPr="008640F5">
        <w:rPr>
          <w:sz w:val="18"/>
          <w:szCs w:val="16"/>
        </w:rPr>
        <w:t>අවශ්‍යතා</w:t>
      </w:r>
      <w:proofErr w:type="spellEnd"/>
      <w:r w:rsidRPr="008640F5">
        <w:rPr>
          <w:sz w:val="18"/>
          <w:szCs w:val="16"/>
        </w:rPr>
        <w:t xml:space="preserve"> </w:t>
      </w:r>
      <w:proofErr w:type="spellStart"/>
      <w:r w:rsidRPr="008640F5">
        <w:rPr>
          <w:sz w:val="18"/>
          <w:szCs w:val="16"/>
        </w:rPr>
        <w:t>ඉටු</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විවිධ</w:t>
      </w:r>
      <w:proofErr w:type="spellEnd"/>
      <w:r w:rsidRPr="008640F5">
        <w:rPr>
          <w:sz w:val="18"/>
          <w:szCs w:val="16"/>
        </w:rPr>
        <w:t xml:space="preserve"> </w:t>
      </w:r>
      <w:proofErr w:type="spellStart"/>
      <w:r w:rsidRPr="008640F5">
        <w:rPr>
          <w:sz w:val="18"/>
          <w:szCs w:val="16"/>
        </w:rPr>
        <w:t>පුද්ගලයන්</w:t>
      </w:r>
      <w:proofErr w:type="spellEnd"/>
      <w:r w:rsidRPr="008640F5">
        <w:rPr>
          <w:sz w:val="18"/>
          <w:szCs w:val="16"/>
        </w:rPr>
        <w:t xml:space="preserve"> </w:t>
      </w:r>
      <w:proofErr w:type="spellStart"/>
      <w:r w:rsidRPr="008640F5">
        <w:rPr>
          <w:sz w:val="18"/>
          <w:szCs w:val="16"/>
        </w:rPr>
        <w:t>තෝරා</w:t>
      </w:r>
      <w:proofErr w:type="spellEnd"/>
      <w:r w:rsidRPr="008640F5">
        <w:rPr>
          <w:sz w:val="18"/>
          <w:szCs w:val="16"/>
        </w:rPr>
        <w:t xml:space="preserve"> </w:t>
      </w:r>
      <w:proofErr w:type="spellStart"/>
      <w:r w:rsidRPr="008640F5">
        <w:rPr>
          <w:sz w:val="18"/>
          <w:szCs w:val="16"/>
        </w:rPr>
        <w:t>ගනු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විවිධ</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විකල්ප</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වුවමනා</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හඳුන්වයි</w:t>
      </w:r>
      <w:proofErr w:type="spellEnd"/>
      <w:r w:rsidRPr="008640F5">
        <w:rPr>
          <w:sz w:val="18"/>
          <w:szCs w:val="16"/>
        </w:rPr>
        <w:t xml:space="preserve">. </w:t>
      </w:r>
      <w:proofErr w:type="spellStart"/>
      <w:r w:rsidRPr="008640F5">
        <w:rPr>
          <w:sz w:val="18"/>
          <w:szCs w:val="16"/>
        </w:rPr>
        <w:t>වුවමනා</w:t>
      </w:r>
      <w:proofErr w:type="spellEnd"/>
      <w:r w:rsidRPr="008640F5">
        <w:rPr>
          <w:sz w:val="18"/>
          <w:szCs w:val="16"/>
        </w:rPr>
        <w:t xml:space="preserve"> </w:t>
      </w:r>
      <w:proofErr w:type="spellStart"/>
      <w:r w:rsidRPr="008640F5">
        <w:rPr>
          <w:sz w:val="18"/>
          <w:szCs w:val="16"/>
        </w:rPr>
        <w:t>අසීමිත</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සංස්කෘතිය</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පුද්ගල</w:t>
      </w:r>
      <w:proofErr w:type="spellEnd"/>
      <w:r w:rsidRPr="008640F5">
        <w:rPr>
          <w:sz w:val="18"/>
          <w:szCs w:val="16"/>
        </w:rPr>
        <w:t xml:space="preserve"> </w:t>
      </w:r>
      <w:proofErr w:type="spellStart"/>
      <w:r w:rsidRPr="008640F5">
        <w:rPr>
          <w:sz w:val="18"/>
          <w:szCs w:val="16"/>
        </w:rPr>
        <w:t>රුචිකත්වය</w:t>
      </w:r>
      <w:proofErr w:type="spellEnd"/>
      <w:r w:rsidRPr="008640F5">
        <w:rPr>
          <w:sz w:val="18"/>
          <w:szCs w:val="16"/>
        </w:rPr>
        <w:t xml:space="preserve"> </w:t>
      </w:r>
      <w:proofErr w:type="spellStart"/>
      <w:r w:rsidRPr="008640F5">
        <w:rPr>
          <w:sz w:val="18"/>
          <w:szCs w:val="16"/>
        </w:rPr>
        <w:t>අනුව</w:t>
      </w:r>
      <w:proofErr w:type="spellEnd"/>
      <w:r w:rsidRPr="008640F5">
        <w:rPr>
          <w:sz w:val="18"/>
          <w:szCs w:val="16"/>
        </w:rPr>
        <w:t xml:space="preserve"> </w:t>
      </w:r>
      <w:proofErr w:type="spellStart"/>
      <w:r w:rsidRPr="008640F5">
        <w:rPr>
          <w:sz w:val="18"/>
          <w:szCs w:val="16"/>
        </w:rPr>
        <w:t>වෙනස්</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උදා</w:t>
      </w:r>
      <w:proofErr w:type="spellEnd"/>
      <w:r w:rsidRPr="008640F5">
        <w:rPr>
          <w:sz w:val="18"/>
          <w:szCs w:val="16"/>
        </w:rPr>
        <w:t xml:space="preserve">: </w:t>
      </w:r>
      <w:proofErr w:type="spellStart"/>
      <w:r w:rsidRPr="008640F5">
        <w:rPr>
          <w:sz w:val="18"/>
          <w:szCs w:val="16"/>
        </w:rPr>
        <w:t>කුසගින්න</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බත්</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පීසා</w:t>
      </w:r>
      <w:proofErr w:type="spellEnd"/>
      <w:r w:rsidRPr="008640F5">
        <w:rPr>
          <w:sz w:val="18"/>
          <w:szCs w:val="16"/>
        </w:rPr>
        <w:t xml:space="preserve"> </w:t>
      </w:r>
      <w:proofErr w:type="spellStart"/>
      <w:r w:rsidRPr="008640F5">
        <w:rPr>
          <w:sz w:val="18"/>
          <w:szCs w:val="16"/>
        </w:rPr>
        <w:t>තෝරා</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w:t>
      </w:r>
    </w:p>
    <w:p w14:paraId="53ADA108"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ව්‍යාපාර</w:t>
      </w:r>
      <w:proofErr w:type="spellEnd"/>
      <w:r w:rsidRPr="008640F5">
        <w:rPr>
          <w:i/>
          <w:sz w:val="18"/>
          <w:szCs w:val="16"/>
        </w:rPr>
        <w:t xml:space="preserve"> </w:t>
      </w:r>
      <w:proofErr w:type="spellStart"/>
      <w:r w:rsidRPr="008640F5">
        <w:rPr>
          <w:i/>
          <w:sz w:val="18"/>
          <w:szCs w:val="16"/>
        </w:rPr>
        <w:t>පිළිබඳ</w:t>
      </w:r>
      <w:proofErr w:type="spellEnd"/>
      <w:r w:rsidRPr="008640F5">
        <w:rPr>
          <w:i/>
          <w:sz w:val="18"/>
          <w:szCs w:val="16"/>
        </w:rPr>
        <w:t xml:space="preserve"> </w:t>
      </w:r>
      <w:proofErr w:type="spellStart"/>
      <w:r w:rsidRPr="008640F5">
        <w:rPr>
          <w:i/>
          <w:sz w:val="18"/>
          <w:szCs w:val="16"/>
        </w:rPr>
        <w:t>මූලික</w:t>
      </w:r>
      <w:proofErr w:type="spellEnd"/>
      <w:r w:rsidRPr="008640F5">
        <w:rPr>
          <w:i/>
          <w:sz w:val="18"/>
          <w:szCs w:val="16"/>
        </w:rPr>
        <w:t xml:space="preserve"> </w:t>
      </w:r>
      <w:proofErr w:type="spellStart"/>
      <w:r w:rsidRPr="008640F5">
        <w:rPr>
          <w:i/>
          <w:sz w:val="18"/>
          <w:szCs w:val="16"/>
        </w:rPr>
        <w:t>පදනම</w:t>
      </w:r>
      <w:proofErr w:type="spellEnd"/>
      <w:r w:rsidRPr="008640F5">
        <w:rPr>
          <w:i/>
          <w:sz w:val="18"/>
          <w:szCs w:val="16"/>
        </w:rPr>
        <w:t>]</w:t>
      </w:r>
    </w:p>
    <w:p w14:paraId="47078D31" w14:textId="77777777" w:rsidR="00EA27FE" w:rsidRPr="008640F5" w:rsidRDefault="00000000">
      <w:pPr>
        <w:spacing w:after="240" w:line="360" w:lineRule="auto"/>
        <w:rPr>
          <w:sz w:val="18"/>
          <w:szCs w:val="16"/>
        </w:rPr>
      </w:pPr>
      <w:r w:rsidRPr="008640F5">
        <w:rPr>
          <w:b/>
          <w:sz w:val="18"/>
          <w:szCs w:val="16"/>
        </w:rPr>
        <w:t>Q7:</w:t>
      </w:r>
      <w:r w:rsidRPr="008640F5">
        <w:rPr>
          <w:sz w:val="18"/>
          <w:szCs w:val="16"/>
        </w:rPr>
        <w:t xml:space="preserve"> </w:t>
      </w:r>
      <w:proofErr w:type="spellStart"/>
      <w:r w:rsidRPr="008640F5">
        <w:rPr>
          <w:sz w:val="18"/>
          <w:szCs w:val="16"/>
        </w:rPr>
        <w:t>සිද්ධිය</w:t>
      </w:r>
      <w:proofErr w:type="spellEnd"/>
      <w:r w:rsidRPr="008640F5">
        <w:rPr>
          <w:sz w:val="18"/>
          <w:szCs w:val="16"/>
        </w:rPr>
        <w:t>: '</w:t>
      </w:r>
      <w:proofErr w:type="spellStart"/>
      <w:r w:rsidRPr="008640F5">
        <w:rPr>
          <w:sz w:val="18"/>
          <w:szCs w:val="16"/>
        </w:rPr>
        <w:t>සුනිල්</w:t>
      </w:r>
      <w:proofErr w:type="spellEnd"/>
      <w:r w:rsidRPr="008640F5">
        <w:rPr>
          <w:sz w:val="18"/>
          <w:szCs w:val="16"/>
        </w:rPr>
        <w:t xml:space="preserve"> </w:t>
      </w:r>
      <w:proofErr w:type="spellStart"/>
      <w:r w:rsidRPr="008640F5">
        <w:rPr>
          <w:sz w:val="18"/>
          <w:szCs w:val="16"/>
        </w:rPr>
        <w:t>මහතා</w:t>
      </w:r>
      <w:proofErr w:type="spellEnd"/>
      <w:r w:rsidRPr="008640F5">
        <w:rPr>
          <w:sz w:val="18"/>
          <w:szCs w:val="16"/>
        </w:rPr>
        <w:t xml:space="preserve"> </w:t>
      </w:r>
      <w:proofErr w:type="spellStart"/>
      <w:r w:rsidRPr="008640F5">
        <w:rPr>
          <w:sz w:val="18"/>
          <w:szCs w:val="16"/>
        </w:rPr>
        <w:t>රෙදිපිළි</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පවත්වාගෙන</w:t>
      </w:r>
      <w:proofErr w:type="spellEnd"/>
      <w:r w:rsidRPr="008640F5">
        <w:rPr>
          <w:sz w:val="18"/>
          <w:szCs w:val="16"/>
        </w:rPr>
        <w:t xml:space="preserve"> </w:t>
      </w:r>
      <w:proofErr w:type="spellStart"/>
      <w:r w:rsidRPr="008640F5">
        <w:rPr>
          <w:sz w:val="18"/>
          <w:szCs w:val="16"/>
        </w:rPr>
        <w:t>යයි</w:t>
      </w:r>
      <w:proofErr w:type="spellEnd"/>
      <w:r w:rsidRPr="008640F5">
        <w:rPr>
          <w:sz w:val="18"/>
          <w:szCs w:val="16"/>
        </w:rPr>
        <w:t xml:space="preserve">. </w:t>
      </w:r>
      <w:proofErr w:type="spellStart"/>
      <w:r w:rsidRPr="008640F5">
        <w:rPr>
          <w:sz w:val="18"/>
          <w:szCs w:val="16"/>
        </w:rPr>
        <w:t>රජය</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ආනයනික</w:t>
      </w:r>
      <w:proofErr w:type="spellEnd"/>
      <w:r w:rsidRPr="008640F5">
        <w:rPr>
          <w:sz w:val="18"/>
          <w:szCs w:val="16"/>
        </w:rPr>
        <w:t xml:space="preserve"> </w:t>
      </w:r>
      <w:proofErr w:type="spellStart"/>
      <w:r w:rsidRPr="008640F5">
        <w:rPr>
          <w:sz w:val="18"/>
          <w:szCs w:val="16"/>
        </w:rPr>
        <w:t>රෙදිපිළි</w:t>
      </w:r>
      <w:proofErr w:type="spellEnd"/>
      <w:r w:rsidRPr="008640F5">
        <w:rPr>
          <w:sz w:val="18"/>
          <w:szCs w:val="16"/>
        </w:rPr>
        <w:t xml:space="preserve"> </w:t>
      </w:r>
      <w:proofErr w:type="spellStart"/>
      <w:r w:rsidRPr="008640F5">
        <w:rPr>
          <w:sz w:val="18"/>
          <w:szCs w:val="16"/>
        </w:rPr>
        <w:t>මත</w:t>
      </w:r>
      <w:proofErr w:type="spellEnd"/>
      <w:r w:rsidRPr="008640F5">
        <w:rPr>
          <w:sz w:val="18"/>
          <w:szCs w:val="16"/>
        </w:rPr>
        <w:t xml:space="preserve"> </w:t>
      </w:r>
      <w:proofErr w:type="spellStart"/>
      <w:r w:rsidRPr="008640F5">
        <w:rPr>
          <w:sz w:val="18"/>
          <w:szCs w:val="16"/>
        </w:rPr>
        <w:t>බදු</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දැමීම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සුනිල්ගේ</w:t>
      </w:r>
      <w:proofErr w:type="spellEnd"/>
      <w:r w:rsidRPr="008640F5">
        <w:rPr>
          <w:sz w:val="18"/>
          <w:szCs w:val="16"/>
        </w:rPr>
        <w:t xml:space="preserve"> </w:t>
      </w:r>
      <w:proofErr w:type="spellStart"/>
      <w:r w:rsidRPr="008640F5">
        <w:rPr>
          <w:sz w:val="18"/>
          <w:szCs w:val="16"/>
        </w:rPr>
        <w:t>නිමි</w:t>
      </w:r>
      <w:proofErr w:type="spellEnd"/>
      <w:r w:rsidRPr="008640F5">
        <w:rPr>
          <w:sz w:val="18"/>
          <w:szCs w:val="16"/>
        </w:rPr>
        <w:t xml:space="preserve"> </w:t>
      </w:r>
      <w:proofErr w:type="spellStart"/>
      <w:r w:rsidRPr="008640F5">
        <w:rPr>
          <w:sz w:val="18"/>
          <w:szCs w:val="16"/>
        </w:rPr>
        <w:t>ඇඳුම්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වෙළඳපොළ</w:t>
      </w:r>
      <w:proofErr w:type="spellEnd"/>
      <w:r w:rsidRPr="008640F5">
        <w:rPr>
          <w:sz w:val="18"/>
          <w:szCs w:val="16"/>
        </w:rPr>
        <w:t xml:space="preserve"> </w:t>
      </w:r>
      <w:proofErr w:type="spellStart"/>
      <w:r w:rsidRPr="008640F5">
        <w:rPr>
          <w:sz w:val="18"/>
          <w:szCs w:val="16"/>
        </w:rPr>
        <w:t>ඉල්ලුම</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විය</w:t>
      </w:r>
      <w:proofErr w:type="spellEnd"/>
      <w:r w:rsidRPr="008640F5">
        <w:rPr>
          <w:sz w:val="18"/>
          <w:szCs w:val="16"/>
        </w:rPr>
        <w:t xml:space="preserve">.' </w:t>
      </w:r>
      <w:proofErr w:type="spellStart"/>
      <w:r w:rsidRPr="008640F5">
        <w:rPr>
          <w:sz w:val="18"/>
          <w:szCs w:val="16"/>
        </w:rPr>
        <w:t>ඉහත</w:t>
      </w:r>
      <w:proofErr w:type="spellEnd"/>
      <w:r w:rsidRPr="008640F5">
        <w:rPr>
          <w:sz w:val="18"/>
          <w:szCs w:val="16"/>
        </w:rPr>
        <w:t xml:space="preserve"> </w:t>
      </w:r>
      <w:proofErr w:type="spellStart"/>
      <w:r w:rsidRPr="008640F5">
        <w:rPr>
          <w:sz w:val="18"/>
          <w:szCs w:val="16"/>
        </w:rPr>
        <w:t>සිද්ධියෙහි</w:t>
      </w:r>
      <w:proofErr w:type="spellEnd"/>
      <w:r w:rsidRPr="008640F5">
        <w:rPr>
          <w:sz w:val="18"/>
          <w:szCs w:val="16"/>
        </w:rPr>
        <w:t xml:space="preserve"> </w:t>
      </w:r>
      <w:proofErr w:type="spellStart"/>
      <w:r w:rsidRPr="008640F5">
        <w:rPr>
          <w:sz w:val="18"/>
          <w:szCs w:val="16"/>
        </w:rPr>
        <w:t>සඳහන්</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පරිසර</w:t>
      </w:r>
      <w:proofErr w:type="spellEnd"/>
      <w:r w:rsidRPr="008640F5">
        <w:rPr>
          <w:sz w:val="18"/>
          <w:szCs w:val="16"/>
        </w:rPr>
        <w:t xml:space="preserve"> </w:t>
      </w:r>
      <w:proofErr w:type="spellStart"/>
      <w:r w:rsidRPr="008640F5">
        <w:rPr>
          <w:sz w:val="18"/>
          <w:szCs w:val="16"/>
        </w:rPr>
        <w:t>සාධකය</w:t>
      </w:r>
      <w:proofErr w:type="spellEnd"/>
      <w:r w:rsidRPr="008640F5">
        <w:rPr>
          <w:sz w:val="18"/>
          <w:szCs w:val="16"/>
        </w:rPr>
        <w:t xml:space="preserve"> </w:t>
      </w:r>
      <w:proofErr w:type="spellStart"/>
      <w:r w:rsidRPr="008640F5">
        <w:rPr>
          <w:sz w:val="18"/>
          <w:szCs w:val="16"/>
        </w:rPr>
        <w:t>හඳුනාගෙන</w:t>
      </w:r>
      <w:proofErr w:type="spellEnd"/>
      <w:r w:rsidRPr="008640F5">
        <w:rPr>
          <w:sz w:val="18"/>
          <w:szCs w:val="16"/>
        </w:rPr>
        <w:t xml:space="preserve">, </w:t>
      </w:r>
      <w:proofErr w:type="spellStart"/>
      <w:r w:rsidRPr="008640F5">
        <w:rPr>
          <w:sz w:val="18"/>
          <w:szCs w:val="16"/>
        </w:rPr>
        <w:t>එය</w:t>
      </w:r>
      <w:proofErr w:type="spellEnd"/>
      <w:r w:rsidRPr="008640F5">
        <w:rPr>
          <w:sz w:val="18"/>
          <w:szCs w:val="16"/>
        </w:rPr>
        <w:t xml:space="preserve"> </w:t>
      </w:r>
      <w:proofErr w:type="spellStart"/>
      <w:r w:rsidRPr="008640F5">
        <w:rPr>
          <w:sz w:val="18"/>
          <w:szCs w:val="16"/>
        </w:rPr>
        <w:t>සුනිල්ගේ</w:t>
      </w:r>
      <w:proofErr w:type="spellEnd"/>
      <w:r w:rsidRPr="008640F5">
        <w:rPr>
          <w:sz w:val="18"/>
          <w:szCs w:val="16"/>
        </w:rPr>
        <w:t xml:space="preserve"> </w:t>
      </w:r>
      <w:proofErr w:type="spellStart"/>
      <w:r w:rsidRPr="008640F5">
        <w:rPr>
          <w:sz w:val="18"/>
          <w:szCs w:val="16"/>
        </w:rPr>
        <w:t>ව්‍යාපාරයට</w:t>
      </w:r>
      <w:proofErr w:type="spellEnd"/>
      <w:r w:rsidRPr="008640F5">
        <w:rPr>
          <w:sz w:val="18"/>
          <w:szCs w:val="16"/>
        </w:rPr>
        <w:t xml:space="preserve"> </w:t>
      </w:r>
      <w:proofErr w:type="spellStart"/>
      <w:r w:rsidRPr="008640F5">
        <w:rPr>
          <w:sz w:val="18"/>
          <w:szCs w:val="16"/>
        </w:rPr>
        <w:t>බලපා</w:t>
      </w:r>
      <w:proofErr w:type="spellEnd"/>
      <w:r w:rsidRPr="008640F5">
        <w:rPr>
          <w:sz w:val="18"/>
          <w:szCs w:val="16"/>
        </w:rPr>
        <w:t xml:space="preserve"> </w:t>
      </w:r>
      <w:proofErr w:type="spellStart"/>
      <w:r w:rsidRPr="008640F5">
        <w:rPr>
          <w:sz w:val="18"/>
          <w:szCs w:val="16"/>
        </w:rPr>
        <w:t>ඇත්තේ</w:t>
      </w:r>
      <w:proofErr w:type="spellEnd"/>
      <w:r w:rsidRPr="008640F5">
        <w:rPr>
          <w:sz w:val="18"/>
          <w:szCs w:val="16"/>
        </w:rPr>
        <w:t xml:space="preserve"> '</w:t>
      </w:r>
      <w:proofErr w:type="spellStart"/>
      <w:r w:rsidRPr="008640F5">
        <w:rPr>
          <w:sz w:val="18"/>
          <w:szCs w:val="16"/>
        </w:rPr>
        <w:t>අවස්ථාවක්</w:t>
      </w:r>
      <w:proofErr w:type="spellEnd"/>
      <w:r w:rsidRPr="008640F5">
        <w:rPr>
          <w:sz w:val="18"/>
          <w:szCs w:val="16"/>
        </w:rPr>
        <w:t xml:space="preserve">' (Opportunity) </w:t>
      </w:r>
      <w:proofErr w:type="spellStart"/>
      <w:r w:rsidRPr="008640F5">
        <w:rPr>
          <w:sz w:val="18"/>
          <w:szCs w:val="16"/>
        </w:rPr>
        <w:t>ලෙසද</w:t>
      </w:r>
      <w:proofErr w:type="spellEnd"/>
      <w:r w:rsidRPr="008640F5">
        <w:rPr>
          <w:sz w:val="18"/>
          <w:szCs w:val="16"/>
        </w:rPr>
        <w:t xml:space="preserve"> </w:t>
      </w:r>
      <w:proofErr w:type="spellStart"/>
      <w:r w:rsidRPr="008640F5">
        <w:rPr>
          <w:sz w:val="18"/>
          <w:szCs w:val="16"/>
        </w:rPr>
        <w:t>නැතහොත්</w:t>
      </w:r>
      <w:proofErr w:type="spellEnd"/>
      <w:r w:rsidRPr="008640F5">
        <w:rPr>
          <w:sz w:val="18"/>
          <w:szCs w:val="16"/>
        </w:rPr>
        <w:t xml:space="preserve"> '</w:t>
      </w:r>
      <w:proofErr w:type="spellStart"/>
      <w:r w:rsidRPr="008640F5">
        <w:rPr>
          <w:sz w:val="18"/>
          <w:szCs w:val="16"/>
        </w:rPr>
        <w:t>තර්ජනයක්</w:t>
      </w:r>
      <w:proofErr w:type="spellEnd"/>
      <w:r w:rsidRPr="008640F5">
        <w:rPr>
          <w:sz w:val="18"/>
          <w:szCs w:val="16"/>
        </w:rPr>
        <w:t xml:space="preserve">' (Threat) </w:t>
      </w:r>
      <w:proofErr w:type="spellStart"/>
      <w:r w:rsidRPr="008640F5">
        <w:rPr>
          <w:sz w:val="18"/>
          <w:szCs w:val="16"/>
        </w:rPr>
        <w:t>ලෙසද</w:t>
      </w:r>
      <w:proofErr w:type="spellEnd"/>
      <w:r w:rsidRPr="008640F5">
        <w:rPr>
          <w:sz w:val="18"/>
          <w:szCs w:val="16"/>
        </w:rPr>
        <w:t xml:space="preserve"> </w:t>
      </w:r>
      <w:proofErr w:type="spellStart"/>
      <w:r w:rsidRPr="008640F5">
        <w:rPr>
          <w:sz w:val="18"/>
          <w:szCs w:val="16"/>
        </w:rPr>
        <w:t>යන්න</w:t>
      </w:r>
      <w:proofErr w:type="spellEnd"/>
      <w:r w:rsidRPr="008640F5">
        <w:rPr>
          <w:sz w:val="18"/>
          <w:szCs w:val="16"/>
        </w:rPr>
        <w:t xml:space="preserve"> </w:t>
      </w:r>
      <w:proofErr w:type="spellStart"/>
      <w:r w:rsidRPr="008640F5">
        <w:rPr>
          <w:sz w:val="18"/>
          <w:szCs w:val="16"/>
        </w:rPr>
        <w:t>යොදන්න</w:t>
      </w:r>
      <w:proofErr w:type="spellEnd"/>
      <w:r w:rsidRPr="008640F5">
        <w:rPr>
          <w:sz w:val="18"/>
          <w:szCs w:val="16"/>
        </w:rPr>
        <w:t>.</w:t>
      </w:r>
    </w:p>
    <w:p w14:paraId="07C0701D" w14:textId="77777777" w:rsidR="00EA27FE" w:rsidRPr="008640F5" w:rsidRDefault="00000000">
      <w:pPr>
        <w:spacing w:after="240" w:line="360" w:lineRule="auto"/>
        <w:rPr>
          <w:sz w:val="18"/>
          <w:szCs w:val="16"/>
        </w:rPr>
      </w:pPr>
      <w:r w:rsidRPr="008640F5">
        <w:rPr>
          <w:b/>
          <w:sz w:val="18"/>
          <w:szCs w:val="16"/>
        </w:rPr>
        <w:t>A7:</w:t>
      </w:r>
      <w:r w:rsidRPr="008640F5">
        <w:rPr>
          <w:sz w:val="18"/>
          <w:szCs w:val="16"/>
        </w:rPr>
        <w:t xml:space="preserve"> </w:t>
      </w:r>
      <w:proofErr w:type="spellStart"/>
      <w:r w:rsidRPr="008640F5">
        <w:rPr>
          <w:sz w:val="18"/>
          <w:szCs w:val="16"/>
        </w:rPr>
        <w:t>ඉහත</w:t>
      </w:r>
      <w:proofErr w:type="spellEnd"/>
      <w:r w:rsidRPr="008640F5">
        <w:rPr>
          <w:sz w:val="18"/>
          <w:szCs w:val="16"/>
        </w:rPr>
        <w:t xml:space="preserve"> </w:t>
      </w:r>
      <w:proofErr w:type="spellStart"/>
      <w:r w:rsidRPr="008640F5">
        <w:rPr>
          <w:sz w:val="18"/>
          <w:szCs w:val="16"/>
        </w:rPr>
        <w:t>සිද්ධියේ</w:t>
      </w:r>
      <w:proofErr w:type="spellEnd"/>
      <w:r w:rsidRPr="008640F5">
        <w:rPr>
          <w:sz w:val="18"/>
          <w:szCs w:val="16"/>
        </w:rPr>
        <w:t xml:space="preserve"> </w:t>
      </w:r>
      <w:proofErr w:type="spellStart"/>
      <w:r w:rsidRPr="008640F5">
        <w:rPr>
          <w:sz w:val="18"/>
          <w:szCs w:val="16"/>
        </w:rPr>
        <w:t>සඳහන්</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පරිසර</w:t>
      </w:r>
      <w:proofErr w:type="spellEnd"/>
      <w:r w:rsidRPr="008640F5">
        <w:rPr>
          <w:sz w:val="18"/>
          <w:szCs w:val="16"/>
        </w:rPr>
        <w:t xml:space="preserve"> </w:t>
      </w:r>
      <w:proofErr w:type="spellStart"/>
      <w:r w:rsidRPr="008640F5">
        <w:rPr>
          <w:sz w:val="18"/>
          <w:szCs w:val="16"/>
        </w:rPr>
        <w:t>සාධකය</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දේශපාලනික</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රාජ්‍ය</w:t>
      </w:r>
      <w:proofErr w:type="spellEnd"/>
      <w:r w:rsidRPr="008640F5">
        <w:rPr>
          <w:sz w:val="18"/>
          <w:szCs w:val="16"/>
        </w:rPr>
        <w:t xml:space="preserve"> / </w:t>
      </w:r>
      <w:proofErr w:type="spellStart"/>
      <w:r w:rsidRPr="008640F5">
        <w:rPr>
          <w:sz w:val="18"/>
          <w:szCs w:val="16"/>
        </w:rPr>
        <w:t>නීතිමය</w:t>
      </w:r>
      <w:proofErr w:type="spellEnd"/>
      <w:r w:rsidRPr="008640F5">
        <w:rPr>
          <w:sz w:val="18"/>
          <w:szCs w:val="16"/>
        </w:rPr>
        <w:t xml:space="preserve"> </w:t>
      </w:r>
      <w:proofErr w:type="spellStart"/>
      <w:r w:rsidRPr="008640F5">
        <w:rPr>
          <w:sz w:val="18"/>
          <w:szCs w:val="16"/>
        </w:rPr>
        <w:t>පරිසරය</w:t>
      </w:r>
      <w:proofErr w:type="spellEnd"/>
      <w:r w:rsidRPr="008640F5">
        <w:rPr>
          <w:sz w:val="18"/>
          <w:szCs w:val="16"/>
        </w:rPr>
        <w:t>' (</w:t>
      </w:r>
      <w:proofErr w:type="spellStart"/>
      <w:r w:rsidRPr="008640F5">
        <w:rPr>
          <w:sz w:val="18"/>
          <w:szCs w:val="16"/>
        </w:rPr>
        <w:t>රජයේ</w:t>
      </w:r>
      <w:proofErr w:type="spellEnd"/>
      <w:r w:rsidRPr="008640F5">
        <w:rPr>
          <w:sz w:val="18"/>
          <w:szCs w:val="16"/>
        </w:rPr>
        <w:t xml:space="preserve"> </w:t>
      </w:r>
      <w:proofErr w:type="spellStart"/>
      <w:r w:rsidRPr="008640F5">
        <w:rPr>
          <w:sz w:val="18"/>
          <w:szCs w:val="16"/>
        </w:rPr>
        <w:t>බදු</w:t>
      </w:r>
      <w:proofErr w:type="spellEnd"/>
      <w:r w:rsidRPr="008640F5">
        <w:rPr>
          <w:sz w:val="18"/>
          <w:szCs w:val="16"/>
        </w:rPr>
        <w:t xml:space="preserve"> </w:t>
      </w:r>
      <w:proofErr w:type="spellStart"/>
      <w:r w:rsidRPr="008640F5">
        <w:rPr>
          <w:sz w:val="18"/>
          <w:szCs w:val="16"/>
        </w:rPr>
        <w:t>ප්‍රතිපත්තිය</w:t>
      </w:r>
      <w:proofErr w:type="spellEnd"/>
      <w:r w:rsidRPr="008640F5">
        <w:rPr>
          <w:sz w:val="18"/>
          <w:szCs w:val="16"/>
        </w:rPr>
        <w:t xml:space="preserve">) </w:t>
      </w:r>
      <w:proofErr w:type="spellStart"/>
      <w:r w:rsidRPr="008640F5">
        <w:rPr>
          <w:sz w:val="18"/>
          <w:szCs w:val="16"/>
        </w:rPr>
        <w:t>යි</w:t>
      </w:r>
      <w:proofErr w:type="spellEnd"/>
      <w:r w:rsidRPr="008640F5">
        <w:rPr>
          <w:sz w:val="18"/>
          <w:szCs w:val="16"/>
        </w:rPr>
        <w:t xml:space="preserve">. </w:t>
      </w:r>
      <w:proofErr w:type="spellStart"/>
      <w:r w:rsidRPr="008640F5">
        <w:rPr>
          <w:sz w:val="18"/>
          <w:szCs w:val="16"/>
        </w:rPr>
        <w:t>එය</w:t>
      </w:r>
      <w:proofErr w:type="spellEnd"/>
      <w:r w:rsidRPr="008640F5">
        <w:rPr>
          <w:sz w:val="18"/>
          <w:szCs w:val="16"/>
        </w:rPr>
        <w:t xml:space="preserve"> </w:t>
      </w:r>
      <w:proofErr w:type="spellStart"/>
      <w:r w:rsidRPr="008640F5">
        <w:rPr>
          <w:sz w:val="18"/>
          <w:szCs w:val="16"/>
        </w:rPr>
        <w:t>සුනිල්ගේ</w:t>
      </w:r>
      <w:proofErr w:type="spellEnd"/>
      <w:r w:rsidRPr="008640F5">
        <w:rPr>
          <w:sz w:val="18"/>
          <w:szCs w:val="16"/>
        </w:rPr>
        <w:t xml:space="preserve"> </w:t>
      </w:r>
      <w:proofErr w:type="spellStart"/>
      <w:r w:rsidRPr="008640F5">
        <w:rPr>
          <w:sz w:val="18"/>
          <w:szCs w:val="16"/>
        </w:rPr>
        <w:t>ව්‍යාපාරයට</w:t>
      </w:r>
      <w:proofErr w:type="spellEnd"/>
      <w:r w:rsidRPr="008640F5">
        <w:rPr>
          <w:sz w:val="18"/>
          <w:szCs w:val="16"/>
        </w:rPr>
        <w:t xml:space="preserve"> </w:t>
      </w:r>
      <w:proofErr w:type="spellStart"/>
      <w:r w:rsidRPr="008640F5">
        <w:rPr>
          <w:sz w:val="18"/>
          <w:szCs w:val="16"/>
        </w:rPr>
        <w:t>බලපා</w:t>
      </w:r>
      <w:proofErr w:type="spellEnd"/>
      <w:r w:rsidRPr="008640F5">
        <w:rPr>
          <w:sz w:val="18"/>
          <w:szCs w:val="16"/>
        </w:rPr>
        <w:t xml:space="preserve"> </w:t>
      </w:r>
      <w:proofErr w:type="spellStart"/>
      <w:r w:rsidRPr="008640F5">
        <w:rPr>
          <w:sz w:val="18"/>
          <w:szCs w:val="16"/>
        </w:rPr>
        <w:t>ඇත්තේ</w:t>
      </w:r>
      <w:proofErr w:type="spellEnd"/>
      <w:r w:rsidRPr="008640F5">
        <w:rPr>
          <w:sz w:val="18"/>
          <w:szCs w:val="16"/>
        </w:rPr>
        <w:t xml:space="preserve"> '</w:t>
      </w:r>
      <w:proofErr w:type="spellStart"/>
      <w:r w:rsidRPr="008640F5">
        <w:rPr>
          <w:sz w:val="18"/>
          <w:szCs w:val="16"/>
        </w:rPr>
        <w:t>අවස්ථාවක්</w:t>
      </w:r>
      <w:proofErr w:type="spellEnd"/>
      <w:r w:rsidRPr="008640F5">
        <w:rPr>
          <w:sz w:val="18"/>
          <w:szCs w:val="16"/>
        </w:rPr>
        <w:t xml:space="preserve">' (Opportunity) </w:t>
      </w:r>
      <w:proofErr w:type="spellStart"/>
      <w:r w:rsidRPr="008640F5">
        <w:rPr>
          <w:sz w:val="18"/>
          <w:szCs w:val="16"/>
        </w:rPr>
        <w:t>ලෙස</w:t>
      </w:r>
      <w:proofErr w:type="spellEnd"/>
      <w:r w:rsidRPr="008640F5">
        <w:rPr>
          <w:sz w:val="18"/>
          <w:szCs w:val="16"/>
        </w:rPr>
        <w:t xml:space="preserve"> ය. </w:t>
      </w:r>
      <w:proofErr w:type="spellStart"/>
      <w:r w:rsidRPr="008640F5">
        <w:rPr>
          <w:sz w:val="18"/>
          <w:szCs w:val="16"/>
        </w:rPr>
        <w:t>මන්ද</w:t>
      </w:r>
      <w:proofErr w:type="spellEnd"/>
      <w:r w:rsidRPr="008640F5">
        <w:rPr>
          <w:sz w:val="18"/>
          <w:szCs w:val="16"/>
        </w:rPr>
        <w:t xml:space="preserve"> </w:t>
      </w:r>
      <w:proofErr w:type="spellStart"/>
      <w:r w:rsidRPr="008640F5">
        <w:rPr>
          <w:sz w:val="18"/>
          <w:szCs w:val="16"/>
        </w:rPr>
        <w:t>ආනයනික</w:t>
      </w:r>
      <w:proofErr w:type="spellEnd"/>
      <w:r w:rsidRPr="008640F5">
        <w:rPr>
          <w:sz w:val="18"/>
          <w:szCs w:val="16"/>
        </w:rPr>
        <w:t xml:space="preserve"> </w:t>
      </w:r>
      <w:proofErr w:type="spellStart"/>
      <w:r w:rsidRPr="008640F5">
        <w:rPr>
          <w:sz w:val="18"/>
          <w:szCs w:val="16"/>
        </w:rPr>
        <w:t>ඇඳුම්වල</w:t>
      </w:r>
      <w:proofErr w:type="spellEnd"/>
      <w:r w:rsidRPr="008640F5">
        <w:rPr>
          <w:sz w:val="18"/>
          <w:szCs w:val="16"/>
        </w:rPr>
        <w:t xml:space="preserve"> </w:t>
      </w:r>
      <w:proofErr w:type="spellStart"/>
      <w:r w:rsidRPr="008640F5">
        <w:rPr>
          <w:sz w:val="18"/>
          <w:szCs w:val="16"/>
        </w:rPr>
        <w:t>මිල</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දේශීය</w:t>
      </w:r>
      <w:proofErr w:type="spellEnd"/>
      <w:r w:rsidRPr="008640F5">
        <w:rPr>
          <w:sz w:val="18"/>
          <w:szCs w:val="16"/>
        </w:rPr>
        <w:t xml:space="preserve"> </w:t>
      </w:r>
      <w:proofErr w:type="spellStart"/>
      <w:r w:rsidRPr="008640F5">
        <w:rPr>
          <w:sz w:val="18"/>
          <w:szCs w:val="16"/>
        </w:rPr>
        <w:t>රෙදිපිළි</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ඉල්ලුම</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මඟ</w:t>
      </w:r>
      <w:proofErr w:type="spellEnd"/>
      <w:r w:rsidRPr="008640F5">
        <w:rPr>
          <w:sz w:val="18"/>
          <w:szCs w:val="16"/>
        </w:rPr>
        <w:t xml:space="preserve"> </w:t>
      </w:r>
      <w:proofErr w:type="spellStart"/>
      <w:r w:rsidRPr="008640F5">
        <w:rPr>
          <w:sz w:val="18"/>
          <w:szCs w:val="16"/>
        </w:rPr>
        <w:t>පෑදී</w:t>
      </w:r>
      <w:proofErr w:type="spellEnd"/>
      <w:r w:rsidRPr="008640F5">
        <w:rPr>
          <w:sz w:val="18"/>
          <w:szCs w:val="16"/>
        </w:rPr>
        <w:t xml:space="preserve"> </w:t>
      </w:r>
      <w:proofErr w:type="spellStart"/>
      <w:r w:rsidRPr="008640F5">
        <w:rPr>
          <w:sz w:val="18"/>
          <w:szCs w:val="16"/>
        </w:rPr>
        <w:t>තිබීමයි</w:t>
      </w:r>
      <w:proofErr w:type="spellEnd"/>
      <w:r w:rsidRPr="008640F5">
        <w:rPr>
          <w:sz w:val="18"/>
          <w:szCs w:val="16"/>
        </w:rPr>
        <w:t>.</w:t>
      </w:r>
    </w:p>
    <w:p w14:paraId="7C99BDCE"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w:t>
      </w:r>
      <w:proofErr w:type="spellStart"/>
      <w:r w:rsidRPr="008640F5">
        <w:rPr>
          <w:i/>
          <w:sz w:val="18"/>
          <w:szCs w:val="16"/>
        </w:rPr>
        <w:t>ව්‍යාපාර</w:t>
      </w:r>
      <w:proofErr w:type="spellEnd"/>
      <w:r w:rsidRPr="008640F5">
        <w:rPr>
          <w:i/>
          <w:sz w:val="18"/>
          <w:szCs w:val="16"/>
        </w:rPr>
        <w:t xml:space="preserve"> </w:t>
      </w:r>
      <w:proofErr w:type="spellStart"/>
      <w:r w:rsidRPr="008640F5">
        <w:rPr>
          <w:i/>
          <w:sz w:val="18"/>
          <w:szCs w:val="16"/>
        </w:rPr>
        <w:t>පරිසරයේ</w:t>
      </w:r>
      <w:proofErr w:type="spellEnd"/>
      <w:r w:rsidRPr="008640F5">
        <w:rPr>
          <w:i/>
          <w:sz w:val="18"/>
          <w:szCs w:val="16"/>
        </w:rPr>
        <w:t xml:space="preserve"> </w:t>
      </w:r>
      <w:proofErr w:type="spellStart"/>
      <w:r w:rsidRPr="008640F5">
        <w:rPr>
          <w:i/>
          <w:sz w:val="18"/>
          <w:szCs w:val="16"/>
        </w:rPr>
        <w:t>සාධක</w:t>
      </w:r>
      <w:proofErr w:type="spellEnd"/>
      <w:r w:rsidRPr="008640F5">
        <w:rPr>
          <w:i/>
          <w:sz w:val="18"/>
          <w:szCs w:val="16"/>
        </w:rPr>
        <w:t xml:space="preserve"> (</w:t>
      </w:r>
      <w:proofErr w:type="spellStart"/>
      <w:r w:rsidRPr="008640F5">
        <w:rPr>
          <w:i/>
          <w:sz w:val="18"/>
          <w:szCs w:val="16"/>
        </w:rPr>
        <w:t>අභ්‍යන්තර</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බාහිර</w:t>
      </w:r>
      <w:proofErr w:type="spellEnd"/>
      <w:r w:rsidRPr="008640F5">
        <w:rPr>
          <w:i/>
          <w:sz w:val="18"/>
          <w:szCs w:val="16"/>
        </w:rPr>
        <w:t>)]</w:t>
      </w:r>
    </w:p>
    <w:p w14:paraId="31138DA9" w14:textId="77777777" w:rsidR="00EA27FE" w:rsidRPr="008640F5" w:rsidRDefault="00000000">
      <w:pPr>
        <w:spacing w:after="240" w:line="360" w:lineRule="auto"/>
        <w:rPr>
          <w:sz w:val="18"/>
          <w:szCs w:val="16"/>
        </w:rPr>
      </w:pPr>
      <w:r w:rsidRPr="008640F5">
        <w:rPr>
          <w:b/>
          <w:sz w:val="18"/>
          <w:szCs w:val="16"/>
        </w:rPr>
        <w:t>Q8:</w:t>
      </w:r>
      <w:r w:rsidRPr="008640F5">
        <w:rPr>
          <w:sz w:val="18"/>
          <w:szCs w:val="16"/>
        </w:rPr>
        <w:t xml:space="preserve"> '</w:t>
      </w:r>
      <w:proofErr w:type="spellStart"/>
      <w:r w:rsidRPr="008640F5">
        <w:rPr>
          <w:sz w:val="18"/>
          <w:szCs w:val="16"/>
        </w:rPr>
        <w:t>අමල්</w:t>
      </w:r>
      <w:proofErr w:type="spellEnd"/>
      <w:r w:rsidRPr="008640F5">
        <w:rPr>
          <w:sz w:val="18"/>
          <w:szCs w:val="16"/>
        </w:rPr>
        <w:t xml:space="preserve"> </w:t>
      </w:r>
      <w:proofErr w:type="spellStart"/>
      <w:r w:rsidRPr="008640F5">
        <w:rPr>
          <w:sz w:val="18"/>
          <w:szCs w:val="16"/>
        </w:rPr>
        <w:t>අලුතින්</w:t>
      </w:r>
      <w:proofErr w:type="spellEnd"/>
      <w:r w:rsidRPr="008640F5">
        <w:rPr>
          <w:sz w:val="18"/>
          <w:szCs w:val="16"/>
        </w:rPr>
        <w:t xml:space="preserve"> </w:t>
      </w:r>
      <w:proofErr w:type="spellStart"/>
      <w:r w:rsidRPr="008640F5">
        <w:rPr>
          <w:sz w:val="18"/>
          <w:szCs w:val="16"/>
        </w:rPr>
        <w:t>ආරම්භ</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පරිගණක</w:t>
      </w:r>
      <w:proofErr w:type="spellEnd"/>
      <w:r w:rsidRPr="008640F5">
        <w:rPr>
          <w:sz w:val="18"/>
          <w:szCs w:val="16"/>
        </w:rPr>
        <w:t xml:space="preserve"> </w:t>
      </w:r>
      <w:proofErr w:type="spellStart"/>
      <w:r w:rsidRPr="008640F5">
        <w:rPr>
          <w:sz w:val="18"/>
          <w:szCs w:val="16"/>
        </w:rPr>
        <w:t>අලුත්වැඩියා</w:t>
      </w:r>
      <w:proofErr w:type="spellEnd"/>
      <w:r w:rsidRPr="008640F5">
        <w:rPr>
          <w:sz w:val="18"/>
          <w:szCs w:val="16"/>
        </w:rPr>
        <w:t xml:space="preserve"> </w:t>
      </w:r>
      <w:proofErr w:type="spellStart"/>
      <w:r w:rsidRPr="008640F5">
        <w:rPr>
          <w:sz w:val="18"/>
          <w:szCs w:val="16"/>
        </w:rPr>
        <w:t>ආයතනයට</w:t>
      </w:r>
      <w:proofErr w:type="spellEnd"/>
      <w:r w:rsidRPr="008640F5">
        <w:rPr>
          <w:sz w:val="18"/>
          <w:szCs w:val="16"/>
        </w:rPr>
        <w:t xml:space="preserve"> </w:t>
      </w:r>
      <w:proofErr w:type="spellStart"/>
      <w:r w:rsidRPr="008640F5">
        <w:rPr>
          <w:sz w:val="18"/>
          <w:szCs w:val="16"/>
        </w:rPr>
        <w:t>බැංකුවකින්</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500,000 ක </w:t>
      </w:r>
      <w:proofErr w:type="spellStart"/>
      <w:r w:rsidRPr="008640F5">
        <w:rPr>
          <w:sz w:val="18"/>
          <w:szCs w:val="16"/>
        </w:rPr>
        <w:t>ණයක්</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ගත්තේය</w:t>
      </w:r>
      <w:proofErr w:type="spellEnd"/>
      <w:r w:rsidRPr="008640F5">
        <w:rPr>
          <w:sz w:val="18"/>
          <w:szCs w:val="16"/>
        </w:rPr>
        <w:t xml:space="preserve">.' </w:t>
      </w:r>
      <w:proofErr w:type="spellStart"/>
      <w:r w:rsidRPr="008640F5">
        <w:rPr>
          <w:sz w:val="18"/>
          <w:szCs w:val="16"/>
        </w:rPr>
        <w:t>මෙම</w:t>
      </w:r>
      <w:proofErr w:type="spellEnd"/>
      <w:r w:rsidRPr="008640F5">
        <w:rPr>
          <w:sz w:val="18"/>
          <w:szCs w:val="16"/>
        </w:rPr>
        <w:t xml:space="preserve"> </w:t>
      </w:r>
      <w:proofErr w:type="spellStart"/>
      <w:r w:rsidRPr="008640F5">
        <w:rPr>
          <w:sz w:val="18"/>
          <w:szCs w:val="16"/>
        </w:rPr>
        <w:t>සිද්ධියේ</w:t>
      </w:r>
      <w:proofErr w:type="spellEnd"/>
      <w:r w:rsidRPr="008640F5">
        <w:rPr>
          <w:sz w:val="18"/>
          <w:szCs w:val="16"/>
        </w:rPr>
        <w:t xml:space="preserve"> </w:t>
      </w:r>
      <w:proofErr w:type="spellStart"/>
      <w:r w:rsidRPr="008640F5">
        <w:rPr>
          <w:sz w:val="18"/>
          <w:szCs w:val="16"/>
        </w:rPr>
        <w:t>සඳහන්</w:t>
      </w:r>
      <w:proofErr w:type="spellEnd"/>
      <w:r w:rsidRPr="008640F5">
        <w:rPr>
          <w:sz w:val="18"/>
          <w:szCs w:val="16"/>
        </w:rPr>
        <w:t xml:space="preserve"> </w:t>
      </w:r>
      <w:proofErr w:type="spellStart"/>
      <w:r w:rsidRPr="008640F5">
        <w:rPr>
          <w:sz w:val="18"/>
          <w:szCs w:val="16"/>
        </w:rPr>
        <w:t>ඇල්මැති</w:t>
      </w:r>
      <w:proofErr w:type="spellEnd"/>
      <w:r w:rsidRPr="008640F5">
        <w:rPr>
          <w:sz w:val="18"/>
          <w:szCs w:val="16"/>
        </w:rPr>
        <w:t xml:space="preserve"> </w:t>
      </w:r>
      <w:proofErr w:type="spellStart"/>
      <w:r w:rsidRPr="008640F5">
        <w:rPr>
          <w:sz w:val="18"/>
          <w:szCs w:val="16"/>
        </w:rPr>
        <w:t>පාර්ශ්වය</w:t>
      </w:r>
      <w:proofErr w:type="spellEnd"/>
      <w:r w:rsidRPr="008640F5">
        <w:rPr>
          <w:sz w:val="18"/>
          <w:szCs w:val="16"/>
        </w:rPr>
        <w:t xml:space="preserve"> </w:t>
      </w:r>
      <w:proofErr w:type="spellStart"/>
      <w:r w:rsidRPr="008640F5">
        <w:rPr>
          <w:sz w:val="18"/>
          <w:szCs w:val="16"/>
        </w:rPr>
        <w:t>හඳුනාගෙන</w:t>
      </w:r>
      <w:proofErr w:type="spellEnd"/>
      <w:r w:rsidRPr="008640F5">
        <w:rPr>
          <w:sz w:val="18"/>
          <w:szCs w:val="16"/>
        </w:rPr>
        <w:t xml:space="preserve">, </w:t>
      </w:r>
      <w:proofErr w:type="spellStart"/>
      <w:r w:rsidRPr="008640F5">
        <w:rPr>
          <w:sz w:val="18"/>
          <w:szCs w:val="16"/>
        </w:rPr>
        <w:t>එම</w:t>
      </w:r>
      <w:proofErr w:type="spellEnd"/>
      <w:r w:rsidRPr="008640F5">
        <w:rPr>
          <w:sz w:val="18"/>
          <w:szCs w:val="16"/>
        </w:rPr>
        <w:t xml:space="preserve"> </w:t>
      </w:r>
      <w:proofErr w:type="spellStart"/>
      <w:r w:rsidRPr="008640F5">
        <w:rPr>
          <w:sz w:val="18"/>
          <w:szCs w:val="16"/>
        </w:rPr>
        <w:t>පාර්ශ්වය</w:t>
      </w:r>
      <w:proofErr w:type="spellEnd"/>
      <w:r w:rsidRPr="008640F5">
        <w:rPr>
          <w:sz w:val="18"/>
          <w:szCs w:val="16"/>
        </w:rPr>
        <w:t xml:space="preserve"> </w:t>
      </w:r>
      <w:proofErr w:type="spellStart"/>
      <w:r w:rsidRPr="008640F5">
        <w:rPr>
          <w:sz w:val="18"/>
          <w:szCs w:val="16"/>
        </w:rPr>
        <w:t>අමල්ගේ</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පිළිබඳව</w:t>
      </w:r>
      <w:proofErr w:type="spellEnd"/>
      <w:r w:rsidRPr="008640F5">
        <w:rPr>
          <w:sz w:val="18"/>
          <w:szCs w:val="16"/>
        </w:rPr>
        <w:t xml:space="preserve"> </w:t>
      </w:r>
      <w:proofErr w:type="spellStart"/>
      <w:r w:rsidRPr="008640F5">
        <w:rPr>
          <w:sz w:val="18"/>
          <w:szCs w:val="16"/>
        </w:rPr>
        <w:t>උනන්දු</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හේතුවක්</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w:t>
      </w:r>
    </w:p>
    <w:p w14:paraId="562E4FC1" w14:textId="77777777" w:rsidR="00EA27FE" w:rsidRPr="008640F5" w:rsidRDefault="00000000">
      <w:pPr>
        <w:spacing w:after="240" w:line="360" w:lineRule="auto"/>
        <w:rPr>
          <w:sz w:val="18"/>
          <w:szCs w:val="16"/>
        </w:rPr>
      </w:pPr>
      <w:r w:rsidRPr="008640F5">
        <w:rPr>
          <w:b/>
          <w:sz w:val="18"/>
          <w:szCs w:val="16"/>
        </w:rPr>
        <w:t>A8:</w:t>
      </w:r>
      <w:r w:rsidRPr="008640F5">
        <w:rPr>
          <w:sz w:val="18"/>
          <w:szCs w:val="16"/>
        </w:rPr>
        <w:t xml:space="preserve"> </w:t>
      </w:r>
      <w:proofErr w:type="spellStart"/>
      <w:r w:rsidRPr="008640F5">
        <w:rPr>
          <w:sz w:val="18"/>
          <w:szCs w:val="16"/>
        </w:rPr>
        <w:t>මෙහි</w:t>
      </w:r>
      <w:proofErr w:type="spellEnd"/>
      <w:r w:rsidRPr="008640F5">
        <w:rPr>
          <w:sz w:val="18"/>
          <w:szCs w:val="16"/>
        </w:rPr>
        <w:t xml:space="preserve"> </w:t>
      </w:r>
      <w:proofErr w:type="spellStart"/>
      <w:r w:rsidRPr="008640F5">
        <w:rPr>
          <w:sz w:val="18"/>
          <w:szCs w:val="16"/>
        </w:rPr>
        <w:t>සඳහන්</w:t>
      </w:r>
      <w:proofErr w:type="spellEnd"/>
      <w:r w:rsidRPr="008640F5">
        <w:rPr>
          <w:sz w:val="18"/>
          <w:szCs w:val="16"/>
        </w:rPr>
        <w:t xml:space="preserve"> </w:t>
      </w:r>
      <w:proofErr w:type="spellStart"/>
      <w:r w:rsidRPr="008640F5">
        <w:rPr>
          <w:sz w:val="18"/>
          <w:szCs w:val="16"/>
        </w:rPr>
        <w:t>ඇල්මැති</w:t>
      </w:r>
      <w:proofErr w:type="spellEnd"/>
      <w:r w:rsidRPr="008640F5">
        <w:rPr>
          <w:sz w:val="18"/>
          <w:szCs w:val="16"/>
        </w:rPr>
        <w:t xml:space="preserve"> </w:t>
      </w:r>
      <w:proofErr w:type="spellStart"/>
      <w:r w:rsidRPr="008640F5">
        <w:rPr>
          <w:sz w:val="18"/>
          <w:szCs w:val="16"/>
        </w:rPr>
        <w:t>පාර්ශ්වය</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ණය</w:t>
      </w:r>
      <w:proofErr w:type="spellEnd"/>
      <w:r w:rsidRPr="008640F5">
        <w:rPr>
          <w:sz w:val="18"/>
          <w:szCs w:val="16"/>
        </w:rPr>
        <w:t xml:space="preserve"> </w:t>
      </w:r>
      <w:proofErr w:type="spellStart"/>
      <w:r w:rsidRPr="008640F5">
        <w:rPr>
          <w:sz w:val="18"/>
          <w:szCs w:val="16"/>
        </w:rPr>
        <w:t>හිමියන්</w:t>
      </w:r>
      <w:proofErr w:type="spellEnd"/>
      <w:r w:rsidRPr="008640F5">
        <w:rPr>
          <w:sz w:val="18"/>
          <w:szCs w:val="16"/>
        </w:rPr>
        <w:t xml:space="preserve"> / </w:t>
      </w:r>
      <w:proofErr w:type="spellStart"/>
      <w:r w:rsidRPr="008640F5">
        <w:rPr>
          <w:sz w:val="18"/>
          <w:szCs w:val="16"/>
        </w:rPr>
        <w:t>ණය</w:t>
      </w:r>
      <w:proofErr w:type="spellEnd"/>
      <w:r w:rsidRPr="008640F5">
        <w:rPr>
          <w:sz w:val="18"/>
          <w:szCs w:val="16"/>
        </w:rPr>
        <w:t xml:space="preserve"> </w:t>
      </w:r>
      <w:proofErr w:type="spellStart"/>
      <w:r w:rsidRPr="008640F5">
        <w:rPr>
          <w:sz w:val="18"/>
          <w:szCs w:val="16"/>
        </w:rPr>
        <w:t>සපයන්නන්</w:t>
      </w:r>
      <w:proofErr w:type="spellEnd"/>
      <w:r w:rsidRPr="008640F5">
        <w:rPr>
          <w:sz w:val="18"/>
          <w:szCs w:val="16"/>
        </w:rPr>
        <w:t>' (</w:t>
      </w:r>
      <w:proofErr w:type="spellStart"/>
      <w:r w:rsidRPr="008640F5">
        <w:rPr>
          <w:sz w:val="18"/>
          <w:szCs w:val="16"/>
        </w:rPr>
        <w:t>බැංකුව</w:t>
      </w:r>
      <w:proofErr w:type="spellEnd"/>
      <w:r w:rsidRPr="008640F5">
        <w:rPr>
          <w:sz w:val="18"/>
          <w:szCs w:val="16"/>
        </w:rPr>
        <w:t xml:space="preserve">) </w:t>
      </w:r>
      <w:proofErr w:type="spellStart"/>
      <w:r w:rsidRPr="008640F5">
        <w:rPr>
          <w:sz w:val="18"/>
          <w:szCs w:val="16"/>
        </w:rPr>
        <w:t>යි</w:t>
      </w:r>
      <w:proofErr w:type="spellEnd"/>
      <w:r w:rsidRPr="008640F5">
        <w:rPr>
          <w:sz w:val="18"/>
          <w:szCs w:val="16"/>
        </w:rPr>
        <w:t xml:space="preserve">. </w:t>
      </w:r>
      <w:proofErr w:type="spellStart"/>
      <w:r w:rsidRPr="008640F5">
        <w:rPr>
          <w:sz w:val="18"/>
          <w:szCs w:val="16"/>
        </w:rPr>
        <w:t>එම</w:t>
      </w:r>
      <w:proofErr w:type="spellEnd"/>
      <w:r w:rsidRPr="008640F5">
        <w:rPr>
          <w:sz w:val="18"/>
          <w:szCs w:val="16"/>
        </w:rPr>
        <w:t xml:space="preserve"> </w:t>
      </w:r>
      <w:proofErr w:type="spellStart"/>
      <w:r w:rsidRPr="008640F5">
        <w:rPr>
          <w:sz w:val="18"/>
          <w:szCs w:val="16"/>
        </w:rPr>
        <w:t>පාර්ශ්වය</w:t>
      </w:r>
      <w:proofErr w:type="spellEnd"/>
      <w:r w:rsidRPr="008640F5">
        <w:rPr>
          <w:sz w:val="18"/>
          <w:szCs w:val="16"/>
        </w:rPr>
        <w:t xml:space="preserve"> </w:t>
      </w:r>
      <w:proofErr w:type="spellStart"/>
      <w:r w:rsidRPr="008640F5">
        <w:rPr>
          <w:sz w:val="18"/>
          <w:szCs w:val="16"/>
        </w:rPr>
        <w:t>අමල්ගේ</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කෙරෙහි</w:t>
      </w:r>
      <w:proofErr w:type="spellEnd"/>
      <w:r w:rsidRPr="008640F5">
        <w:rPr>
          <w:sz w:val="18"/>
          <w:szCs w:val="16"/>
        </w:rPr>
        <w:t xml:space="preserve"> </w:t>
      </w:r>
      <w:proofErr w:type="spellStart"/>
      <w:r w:rsidRPr="008640F5">
        <w:rPr>
          <w:sz w:val="18"/>
          <w:szCs w:val="16"/>
        </w:rPr>
        <w:t>උනන්දු</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හේතුව</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දුන්</w:t>
      </w:r>
      <w:proofErr w:type="spellEnd"/>
      <w:r w:rsidRPr="008640F5">
        <w:rPr>
          <w:sz w:val="18"/>
          <w:szCs w:val="16"/>
        </w:rPr>
        <w:t xml:space="preserve"> </w:t>
      </w:r>
      <w:proofErr w:type="spellStart"/>
      <w:r w:rsidRPr="008640F5">
        <w:rPr>
          <w:sz w:val="18"/>
          <w:szCs w:val="16"/>
        </w:rPr>
        <w:t>ණය</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ඊට</w:t>
      </w:r>
      <w:proofErr w:type="spellEnd"/>
      <w:r w:rsidRPr="008640F5">
        <w:rPr>
          <w:sz w:val="18"/>
          <w:szCs w:val="16"/>
        </w:rPr>
        <w:t xml:space="preserve"> </w:t>
      </w:r>
      <w:proofErr w:type="spellStart"/>
      <w:r w:rsidRPr="008640F5">
        <w:rPr>
          <w:sz w:val="18"/>
          <w:szCs w:val="16"/>
        </w:rPr>
        <w:t>අදාළ</w:t>
      </w:r>
      <w:proofErr w:type="spellEnd"/>
      <w:r w:rsidRPr="008640F5">
        <w:rPr>
          <w:sz w:val="18"/>
          <w:szCs w:val="16"/>
        </w:rPr>
        <w:t xml:space="preserve"> </w:t>
      </w:r>
      <w:proofErr w:type="spellStart"/>
      <w:r w:rsidRPr="008640F5">
        <w:rPr>
          <w:sz w:val="18"/>
          <w:szCs w:val="16"/>
        </w:rPr>
        <w:t>පොලිය</w:t>
      </w:r>
      <w:proofErr w:type="spellEnd"/>
      <w:r w:rsidRPr="008640F5">
        <w:rPr>
          <w:sz w:val="18"/>
          <w:szCs w:val="16"/>
        </w:rPr>
        <w:t xml:space="preserve"> </w:t>
      </w:r>
      <w:proofErr w:type="spellStart"/>
      <w:r w:rsidRPr="008640F5">
        <w:rPr>
          <w:sz w:val="18"/>
          <w:szCs w:val="16"/>
        </w:rPr>
        <w:t>නියමිත</w:t>
      </w:r>
      <w:proofErr w:type="spellEnd"/>
      <w:r w:rsidRPr="008640F5">
        <w:rPr>
          <w:sz w:val="18"/>
          <w:szCs w:val="16"/>
        </w:rPr>
        <w:t xml:space="preserve"> </w:t>
      </w:r>
      <w:proofErr w:type="spellStart"/>
      <w:r w:rsidRPr="008640F5">
        <w:rPr>
          <w:sz w:val="18"/>
          <w:szCs w:val="16"/>
        </w:rPr>
        <w:t>වේලාවට</w:t>
      </w:r>
      <w:proofErr w:type="spellEnd"/>
      <w:r w:rsidRPr="008640F5">
        <w:rPr>
          <w:sz w:val="18"/>
          <w:szCs w:val="16"/>
        </w:rPr>
        <w:t xml:space="preserve"> </w:t>
      </w:r>
      <w:proofErr w:type="spellStart"/>
      <w:r w:rsidRPr="008640F5">
        <w:rPr>
          <w:sz w:val="18"/>
          <w:szCs w:val="16"/>
        </w:rPr>
        <w:t>ආපසු</w:t>
      </w:r>
      <w:proofErr w:type="spellEnd"/>
      <w:r w:rsidRPr="008640F5">
        <w:rPr>
          <w:sz w:val="18"/>
          <w:szCs w:val="16"/>
        </w:rPr>
        <w:t xml:space="preserve"> </w:t>
      </w:r>
      <w:proofErr w:type="spellStart"/>
      <w:r w:rsidRPr="008640F5">
        <w:rPr>
          <w:sz w:val="18"/>
          <w:szCs w:val="16"/>
        </w:rPr>
        <w:t>ගෙවීමට</w:t>
      </w:r>
      <w:proofErr w:type="spellEnd"/>
      <w:r w:rsidRPr="008640F5">
        <w:rPr>
          <w:sz w:val="18"/>
          <w:szCs w:val="16"/>
        </w:rPr>
        <w:t xml:space="preserve"> </w:t>
      </w:r>
      <w:proofErr w:type="spellStart"/>
      <w:r w:rsidRPr="008640F5">
        <w:rPr>
          <w:sz w:val="18"/>
          <w:szCs w:val="16"/>
        </w:rPr>
        <w:t>තරම්</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මූල්‍යමය</w:t>
      </w:r>
      <w:proofErr w:type="spellEnd"/>
      <w:r w:rsidRPr="008640F5">
        <w:rPr>
          <w:sz w:val="18"/>
          <w:szCs w:val="16"/>
        </w:rPr>
        <w:t xml:space="preserve"> </w:t>
      </w:r>
      <w:proofErr w:type="spellStart"/>
      <w:r w:rsidRPr="008640F5">
        <w:rPr>
          <w:sz w:val="18"/>
          <w:szCs w:val="16"/>
        </w:rPr>
        <w:t>වශයෙන්</w:t>
      </w:r>
      <w:proofErr w:type="spellEnd"/>
      <w:r w:rsidRPr="008640F5">
        <w:rPr>
          <w:sz w:val="18"/>
          <w:szCs w:val="16"/>
        </w:rPr>
        <w:t xml:space="preserve"> </w:t>
      </w:r>
      <w:proofErr w:type="spellStart"/>
      <w:r w:rsidRPr="008640F5">
        <w:rPr>
          <w:sz w:val="18"/>
          <w:szCs w:val="16"/>
        </w:rPr>
        <w:t>ශක්තිමත්</w:t>
      </w:r>
      <w:proofErr w:type="spellEnd"/>
      <w:r w:rsidRPr="008640F5">
        <w:rPr>
          <w:sz w:val="18"/>
          <w:szCs w:val="16"/>
        </w:rPr>
        <w:t xml:space="preserve"> ද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ලාභදායී</w:t>
      </w:r>
      <w:proofErr w:type="spellEnd"/>
      <w:r w:rsidRPr="008640F5">
        <w:rPr>
          <w:sz w:val="18"/>
          <w:szCs w:val="16"/>
        </w:rPr>
        <w:t xml:space="preserve"> ද </w:t>
      </w:r>
      <w:proofErr w:type="spellStart"/>
      <w:r w:rsidRPr="008640F5">
        <w:rPr>
          <w:sz w:val="18"/>
          <w:szCs w:val="16"/>
        </w:rPr>
        <w:t>යන්න</w:t>
      </w:r>
      <w:proofErr w:type="spellEnd"/>
      <w:r w:rsidRPr="008640F5">
        <w:rPr>
          <w:sz w:val="18"/>
          <w:szCs w:val="16"/>
        </w:rPr>
        <w:t xml:space="preserve"> </w:t>
      </w:r>
      <w:proofErr w:type="spellStart"/>
      <w:r w:rsidRPr="008640F5">
        <w:rPr>
          <w:sz w:val="18"/>
          <w:szCs w:val="16"/>
        </w:rPr>
        <w:t>තහවුරු</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ගැනීමයි</w:t>
      </w:r>
      <w:proofErr w:type="spellEnd"/>
      <w:r w:rsidRPr="008640F5">
        <w:rPr>
          <w:sz w:val="18"/>
          <w:szCs w:val="16"/>
        </w:rPr>
        <w:t>.</w:t>
      </w:r>
    </w:p>
    <w:p w14:paraId="49B68444"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w:t>
      </w:r>
      <w:proofErr w:type="spellStart"/>
      <w:r w:rsidRPr="008640F5">
        <w:rPr>
          <w:i/>
          <w:sz w:val="18"/>
          <w:szCs w:val="16"/>
        </w:rPr>
        <w:t>ව්‍යාපාර</w:t>
      </w:r>
      <w:proofErr w:type="spellEnd"/>
      <w:r w:rsidRPr="008640F5">
        <w:rPr>
          <w:i/>
          <w:sz w:val="18"/>
          <w:szCs w:val="16"/>
        </w:rPr>
        <w:t xml:space="preserve"> </w:t>
      </w:r>
      <w:proofErr w:type="spellStart"/>
      <w:r w:rsidRPr="008640F5">
        <w:rPr>
          <w:i/>
          <w:sz w:val="18"/>
          <w:szCs w:val="16"/>
        </w:rPr>
        <w:t>කෙරෙහි</w:t>
      </w:r>
      <w:proofErr w:type="spellEnd"/>
      <w:r w:rsidRPr="008640F5">
        <w:rPr>
          <w:i/>
          <w:sz w:val="18"/>
          <w:szCs w:val="16"/>
        </w:rPr>
        <w:t xml:space="preserve"> </w:t>
      </w:r>
      <w:proofErr w:type="spellStart"/>
      <w:r w:rsidRPr="008640F5">
        <w:rPr>
          <w:i/>
          <w:sz w:val="18"/>
          <w:szCs w:val="16"/>
        </w:rPr>
        <w:t>ඇල්මැති</w:t>
      </w:r>
      <w:proofErr w:type="spellEnd"/>
      <w:r w:rsidRPr="008640F5">
        <w:rPr>
          <w:i/>
          <w:sz w:val="18"/>
          <w:szCs w:val="16"/>
        </w:rPr>
        <w:t xml:space="preserve"> </w:t>
      </w:r>
      <w:proofErr w:type="spellStart"/>
      <w:r w:rsidRPr="008640F5">
        <w:rPr>
          <w:i/>
          <w:sz w:val="18"/>
          <w:szCs w:val="16"/>
        </w:rPr>
        <w:t>පාර්ශ්ව</w:t>
      </w:r>
      <w:proofErr w:type="spellEnd"/>
      <w:r w:rsidRPr="008640F5">
        <w:rPr>
          <w:i/>
          <w:sz w:val="18"/>
          <w:szCs w:val="16"/>
        </w:rPr>
        <w:t>]</w:t>
      </w:r>
    </w:p>
    <w:p w14:paraId="79FD06C8" w14:textId="77777777" w:rsidR="00EA27FE" w:rsidRPr="008640F5" w:rsidRDefault="00000000">
      <w:pPr>
        <w:spacing w:after="240" w:line="360" w:lineRule="auto"/>
        <w:rPr>
          <w:sz w:val="18"/>
          <w:szCs w:val="16"/>
        </w:rPr>
      </w:pPr>
      <w:r w:rsidRPr="008640F5">
        <w:rPr>
          <w:b/>
          <w:sz w:val="18"/>
          <w:szCs w:val="16"/>
        </w:rPr>
        <w:t>Q9:</w:t>
      </w:r>
      <w:r w:rsidRPr="008640F5">
        <w:rPr>
          <w:sz w:val="18"/>
          <w:szCs w:val="16"/>
        </w:rPr>
        <w:t xml:space="preserve"> </w:t>
      </w:r>
      <w:proofErr w:type="spellStart"/>
      <w:r w:rsidRPr="008640F5">
        <w:rPr>
          <w:sz w:val="18"/>
          <w:szCs w:val="16"/>
        </w:rPr>
        <w:t>රටක</w:t>
      </w:r>
      <w:proofErr w:type="spellEnd"/>
      <w:r w:rsidRPr="008640F5">
        <w:rPr>
          <w:sz w:val="18"/>
          <w:szCs w:val="16"/>
        </w:rPr>
        <w:t xml:space="preserve"> </w:t>
      </w:r>
      <w:proofErr w:type="spellStart"/>
      <w:r w:rsidRPr="008640F5">
        <w:rPr>
          <w:sz w:val="18"/>
          <w:szCs w:val="16"/>
        </w:rPr>
        <w:t>උද්ධමනය</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ආර්ථික</w:t>
      </w:r>
      <w:proofErr w:type="spellEnd"/>
      <w:r w:rsidRPr="008640F5">
        <w:rPr>
          <w:sz w:val="18"/>
          <w:szCs w:val="16"/>
        </w:rPr>
        <w:t xml:space="preserve"> </w:t>
      </w:r>
      <w:proofErr w:type="spellStart"/>
      <w:r w:rsidRPr="008640F5">
        <w:rPr>
          <w:sz w:val="18"/>
          <w:szCs w:val="16"/>
        </w:rPr>
        <w:t>පරිසරය</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පිරිවැයට</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නිෂ්පාදනයට</w:t>
      </w:r>
      <w:proofErr w:type="spellEnd"/>
      <w:r w:rsidRPr="008640F5">
        <w:rPr>
          <w:sz w:val="18"/>
          <w:szCs w:val="16"/>
        </w:rPr>
        <w:t xml:space="preserve"> </w:t>
      </w:r>
      <w:proofErr w:type="spellStart"/>
      <w:r w:rsidRPr="008640F5">
        <w:rPr>
          <w:sz w:val="18"/>
          <w:szCs w:val="16"/>
        </w:rPr>
        <w:t>බලපාන</w:t>
      </w:r>
      <w:proofErr w:type="spellEnd"/>
      <w:r w:rsidRPr="008640F5">
        <w:rPr>
          <w:sz w:val="18"/>
          <w:szCs w:val="16"/>
        </w:rPr>
        <w:t xml:space="preserve"> </w:t>
      </w:r>
      <w:proofErr w:type="spellStart"/>
      <w:r w:rsidRPr="008640F5">
        <w:rPr>
          <w:sz w:val="18"/>
          <w:szCs w:val="16"/>
        </w:rPr>
        <w:t>ආකාරය</w:t>
      </w:r>
      <w:proofErr w:type="spellEnd"/>
      <w:r w:rsidRPr="008640F5">
        <w:rPr>
          <w:sz w:val="18"/>
          <w:szCs w:val="16"/>
        </w:rPr>
        <w:t xml:space="preserve"> </w:t>
      </w:r>
      <w:proofErr w:type="spellStart"/>
      <w:r w:rsidRPr="008640F5">
        <w:rPr>
          <w:sz w:val="18"/>
          <w:szCs w:val="16"/>
        </w:rPr>
        <w:t>විශ්ලේෂණය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7AFA1DF0" w14:textId="77777777" w:rsidR="00EA27FE" w:rsidRPr="008640F5" w:rsidRDefault="00000000">
      <w:pPr>
        <w:spacing w:after="240" w:line="360" w:lineRule="auto"/>
        <w:rPr>
          <w:sz w:val="18"/>
          <w:szCs w:val="16"/>
        </w:rPr>
      </w:pPr>
      <w:r w:rsidRPr="008640F5">
        <w:rPr>
          <w:b/>
          <w:sz w:val="18"/>
          <w:szCs w:val="16"/>
        </w:rPr>
        <w:t>A9:</w:t>
      </w:r>
      <w:r w:rsidRPr="008640F5">
        <w:rPr>
          <w:sz w:val="18"/>
          <w:szCs w:val="16"/>
        </w:rPr>
        <w:t xml:space="preserve"> </w:t>
      </w:r>
      <w:proofErr w:type="spellStart"/>
      <w:r w:rsidRPr="008640F5">
        <w:rPr>
          <w:sz w:val="18"/>
          <w:szCs w:val="16"/>
        </w:rPr>
        <w:t>උද්ධමනය</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සේවාවල</w:t>
      </w:r>
      <w:proofErr w:type="spellEnd"/>
      <w:r w:rsidRPr="008640F5">
        <w:rPr>
          <w:sz w:val="18"/>
          <w:szCs w:val="16"/>
        </w:rPr>
        <w:t xml:space="preserve"> </w:t>
      </w:r>
      <w:proofErr w:type="spellStart"/>
      <w:r w:rsidRPr="008640F5">
        <w:rPr>
          <w:sz w:val="18"/>
          <w:szCs w:val="16"/>
        </w:rPr>
        <w:t>පොදු</w:t>
      </w:r>
      <w:proofErr w:type="spellEnd"/>
      <w:r w:rsidRPr="008640F5">
        <w:rPr>
          <w:sz w:val="18"/>
          <w:szCs w:val="16"/>
        </w:rPr>
        <w:t xml:space="preserve"> </w:t>
      </w:r>
      <w:proofErr w:type="spellStart"/>
      <w:r w:rsidRPr="008640F5">
        <w:rPr>
          <w:sz w:val="18"/>
          <w:szCs w:val="16"/>
        </w:rPr>
        <w:t>මිල</w:t>
      </w:r>
      <w:proofErr w:type="spellEnd"/>
      <w:r w:rsidRPr="008640F5">
        <w:rPr>
          <w:sz w:val="18"/>
          <w:szCs w:val="16"/>
        </w:rPr>
        <w:t xml:space="preserve"> </w:t>
      </w:r>
      <w:proofErr w:type="spellStart"/>
      <w:r w:rsidRPr="008640F5">
        <w:rPr>
          <w:sz w:val="18"/>
          <w:szCs w:val="16"/>
        </w:rPr>
        <w:t>මට්ටම</w:t>
      </w:r>
      <w:proofErr w:type="spellEnd"/>
      <w:r w:rsidRPr="008640F5">
        <w:rPr>
          <w:sz w:val="18"/>
          <w:szCs w:val="16"/>
        </w:rPr>
        <w:t xml:space="preserve"> </w:t>
      </w:r>
      <w:proofErr w:type="spellStart"/>
      <w:r w:rsidRPr="008640F5">
        <w:rPr>
          <w:sz w:val="18"/>
          <w:szCs w:val="16"/>
        </w:rPr>
        <w:t>දිගින්</w:t>
      </w:r>
      <w:proofErr w:type="spellEnd"/>
      <w:r w:rsidRPr="008640F5">
        <w:rPr>
          <w:sz w:val="18"/>
          <w:szCs w:val="16"/>
        </w:rPr>
        <w:t xml:space="preserve"> </w:t>
      </w:r>
      <w:proofErr w:type="spellStart"/>
      <w:r w:rsidRPr="008640F5">
        <w:rPr>
          <w:sz w:val="18"/>
          <w:szCs w:val="16"/>
        </w:rPr>
        <w:t>දිගටම</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යාමයි</w:t>
      </w:r>
      <w:proofErr w:type="spellEnd"/>
      <w:r w:rsidRPr="008640F5">
        <w:rPr>
          <w:sz w:val="18"/>
          <w:szCs w:val="16"/>
        </w:rPr>
        <w:t xml:space="preserve">. </w:t>
      </w:r>
      <w:proofErr w:type="spellStart"/>
      <w:r w:rsidRPr="008640F5">
        <w:rPr>
          <w:sz w:val="18"/>
          <w:szCs w:val="16"/>
        </w:rPr>
        <w:t>එමගින්</w:t>
      </w:r>
      <w:proofErr w:type="spellEnd"/>
      <w:r w:rsidRPr="008640F5">
        <w:rPr>
          <w:sz w:val="18"/>
          <w:szCs w:val="16"/>
        </w:rPr>
        <w:t xml:space="preserve"> </w:t>
      </w:r>
      <w:proofErr w:type="spellStart"/>
      <w:r w:rsidRPr="008640F5">
        <w:rPr>
          <w:sz w:val="18"/>
          <w:szCs w:val="16"/>
        </w:rPr>
        <w:t>ව්‍යාපාරයට</w:t>
      </w:r>
      <w:proofErr w:type="spellEnd"/>
      <w:r w:rsidRPr="008640F5">
        <w:rPr>
          <w:sz w:val="18"/>
          <w:szCs w:val="16"/>
        </w:rPr>
        <w:t xml:space="preserve"> </w:t>
      </w:r>
      <w:proofErr w:type="spellStart"/>
      <w:r w:rsidRPr="008640F5">
        <w:rPr>
          <w:sz w:val="18"/>
          <w:szCs w:val="16"/>
        </w:rPr>
        <w:t>අවශ්‍ය</w:t>
      </w:r>
      <w:proofErr w:type="spellEnd"/>
      <w:r w:rsidRPr="008640F5">
        <w:rPr>
          <w:sz w:val="18"/>
          <w:szCs w:val="16"/>
        </w:rPr>
        <w:t xml:space="preserve"> </w:t>
      </w:r>
      <w:proofErr w:type="spellStart"/>
      <w:r w:rsidRPr="008640F5">
        <w:rPr>
          <w:sz w:val="18"/>
          <w:szCs w:val="16"/>
        </w:rPr>
        <w:t>අමුද්‍රව්‍ය</w:t>
      </w:r>
      <w:proofErr w:type="spellEnd"/>
      <w:r w:rsidRPr="008640F5">
        <w:rPr>
          <w:sz w:val="18"/>
          <w:szCs w:val="16"/>
        </w:rPr>
        <w:t xml:space="preserve">, </w:t>
      </w:r>
      <w:proofErr w:type="spellStart"/>
      <w:r w:rsidRPr="008640F5">
        <w:rPr>
          <w:sz w:val="18"/>
          <w:szCs w:val="16"/>
        </w:rPr>
        <w:t>යන්ත්‍ර</w:t>
      </w:r>
      <w:proofErr w:type="spellEnd"/>
      <w:r w:rsidRPr="008640F5">
        <w:rPr>
          <w:sz w:val="18"/>
          <w:szCs w:val="16"/>
        </w:rPr>
        <w:t xml:space="preserve"> </w:t>
      </w:r>
      <w:proofErr w:type="spellStart"/>
      <w:r w:rsidRPr="008640F5">
        <w:rPr>
          <w:sz w:val="18"/>
          <w:szCs w:val="16"/>
        </w:rPr>
        <w:t>සූත්‍ර</w:t>
      </w:r>
      <w:proofErr w:type="spellEnd"/>
      <w:r w:rsidRPr="008640F5">
        <w:rPr>
          <w:sz w:val="18"/>
          <w:szCs w:val="16"/>
        </w:rPr>
        <w:t xml:space="preserve">, </w:t>
      </w:r>
      <w:proofErr w:type="spellStart"/>
      <w:r w:rsidRPr="008640F5">
        <w:rPr>
          <w:sz w:val="18"/>
          <w:szCs w:val="16"/>
        </w:rPr>
        <w:t>ප්‍රවාහනය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සේවක</w:t>
      </w:r>
      <w:proofErr w:type="spellEnd"/>
      <w:r w:rsidRPr="008640F5">
        <w:rPr>
          <w:sz w:val="18"/>
          <w:szCs w:val="16"/>
        </w:rPr>
        <w:t xml:space="preserve"> </w:t>
      </w:r>
      <w:proofErr w:type="spellStart"/>
      <w:r w:rsidRPr="008640F5">
        <w:rPr>
          <w:sz w:val="18"/>
          <w:szCs w:val="16"/>
        </w:rPr>
        <w:t>වේතන</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පිරිවැයක්</w:t>
      </w:r>
      <w:proofErr w:type="spellEnd"/>
      <w:r w:rsidRPr="008640F5">
        <w:rPr>
          <w:sz w:val="18"/>
          <w:szCs w:val="16"/>
        </w:rPr>
        <w:t xml:space="preserve"> </w:t>
      </w:r>
      <w:proofErr w:type="spellStart"/>
      <w:r w:rsidRPr="008640F5">
        <w:rPr>
          <w:sz w:val="18"/>
          <w:szCs w:val="16"/>
        </w:rPr>
        <w:t>දැරීමට</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බැවින්</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පිරිවැය</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යයි</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පිරිවැය</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භාණ්ඩවල</w:t>
      </w:r>
      <w:proofErr w:type="spellEnd"/>
      <w:r w:rsidRPr="008640F5">
        <w:rPr>
          <w:sz w:val="18"/>
          <w:szCs w:val="16"/>
        </w:rPr>
        <w:t xml:space="preserve"> </w:t>
      </w:r>
      <w:proofErr w:type="spellStart"/>
      <w:r w:rsidRPr="008640F5">
        <w:rPr>
          <w:sz w:val="18"/>
          <w:szCs w:val="16"/>
        </w:rPr>
        <w:t>විකුණුම්</w:t>
      </w:r>
      <w:proofErr w:type="spellEnd"/>
      <w:r w:rsidRPr="008640F5">
        <w:rPr>
          <w:sz w:val="18"/>
          <w:szCs w:val="16"/>
        </w:rPr>
        <w:t xml:space="preserve"> </w:t>
      </w:r>
      <w:proofErr w:type="spellStart"/>
      <w:r w:rsidRPr="008640F5">
        <w:rPr>
          <w:sz w:val="18"/>
          <w:szCs w:val="16"/>
        </w:rPr>
        <w:t>මිල</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පාරිභෝගිකයන්ගේ</w:t>
      </w:r>
      <w:proofErr w:type="spellEnd"/>
      <w:r w:rsidRPr="008640F5">
        <w:rPr>
          <w:sz w:val="18"/>
          <w:szCs w:val="16"/>
        </w:rPr>
        <w:t xml:space="preserve"> </w:t>
      </w:r>
      <w:proofErr w:type="spellStart"/>
      <w:r w:rsidRPr="008640F5">
        <w:rPr>
          <w:sz w:val="18"/>
          <w:szCs w:val="16"/>
        </w:rPr>
        <w:t>මිලදී</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හැකියාව</w:t>
      </w:r>
      <w:proofErr w:type="spellEnd"/>
      <w:r w:rsidRPr="008640F5">
        <w:rPr>
          <w:sz w:val="18"/>
          <w:szCs w:val="16"/>
        </w:rPr>
        <w:t xml:space="preserve"> </w:t>
      </w:r>
      <w:proofErr w:type="spellStart"/>
      <w:r w:rsidRPr="008640F5">
        <w:rPr>
          <w:sz w:val="18"/>
          <w:szCs w:val="16"/>
        </w:rPr>
        <w:t>අඩුවීම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ඉල්ලුම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මට්ටම</w:t>
      </w:r>
      <w:proofErr w:type="spellEnd"/>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වැටේ</w:t>
      </w:r>
      <w:proofErr w:type="spellEnd"/>
      <w:r w:rsidRPr="008640F5">
        <w:rPr>
          <w:sz w:val="18"/>
          <w:szCs w:val="16"/>
        </w:rPr>
        <w:t>.</w:t>
      </w:r>
    </w:p>
    <w:p w14:paraId="685B86FB"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විශ්ලේෂණය</w:t>
      </w:r>
      <w:proofErr w:type="spellEnd"/>
      <w:r w:rsidRPr="008640F5">
        <w:rPr>
          <w:i/>
          <w:sz w:val="18"/>
          <w:szCs w:val="16"/>
        </w:rPr>
        <w:t xml:space="preserve"> (Analysis) | </w:t>
      </w:r>
      <w:proofErr w:type="spellStart"/>
      <w:r w:rsidRPr="008640F5">
        <w:rPr>
          <w:i/>
          <w:sz w:val="18"/>
          <w:szCs w:val="16"/>
        </w:rPr>
        <w:t>තාක්ෂණික</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ආර්ථික</w:t>
      </w:r>
      <w:proofErr w:type="spellEnd"/>
      <w:r w:rsidRPr="008640F5">
        <w:rPr>
          <w:i/>
          <w:sz w:val="18"/>
          <w:szCs w:val="16"/>
        </w:rPr>
        <w:t xml:space="preserve"> </w:t>
      </w:r>
      <w:proofErr w:type="spellStart"/>
      <w:r w:rsidRPr="008640F5">
        <w:rPr>
          <w:i/>
          <w:sz w:val="18"/>
          <w:szCs w:val="16"/>
        </w:rPr>
        <w:t>පරිසරය</w:t>
      </w:r>
      <w:proofErr w:type="spellEnd"/>
      <w:r w:rsidRPr="008640F5">
        <w:rPr>
          <w:i/>
          <w:sz w:val="18"/>
          <w:szCs w:val="16"/>
        </w:rPr>
        <w:t>]</w:t>
      </w:r>
    </w:p>
    <w:p w14:paraId="1A5642B2" w14:textId="77777777" w:rsidR="00EA27FE" w:rsidRPr="008640F5" w:rsidRDefault="00000000">
      <w:pPr>
        <w:spacing w:after="240" w:line="360" w:lineRule="auto"/>
        <w:rPr>
          <w:sz w:val="18"/>
          <w:szCs w:val="16"/>
        </w:rPr>
      </w:pPr>
      <w:r w:rsidRPr="008640F5">
        <w:rPr>
          <w:b/>
          <w:sz w:val="18"/>
          <w:szCs w:val="16"/>
        </w:rPr>
        <w:lastRenderedPageBreak/>
        <w:t>Q10:</w:t>
      </w:r>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දැක්වෙන</w:t>
      </w:r>
      <w:proofErr w:type="spellEnd"/>
      <w:r w:rsidRPr="008640F5">
        <w:rPr>
          <w:sz w:val="18"/>
          <w:szCs w:val="16"/>
        </w:rPr>
        <w:t xml:space="preserve"> </w:t>
      </w:r>
      <w:proofErr w:type="spellStart"/>
      <w:r w:rsidRPr="008640F5">
        <w:rPr>
          <w:sz w:val="18"/>
          <w:szCs w:val="16"/>
        </w:rPr>
        <w:t>ව්‍යාපාරික</w:t>
      </w:r>
      <w:proofErr w:type="spellEnd"/>
      <w:r w:rsidRPr="008640F5">
        <w:rPr>
          <w:sz w:val="18"/>
          <w:szCs w:val="16"/>
        </w:rPr>
        <w:t xml:space="preserve"> </w:t>
      </w:r>
      <w:proofErr w:type="spellStart"/>
      <w:r w:rsidRPr="008640F5">
        <w:rPr>
          <w:sz w:val="18"/>
          <w:szCs w:val="16"/>
        </w:rPr>
        <w:t>සිදුවීම්</w:t>
      </w:r>
      <w:proofErr w:type="spellEnd"/>
      <w:r w:rsidRPr="008640F5">
        <w:rPr>
          <w:sz w:val="18"/>
          <w:szCs w:val="16"/>
        </w:rPr>
        <w:t xml:space="preserve"> </w:t>
      </w:r>
      <w:proofErr w:type="spellStart"/>
      <w:r w:rsidRPr="008640F5">
        <w:rPr>
          <w:sz w:val="18"/>
          <w:szCs w:val="16"/>
        </w:rPr>
        <w:t>අභ්‍යන්තර</w:t>
      </w:r>
      <w:proofErr w:type="spellEnd"/>
      <w:r w:rsidRPr="008640F5">
        <w:rPr>
          <w:sz w:val="18"/>
          <w:szCs w:val="16"/>
        </w:rPr>
        <w:t xml:space="preserve"> </w:t>
      </w:r>
      <w:proofErr w:type="spellStart"/>
      <w:r w:rsidRPr="008640F5">
        <w:rPr>
          <w:sz w:val="18"/>
          <w:szCs w:val="16"/>
        </w:rPr>
        <w:t>පරිසර</w:t>
      </w:r>
      <w:proofErr w:type="spellEnd"/>
      <w:r w:rsidRPr="008640F5">
        <w:rPr>
          <w:sz w:val="18"/>
          <w:szCs w:val="16"/>
        </w:rPr>
        <w:t xml:space="preserve"> </w:t>
      </w:r>
      <w:proofErr w:type="spellStart"/>
      <w:r w:rsidRPr="008640F5">
        <w:rPr>
          <w:sz w:val="18"/>
          <w:szCs w:val="16"/>
        </w:rPr>
        <w:t>සාධක</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පරිසර</w:t>
      </w:r>
      <w:proofErr w:type="spellEnd"/>
      <w:r w:rsidRPr="008640F5">
        <w:rPr>
          <w:sz w:val="18"/>
          <w:szCs w:val="16"/>
        </w:rPr>
        <w:t xml:space="preserve"> </w:t>
      </w:r>
      <w:proofErr w:type="spellStart"/>
      <w:r w:rsidRPr="008640F5">
        <w:rPr>
          <w:sz w:val="18"/>
          <w:szCs w:val="16"/>
        </w:rPr>
        <w:t>සාධක</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වර්ගීකරණය</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හේතු</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 xml:space="preserve">: (අ)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වැඩවර්ජනයක</w:t>
      </w:r>
      <w:proofErr w:type="spellEnd"/>
      <w:r w:rsidRPr="008640F5">
        <w:rPr>
          <w:sz w:val="18"/>
          <w:szCs w:val="16"/>
        </w:rPr>
        <w:t xml:space="preserve"> </w:t>
      </w:r>
      <w:proofErr w:type="spellStart"/>
      <w:r w:rsidRPr="008640F5">
        <w:rPr>
          <w:sz w:val="18"/>
          <w:szCs w:val="16"/>
        </w:rPr>
        <w:t>නිරත</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(ආ) </w:t>
      </w:r>
      <w:proofErr w:type="spellStart"/>
      <w:r w:rsidRPr="008640F5">
        <w:rPr>
          <w:sz w:val="18"/>
          <w:szCs w:val="16"/>
        </w:rPr>
        <w:t>විදේශ</w:t>
      </w:r>
      <w:proofErr w:type="spellEnd"/>
      <w:r w:rsidRPr="008640F5">
        <w:rPr>
          <w:sz w:val="18"/>
          <w:szCs w:val="16"/>
        </w:rPr>
        <w:t xml:space="preserve"> </w:t>
      </w:r>
      <w:proofErr w:type="spellStart"/>
      <w:r w:rsidRPr="008640F5">
        <w:rPr>
          <w:sz w:val="18"/>
          <w:szCs w:val="16"/>
        </w:rPr>
        <w:t>විනිමය</w:t>
      </w:r>
      <w:proofErr w:type="spellEnd"/>
      <w:r w:rsidRPr="008640F5">
        <w:rPr>
          <w:sz w:val="18"/>
          <w:szCs w:val="16"/>
        </w:rPr>
        <w:t xml:space="preserve"> </w:t>
      </w:r>
      <w:proofErr w:type="spellStart"/>
      <w:r w:rsidRPr="008640F5">
        <w:rPr>
          <w:sz w:val="18"/>
          <w:szCs w:val="16"/>
        </w:rPr>
        <w:t>අනුපාතිකය</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w:t>
      </w:r>
    </w:p>
    <w:p w14:paraId="7A4975A3" w14:textId="77777777" w:rsidR="00EA27FE" w:rsidRPr="008640F5" w:rsidRDefault="00000000">
      <w:pPr>
        <w:spacing w:after="240" w:line="360" w:lineRule="auto"/>
        <w:rPr>
          <w:sz w:val="18"/>
          <w:szCs w:val="16"/>
        </w:rPr>
      </w:pPr>
      <w:r w:rsidRPr="008640F5">
        <w:rPr>
          <w:b/>
          <w:sz w:val="18"/>
          <w:szCs w:val="16"/>
        </w:rPr>
        <w:t>A10:</w:t>
      </w:r>
      <w:r w:rsidRPr="008640F5">
        <w:rPr>
          <w:sz w:val="18"/>
          <w:szCs w:val="16"/>
        </w:rPr>
        <w:t xml:space="preserve"> (අ)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වැඩවර්ජනයක</w:t>
      </w:r>
      <w:proofErr w:type="spellEnd"/>
      <w:r w:rsidRPr="008640F5">
        <w:rPr>
          <w:sz w:val="18"/>
          <w:szCs w:val="16"/>
        </w:rPr>
        <w:t xml:space="preserve"> </w:t>
      </w:r>
      <w:proofErr w:type="spellStart"/>
      <w:r w:rsidRPr="008640F5">
        <w:rPr>
          <w:sz w:val="18"/>
          <w:szCs w:val="16"/>
        </w:rPr>
        <w:t>නිරත</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අභ්‍යන්තර</w:t>
      </w:r>
      <w:proofErr w:type="spellEnd"/>
      <w:r w:rsidRPr="008640F5">
        <w:rPr>
          <w:sz w:val="18"/>
          <w:szCs w:val="16"/>
        </w:rPr>
        <w:t xml:space="preserve"> </w:t>
      </w:r>
      <w:proofErr w:type="spellStart"/>
      <w:r w:rsidRPr="008640F5">
        <w:rPr>
          <w:sz w:val="18"/>
          <w:szCs w:val="16"/>
        </w:rPr>
        <w:t>පරිසර</w:t>
      </w:r>
      <w:proofErr w:type="spellEnd"/>
      <w:r w:rsidRPr="008640F5">
        <w:rPr>
          <w:sz w:val="18"/>
          <w:szCs w:val="16"/>
        </w:rPr>
        <w:t xml:space="preserve"> </w:t>
      </w:r>
      <w:proofErr w:type="spellStart"/>
      <w:r w:rsidRPr="008640F5">
        <w:rPr>
          <w:sz w:val="18"/>
          <w:szCs w:val="16"/>
        </w:rPr>
        <w:t>සාධකයකි</w:t>
      </w:r>
      <w:proofErr w:type="spellEnd"/>
      <w:r w:rsidRPr="008640F5">
        <w:rPr>
          <w:sz w:val="18"/>
          <w:szCs w:val="16"/>
        </w:rPr>
        <w:t xml:space="preserve">'. </w:t>
      </w:r>
      <w:proofErr w:type="spellStart"/>
      <w:r w:rsidRPr="008640F5">
        <w:rPr>
          <w:sz w:val="18"/>
          <w:szCs w:val="16"/>
        </w:rPr>
        <w:t>හේතුව</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ව්‍යාපාරික</w:t>
      </w:r>
      <w:proofErr w:type="spellEnd"/>
      <w:r w:rsidRPr="008640F5">
        <w:rPr>
          <w:sz w:val="18"/>
          <w:szCs w:val="16"/>
        </w:rPr>
        <w:t xml:space="preserve"> </w:t>
      </w:r>
      <w:proofErr w:type="spellStart"/>
      <w:r w:rsidRPr="008640F5">
        <w:rPr>
          <w:sz w:val="18"/>
          <w:szCs w:val="16"/>
        </w:rPr>
        <w:t>සංවිධානය</w:t>
      </w:r>
      <w:proofErr w:type="spellEnd"/>
      <w:r w:rsidRPr="008640F5">
        <w:rPr>
          <w:sz w:val="18"/>
          <w:szCs w:val="16"/>
        </w:rPr>
        <w:t xml:space="preserve"> </w:t>
      </w:r>
      <w:proofErr w:type="spellStart"/>
      <w:r w:rsidRPr="008640F5">
        <w:rPr>
          <w:sz w:val="18"/>
          <w:szCs w:val="16"/>
        </w:rPr>
        <w:t>තුළම</w:t>
      </w:r>
      <w:proofErr w:type="spellEnd"/>
      <w:r w:rsidRPr="008640F5">
        <w:rPr>
          <w:sz w:val="18"/>
          <w:szCs w:val="16"/>
        </w:rPr>
        <w:t xml:space="preserve"> </w:t>
      </w:r>
      <w:proofErr w:type="spellStart"/>
      <w:r w:rsidRPr="008640F5">
        <w:rPr>
          <w:sz w:val="18"/>
          <w:szCs w:val="16"/>
        </w:rPr>
        <w:t>සිටින</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අභ්‍යන්තර</w:t>
      </w:r>
      <w:proofErr w:type="spellEnd"/>
      <w:r w:rsidRPr="008640F5">
        <w:rPr>
          <w:sz w:val="18"/>
          <w:szCs w:val="16"/>
        </w:rPr>
        <w:t xml:space="preserve"> </w:t>
      </w:r>
      <w:proofErr w:type="spellStart"/>
      <w:r w:rsidRPr="008640F5">
        <w:rPr>
          <w:sz w:val="18"/>
          <w:szCs w:val="16"/>
        </w:rPr>
        <w:t>පාර්ශ්වයක්</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බැවිනි</w:t>
      </w:r>
      <w:proofErr w:type="spellEnd"/>
      <w:r w:rsidRPr="008640F5">
        <w:rPr>
          <w:sz w:val="18"/>
          <w:szCs w:val="16"/>
        </w:rPr>
        <w:t xml:space="preserve">. (ආ) </w:t>
      </w:r>
      <w:proofErr w:type="spellStart"/>
      <w:r w:rsidRPr="008640F5">
        <w:rPr>
          <w:sz w:val="18"/>
          <w:szCs w:val="16"/>
        </w:rPr>
        <w:t>විදේශ</w:t>
      </w:r>
      <w:proofErr w:type="spellEnd"/>
      <w:r w:rsidRPr="008640F5">
        <w:rPr>
          <w:sz w:val="18"/>
          <w:szCs w:val="16"/>
        </w:rPr>
        <w:t xml:space="preserve"> </w:t>
      </w:r>
      <w:proofErr w:type="spellStart"/>
      <w:r w:rsidRPr="008640F5">
        <w:rPr>
          <w:sz w:val="18"/>
          <w:szCs w:val="16"/>
        </w:rPr>
        <w:t>විනිමය</w:t>
      </w:r>
      <w:proofErr w:type="spellEnd"/>
      <w:r w:rsidRPr="008640F5">
        <w:rPr>
          <w:sz w:val="18"/>
          <w:szCs w:val="16"/>
        </w:rPr>
        <w:t xml:space="preserve"> </w:t>
      </w:r>
      <w:proofErr w:type="spellStart"/>
      <w:r w:rsidRPr="008640F5">
        <w:rPr>
          <w:sz w:val="18"/>
          <w:szCs w:val="16"/>
        </w:rPr>
        <w:t>අනුපාතිකය</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පරිසර</w:t>
      </w:r>
      <w:proofErr w:type="spellEnd"/>
      <w:r w:rsidRPr="008640F5">
        <w:rPr>
          <w:sz w:val="18"/>
          <w:szCs w:val="16"/>
        </w:rPr>
        <w:t xml:space="preserve"> </w:t>
      </w:r>
      <w:proofErr w:type="spellStart"/>
      <w:r w:rsidRPr="008640F5">
        <w:rPr>
          <w:sz w:val="18"/>
          <w:szCs w:val="16"/>
        </w:rPr>
        <w:t>සාධකයකි</w:t>
      </w:r>
      <w:proofErr w:type="spellEnd"/>
      <w:r w:rsidRPr="008640F5">
        <w:rPr>
          <w:sz w:val="18"/>
          <w:szCs w:val="16"/>
        </w:rPr>
        <w:t>' (</w:t>
      </w:r>
      <w:proofErr w:type="spellStart"/>
      <w:r w:rsidRPr="008640F5">
        <w:rPr>
          <w:sz w:val="18"/>
          <w:szCs w:val="16"/>
        </w:rPr>
        <w:t>ආර්ථික</w:t>
      </w:r>
      <w:proofErr w:type="spellEnd"/>
      <w:r w:rsidRPr="008640F5">
        <w:rPr>
          <w:sz w:val="18"/>
          <w:szCs w:val="16"/>
        </w:rPr>
        <w:t xml:space="preserve"> </w:t>
      </w:r>
      <w:proofErr w:type="spellStart"/>
      <w:r w:rsidRPr="008640F5">
        <w:rPr>
          <w:sz w:val="18"/>
          <w:szCs w:val="16"/>
        </w:rPr>
        <w:t>පරිසරය</w:t>
      </w:r>
      <w:proofErr w:type="spellEnd"/>
      <w:r w:rsidRPr="008640F5">
        <w:rPr>
          <w:sz w:val="18"/>
          <w:szCs w:val="16"/>
        </w:rPr>
        <w:t xml:space="preserve">). </w:t>
      </w:r>
      <w:proofErr w:type="spellStart"/>
      <w:r w:rsidRPr="008640F5">
        <w:rPr>
          <w:sz w:val="18"/>
          <w:szCs w:val="16"/>
        </w:rPr>
        <w:t>හේතුව</w:t>
      </w:r>
      <w:proofErr w:type="spellEnd"/>
      <w:r w:rsidRPr="008640F5">
        <w:rPr>
          <w:sz w:val="18"/>
          <w:szCs w:val="16"/>
        </w:rPr>
        <w:t xml:space="preserve"> </w:t>
      </w:r>
      <w:proofErr w:type="spellStart"/>
      <w:r w:rsidRPr="008640F5">
        <w:rPr>
          <w:sz w:val="18"/>
          <w:szCs w:val="16"/>
        </w:rPr>
        <w:t>එය</w:t>
      </w:r>
      <w:proofErr w:type="spellEnd"/>
      <w:r w:rsidRPr="008640F5">
        <w:rPr>
          <w:sz w:val="18"/>
          <w:szCs w:val="16"/>
        </w:rPr>
        <w:t xml:space="preserve"> </w:t>
      </w:r>
      <w:proofErr w:type="spellStart"/>
      <w:r w:rsidRPr="008640F5">
        <w:rPr>
          <w:sz w:val="18"/>
          <w:szCs w:val="16"/>
        </w:rPr>
        <w:t>ව්‍යාපාරයෙන්</w:t>
      </w:r>
      <w:proofErr w:type="spellEnd"/>
      <w:r w:rsidRPr="008640F5">
        <w:rPr>
          <w:sz w:val="18"/>
          <w:szCs w:val="16"/>
        </w:rPr>
        <w:t xml:space="preserve"> </w:t>
      </w:r>
      <w:proofErr w:type="spellStart"/>
      <w:r w:rsidRPr="008640F5">
        <w:rPr>
          <w:sz w:val="18"/>
          <w:szCs w:val="16"/>
        </w:rPr>
        <w:t>පිටත</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ව්‍යාපාරයකට</w:t>
      </w:r>
      <w:proofErr w:type="spellEnd"/>
      <w:r w:rsidRPr="008640F5">
        <w:rPr>
          <w:sz w:val="18"/>
          <w:szCs w:val="16"/>
        </w:rPr>
        <w:t xml:space="preserve"> </w:t>
      </w:r>
      <w:proofErr w:type="spellStart"/>
      <w:r w:rsidRPr="008640F5">
        <w:rPr>
          <w:sz w:val="18"/>
          <w:szCs w:val="16"/>
        </w:rPr>
        <w:t>සෘජුව</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නොහැකි</w:t>
      </w:r>
      <w:proofErr w:type="spellEnd"/>
      <w:r w:rsidRPr="008640F5">
        <w:rPr>
          <w:sz w:val="18"/>
          <w:szCs w:val="16"/>
        </w:rPr>
        <w:t xml:space="preserve"> </w:t>
      </w:r>
      <w:proofErr w:type="spellStart"/>
      <w:r w:rsidRPr="008640F5">
        <w:rPr>
          <w:sz w:val="18"/>
          <w:szCs w:val="16"/>
        </w:rPr>
        <w:t>සාර්ව</w:t>
      </w:r>
      <w:proofErr w:type="spellEnd"/>
      <w:r w:rsidRPr="008640F5">
        <w:rPr>
          <w:sz w:val="18"/>
          <w:szCs w:val="16"/>
        </w:rPr>
        <w:t xml:space="preserve"> </w:t>
      </w:r>
      <w:proofErr w:type="spellStart"/>
      <w:r w:rsidRPr="008640F5">
        <w:rPr>
          <w:sz w:val="18"/>
          <w:szCs w:val="16"/>
        </w:rPr>
        <w:t>ආර්ථික</w:t>
      </w:r>
      <w:proofErr w:type="spellEnd"/>
      <w:r w:rsidRPr="008640F5">
        <w:rPr>
          <w:sz w:val="18"/>
          <w:szCs w:val="16"/>
        </w:rPr>
        <w:t xml:space="preserve"> </w:t>
      </w:r>
      <w:proofErr w:type="spellStart"/>
      <w:r w:rsidRPr="008640F5">
        <w:rPr>
          <w:sz w:val="18"/>
          <w:szCs w:val="16"/>
        </w:rPr>
        <w:t>වෙනස්වීමක්</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බැවිනි</w:t>
      </w:r>
      <w:proofErr w:type="spellEnd"/>
      <w:r w:rsidRPr="008640F5">
        <w:rPr>
          <w:sz w:val="18"/>
          <w:szCs w:val="16"/>
        </w:rPr>
        <w:t>.</w:t>
      </w:r>
    </w:p>
    <w:p w14:paraId="6F32D949"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විශ්ලේෂණය</w:t>
      </w:r>
      <w:proofErr w:type="spellEnd"/>
      <w:r w:rsidRPr="008640F5">
        <w:rPr>
          <w:i/>
          <w:sz w:val="18"/>
          <w:szCs w:val="16"/>
        </w:rPr>
        <w:t xml:space="preserve"> (Analysis) | </w:t>
      </w:r>
      <w:proofErr w:type="spellStart"/>
      <w:r w:rsidRPr="008640F5">
        <w:rPr>
          <w:i/>
          <w:sz w:val="18"/>
          <w:szCs w:val="16"/>
        </w:rPr>
        <w:t>ව්‍යාපාර</w:t>
      </w:r>
      <w:proofErr w:type="spellEnd"/>
      <w:r w:rsidRPr="008640F5">
        <w:rPr>
          <w:i/>
          <w:sz w:val="18"/>
          <w:szCs w:val="16"/>
        </w:rPr>
        <w:t xml:space="preserve"> </w:t>
      </w:r>
      <w:proofErr w:type="spellStart"/>
      <w:r w:rsidRPr="008640F5">
        <w:rPr>
          <w:i/>
          <w:sz w:val="18"/>
          <w:szCs w:val="16"/>
        </w:rPr>
        <w:t>පරිසරයේ</w:t>
      </w:r>
      <w:proofErr w:type="spellEnd"/>
      <w:r w:rsidRPr="008640F5">
        <w:rPr>
          <w:i/>
          <w:sz w:val="18"/>
          <w:szCs w:val="16"/>
        </w:rPr>
        <w:t xml:space="preserve"> </w:t>
      </w:r>
      <w:proofErr w:type="spellStart"/>
      <w:r w:rsidRPr="008640F5">
        <w:rPr>
          <w:i/>
          <w:sz w:val="18"/>
          <w:szCs w:val="16"/>
        </w:rPr>
        <w:t>සාධක</w:t>
      </w:r>
      <w:proofErr w:type="spellEnd"/>
      <w:r w:rsidRPr="008640F5">
        <w:rPr>
          <w:i/>
          <w:sz w:val="18"/>
          <w:szCs w:val="16"/>
        </w:rPr>
        <w:t xml:space="preserve"> (</w:t>
      </w:r>
      <w:proofErr w:type="spellStart"/>
      <w:r w:rsidRPr="008640F5">
        <w:rPr>
          <w:i/>
          <w:sz w:val="18"/>
          <w:szCs w:val="16"/>
        </w:rPr>
        <w:t>අභ්‍යන්තර</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බාහිර</w:t>
      </w:r>
      <w:proofErr w:type="spellEnd"/>
      <w:r w:rsidRPr="008640F5">
        <w:rPr>
          <w:i/>
          <w:sz w:val="18"/>
          <w:szCs w:val="16"/>
        </w:rPr>
        <w:t>)]</w:t>
      </w:r>
    </w:p>
    <w:p w14:paraId="0CC6B517" w14:textId="77777777" w:rsidR="00EA27FE" w:rsidRPr="008640F5" w:rsidRDefault="00000000">
      <w:pPr>
        <w:spacing w:after="240" w:line="360" w:lineRule="auto"/>
        <w:rPr>
          <w:sz w:val="18"/>
          <w:szCs w:val="16"/>
        </w:rPr>
      </w:pPr>
      <w:r w:rsidRPr="008640F5">
        <w:rPr>
          <w:b/>
          <w:sz w:val="18"/>
          <w:szCs w:val="16"/>
        </w:rPr>
        <w:t xml:space="preserve">Topic: </w:t>
      </w:r>
      <w:proofErr w:type="spellStart"/>
      <w:r w:rsidRPr="008640F5">
        <w:rPr>
          <w:b/>
          <w:sz w:val="18"/>
          <w:szCs w:val="16"/>
        </w:rPr>
        <w:t>ව්‍යාපාර</w:t>
      </w:r>
      <w:proofErr w:type="spellEnd"/>
      <w:r w:rsidRPr="008640F5">
        <w:rPr>
          <w:b/>
          <w:sz w:val="18"/>
          <w:szCs w:val="16"/>
        </w:rPr>
        <w:t xml:space="preserve"> </w:t>
      </w:r>
      <w:proofErr w:type="spellStart"/>
      <w:r w:rsidRPr="008640F5">
        <w:rPr>
          <w:b/>
          <w:sz w:val="18"/>
          <w:szCs w:val="16"/>
        </w:rPr>
        <w:t>සංවිධාන</w:t>
      </w:r>
      <w:proofErr w:type="spellEnd"/>
      <w:r w:rsidRPr="008640F5">
        <w:rPr>
          <w:b/>
          <w:sz w:val="18"/>
          <w:szCs w:val="16"/>
        </w:rPr>
        <w:t xml:space="preserve"> (Business </w:t>
      </w:r>
      <w:proofErr w:type="spellStart"/>
      <w:proofErr w:type="gramStart"/>
      <w:r w:rsidRPr="008640F5">
        <w:rPr>
          <w:b/>
          <w:sz w:val="18"/>
          <w:szCs w:val="16"/>
        </w:rPr>
        <w:t>Organisations</w:t>
      </w:r>
      <w:proofErr w:type="spellEnd"/>
      <w:r w:rsidRPr="008640F5">
        <w:rPr>
          <w:b/>
          <w:sz w:val="18"/>
          <w:szCs w:val="16"/>
        </w:rPr>
        <w:t>) —</w:t>
      </w:r>
      <w:proofErr w:type="gramEnd"/>
      <w:r w:rsidRPr="008640F5">
        <w:rPr>
          <w:b/>
          <w:sz w:val="18"/>
          <w:szCs w:val="16"/>
        </w:rPr>
        <w:t xml:space="preserve"> 10 questions</w:t>
      </w:r>
    </w:p>
    <w:p w14:paraId="3E1DF8AA" w14:textId="77777777" w:rsidR="00EA27FE" w:rsidRPr="008640F5" w:rsidRDefault="00000000">
      <w:pPr>
        <w:spacing w:after="240" w:line="360" w:lineRule="auto"/>
        <w:rPr>
          <w:sz w:val="18"/>
          <w:szCs w:val="16"/>
        </w:rPr>
      </w:pPr>
      <w:r w:rsidRPr="008640F5">
        <w:rPr>
          <w:b/>
          <w:sz w:val="18"/>
          <w:szCs w:val="16"/>
        </w:rPr>
        <w:t>Q11:</w:t>
      </w:r>
      <w:r w:rsidRPr="008640F5">
        <w:rPr>
          <w:sz w:val="18"/>
          <w:szCs w:val="16"/>
        </w:rPr>
        <w:t xml:space="preserve"> </w:t>
      </w:r>
      <w:proofErr w:type="spellStart"/>
      <w:r w:rsidRPr="008640F5">
        <w:rPr>
          <w:sz w:val="18"/>
          <w:szCs w:val="16"/>
        </w:rPr>
        <w:t>ඒක</w:t>
      </w:r>
      <w:proofErr w:type="spellEnd"/>
      <w:r w:rsidRPr="008640F5">
        <w:rPr>
          <w:sz w:val="18"/>
          <w:szCs w:val="16"/>
        </w:rPr>
        <w:t xml:space="preserve"> </w:t>
      </w:r>
      <w:proofErr w:type="spellStart"/>
      <w:r w:rsidRPr="008640F5">
        <w:rPr>
          <w:sz w:val="18"/>
          <w:szCs w:val="16"/>
        </w:rPr>
        <w:t>පුද්ගල</w:t>
      </w:r>
      <w:proofErr w:type="spellEnd"/>
      <w:r w:rsidRPr="008640F5">
        <w:rPr>
          <w:sz w:val="18"/>
          <w:szCs w:val="16"/>
        </w:rPr>
        <w:t xml:space="preserve"> (</w:t>
      </w:r>
      <w:proofErr w:type="spellStart"/>
      <w:r w:rsidRPr="008640F5">
        <w:rPr>
          <w:sz w:val="18"/>
          <w:szCs w:val="16"/>
        </w:rPr>
        <w:t>තනි</w:t>
      </w:r>
      <w:proofErr w:type="spellEnd"/>
      <w:r w:rsidRPr="008640F5">
        <w:rPr>
          <w:sz w:val="18"/>
          <w:szCs w:val="16"/>
        </w:rPr>
        <w:t xml:space="preserve"> </w:t>
      </w:r>
      <w:proofErr w:type="spellStart"/>
      <w:r w:rsidRPr="008640F5">
        <w:rPr>
          <w:sz w:val="18"/>
          <w:szCs w:val="16"/>
        </w:rPr>
        <w:t>පුද්ගල</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කුමක්දැයි</w:t>
      </w:r>
      <w:proofErr w:type="spellEnd"/>
      <w:r w:rsidRPr="008640F5">
        <w:rPr>
          <w:sz w:val="18"/>
          <w:szCs w:val="16"/>
        </w:rPr>
        <w:t xml:space="preserve"> </w:t>
      </w:r>
      <w:proofErr w:type="spellStart"/>
      <w:r w:rsidRPr="008640F5">
        <w:rPr>
          <w:sz w:val="18"/>
          <w:szCs w:val="16"/>
        </w:rPr>
        <w:t>අර්ථ</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w:t>
      </w:r>
    </w:p>
    <w:p w14:paraId="1ED96C46" w14:textId="77777777" w:rsidR="00EA27FE" w:rsidRPr="008640F5" w:rsidRDefault="00000000">
      <w:pPr>
        <w:spacing w:after="240" w:line="360" w:lineRule="auto"/>
        <w:rPr>
          <w:sz w:val="18"/>
          <w:szCs w:val="16"/>
        </w:rPr>
      </w:pPr>
      <w:r w:rsidRPr="008640F5">
        <w:rPr>
          <w:b/>
          <w:sz w:val="18"/>
          <w:szCs w:val="16"/>
        </w:rPr>
        <w:t>A11:</w:t>
      </w:r>
      <w:r w:rsidRPr="008640F5">
        <w:rPr>
          <w:sz w:val="18"/>
          <w:szCs w:val="16"/>
        </w:rPr>
        <w:t xml:space="preserve"> </w:t>
      </w:r>
      <w:proofErr w:type="spellStart"/>
      <w:r w:rsidRPr="008640F5">
        <w:rPr>
          <w:sz w:val="18"/>
          <w:szCs w:val="16"/>
        </w:rPr>
        <w:t>තනි</w:t>
      </w:r>
      <w:proofErr w:type="spellEnd"/>
      <w:r w:rsidRPr="008640F5">
        <w:rPr>
          <w:sz w:val="18"/>
          <w:szCs w:val="16"/>
        </w:rPr>
        <w:t xml:space="preserve"> </w:t>
      </w:r>
      <w:proofErr w:type="spellStart"/>
      <w:r w:rsidRPr="008640F5">
        <w:rPr>
          <w:sz w:val="18"/>
          <w:szCs w:val="16"/>
        </w:rPr>
        <w:t>පුද්ගලයෙකු</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w:t>
      </w:r>
      <w:proofErr w:type="spellStart"/>
      <w:r w:rsidRPr="008640F5">
        <w:rPr>
          <w:sz w:val="18"/>
          <w:szCs w:val="16"/>
        </w:rPr>
        <w:t>යොදවා</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සියලු</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අලාභ</w:t>
      </w:r>
      <w:proofErr w:type="spellEnd"/>
      <w:r w:rsidRPr="008640F5">
        <w:rPr>
          <w:sz w:val="18"/>
          <w:szCs w:val="16"/>
        </w:rPr>
        <w:t xml:space="preserve"> </w:t>
      </w:r>
      <w:proofErr w:type="spellStart"/>
      <w:r w:rsidRPr="008640F5">
        <w:rPr>
          <w:sz w:val="18"/>
          <w:szCs w:val="16"/>
        </w:rPr>
        <w:t>තනිව</w:t>
      </w:r>
      <w:proofErr w:type="spellEnd"/>
      <w:r w:rsidRPr="008640F5">
        <w:rPr>
          <w:sz w:val="18"/>
          <w:szCs w:val="16"/>
        </w:rPr>
        <w:t xml:space="preserve"> </w:t>
      </w:r>
      <w:proofErr w:type="spellStart"/>
      <w:r w:rsidRPr="008640F5">
        <w:rPr>
          <w:sz w:val="18"/>
          <w:szCs w:val="16"/>
        </w:rPr>
        <w:t>භුක්ති</w:t>
      </w:r>
      <w:proofErr w:type="spellEnd"/>
      <w:r w:rsidRPr="008640F5">
        <w:rPr>
          <w:sz w:val="18"/>
          <w:szCs w:val="16"/>
        </w:rPr>
        <w:t xml:space="preserve"> </w:t>
      </w:r>
      <w:proofErr w:type="spellStart"/>
      <w:r w:rsidRPr="008640F5">
        <w:rPr>
          <w:sz w:val="18"/>
          <w:szCs w:val="16"/>
        </w:rPr>
        <w:t>විඳිමින්</w:t>
      </w:r>
      <w:proofErr w:type="spellEnd"/>
      <w:r w:rsidRPr="008640F5">
        <w:rPr>
          <w:sz w:val="18"/>
          <w:szCs w:val="16"/>
        </w:rPr>
        <w:t xml:space="preserve">, </w:t>
      </w:r>
      <w:proofErr w:type="spellStart"/>
      <w:r w:rsidRPr="008640F5">
        <w:rPr>
          <w:sz w:val="18"/>
          <w:szCs w:val="16"/>
        </w:rPr>
        <w:t>අසීමිත</w:t>
      </w:r>
      <w:proofErr w:type="spellEnd"/>
      <w:r w:rsidRPr="008640F5">
        <w:rPr>
          <w:sz w:val="18"/>
          <w:szCs w:val="16"/>
        </w:rPr>
        <w:t xml:space="preserve"> </w:t>
      </w:r>
      <w:proofErr w:type="spellStart"/>
      <w:r w:rsidRPr="008640F5">
        <w:rPr>
          <w:sz w:val="18"/>
          <w:szCs w:val="16"/>
        </w:rPr>
        <w:t>වගකීමක්</w:t>
      </w:r>
      <w:proofErr w:type="spellEnd"/>
      <w:r w:rsidRPr="008640F5">
        <w:rPr>
          <w:sz w:val="18"/>
          <w:szCs w:val="16"/>
        </w:rPr>
        <w:t xml:space="preserve"> </w:t>
      </w:r>
      <w:proofErr w:type="spellStart"/>
      <w:r w:rsidRPr="008640F5">
        <w:rPr>
          <w:sz w:val="18"/>
          <w:szCs w:val="16"/>
        </w:rPr>
        <w:t>සහිතව</w:t>
      </w:r>
      <w:proofErr w:type="spellEnd"/>
      <w:r w:rsidRPr="008640F5">
        <w:rPr>
          <w:sz w:val="18"/>
          <w:szCs w:val="16"/>
        </w:rPr>
        <w:t xml:space="preserve"> </w:t>
      </w:r>
      <w:proofErr w:type="spellStart"/>
      <w:r w:rsidRPr="008640F5">
        <w:rPr>
          <w:sz w:val="18"/>
          <w:szCs w:val="16"/>
        </w:rPr>
        <w:t>පවත්වාගෙන</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ව්‍යාපාර</w:t>
      </w:r>
      <w:proofErr w:type="spellEnd"/>
      <w:r w:rsidRPr="008640F5">
        <w:rPr>
          <w:sz w:val="18"/>
          <w:szCs w:val="16"/>
        </w:rPr>
        <w:t xml:space="preserve"> </w:t>
      </w:r>
      <w:proofErr w:type="spellStart"/>
      <w:r w:rsidRPr="008640F5">
        <w:rPr>
          <w:sz w:val="18"/>
          <w:szCs w:val="16"/>
        </w:rPr>
        <w:t>සංවිධාන</w:t>
      </w:r>
      <w:proofErr w:type="spellEnd"/>
      <w:r w:rsidRPr="008640F5">
        <w:rPr>
          <w:sz w:val="18"/>
          <w:szCs w:val="16"/>
        </w:rPr>
        <w:t xml:space="preserve"> </w:t>
      </w:r>
      <w:proofErr w:type="spellStart"/>
      <w:r w:rsidRPr="008640F5">
        <w:rPr>
          <w:sz w:val="18"/>
          <w:szCs w:val="16"/>
        </w:rPr>
        <w:t>ක්‍රමය</w:t>
      </w:r>
      <w:proofErr w:type="spellEnd"/>
      <w:r w:rsidRPr="008640F5">
        <w:rPr>
          <w:sz w:val="18"/>
          <w:szCs w:val="16"/>
        </w:rPr>
        <w:t xml:space="preserve"> </w:t>
      </w:r>
      <w:proofErr w:type="spellStart"/>
      <w:r w:rsidRPr="008640F5">
        <w:rPr>
          <w:sz w:val="18"/>
          <w:szCs w:val="16"/>
        </w:rPr>
        <w:t>ඒක</w:t>
      </w:r>
      <w:proofErr w:type="spellEnd"/>
      <w:r w:rsidRPr="008640F5">
        <w:rPr>
          <w:sz w:val="18"/>
          <w:szCs w:val="16"/>
        </w:rPr>
        <w:t xml:space="preserve"> </w:t>
      </w:r>
      <w:proofErr w:type="spellStart"/>
      <w:r w:rsidRPr="008640F5">
        <w:rPr>
          <w:sz w:val="18"/>
          <w:szCs w:val="16"/>
        </w:rPr>
        <w:t>පුද්ගල</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හඳුන්වයි</w:t>
      </w:r>
      <w:proofErr w:type="spellEnd"/>
      <w:r w:rsidRPr="008640F5">
        <w:rPr>
          <w:sz w:val="18"/>
          <w:szCs w:val="16"/>
        </w:rPr>
        <w:t xml:space="preserve">. </w:t>
      </w:r>
      <w:proofErr w:type="spellStart"/>
      <w:r w:rsidRPr="008640F5">
        <w:rPr>
          <w:sz w:val="18"/>
          <w:szCs w:val="16"/>
        </w:rPr>
        <w:t>මෙහිදී</w:t>
      </w:r>
      <w:proofErr w:type="spellEnd"/>
      <w:r w:rsidRPr="008640F5">
        <w:rPr>
          <w:sz w:val="18"/>
          <w:szCs w:val="16"/>
        </w:rPr>
        <w:t xml:space="preserve"> </w:t>
      </w:r>
      <w:proofErr w:type="spellStart"/>
      <w:r w:rsidRPr="008640F5">
        <w:rPr>
          <w:sz w:val="18"/>
          <w:szCs w:val="16"/>
        </w:rPr>
        <w:t>ව්‍යාපාරයට</w:t>
      </w:r>
      <w:proofErr w:type="spellEnd"/>
      <w:r w:rsidRPr="008640F5">
        <w:rPr>
          <w:sz w:val="18"/>
          <w:szCs w:val="16"/>
        </w:rPr>
        <w:t xml:space="preserve"> </w:t>
      </w:r>
      <w:proofErr w:type="spellStart"/>
      <w:r w:rsidRPr="008640F5">
        <w:rPr>
          <w:sz w:val="18"/>
          <w:szCs w:val="16"/>
        </w:rPr>
        <w:t>වෙනම</w:t>
      </w:r>
      <w:proofErr w:type="spellEnd"/>
      <w:r w:rsidRPr="008640F5">
        <w:rPr>
          <w:sz w:val="18"/>
          <w:szCs w:val="16"/>
        </w:rPr>
        <w:t xml:space="preserve"> </w:t>
      </w:r>
      <w:proofErr w:type="spellStart"/>
      <w:r w:rsidRPr="008640F5">
        <w:rPr>
          <w:sz w:val="18"/>
          <w:szCs w:val="16"/>
        </w:rPr>
        <w:t>නීතිමය</w:t>
      </w:r>
      <w:proofErr w:type="spellEnd"/>
      <w:r w:rsidRPr="008640F5">
        <w:rPr>
          <w:sz w:val="18"/>
          <w:szCs w:val="16"/>
        </w:rPr>
        <w:t xml:space="preserve"> </w:t>
      </w:r>
      <w:proofErr w:type="spellStart"/>
      <w:r w:rsidRPr="008640F5">
        <w:rPr>
          <w:sz w:val="18"/>
          <w:szCs w:val="16"/>
        </w:rPr>
        <w:t>පුද්ගල</w:t>
      </w:r>
      <w:proofErr w:type="spellEnd"/>
      <w:r w:rsidRPr="008640F5">
        <w:rPr>
          <w:sz w:val="18"/>
          <w:szCs w:val="16"/>
        </w:rPr>
        <w:t xml:space="preserve"> </w:t>
      </w:r>
      <w:proofErr w:type="spellStart"/>
      <w:r w:rsidRPr="008640F5">
        <w:rPr>
          <w:sz w:val="18"/>
          <w:szCs w:val="16"/>
        </w:rPr>
        <w:t>භාවයක්</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කළමනාකරණය</w:t>
      </w:r>
      <w:proofErr w:type="spellEnd"/>
      <w:r w:rsidRPr="008640F5">
        <w:rPr>
          <w:sz w:val="18"/>
          <w:szCs w:val="16"/>
        </w:rPr>
        <w:t xml:space="preserve"> </w:t>
      </w:r>
      <w:proofErr w:type="spellStart"/>
      <w:r w:rsidRPr="008640F5">
        <w:rPr>
          <w:sz w:val="18"/>
          <w:szCs w:val="16"/>
        </w:rPr>
        <w:t>අයිතිකරු</w:t>
      </w:r>
      <w:proofErr w:type="spellEnd"/>
      <w:r w:rsidRPr="008640F5">
        <w:rPr>
          <w:sz w:val="18"/>
          <w:szCs w:val="16"/>
        </w:rPr>
        <w:t xml:space="preserve"> </w:t>
      </w:r>
      <w:proofErr w:type="spellStart"/>
      <w:r w:rsidRPr="008640F5">
        <w:rPr>
          <w:sz w:val="18"/>
          <w:szCs w:val="16"/>
        </w:rPr>
        <w:t>විසින්ම</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ලබයි</w:t>
      </w:r>
      <w:proofErr w:type="spellEnd"/>
      <w:r w:rsidRPr="008640F5">
        <w:rPr>
          <w:sz w:val="18"/>
          <w:szCs w:val="16"/>
        </w:rPr>
        <w:t>.</w:t>
      </w:r>
    </w:p>
    <w:p w14:paraId="161B7D18"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w:t>
      </w:r>
      <w:proofErr w:type="spellStart"/>
      <w:r w:rsidRPr="008640F5">
        <w:rPr>
          <w:i/>
          <w:sz w:val="18"/>
          <w:szCs w:val="16"/>
        </w:rPr>
        <w:t>තනි</w:t>
      </w:r>
      <w:proofErr w:type="spellEnd"/>
      <w:r w:rsidRPr="008640F5">
        <w:rPr>
          <w:i/>
          <w:sz w:val="18"/>
          <w:szCs w:val="16"/>
        </w:rPr>
        <w:t xml:space="preserve"> </w:t>
      </w:r>
      <w:proofErr w:type="spellStart"/>
      <w:r w:rsidRPr="008640F5">
        <w:rPr>
          <w:i/>
          <w:sz w:val="18"/>
          <w:szCs w:val="16"/>
        </w:rPr>
        <w:t>පුද්ගල</w:t>
      </w:r>
      <w:proofErr w:type="spellEnd"/>
      <w:r w:rsidRPr="008640F5">
        <w:rPr>
          <w:i/>
          <w:sz w:val="18"/>
          <w:szCs w:val="16"/>
        </w:rPr>
        <w:t xml:space="preserve"> </w:t>
      </w:r>
      <w:proofErr w:type="spellStart"/>
      <w:r w:rsidRPr="008640F5">
        <w:rPr>
          <w:i/>
          <w:sz w:val="18"/>
          <w:szCs w:val="16"/>
        </w:rPr>
        <w:t>ව්‍යාපාර</w:t>
      </w:r>
      <w:proofErr w:type="spellEnd"/>
      <w:r w:rsidRPr="008640F5">
        <w:rPr>
          <w:i/>
          <w:sz w:val="18"/>
          <w:szCs w:val="16"/>
        </w:rPr>
        <w:t>]</w:t>
      </w:r>
    </w:p>
    <w:p w14:paraId="379AB605" w14:textId="77777777" w:rsidR="00EA27FE" w:rsidRPr="008640F5" w:rsidRDefault="00000000">
      <w:pPr>
        <w:spacing w:after="240" w:line="360" w:lineRule="auto"/>
        <w:rPr>
          <w:sz w:val="18"/>
          <w:szCs w:val="16"/>
        </w:rPr>
      </w:pPr>
      <w:r w:rsidRPr="008640F5">
        <w:rPr>
          <w:b/>
          <w:sz w:val="18"/>
          <w:szCs w:val="16"/>
        </w:rPr>
        <w:t>Q12:</w:t>
      </w:r>
      <w:r w:rsidRPr="008640F5">
        <w:rPr>
          <w:sz w:val="18"/>
          <w:szCs w:val="16"/>
        </w:rPr>
        <w:t xml:space="preserve"> 1890 </w:t>
      </w:r>
      <w:proofErr w:type="spellStart"/>
      <w:r w:rsidRPr="008640F5">
        <w:rPr>
          <w:sz w:val="18"/>
          <w:szCs w:val="16"/>
        </w:rPr>
        <w:t>අංක</w:t>
      </w:r>
      <w:proofErr w:type="spellEnd"/>
      <w:r w:rsidRPr="008640F5">
        <w:rPr>
          <w:sz w:val="18"/>
          <w:szCs w:val="16"/>
        </w:rPr>
        <w:t xml:space="preserve"> 45 </w:t>
      </w:r>
      <w:proofErr w:type="spellStart"/>
      <w:r w:rsidRPr="008640F5">
        <w:rPr>
          <w:sz w:val="18"/>
          <w:szCs w:val="16"/>
        </w:rPr>
        <w:t>දරන</w:t>
      </w:r>
      <w:proofErr w:type="spellEnd"/>
      <w:r w:rsidRPr="008640F5">
        <w:rPr>
          <w:sz w:val="18"/>
          <w:szCs w:val="16"/>
        </w:rPr>
        <w:t xml:space="preserve"> </w:t>
      </w:r>
      <w:proofErr w:type="spellStart"/>
      <w:r w:rsidRPr="008640F5">
        <w:rPr>
          <w:sz w:val="18"/>
          <w:szCs w:val="16"/>
        </w:rPr>
        <w:t>හවුල්</w:t>
      </w:r>
      <w:proofErr w:type="spellEnd"/>
      <w:r w:rsidRPr="008640F5">
        <w:rPr>
          <w:sz w:val="18"/>
          <w:szCs w:val="16"/>
        </w:rPr>
        <w:t xml:space="preserve"> </w:t>
      </w:r>
      <w:proofErr w:type="spellStart"/>
      <w:r w:rsidRPr="008640F5">
        <w:rPr>
          <w:sz w:val="18"/>
          <w:szCs w:val="16"/>
        </w:rPr>
        <w:t>ව්‍යාපාර</w:t>
      </w:r>
      <w:proofErr w:type="spellEnd"/>
      <w:r w:rsidRPr="008640F5">
        <w:rPr>
          <w:sz w:val="18"/>
          <w:szCs w:val="16"/>
        </w:rPr>
        <w:t xml:space="preserve"> </w:t>
      </w:r>
      <w:proofErr w:type="spellStart"/>
      <w:r w:rsidRPr="008640F5">
        <w:rPr>
          <w:sz w:val="18"/>
          <w:szCs w:val="16"/>
        </w:rPr>
        <w:t>පනතට</w:t>
      </w:r>
      <w:proofErr w:type="spellEnd"/>
      <w:r w:rsidRPr="008640F5">
        <w:rPr>
          <w:sz w:val="18"/>
          <w:szCs w:val="16"/>
        </w:rPr>
        <w:t xml:space="preserve"> </w:t>
      </w:r>
      <w:proofErr w:type="spellStart"/>
      <w:r w:rsidRPr="008640F5">
        <w:rPr>
          <w:sz w:val="18"/>
          <w:szCs w:val="16"/>
        </w:rPr>
        <w:t>අනුව</w:t>
      </w:r>
      <w:proofErr w:type="spellEnd"/>
      <w:r w:rsidRPr="008640F5">
        <w:rPr>
          <w:sz w:val="18"/>
          <w:szCs w:val="16"/>
        </w:rPr>
        <w:t xml:space="preserve"> </w:t>
      </w:r>
      <w:proofErr w:type="spellStart"/>
      <w:r w:rsidRPr="008640F5">
        <w:rPr>
          <w:sz w:val="18"/>
          <w:szCs w:val="16"/>
        </w:rPr>
        <w:t>හවුල්</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කුමක්දැයි</w:t>
      </w:r>
      <w:proofErr w:type="spellEnd"/>
      <w:r w:rsidRPr="008640F5">
        <w:rPr>
          <w:sz w:val="18"/>
          <w:szCs w:val="16"/>
        </w:rPr>
        <w:t xml:space="preserve"> </w:t>
      </w:r>
      <w:proofErr w:type="spellStart"/>
      <w:r w:rsidRPr="008640F5">
        <w:rPr>
          <w:sz w:val="18"/>
          <w:szCs w:val="16"/>
        </w:rPr>
        <w:t>අර්ථ</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w:t>
      </w:r>
    </w:p>
    <w:p w14:paraId="4545AF6A" w14:textId="77777777" w:rsidR="00EA27FE" w:rsidRPr="008640F5" w:rsidRDefault="00000000">
      <w:pPr>
        <w:spacing w:after="240" w:line="360" w:lineRule="auto"/>
        <w:rPr>
          <w:sz w:val="18"/>
          <w:szCs w:val="16"/>
        </w:rPr>
      </w:pPr>
      <w:r w:rsidRPr="008640F5">
        <w:rPr>
          <w:b/>
          <w:sz w:val="18"/>
          <w:szCs w:val="16"/>
        </w:rPr>
        <w:t>A12:</w:t>
      </w:r>
      <w:r w:rsidRPr="008640F5">
        <w:rPr>
          <w:sz w:val="18"/>
          <w:szCs w:val="16"/>
        </w:rPr>
        <w:t xml:space="preserve"> 1890 </w:t>
      </w:r>
      <w:proofErr w:type="spellStart"/>
      <w:r w:rsidRPr="008640F5">
        <w:rPr>
          <w:sz w:val="18"/>
          <w:szCs w:val="16"/>
        </w:rPr>
        <w:t>අංක</w:t>
      </w:r>
      <w:proofErr w:type="spellEnd"/>
      <w:r w:rsidRPr="008640F5">
        <w:rPr>
          <w:sz w:val="18"/>
          <w:szCs w:val="16"/>
        </w:rPr>
        <w:t xml:space="preserve"> 45 </w:t>
      </w:r>
      <w:proofErr w:type="spellStart"/>
      <w:r w:rsidRPr="008640F5">
        <w:rPr>
          <w:sz w:val="18"/>
          <w:szCs w:val="16"/>
        </w:rPr>
        <w:t>දරන</w:t>
      </w:r>
      <w:proofErr w:type="spellEnd"/>
      <w:r w:rsidRPr="008640F5">
        <w:rPr>
          <w:sz w:val="18"/>
          <w:szCs w:val="16"/>
        </w:rPr>
        <w:t xml:space="preserve"> </w:t>
      </w:r>
      <w:proofErr w:type="spellStart"/>
      <w:r w:rsidRPr="008640F5">
        <w:rPr>
          <w:sz w:val="18"/>
          <w:szCs w:val="16"/>
        </w:rPr>
        <w:t>හවුල්</w:t>
      </w:r>
      <w:proofErr w:type="spellEnd"/>
      <w:r w:rsidRPr="008640F5">
        <w:rPr>
          <w:sz w:val="18"/>
          <w:szCs w:val="16"/>
        </w:rPr>
        <w:t xml:space="preserve"> </w:t>
      </w:r>
      <w:proofErr w:type="spellStart"/>
      <w:r w:rsidRPr="008640F5">
        <w:rPr>
          <w:sz w:val="18"/>
          <w:szCs w:val="16"/>
        </w:rPr>
        <w:t>ව්‍යාපාර</w:t>
      </w:r>
      <w:proofErr w:type="spellEnd"/>
      <w:r w:rsidRPr="008640F5">
        <w:rPr>
          <w:sz w:val="18"/>
          <w:szCs w:val="16"/>
        </w:rPr>
        <w:t xml:space="preserve"> </w:t>
      </w:r>
      <w:proofErr w:type="spellStart"/>
      <w:r w:rsidRPr="008640F5">
        <w:rPr>
          <w:sz w:val="18"/>
          <w:szCs w:val="16"/>
        </w:rPr>
        <w:t>පනතට</w:t>
      </w:r>
      <w:proofErr w:type="spellEnd"/>
      <w:r w:rsidRPr="008640F5">
        <w:rPr>
          <w:sz w:val="18"/>
          <w:szCs w:val="16"/>
        </w:rPr>
        <w:t xml:space="preserve"> </w:t>
      </w:r>
      <w:proofErr w:type="spellStart"/>
      <w:r w:rsidRPr="008640F5">
        <w:rPr>
          <w:sz w:val="18"/>
          <w:szCs w:val="16"/>
        </w:rPr>
        <w:t>අනුව</w:t>
      </w:r>
      <w:proofErr w:type="spellEnd"/>
      <w:r w:rsidRPr="008640F5">
        <w:rPr>
          <w:sz w:val="18"/>
          <w:szCs w:val="16"/>
        </w:rPr>
        <w:t xml:space="preserve">, </w:t>
      </w:r>
      <w:proofErr w:type="spellStart"/>
      <w:r w:rsidRPr="008640F5">
        <w:rPr>
          <w:sz w:val="18"/>
          <w:szCs w:val="16"/>
        </w:rPr>
        <w:t>පොදු</w:t>
      </w:r>
      <w:proofErr w:type="spellEnd"/>
      <w:r w:rsidRPr="008640F5">
        <w:rPr>
          <w:sz w:val="18"/>
          <w:szCs w:val="16"/>
        </w:rPr>
        <w:t xml:space="preserve"> </w:t>
      </w:r>
      <w:proofErr w:type="spellStart"/>
      <w:r w:rsidRPr="008640F5">
        <w:rPr>
          <w:sz w:val="18"/>
          <w:szCs w:val="16"/>
        </w:rPr>
        <w:t>අරමුණකින්</w:t>
      </w:r>
      <w:proofErr w:type="spellEnd"/>
      <w:r w:rsidRPr="008640F5">
        <w:rPr>
          <w:sz w:val="18"/>
          <w:szCs w:val="16"/>
        </w:rPr>
        <w:t xml:space="preserve"> </w:t>
      </w:r>
      <w:proofErr w:type="spellStart"/>
      <w:r w:rsidRPr="008640F5">
        <w:rPr>
          <w:sz w:val="18"/>
          <w:szCs w:val="16"/>
        </w:rPr>
        <w:t>යුතුව</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ලැබීමේ</w:t>
      </w:r>
      <w:proofErr w:type="spellEnd"/>
      <w:r w:rsidRPr="008640F5">
        <w:rPr>
          <w:sz w:val="18"/>
          <w:szCs w:val="16"/>
        </w:rPr>
        <w:t xml:space="preserve"> </w:t>
      </w:r>
      <w:proofErr w:type="spellStart"/>
      <w:r w:rsidRPr="008640F5">
        <w:rPr>
          <w:sz w:val="18"/>
          <w:szCs w:val="16"/>
        </w:rPr>
        <w:t>අභිප්‍රායෙන්</w:t>
      </w:r>
      <w:proofErr w:type="spellEnd"/>
      <w:r w:rsidRPr="008640F5">
        <w:rPr>
          <w:sz w:val="18"/>
          <w:szCs w:val="16"/>
        </w:rPr>
        <w:t xml:space="preserve"> </w:t>
      </w:r>
      <w:proofErr w:type="spellStart"/>
      <w:r w:rsidRPr="008640F5">
        <w:rPr>
          <w:sz w:val="18"/>
          <w:szCs w:val="16"/>
        </w:rPr>
        <w:t>පුද්ගලයින්</w:t>
      </w:r>
      <w:proofErr w:type="spellEnd"/>
      <w:r w:rsidRPr="008640F5">
        <w:rPr>
          <w:sz w:val="18"/>
          <w:szCs w:val="16"/>
        </w:rPr>
        <w:t xml:space="preserve"> </w:t>
      </w:r>
      <w:proofErr w:type="spellStart"/>
      <w:r w:rsidRPr="008640F5">
        <w:rPr>
          <w:sz w:val="18"/>
          <w:szCs w:val="16"/>
        </w:rPr>
        <w:t>දෙදෙනෙකු</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ඊට</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ගණනක්</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සබඳතාව</w:t>
      </w:r>
      <w:proofErr w:type="spellEnd"/>
      <w:r w:rsidRPr="008640F5">
        <w:rPr>
          <w:sz w:val="18"/>
          <w:szCs w:val="16"/>
        </w:rPr>
        <w:t xml:space="preserve"> </w:t>
      </w:r>
      <w:proofErr w:type="spellStart"/>
      <w:r w:rsidRPr="008640F5">
        <w:rPr>
          <w:sz w:val="18"/>
          <w:szCs w:val="16"/>
        </w:rPr>
        <w:t>හවුල්</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හඳුන්වයි</w:t>
      </w:r>
      <w:proofErr w:type="spellEnd"/>
      <w:r w:rsidRPr="008640F5">
        <w:rPr>
          <w:sz w:val="18"/>
          <w:szCs w:val="16"/>
        </w:rPr>
        <w:t xml:space="preserve">. </w:t>
      </w:r>
      <w:proofErr w:type="spellStart"/>
      <w:r w:rsidRPr="008640F5">
        <w:rPr>
          <w:sz w:val="18"/>
          <w:szCs w:val="16"/>
        </w:rPr>
        <w:t>මෙහිදී</w:t>
      </w:r>
      <w:proofErr w:type="spellEnd"/>
      <w:r w:rsidRPr="008640F5">
        <w:rPr>
          <w:sz w:val="18"/>
          <w:szCs w:val="16"/>
        </w:rPr>
        <w:t xml:space="preserve"> </w:t>
      </w:r>
      <w:proofErr w:type="spellStart"/>
      <w:r w:rsidRPr="008640F5">
        <w:rPr>
          <w:sz w:val="18"/>
          <w:szCs w:val="16"/>
        </w:rPr>
        <w:t>හවුල්කරුවන්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කරගන්නා</w:t>
      </w:r>
      <w:proofErr w:type="spellEnd"/>
      <w:r w:rsidRPr="008640F5">
        <w:rPr>
          <w:sz w:val="18"/>
          <w:szCs w:val="16"/>
        </w:rPr>
        <w:t xml:space="preserve"> </w:t>
      </w:r>
      <w:proofErr w:type="spellStart"/>
      <w:r w:rsidRPr="008640F5">
        <w:rPr>
          <w:sz w:val="18"/>
          <w:szCs w:val="16"/>
        </w:rPr>
        <w:t>ලිඛිත</w:t>
      </w:r>
      <w:proofErr w:type="spellEnd"/>
      <w:r w:rsidRPr="008640F5">
        <w:rPr>
          <w:sz w:val="18"/>
          <w:szCs w:val="16"/>
        </w:rPr>
        <w:t xml:space="preserve">, </w:t>
      </w:r>
      <w:proofErr w:type="spellStart"/>
      <w:r w:rsidRPr="008640F5">
        <w:rPr>
          <w:sz w:val="18"/>
          <w:szCs w:val="16"/>
        </w:rPr>
        <w:t>වාචික</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අඟවන</w:t>
      </w:r>
      <w:proofErr w:type="spellEnd"/>
      <w:r w:rsidRPr="008640F5">
        <w:rPr>
          <w:sz w:val="18"/>
          <w:szCs w:val="16"/>
        </w:rPr>
        <w:t xml:space="preserve"> </w:t>
      </w:r>
      <w:proofErr w:type="spellStart"/>
      <w:r w:rsidRPr="008640F5">
        <w:rPr>
          <w:sz w:val="18"/>
          <w:szCs w:val="16"/>
        </w:rPr>
        <w:t>ලද</w:t>
      </w:r>
      <w:proofErr w:type="spellEnd"/>
      <w:r w:rsidRPr="008640F5">
        <w:rPr>
          <w:sz w:val="18"/>
          <w:szCs w:val="16"/>
        </w:rPr>
        <w:t xml:space="preserve"> </w:t>
      </w:r>
      <w:proofErr w:type="spellStart"/>
      <w:r w:rsidRPr="008640F5">
        <w:rPr>
          <w:sz w:val="18"/>
          <w:szCs w:val="16"/>
        </w:rPr>
        <w:t>ගිවිසුම</w:t>
      </w:r>
      <w:proofErr w:type="spellEnd"/>
      <w:r w:rsidRPr="008640F5">
        <w:rPr>
          <w:sz w:val="18"/>
          <w:szCs w:val="16"/>
        </w:rPr>
        <w:t xml:space="preserve"> </w:t>
      </w:r>
      <w:proofErr w:type="spellStart"/>
      <w:r w:rsidRPr="008640F5">
        <w:rPr>
          <w:sz w:val="18"/>
          <w:szCs w:val="16"/>
        </w:rPr>
        <w:t>පදනම්</w:t>
      </w:r>
      <w:proofErr w:type="spellEnd"/>
      <w:r w:rsidRPr="008640F5">
        <w:rPr>
          <w:sz w:val="18"/>
          <w:szCs w:val="16"/>
        </w:rPr>
        <w:t xml:space="preserve"> </w:t>
      </w:r>
      <w:proofErr w:type="spellStart"/>
      <w:r w:rsidRPr="008640F5">
        <w:rPr>
          <w:sz w:val="18"/>
          <w:szCs w:val="16"/>
        </w:rPr>
        <w:t>කරගෙන</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කටයුතු</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ලබයි</w:t>
      </w:r>
      <w:proofErr w:type="spellEnd"/>
      <w:r w:rsidRPr="008640F5">
        <w:rPr>
          <w:sz w:val="18"/>
          <w:szCs w:val="16"/>
        </w:rPr>
        <w:t>.</w:t>
      </w:r>
    </w:p>
    <w:p w14:paraId="1D6747EE"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w:t>
      </w:r>
      <w:proofErr w:type="spellStart"/>
      <w:r w:rsidRPr="008640F5">
        <w:rPr>
          <w:i/>
          <w:sz w:val="18"/>
          <w:szCs w:val="16"/>
        </w:rPr>
        <w:t>හවුල්</w:t>
      </w:r>
      <w:proofErr w:type="spellEnd"/>
      <w:r w:rsidRPr="008640F5">
        <w:rPr>
          <w:i/>
          <w:sz w:val="18"/>
          <w:szCs w:val="16"/>
        </w:rPr>
        <w:t xml:space="preserve"> </w:t>
      </w:r>
      <w:proofErr w:type="spellStart"/>
      <w:r w:rsidRPr="008640F5">
        <w:rPr>
          <w:i/>
          <w:sz w:val="18"/>
          <w:szCs w:val="16"/>
        </w:rPr>
        <w:t>ව්‍යාපාර</w:t>
      </w:r>
      <w:proofErr w:type="spellEnd"/>
      <w:r w:rsidRPr="008640F5">
        <w:rPr>
          <w:i/>
          <w:sz w:val="18"/>
          <w:szCs w:val="16"/>
        </w:rPr>
        <w:t>]</w:t>
      </w:r>
    </w:p>
    <w:p w14:paraId="1E3F47CF" w14:textId="77777777" w:rsidR="00EA27FE" w:rsidRPr="008640F5" w:rsidRDefault="00000000">
      <w:pPr>
        <w:spacing w:after="240" w:line="360" w:lineRule="auto"/>
        <w:rPr>
          <w:sz w:val="18"/>
          <w:szCs w:val="16"/>
        </w:rPr>
      </w:pPr>
      <w:r w:rsidRPr="008640F5">
        <w:rPr>
          <w:b/>
          <w:sz w:val="18"/>
          <w:szCs w:val="16"/>
        </w:rPr>
        <w:t>Q13:</w:t>
      </w:r>
      <w:r w:rsidRPr="008640F5">
        <w:rPr>
          <w:sz w:val="18"/>
          <w:szCs w:val="16"/>
        </w:rPr>
        <w:t xml:space="preserve"> </w:t>
      </w:r>
      <w:proofErr w:type="spellStart"/>
      <w:r w:rsidRPr="008640F5">
        <w:rPr>
          <w:sz w:val="18"/>
          <w:szCs w:val="16"/>
        </w:rPr>
        <w:t>සංස්ථාපිත</w:t>
      </w:r>
      <w:proofErr w:type="spellEnd"/>
      <w:r w:rsidRPr="008640F5">
        <w:rPr>
          <w:sz w:val="18"/>
          <w:szCs w:val="16"/>
        </w:rPr>
        <w:t xml:space="preserve"> </w:t>
      </w:r>
      <w:proofErr w:type="spellStart"/>
      <w:r w:rsidRPr="008640F5">
        <w:rPr>
          <w:sz w:val="18"/>
          <w:szCs w:val="16"/>
        </w:rPr>
        <w:t>සමාගමක</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සීමිත</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යන්නෙන්</w:t>
      </w:r>
      <w:proofErr w:type="spellEnd"/>
      <w:r w:rsidRPr="008640F5">
        <w:rPr>
          <w:sz w:val="18"/>
          <w:szCs w:val="16"/>
        </w:rPr>
        <w:t xml:space="preserve"> </w:t>
      </w:r>
      <w:proofErr w:type="spellStart"/>
      <w:r w:rsidRPr="008640F5">
        <w:rPr>
          <w:sz w:val="18"/>
          <w:szCs w:val="16"/>
        </w:rPr>
        <w:t>අදහස්</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 xml:space="preserve"> </w:t>
      </w:r>
      <w:proofErr w:type="spellStart"/>
      <w:r w:rsidRPr="008640F5">
        <w:rPr>
          <w:sz w:val="18"/>
          <w:szCs w:val="16"/>
        </w:rPr>
        <w:t>කුමක්දැයි</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7CB29B93" w14:textId="77777777" w:rsidR="00EA27FE" w:rsidRPr="008640F5" w:rsidRDefault="00000000">
      <w:pPr>
        <w:spacing w:after="240" w:line="360" w:lineRule="auto"/>
        <w:rPr>
          <w:sz w:val="18"/>
          <w:szCs w:val="16"/>
        </w:rPr>
      </w:pPr>
      <w:r w:rsidRPr="008640F5">
        <w:rPr>
          <w:b/>
          <w:sz w:val="18"/>
          <w:szCs w:val="16"/>
        </w:rPr>
        <w:t>A13:</w:t>
      </w:r>
      <w:r w:rsidRPr="008640F5">
        <w:rPr>
          <w:sz w:val="18"/>
          <w:szCs w:val="16"/>
        </w:rPr>
        <w:t xml:space="preserve"> </w:t>
      </w:r>
      <w:proofErr w:type="spellStart"/>
      <w:r w:rsidRPr="008640F5">
        <w:rPr>
          <w:sz w:val="18"/>
          <w:szCs w:val="16"/>
        </w:rPr>
        <w:t>සංස්ථාපිත</w:t>
      </w:r>
      <w:proofErr w:type="spellEnd"/>
      <w:r w:rsidRPr="008640F5">
        <w:rPr>
          <w:sz w:val="18"/>
          <w:szCs w:val="16"/>
        </w:rPr>
        <w:t xml:space="preserve"> </w:t>
      </w:r>
      <w:proofErr w:type="spellStart"/>
      <w:r w:rsidRPr="008640F5">
        <w:rPr>
          <w:sz w:val="18"/>
          <w:szCs w:val="16"/>
        </w:rPr>
        <w:t>සමාගමක</w:t>
      </w:r>
      <w:proofErr w:type="spellEnd"/>
      <w:r w:rsidRPr="008640F5">
        <w:rPr>
          <w:sz w:val="18"/>
          <w:szCs w:val="16"/>
        </w:rPr>
        <w:t xml:space="preserve"> </w:t>
      </w:r>
      <w:proofErr w:type="spellStart"/>
      <w:r w:rsidRPr="008640F5">
        <w:rPr>
          <w:sz w:val="18"/>
          <w:szCs w:val="16"/>
        </w:rPr>
        <w:t>සීමිත</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සමාගම</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හෙයකින්</w:t>
      </w:r>
      <w:proofErr w:type="spellEnd"/>
      <w:r w:rsidRPr="008640F5">
        <w:rPr>
          <w:sz w:val="18"/>
          <w:szCs w:val="16"/>
        </w:rPr>
        <w:t xml:space="preserve"> </w:t>
      </w:r>
      <w:proofErr w:type="spellStart"/>
      <w:r w:rsidRPr="008640F5">
        <w:rPr>
          <w:sz w:val="18"/>
          <w:szCs w:val="16"/>
        </w:rPr>
        <w:t>ණය</w:t>
      </w:r>
      <w:proofErr w:type="spellEnd"/>
      <w:r w:rsidRPr="008640F5">
        <w:rPr>
          <w:sz w:val="18"/>
          <w:szCs w:val="16"/>
        </w:rPr>
        <w:t xml:space="preserve"> </w:t>
      </w:r>
      <w:proofErr w:type="spellStart"/>
      <w:r w:rsidRPr="008640F5">
        <w:rPr>
          <w:sz w:val="18"/>
          <w:szCs w:val="16"/>
        </w:rPr>
        <w:t>බරින්</w:t>
      </w:r>
      <w:proofErr w:type="spellEnd"/>
      <w:r w:rsidRPr="008640F5">
        <w:rPr>
          <w:sz w:val="18"/>
          <w:szCs w:val="16"/>
        </w:rPr>
        <w:t xml:space="preserve"> </w:t>
      </w:r>
      <w:proofErr w:type="spellStart"/>
      <w:r w:rsidRPr="008640F5">
        <w:rPr>
          <w:sz w:val="18"/>
          <w:szCs w:val="16"/>
        </w:rPr>
        <w:t>මිරිකී</w:t>
      </w:r>
      <w:proofErr w:type="spellEnd"/>
      <w:r w:rsidRPr="008640F5">
        <w:rPr>
          <w:sz w:val="18"/>
          <w:szCs w:val="16"/>
        </w:rPr>
        <w:t xml:space="preserve"> </w:t>
      </w:r>
      <w:proofErr w:type="spellStart"/>
      <w:r w:rsidRPr="008640F5">
        <w:rPr>
          <w:sz w:val="18"/>
          <w:szCs w:val="16"/>
        </w:rPr>
        <w:t>අවසන්</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විට</w:t>
      </w:r>
      <w:proofErr w:type="spellEnd"/>
      <w:r w:rsidRPr="008640F5">
        <w:rPr>
          <w:sz w:val="18"/>
          <w:szCs w:val="16"/>
        </w:rPr>
        <w:t xml:space="preserve">, </w:t>
      </w:r>
      <w:proofErr w:type="spellStart"/>
      <w:r w:rsidRPr="008640F5">
        <w:rPr>
          <w:sz w:val="18"/>
          <w:szCs w:val="16"/>
        </w:rPr>
        <w:t>එහි</w:t>
      </w:r>
      <w:proofErr w:type="spellEnd"/>
      <w:r w:rsidRPr="008640F5">
        <w:rPr>
          <w:sz w:val="18"/>
          <w:szCs w:val="16"/>
        </w:rPr>
        <w:t xml:space="preserve"> </w:t>
      </w:r>
      <w:proofErr w:type="spellStart"/>
      <w:r w:rsidRPr="008640F5">
        <w:rPr>
          <w:sz w:val="18"/>
          <w:szCs w:val="16"/>
        </w:rPr>
        <w:t>කොටස්කරුවන්ගේ</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ඔවුන්</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මිලදී</w:t>
      </w:r>
      <w:proofErr w:type="spellEnd"/>
      <w:r w:rsidRPr="008640F5">
        <w:rPr>
          <w:sz w:val="18"/>
          <w:szCs w:val="16"/>
        </w:rPr>
        <w:t xml:space="preserve"> </w:t>
      </w:r>
      <w:proofErr w:type="spellStart"/>
      <w:r w:rsidRPr="008640F5">
        <w:rPr>
          <w:sz w:val="18"/>
          <w:szCs w:val="16"/>
        </w:rPr>
        <w:t>ගෙන</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කොටස්වල</w:t>
      </w:r>
      <w:proofErr w:type="spellEnd"/>
      <w:r w:rsidRPr="008640F5">
        <w:rPr>
          <w:sz w:val="18"/>
          <w:szCs w:val="16"/>
        </w:rPr>
        <w:t xml:space="preserve"> </w:t>
      </w:r>
      <w:proofErr w:type="spellStart"/>
      <w:r w:rsidRPr="008640F5">
        <w:rPr>
          <w:sz w:val="18"/>
          <w:szCs w:val="16"/>
        </w:rPr>
        <w:t>නොගෙවූ</w:t>
      </w:r>
      <w:proofErr w:type="spellEnd"/>
      <w:r w:rsidRPr="008640F5">
        <w:rPr>
          <w:sz w:val="18"/>
          <w:szCs w:val="16"/>
        </w:rPr>
        <w:t xml:space="preserve"> </w:t>
      </w:r>
      <w:proofErr w:type="spellStart"/>
      <w:r w:rsidRPr="008640F5">
        <w:rPr>
          <w:sz w:val="18"/>
          <w:szCs w:val="16"/>
        </w:rPr>
        <w:t>නාමික</w:t>
      </w:r>
      <w:proofErr w:type="spellEnd"/>
      <w:r w:rsidRPr="008640F5">
        <w:rPr>
          <w:sz w:val="18"/>
          <w:szCs w:val="16"/>
        </w:rPr>
        <w:t xml:space="preserve"> </w:t>
      </w:r>
      <w:proofErr w:type="spellStart"/>
      <w:r w:rsidRPr="008640F5">
        <w:rPr>
          <w:sz w:val="18"/>
          <w:szCs w:val="16"/>
        </w:rPr>
        <w:t>අගයට</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ඇප</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මුදලට</w:t>
      </w:r>
      <w:proofErr w:type="spellEnd"/>
      <w:r w:rsidRPr="008640F5">
        <w:rPr>
          <w:sz w:val="18"/>
          <w:szCs w:val="16"/>
        </w:rPr>
        <w:t xml:space="preserve"> </w:t>
      </w:r>
      <w:proofErr w:type="spellStart"/>
      <w:r w:rsidRPr="008640F5">
        <w:rPr>
          <w:sz w:val="18"/>
          <w:szCs w:val="16"/>
        </w:rPr>
        <w:t>පමණක්</w:t>
      </w:r>
      <w:proofErr w:type="spellEnd"/>
      <w:r w:rsidRPr="008640F5">
        <w:rPr>
          <w:sz w:val="18"/>
          <w:szCs w:val="16"/>
        </w:rPr>
        <w:t xml:space="preserve"> </w:t>
      </w:r>
      <w:proofErr w:type="spellStart"/>
      <w:r w:rsidRPr="008640F5">
        <w:rPr>
          <w:sz w:val="18"/>
          <w:szCs w:val="16"/>
        </w:rPr>
        <w:t>සීමා</w:t>
      </w:r>
      <w:proofErr w:type="spellEnd"/>
      <w:r w:rsidRPr="008640F5">
        <w:rPr>
          <w:sz w:val="18"/>
          <w:szCs w:val="16"/>
        </w:rPr>
        <w:t xml:space="preserve"> </w:t>
      </w:r>
      <w:proofErr w:type="spellStart"/>
      <w:r w:rsidRPr="008640F5">
        <w:rPr>
          <w:sz w:val="18"/>
          <w:szCs w:val="16"/>
        </w:rPr>
        <w:t>වීමයි</w:t>
      </w:r>
      <w:proofErr w:type="spellEnd"/>
      <w:r w:rsidRPr="008640F5">
        <w:rPr>
          <w:sz w:val="18"/>
          <w:szCs w:val="16"/>
        </w:rPr>
        <w:t xml:space="preserve">. </w:t>
      </w:r>
      <w:proofErr w:type="spellStart"/>
      <w:r w:rsidRPr="008640F5">
        <w:rPr>
          <w:sz w:val="18"/>
          <w:szCs w:val="16"/>
        </w:rPr>
        <w:t>සමාගමේ</w:t>
      </w:r>
      <w:proofErr w:type="spellEnd"/>
      <w:r w:rsidRPr="008640F5">
        <w:rPr>
          <w:sz w:val="18"/>
          <w:szCs w:val="16"/>
        </w:rPr>
        <w:t xml:space="preserve"> </w:t>
      </w:r>
      <w:proofErr w:type="spellStart"/>
      <w:r w:rsidRPr="008640F5">
        <w:rPr>
          <w:sz w:val="18"/>
          <w:szCs w:val="16"/>
        </w:rPr>
        <w:t>ණය</w:t>
      </w:r>
      <w:proofErr w:type="spellEnd"/>
      <w:r w:rsidRPr="008640F5">
        <w:rPr>
          <w:sz w:val="18"/>
          <w:szCs w:val="16"/>
        </w:rPr>
        <w:t xml:space="preserve"> </w:t>
      </w:r>
      <w:proofErr w:type="spellStart"/>
      <w:r w:rsidRPr="008640F5">
        <w:rPr>
          <w:sz w:val="18"/>
          <w:szCs w:val="16"/>
        </w:rPr>
        <w:t>පියවීම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කොටස්කරුවන්ගේ</w:t>
      </w:r>
      <w:proofErr w:type="spellEnd"/>
      <w:r w:rsidRPr="008640F5">
        <w:rPr>
          <w:sz w:val="18"/>
          <w:szCs w:val="16"/>
        </w:rPr>
        <w:t xml:space="preserve"> </w:t>
      </w:r>
      <w:proofErr w:type="spellStart"/>
      <w:r w:rsidRPr="008640F5">
        <w:rPr>
          <w:sz w:val="18"/>
          <w:szCs w:val="16"/>
        </w:rPr>
        <w:t>පෞද්ගලික</w:t>
      </w:r>
      <w:proofErr w:type="spellEnd"/>
      <w:r w:rsidRPr="008640F5">
        <w:rPr>
          <w:sz w:val="18"/>
          <w:szCs w:val="16"/>
        </w:rPr>
        <w:t xml:space="preserve"> </w:t>
      </w:r>
      <w:proofErr w:type="spellStart"/>
      <w:r w:rsidRPr="008640F5">
        <w:rPr>
          <w:sz w:val="18"/>
          <w:szCs w:val="16"/>
        </w:rPr>
        <w:t>දේපළ</w:t>
      </w:r>
      <w:proofErr w:type="spellEnd"/>
      <w:r w:rsidRPr="008640F5">
        <w:rPr>
          <w:sz w:val="18"/>
          <w:szCs w:val="16"/>
        </w:rPr>
        <w:t xml:space="preserve"> </w:t>
      </w:r>
      <w:proofErr w:type="spellStart"/>
      <w:r w:rsidRPr="008640F5">
        <w:rPr>
          <w:sz w:val="18"/>
          <w:szCs w:val="16"/>
        </w:rPr>
        <w:t>කැප</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w:t>
      </w:r>
    </w:p>
    <w:p w14:paraId="6B074C43"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සංස්ථාපිත</w:t>
      </w:r>
      <w:proofErr w:type="spellEnd"/>
      <w:r w:rsidRPr="008640F5">
        <w:rPr>
          <w:i/>
          <w:sz w:val="18"/>
          <w:szCs w:val="16"/>
        </w:rPr>
        <w:t xml:space="preserve"> </w:t>
      </w:r>
      <w:proofErr w:type="spellStart"/>
      <w:r w:rsidRPr="008640F5">
        <w:rPr>
          <w:i/>
          <w:sz w:val="18"/>
          <w:szCs w:val="16"/>
        </w:rPr>
        <w:t>සමාගම්</w:t>
      </w:r>
      <w:proofErr w:type="spellEnd"/>
      <w:r w:rsidRPr="008640F5">
        <w:rPr>
          <w:i/>
          <w:sz w:val="18"/>
          <w:szCs w:val="16"/>
        </w:rPr>
        <w:t>]</w:t>
      </w:r>
    </w:p>
    <w:p w14:paraId="12059BE8" w14:textId="77777777" w:rsidR="00EA27FE" w:rsidRPr="008640F5" w:rsidRDefault="00000000">
      <w:pPr>
        <w:spacing w:after="240" w:line="360" w:lineRule="auto"/>
        <w:rPr>
          <w:sz w:val="18"/>
          <w:szCs w:val="16"/>
        </w:rPr>
      </w:pPr>
      <w:r w:rsidRPr="008640F5">
        <w:rPr>
          <w:b/>
          <w:sz w:val="18"/>
          <w:szCs w:val="16"/>
        </w:rPr>
        <w:t>Q14:</w:t>
      </w:r>
      <w:r w:rsidRPr="008640F5">
        <w:rPr>
          <w:sz w:val="18"/>
          <w:szCs w:val="16"/>
        </w:rPr>
        <w:t xml:space="preserve"> </w:t>
      </w:r>
      <w:proofErr w:type="spellStart"/>
      <w:r w:rsidRPr="008640F5">
        <w:rPr>
          <w:sz w:val="18"/>
          <w:szCs w:val="16"/>
        </w:rPr>
        <w:t>සමුපකාර</w:t>
      </w:r>
      <w:proofErr w:type="spellEnd"/>
      <w:r w:rsidRPr="008640F5">
        <w:rPr>
          <w:sz w:val="18"/>
          <w:szCs w:val="16"/>
        </w:rPr>
        <w:t xml:space="preserve"> </w:t>
      </w:r>
      <w:proofErr w:type="spellStart"/>
      <w:r w:rsidRPr="008640F5">
        <w:rPr>
          <w:sz w:val="18"/>
          <w:szCs w:val="16"/>
        </w:rPr>
        <w:t>සමිතියක</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මූලධර්ම</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ලක්ෂණ</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විස්තර</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7C3AC69B" w14:textId="77777777" w:rsidR="00EA27FE" w:rsidRPr="008640F5" w:rsidRDefault="00000000">
      <w:pPr>
        <w:spacing w:after="240" w:line="360" w:lineRule="auto"/>
        <w:rPr>
          <w:sz w:val="18"/>
          <w:szCs w:val="16"/>
        </w:rPr>
      </w:pPr>
      <w:r w:rsidRPr="008640F5">
        <w:rPr>
          <w:b/>
          <w:sz w:val="18"/>
          <w:szCs w:val="16"/>
        </w:rPr>
        <w:lastRenderedPageBreak/>
        <w:t>A14:</w:t>
      </w:r>
      <w:r w:rsidRPr="008640F5">
        <w:rPr>
          <w:sz w:val="18"/>
          <w:szCs w:val="16"/>
        </w:rPr>
        <w:t xml:space="preserve"> </w:t>
      </w:r>
      <w:proofErr w:type="spellStart"/>
      <w:r w:rsidRPr="008640F5">
        <w:rPr>
          <w:sz w:val="18"/>
          <w:szCs w:val="16"/>
        </w:rPr>
        <w:t>සමුපකාර</w:t>
      </w:r>
      <w:proofErr w:type="spellEnd"/>
      <w:r w:rsidRPr="008640F5">
        <w:rPr>
          <w:sz w:val="18"/>
          <w:szCs w:val="16"/>
        </w:rPr>
        <w:t xml:space="preserve"> </w:t>
      </w:r>
      <w:proofErr w:type="spellStart"/>
      <w:r w:rsidRPr="008640F5">
        <w:rPr>
          <w:sz w:val="18"/>
          <w:szCs w:val="16"/>
        </w:rPr>
        <w:t>සමිතියක</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ලක්ෂණ</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1. </w:t>
      </w:r>
      <w:proofErr w:type="spellStart"/>
      <w:r w:rsidRPr="008640F5">
        <w:rPr>
          <w:sz w:val="18"/>
          <w:szCs w:val="16"/>
        </w:rPr>
        <w:t>සාමාජික</w:t>
      </w:r>
      <w:proofErr w:type="spellEnd"/>
      <w:r w:rsidRPr="008640F5">
        <w:rPr>
          <w:sz w:val="18"/>
          <w:szCs w:val="16"/>
        </w:rPr>
        <w:t xml:space="preserve"> </w:t>
      </w:r>
      <w:proofErr w:type="spellStart"/>
      <w:r w:rsidRPr="008640F5">
        <w:rPr>
          <w:sz w:val="18"/>
          <w:szCs w:val="16"/>
        </w:rPr>
        <w:t>අභිවෘද්ධිය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පොදු</w:t>
      </w:r>
      <w:proofErr w:type="spellEnd"/>
      <w:r w:rsidRPr="008640F5">
        <w:rPr>
          <w:sz w:val="18"/>
          <w:szCs w:val="16"/>
        </w:rPr>
        <w:t xml:space="preserve"> </w:t>
      </w:r>
      <w:proofErr w:type="spellStart"/>
      <w:r w:rsidRPr="008640F5">
        <w:rPr>
          <w:sz w:val="18"/>
          <w:szCs w:val="16"/>
        </w:rPr>
        <w:t>යහපත</w:t>
      </w:r>
      <w:proofErr w:type="spellEnd"/>
      <w:r w:rsidRPr="008640F5">
        <w:rPr>
          <w:sz w:val="18"/>
          <w:szCs w:val="16"/>
        </w:rPr>
        <w:t xml:space="preserve"> </w:t>
      </w:r>
      <w:proofErr w:type="spellStart"/>
      <w:r w:rsidRPr="008640F5">
        <w:rPr>
          <w:sz w:val="18"/>
          <w:szCs w:val="16"/>
        </w:rPr>
        <w:t>අරමුණු</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 </w:t>
      </w:r>
      <w:proofErr w:type="spellStart"/>
      <w:r w:rsidRPr="008640F5">
        <w:rPr>
          <w:sz w:val="18"/>
          <w:szCs w:val="16"/>
        </w:rPr>
        <w:t>මෙහි</w:t>
      </w:r>
      <w:proofErr w:type="spellEnd"/>
      <w:r w:rsidRPr="008640F5">
        <w:rPr>
          <w:sz w:val="18"/>
          <w:szCs w:val="16"/>
        </w:rPr>
        <w:t xml:space="preserve"> </w:t>
      </w:r>
      <w:proofErr w:type="spellStart"/>
      <w:r w:rsidRPr="008640F5">
        <w:rPr>
          <w:sz w:val="18"/>
          <w:szCs w:val="16"/>
        </w:rPr>
        <w:t>මූලික</w:t>
      </w:r>
      <w:proofErr w:type="spellEnd"/>
      <w:r w:rsidRPr="008640F5">
        <w:rPr>
          <w:sz w:val="18"/>
          <w:szCs w:val="16"/>
        </w:rPr>
        <w:t xml:space="preserve"> </w:t>
      </w:r>
      <w:proofErr w:type="spellStart"/>
      <w:r w:rsidRPr="008640F5">
        <w:rPr>
          <w:sz w:val="18"/>
          <w:szCs w:val="16"/>
        </w:rPr>
        <w:t>අරමුණ</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ලැබීම</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සාමාජිකයින්ගේ</w:t>
      </w:r>
      <w:proofErr w:type="spellEnd"/>
      <w:r w:rsidRPr="008640F5">
        <w:rPr>
          <w:sz w:val="18"/>
          <w:szCs w:val="16"/>
        </w:rPr>
        <w:t xml:space="preserve"> </w:t>
      </w:r>
      <w:proofErr w:type="spellStart"/>
      <w:r w:rsidRPr="008640F5">
        <w:rPr>
          <w:sz w:val="18"/>
          <w:szCs w:val="16"/>
        </w:rPr>
        <w:t>සුබසාධනයයි</w:t>
      </w:r>
      <w:proofErr w:type="spellEnd"/>
      <w:r w:rsidRPr="008640F5">
        <w:rPr>
          <w:sz w:val="18"/>
          <w:szCs w:val="16"/>
        </w:rPr>
        <w:t xml:space="preserve">. 2. </w:t>
      </w:r>
      <w:proofErr w:type="spellStart"/>
      <w:r w:rsidRPr="008640F5">
        <w:rPr>
          <w:sz w:val="18"/>
          <w:szCs w:val="16"/>
        </w:rPr>
        <w:t>ප්‍රජාතන්ත්‍රවාදී</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 '</w:t>
      </w:r>
      <w:proofErr w:type="spellStart"/>
      <w:r w:rsidRPr="008640F5">
        <w:rPr>
          <w:sz w:val="18"/>
          <w:szCs w:val="16"/>
        </w:rPr>
        <w:t>එක්</w:t>
      </w:r>
      <w:proofErr w:type="spellEnd"/>
      <w:r w:rsidRPr="008640F5">
        <w:rPr>
          <w:sz w:val="18"/>
          <w:szCs w:val="16"/>
        </w:rPr>
        <w:t xml:space="preserve"> </w:t>
      </w:r>
      <w:proofErr w:type="spellStart"/>
      <w:r w:rsidRPr="008640F5">
        <w:rPr>
          <w:sz w:val="18"/>
          <w:szCs w:val="16"/>
        </w:rPr>
        <w:t>සාමාජිකයෙකුට</w:t>
      </w:r>
      <w:proofErr w:type="spellEnd"/>
      <w:r w:rsidRPr="008640F5">
        <w:rPr>
          <w:sz w:val="18"/>
          <w:szCs w:val="16"/>
        </w:rPr>
        <w:t xml:space="preserve"> </w:t>
      </w:r>
      <w:proofErr w:type="spellStart"/>
      <w:r w:rsidRPr="008640F5">
        <w:rPr>
          <w:sz w:val="18"/>
          <w:szCs w:val="16"/>
        </w:rPr>
        <w:t>එක්</w:t>
      </w:r>
      <w:proofErr w:type="spellEnd"/>
      <w:r w:rsidRPr="008640F5">
        <w:rPr>
          <w:sz w:val="18"/>
          <w:szCs w:val="16"/>
        </w:rPr>
        <w:t xml:space="preserve"> </w:t>
      </w:r>
      <w:proofErr w:type="spellStart"/>
      <w:r w:rsidRPr="008640F5">
        <w:rPr>
          <w:sz w:val="18"/>
          <w:szCs w:val="16"/>
        </w:rPr>
        <w:t>ඡන්දයක්</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මූලධර්මය</w:t>
      </w:r>
      <w:proofErr w:type="spellEnd"/>
      <w:r w:rsidRPr="008640F5">
        <w:rPr>
          <w:sz w:val="18"/>
          <w:szCs w:val="16"/>
        </w:rPr>
        <w:t xml:space="preserve"> </w:t>
      </w:r>
      <w:proofErr w:type="spellStart"/>
      <w:r w:rsidRPr="008640F5">
        <w:rPr>
          <w:sz w:val="18"/>
          <w:szCs w:val="16"/>
        </w:rPr>
        <w:t>මත</w:t>
      </w:r>
      <w:proofErr w:type="spellEnd"/>
      <w:r w:rsidRPr="008640F5">
        <w:rPr>
          <w:sz w:val="18"/>
          <w:szCs w:val="16"/>
        </w:rPr>
        <w:t xml:space="preserve"> </w:t>
      </w:r>
      <w:proofErr w:type="spellStart"/>
      <w:r w:rsidRPr="008640F5">
        <w:rPr>
          <w:sz w:val="18"/>
          <w:szCs w:val="16"/>
        </w:rPr>
        <w:t>පදනම්ව</w:t>
      </w:r>
      <w:proofErr w:type="spellEnd"/>
      <w:r w:rsidRPr="008640F5">
        <w:rPr>
          <w:sz w:val="18"/>
          <w:szCs w:val="16"/>
        </w:rPr>
        <w:t xml:space="preserve"> </w:t>
      </w:r>
      <w:proofErr w:type="spellStart"/>
      <w:r w:rsidRPr="008640F5">
        <w:rPr>
          <w:sz w:val="18"/>
          <w:szCs w:val="16"/>
        </w:rPr>
        <w:t>යොදවා</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ප්‍රාග්ධන</w:t>
      </w:r>
      <w:proofErr w:type="spellEnd"/>
      <w:r w:rsidRPr="008640F5">
        <w:rPr>
          <w:sz w:val="18"/>
          <w:szCs w:val="16"/>
        </w:rPr>
        <w:t xml:space="preserve"> </w:t>
      </w:r>
      <w:proofErr w:type="spellStart"/>
      <w:r w:rsidRPr="008640F5">
        <w:rPr>
          <w:sz w:val="18"/>
          <w:szCs w:val="16"/>
        </w:rPr>
        <w:t>ප්‍රමාණය</w:t>
      </w:r>
      <w:proofErr w:type="spellEnd"/>
      <w:r w:rsidRPr="008640F5">
        <w:rPr>
          <w:sz w:val="18"/>
          <w:szCs w:val="16"/>
        </w:rPr>
        <w:t xml:space="preserve"> </w:t>
      </w:r>
      <w:proofErr w:type="spellStart"/>
      <w:r w:rsidRPr="008640F5">
        <w:rPr>
          <w:sz w:val="18"/>
          <w:szCs w:val="16"/>
        </w:rPr>
        <w:t>නොසලකා</w:t>
      </w:r>
      <w:proofErr w:type="spellEnd"/>
      <w:r w:rsidRPr="008640F5">
        <w:rPr>
          <w:sz w:val="18"/>
          <w:szCs w:val="16"/>
        </w:rPr>
        <w:t xml:space="preserve"> </w:t>
      </w:r>
      <w:proofErr w:type="spellStart"/>
      <w:r w:rsidRPr="008640F5">
        <w:rPr>
          <w:sz w:val="18"/>
          <w:szCs w:val="16"/>
        </w:rPr>
        <w:t>සියලු</w:t>
      </w:r>
      <w:proofErr w:type="spellEnd"/>
      <w:r w:rsidRPr="008640F5">
        <w:rPr>
          <w:sz w:val="18"/>
          <w:szCs w:val="16"/>
        </w:rPr>
        <w:t xml:space="preserve"> </w:t>
      </w:r>
      <w:proofErr w:type="spellStart"/>
      <w:r w:rsidRPr="008640F5">
        <w:rPr>
          <w:sz w:val="18"/>
          <w:szCs w:val="16"/>
        </w:rPr>
        <w:t>සාමාජිකයින්ට</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සමාන</w:t>
      </w:r>
      <w:proofErr w:type="spellEnd"/>
      <w:r w:rsidRPr="008640F5">
        <w:rPr>
          <w:sz w:val="18"/>
          <w:szCs w:val="16"/>
        </w:rPr>
        <w:t xml:space="preserve"> </w:t>
      </w:r>
      <w:proofErr w:type="spellStart"/>
      <w:r w:rsidRPr="008640F5">
        <w:rPr>
          <w:sz w:val="18"/>
          <w:szCs w:val="16"/>
        </w:rPr>
        <w:t>අයිතිය</w:t>
      </w:r>
      <w:proofErr w:type="spellEnd"/>
      <w:r w:rsidRPr="008640F5">
        <w:rPr>
          <w:sz w:val="18"/>
          <w:szCs w:val="16"/>
        </w:rPr>
        <w:t xml:space="preserve"> </w:t>
      </w:r>
      <w:proofErr w:type="spellStart"/>
      <w:r w:rsidRPr="008640F5">
        <w:rPr>
          <w:sz w:val="18"/>
          <w:szCs w:val="16"/>
        </w:rPr>
        <w:t>හිමි</w:t>
      </w:r>
      <w:proofErr w:type="spellEnd"/>
      <w:r w:rsidRPr="008640F5">
        <w:rPr>
          <w:sz w:val="18"/>
          <w:szCs w:val="16"/>
        </w:rPr>
        <w:t xml:space="preserve"> </w:t>
      </w:r>
      <w:proofErr w:type="spellStart"/>
      <w:r w:rsidRPr="008640F5">
        <w:rPr>
          <w:sz w:val="18"/>
          <w:szCs w:val="16"/>
        </w:rPr>
        <w:t>වීමයි</w:t>
      </w:r>
      <w:proofErr w:type="spellEnd"/>
      <w:r w:rsidRPr="008640F5">
        <w:rPr>
          <w:sz w:val="18"/>
          <w:szCs w:val="16"/>
        </w:rPr>
        <w:t>.</w:t>
      </w:r>
    </w:p>
    <w:p w14:paraId="75E21267"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සමුපකාර</w:t>
      </w:r>
      <w:proofErr w:type="spellEnd"/>
      <w:r w:rsidRPr="008640F5">
        <w:rPr>
          <w:i/>
          <w:sz w:val="18"/>
          <w:szCs w:val="16"/>
        </w:rPr>
        <w:t xml:space="preserve"> </w:t>
      </w:r>
      <w:proofErr w:type="spellStart"/>
      <w:r w:rsidRPr="008640F5">
        <w:rPr>
          <w:i/>
          <w:sz w:val="18"/>
          <w:szCs w:val="16"/>
        </w:rPr>
        <w:t>සමිති</w:t>
      </w:r>
      <w:proofErr w:type="spellEnd"/>
      <w:r w:rsidRPr="008640F5">
        <w:rPr>
          <w:i/>
          <w:sz w:val="18"/>
          <w:szCs w:val="16"/>
        </w:rPr>
        <w:t>]</w:t>
      </w:r>
    </w:p>
    <w:p w14:paraId="7CE90169" w14:textId="77777777" w:rsidR="00EA27FE" w:rsidRPr="008640F5" w:rsidRDefault="00000000">
      <w:pPr>
        <w:spacing w:after="240" w:line="360" w:lineRule="auto"/>
        <w:rPr>
          <w:sz w:val="18"/>
          <w:szCs w:val="16"/>
        </w:rPr>
      </w:pPr>
      <w:r w:rsidRPr="008640F5">
        <w:rPr>
          <w:b/>
          <w:sz w:val="18"/>
          <w:szCs w:val="16"/>
        </w:rPr>
        <w:t>Q15:</w:t>
      </w:r>
      <w:r w:rsidRPr="008640F5">
        <w:rPr>
          <w:sz w:val="18"/>
          <w:szCs w:val="16"/>
        </w:rPr>
        <w:t xml:space="preserve"> </w:t>
      </w:r>
      <w:proofErr w:type="spellStart"/>
      <w:r w:rsidRPr="008640F5">
        <w:rPr>
          <w:sz w:val="18"/>
          <w:szCs w:val="16"/>
        </w:rPr>
        <w:t>රාජ්‍ය</w:t>
      </w:r>
      <w:proofErr w:type="spellEnd"/>
      <w:r w:rsidRPr="008640F5">
        <w:rPr>
          <w:sz w:val="18"/>
          <w:szCs w:val="16"/>
        </w:rPr>
        <w:t xml:space="preserve"> </w:t>
      </w:r>
      <w:proofErr w:type="spellStart"/>
      <w:r w:rsidRPr="008640F5">
        <w:rPr>
          <w:sz w:val="18"/>
          <w:szCs w:val="16"/>
        </w:rPr>
        <w:t>සංස්ථා</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රජයේ</w:t>
      </w:r>
      <w:proofErr w:type="spellEnd"/>
      <w:r w:rsidRPr="008640F5">
        <w:rPr>
          <w:sz w:val="18"/>
          <w:szCs w:val="16"/>
        </w:rPr>
        <w:t xml:space="preserve"> </w:t>
      </w:r>
      <w:proofErr w:type="spellStart"/>
      <w:r w:rsidRPr="008640F5">
        <w:rPr>
          <w:sz w:val="18"/>
          <w:szCs w:val="16"/>
        </w:rPr>
        <w:t>දෙපාර්තමේන්තු</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වෙනස්කම්</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11E80D10" w14:textId="77777777" w:rsidR="00EA27FE" w:rsidRPr="008640F5" w:rsidRDefault="00000000">
      <w:pPr>
        <w:spacing w:after="240" w:line="360" w:lineRule="auto"/>
        <w:rPr>
          <w:sz w:val="18"/>
          <w:szCs w:val="16"/>
        </w:rPr>
      </w:pPr>
      <w:r w:rsidRPr="008640F5">
        <w:rPr>
          <w:b/>
          <w:sz w:val="18"/>
          <w:szCs w:val="16"/>
        </w:rPr>
        <w:t>A15:</w:t>
      </w:r>
      <w:r w:rsidRPr="008640F5">
        <w:rPr>
          <w:sz w:val="18"/>
          <w:szCs w:val="16"/>
        </w:rPr>
        <w:t xml:space="preserve"> </w:t>
      </w:r>
      <w:proofErr w:type="spellStart"/>
      <w:r w:rsidRPr="008640F5">
        <w:rPr>
          <w:sz w:val="18"/>
          <w:szCs w:val="16"/>
        </w:rPr>
        <w:t>රාජ්‍ය</w:t>
      </w:r>
      <w:proofErr w:type="spellEnd"/>
      <w:r w:rsidRPr="008640F5">
        <w:rPr>
          <w:sz w:val="18"/>
          <w:szCs w:val="16"/>
        </w:rPr>
        <w:t xml:space="preserve"> </w:t>
      </w:r>
      <w:proofErr w:type="spellStart"/>
      <w:r w:rsidRPr="008640F5">
        <w:rPr>
          <w:sz w:val="18"/>
          <w:szCs w:val="16"/>
        </w:rPr>
        <w:t>සංස්ථා</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රජයේ</w:t>
      </w:r>
      <w:proofErr w:type="spellEnd"/>
      <w:r w:rsidRPr="008640F5">
        <w:rPr>
          <w:sz w:val="18"/>
          <w:szCs w:val="16"/>
        </w:rPr>
        <w:t xml:space="preserve"> </w:t>
      </w:r>
      <w:proofErr w:type="spellStart"/>
      <w:r w:rsidRPr="008640F5">
        <w:rPr>
          <w:sz w:val="18"/>
          <w:szCs w:val="16"/>
        </w:rPr>
        <w:t>දෙපාර්තමේන්තු</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වෙනස්කම්</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1. </w:t>
      </w:r>
      <w:proofErr w:type="spellStart"/>
      <w:r w:rsidRPr="008640F5">
        <w:rPr>
          <w:sz w:val="18"/>
          <w:szCs w:val="16"/>
        </w:rPr>
        <w:t>නීතිමය</w:t>
      </w:r>
      <w:proofErr w:type="spellEnd"/>
      <w:r w:rsidRPr="008640F5">
        <w:rPr>
          <w:sz w:val="18"/>
          <w:szCs w:val="16"/>
        </w:rPr>
        <w:t xml:space="preserve"> </w:t>
      </w:r>
      <w:proofErr w:type="spellStart"/>
      <w:r w:rsidRPr="008640F5">
        <w:rPr>
          <w:sz w:val="18"/>
          <w:szCs w:val="16"/>
        </w:rPr>
        <w:t>පුද්ගල</w:t>
      </w:r>
      <w:proofErr w:type="spellEnd"/>
      <w:r w:rsidRPr="008640F5">
        <w:rPr>
          <w:sz w:val="18"/>
          <w:szCs w:val="16"/>
        </w:rPr>
        <w:t xml:space="preserve"> </w:t>
      </w:r>
      <w:proofErr w:type="spellStart"/>
      <w:r w:rsidRPr="008640F5">
        <w:rPr>
          <w:sz w:val="18"/>
          <w:szCs w:val="16"/>
        </w:rPr>
        <w:t>භාවය</w:t>
      </w:r>
      <w:proofErr w:type="spellEnd"/>
      <w:r w:rsidRPr="008640F5">
        <w:rPr>
          <w:sz w:val="18"/>
          <w:szCs w:val="16"/>
        </w:rPr>
        <w:t xml:space="preserve"> - </w:t>
      </w:r>
      <w:proofErr w:type="spellStart"/>
      <w:r w:rsidRPr="008640F5">
        <w:rPr>
          <w:sz w:val="18"/>
          <w:szCs w:val="16"/>
        </w:rPr>
        <w:t>රාජ්‍ය</w:t>
      </w:r>
      <w:proofErr w:type="spellEnd"/>
      <w:r w:rsidRPr="008640F5">
        <w:rPr>
          <w:sz w:val="18"/>
          <w:szCs w:val="16"/>
        </w:rPr>
        <w:t xml:space="preserve"> </w:t>
      </w:r>
      <w:proofErr w:type="spellStart"/>
      <w:r w:rsidRPr="008640F5">
        <w:rPr>
          <w:sz w:val="18"/>
          <w:szCs w:val="16"/>
        </w:rPr>
        <w:t>සංස්ථා</w:t>
      </w:r>
      <w:proofErr w:type="spellEnd"/>
      <w:r w:rsidRPr="008640F5">
        <w:rPr>
          <w:sz w:val="18"/>
          <w:szCs w:val="16"/>
        </w:rPr>
        <w:t xml:space="preserve"> </w:t>
      </w:r>
      <w:proofErr w:type="spellStart"/>
      <w:r w:rsidRPr="008640F5">
        <w:rPr>
          <w:sz w:val="18"/>
          <w:szCs w:val="16"/>
        </w:rPr>
        <w:t>විශේෂ</w:t>
      </w:r>
      <w:proofErr w:type="spellEnd"/>
      <w:r w:rsidRPr="008640F5">
        <w:rPr>
          <w:sz w:val="18"/>
          <w:szCs w:val="16"/>
        </w:rPr>
        <w:t xml:space="preserve"> </w:t>
      </w:r>
      <w:proofErr w:type="spellStart"/>
      <w:r w:rsidRPr="008640F5">
        <w:rPr>
          <w:sz w:val="18"/>
          <w:szCs w:val="16"/>
        </w:rPr>
        <w:t>පාර්ලිමේන්තු</w:t>
      </w:r>
      <w:proofErr w:type="spellEnd"/>
      <w:r w:rsidRPr="008640F5">
        <w:rPr>
          <w:sz w:val="18"/>
          <w:szCs w:val="16"/>
        </w:rPr>
        <w:t xml:space="preserve"> </w:t>
      </w:r>
      <w:proofErr w:type="spellStart"/>
      <w:r w:rsidRPr="008640F5">
        <w:rPr>
          <w:sz w:val="18"/>
          <w:szCs w:val="16"/>
        </w:rPr>
        <w:t>පනතකින්</w:t>
      </w:r>
      <w:proofErr w:type="spellEnd"/>
      <w:r w:rsidRPr="008640F5">
        <w:rPr>
          <w:sz w:val="18"/>
          <w:szCs w:val="16"/>
        </w:rPr>
        <w:t xml:space="preserve"> </w:t>
      </w:r>
      <w:proofErr w:type="spellStart"/>
      <w:r w:rsidRPr="008640F5">
        <w:rPr>
          <w:sz w:val="18"/>
          <w:szCs w:val="16"/>
        </w:rPr>
        <w:t>පිහිටුවන</w:t>
      </w:r>
      <w:proofErr w:type="spellEnd"/>
      <w:r w:rsidRPr="008640F5">
        <w:rPr>
          <w:sz w:val="18"/>
          <w:szCs w:val="16"/>
        </w:rPr>
        <w:t xml:space="preserve"> </w:t>
      </w:r>
      <w:proofErr w:type="spellStart"/>
      <w:r w:rsidRPr="008640F5">
        <w:rPr>
          <w:sz w:val="18"/>
          <w:szCs w:val="16"/>
        </w:rPr>
        <w:t>වෙනම</w:t>
      </w:r>
      <w:proofErr w:type="spellEnd"/>
      <w:r w:rsidRPr="008640F5">
        <w:rPr>
          <w:sz w:val="18"/>
          <w:szCs w:val="16"/>
        </w:rPr>
        <w:t xml:space="preserve"> </w:t>
      </w:r>
      <w:proofErr w:type="spellStart"/>
      <w:r w:rsidRPr="008640F5">
        <w:rPr>
          <w:sz w:val="18"/>
          <w:szCs w:val="16"/>
        </w:rPr>
        <w:t>නීතිමය</w:t>
      </w:r>
      <w:proofErr w:type="spellEnd"/>
      <w:r w:rsidRPr="008640F5">
        <w:rPr>
          <w:sz w:val="18"/>
          <w:szCs w:val="16"/>
        </w:rPr>
        <w:t xml:space="preserve"> </w:t>
      </w:r>
      <w:proofErr w:type="spellStart"/>
      <w:r w:rsidRPr="008640F5">
        <w:rPr>
          <w:sz w:val="18"/>
          <w:szCs w:val="16"/>
        </w:rPr>
        <w:t>පුද්ගල</w:t>
      </w:r>
      <w:proofErr w:type="spellEnd"/>
      <w:r w:rsidRPr="008640F5">
        <w:rPr>
          <w:sz w:val="18"/>
          <w:szCs w:val="16"/>
        </w:rPr>
        <w:t xml:space="preserve"> </w:t>
      </w:r>
      <w:proofErr w:type="spellStart"/>
      <w:r w:rsidRPr="008640F5">
        <w:rPr>
          <w:sz w:val="18"/>
          <w:szCs w:val="16"/>
        </w:rPr>
        <w:t>භාවයක්</w:t>
      </w:r>
      <w:proofErr w:type="spellEnd"/>
      <w:r w:rsidRPr="008640F5">
        <w:rPr>
          <w:sz w:val="18"/>
          <w:szCs w:val="16"/>
        </w:rPr>
        <w:t xml:space="preserve"> </w:t>
      </w:r>
      <w:proofErr w:type="spellStart"/>
      <w:r w:rsidRPr="008640F5">
        <w:rPr>
          <w:sz w:val="18"/>
          <w:szCs w:val="16"/>
        </w:rPr>
        <w:t>සහිත</w:t>
      </w:r>
      <w:proofErr w:type="spellEnd"/>
      <w:r w:rsidRPr="008640F5">
        <w:rPr>
          <w:sz w:val="18"/>
          <w:szCs w:val="16"/>
        </w:rPr>
        <w:t xml:space="preserve"> </w:t>
      </w:r>
      <w:proofErr w:type="spellStart"/>
      <w:r w:rsidRPr="008640F5">
        <w:rPr>
          <w:sz w:val="18"/>
          <w:szCs w:val="16"/>
        </w:rPr>
        <w:t>සංවිධාන</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දෙපාර්තමේන්තුවලට</w:t>
      </w:r>
      <w:proofErr w:type="spellEnd"/>
      <w:r w:rsidRPr="008640F5">
        <w:rPr>
          <w:sz w:val="18"/>
          <w:szCs w:val="16"/>
        </w:rPr>
        <w:t xml:space="preserve"> </w:t>
      </w:r>
      <w:proofErr w:type="spellStart"/>
      <w:r w:rsidRPr="008640F5">
        <w:rPr>
          <w:sz w:val="18"/>
          <w:szCs w:val="16"/>
        </w:rPr>
        <w:t>වෙනම</w:t>
      </w:r>
      <w:proofErr w:type="spellEnd"/>
      <w:r w:rsidRPr="008640F5">
        <w:rPr>
          <w:sz w:val="18"/>
          <w:szCs w:val="16"/>
        </w:rPr>
        <w:t xml:space="preserve"> </w:t>
      </w:r>
      <w:proofErr w:type="spellStart"/>
      <w:r w:rsidRPr="008640F5">
        <w:rPr>
          <w:sz w:val="18"/>
          <w:szCs w:val="16"/>
        </w:rPr>
        <w:t>නීතිමය</w:t>
      </w:r>
      <w:proofErr w:type="spellEnd"/>
      <w:r w:rsidRPr="008640F5">
        <w:rPr>
          <w:sz w:val="18"/>
          <w:szCs w:val="16"/>
        </w:rPr>
        <w:t xml:space="preserve"> </w:t>
      </w:r>
      <w:proofErr w:type="spellStart"/>
      <w:r w:rsidRPr="008640F5">
        <w:rPr>
          <w:sz w:val="18"/>
          <w:szCs w:val="16"/>
        </w:rPr>
        <w:t>පැවැත්මක්</w:t>
      </w:r>
      <w:proofErr w:type="spellEnd"/>
      <w:r w:rsidRPr="008640F5">
        <w:rPr>
          <w:sz w:val="18"/>
          <w:szCs w:val="16"/>
        </w:rPr>
        <w:t xml:space="preserve"> </w:t>
      </w:r>
      <w:proofErr w:type="spellStart"/>
      <w:r w:rsidRPr="008640F5">
        <w:rPr>
          <w:sz w:val="18"/>
          <w:szCs w:val="16"/>
        </w:rPr>
        <w:t>නැත</w:t>
      </w:r>
      <w:proofErr w:type="spellEnd"/>
      <w:r w:rsidRPr="008640F5">
        <w:rPr>
          <w:sz w:val="18"/>
          <w:szCs w:val="16"/>
        </w:rPr>
        <w:t xml:space="preserve">. 2. </w:t>
      </w:r>
      <w:proofErr w:type="spellStart"/>
      <w:r w:rsidRPr="008640F5">
        <w:rPr>
          <w:sz w:val="18"/>
          <w:szCs w:val="16"/>
        </w:rPr>
        <w:t>පාලනය</w:t>
      </w:r>
      <w:proofErr w:type="spellEnd"/>
      <w:r w:rsidRPr="008640F5">
        <w:rPr>
          <w:sz w:val="18"/>
          <w:szCs w:val="16"/>
        </w:rPr>
        <w:t xml:space="preserve"> - </w:t>
      </w:r>
      <w:proofErr w:type="spellStart"/>
      <w:r w:rsidRPr="008640F5">
        <w:rPr>
          <w:sz w:val="18"/>
          <w:szCs w:val="16"/>
        </w:rPr>
        <w:t>රාජ්‍ය</w:t>
      </w:r>
      <w:proofErr w:type="spellEnd"/>
      <w:r w:rsidRPr="008640F5">
        <w:rPr>
          <w:sz w:val="18"/>
          <w:szCs w:val="16"/>
        </w:rPr>
        <w:t xml:space="preserve"> </w:t>
      </w:r>
      <w:proofErr w:type="spellStart"/>
      <w:r w:rsidRPr="008640F5">
        <w:rPr>
          <w:sz w:val="18"/>
          <w:szCs w:val="16"/>
        </w:rPr>
        <w:t>සංස්ථා</w:t>
      </w:r>
      <w:proofErr w:type="spellEnd"/>
      <w:r w:rsidRPr="008640F5">
        <w:rPr>
          <w:sz w:val="18"/>
          <w:szCs w:val="16"/>
        </w:rPr>
        <w:t xml:space="preserve"> </w:t>
      </w:r>
      <w:proofErr w:type="spellStart"/>
      <w:r w:rsidRPr="008640F5">
        <w:rPr>
          <w:sz w:val="18"/>
          <w:szCs w:val="16"/>
        </w:rPr>
        <w:t>අධ්‍යක්ෂ</w:t>
      </w:r>
      <w:proofErr w:type="spellEnd"/>
      <w:r w:rsidRPr="008640F5">
        <w:rPr>
          <w:sz w:val="18"/>
          <w:szCs w:val="16"/>
        </w:rPr>
        <w:t xml:space="preserve"> </w:t>
      </w:r>
      <w:proofErr w:type="spellStart"/>
      <w:r w:rsidRPr="008640F5">
        <w:rPr>
          <w:sz w:val="18"/>
          <w:szCs w:val="16"/>
        </w:rPr>
        <w:t>මණ්ඩලයක්</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දෙපාර්තමේන්තු</w:t>
      </w:r>
      <w:proofErr w:type="spellEnd"/>
      <w:r w:rsidRPr="008640F5">
        <w:rPr>
          <w:sz w:val="18"/>
          <w:szCs w:val="16"/>
        </w:rPr>
        <w:t xml:space="preserve"> </w:t>
      </w:r>
      <w:proofErr w:type="spellStart"/>
      <w:r w:rsidRPr="008640F5">
        <w:rPr>
          <w:sz w:val="18"/>
          <w:szCs w:val="16"/>
        </w:rPr>
        <w:t>අදාළ</w:t>
      </w:r>
      <w:proofErr w:type="spellEnd"/>
      <w:r w:rsidRPr="008640F5">
        <w:rPr>
          <w:sz w:val="18"/>
          <w:szCs w:val="16"/>
        </w:rPr>
        <w:t xml:space="preserve"> </w:t>
      </w:r>
      <w:proofErr w:type="spellStart"/>
      <w:r w:rsidRPr="008640F5">
        <w:rPr>
          <w:sz w:val="18"/>
          <w:szCs w:val="16"/>
        </w:rPr>
        <w:t>අමාත්‍යාංශ</w:t>
      </w:r>
      <w:proofErr w:type="spellEnd"/>
      <w:r w:rsidRPr="008640F5">
        <w:rPr>
          <w:sz w:val="18"/>
          <w:szCs w:val="16"/>
        </w:rPr>
        <w:t xml:space="preserve"> </w:t>
      </w:r>
      <w:proofErr w:type="spellStart"/>
      <w:r w:rsidRPr="008640F5">
        <w:rPr>
          <w:sz w:val="18"/>
          <w:szCs w:val="16"/>
        </w:rPr>
        <w:t>ලේකම්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දෙපාර්තමේන්තු</w:t>
      </w:r>
      <w:proofErr w:type="spellEnd"/>
      <w:r w:rsidRPr="008640F5">
        <w:rPr>
          <w:sz w:val="18"/>
          <w:szCs w:val="16"/>
        </w:rPr>
        <w:t xml:space="preserve"> </w:t>
      </w:r>
      <w:proofErr w:type="spellStart"/>
      <w:r w:rsidRPr="008640F5">
        <w:rPr>
          <w:sz w:val="18"/>
          <w:szCs w:val="16"/>
        </w:rPr>
        <w:t>ප්‍රධානියා</w:t>
      </w:r>
      <w:proofErr w:type="spellEnd"/>
      <w:r w:rsidRPr="008640F5">
        <w:rPr>
          <w:sz w:val="18"/>
          <w:szCs w:val="16"/>
        </w:rPr>
        <w:t xml:space="preserve"> (</w:t>
      </w:r>
      <w:proofErr w:type="spellStart"/>
      <w:r w:rsidRPr="008640F5">
        <w:rPr>
          <w:sz w:val="18"/>
          <w:szCs w:val="16"/>
        </w:rPr>
        <w:t>දෙපාර්තමේන්තුපති</w:t>
      </w:r>
      <w:proofErr w:type="spellEnd"/>
      <w:r w:rsidRPr="008640F5">
        <w:rPr>
          <w:sz w:val="18"/>
          <w:szCs w:val="16"/>
        </w:rPr>
        <w:t xml:space="preserve">) </w:t>
      </w:r>
      <w:proofErr w:type="spellStart"/>
      <w:r w:rsidRPr="008640F5">
        <w:rPr>
          <w:sz w:val="18"/>
          <w:szCs w:val="16"/>
        </w:rPr>
        <w:t>යටතේ</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0E49D24B"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රාජ්‍ය</w:t>
      </w:r>
      <w:proofErr w:type="spellEnd"/>
      <w:r w:rsidRPr="008640F5">
        <w:rPr>
          <w:i/>
          <w:sz w:val="18"/>
          <w:szCs w:val="16"/>
        </w:rPr>
        <w:t xml:space="preserve"> </w:t>
      </w:r>
      <w:proofErr w:type="spellStart"/>
      <w:r w:rsidRPr="008640F5">
        <w:rPr>
          <w:i/>
          <w:sz w:val="18"/>
          <w:szCs w:val="16"/>
        </w:rPr>
        <w:t>අංශයේ</w:t>
      </w:r>
      <w:proofErr w:type="spellEnd"/>
      <w:r w:rsidRPr="008640F5">
        <w:rPr>
          <w:i/>
          <w:sz w:val="18"/>
          <w:szCs w:val="16"/>
        </w:rPr>
        <w:t xml:space="preserve"> </w:t>
      </w:r>
      <w:proofErr w:type="spellStart"/>
      <w:r w:rsidRPr="008640F5">
        <w:rPr>
          <w:i/>
          <w:sz w:val="18"/>
          <w:szCs w:val="16"/>
        </w:rPr>
        <w:t>ව්‍යාපාර</w:t>
      </w:r>
      <w:proofErr w:type="spellEnd"/>
      <w:r w:rsidRPr="008640F5">
        <w:rPr>
          <w:i/>
          <w:sz w:val="18"/>
          <w:szCs w:val="16"/>
        </w:rPr>
        <w:t>]</w:t>
      </w:r>
    </w:p>
    <w:p w14:paraId="4115328E" w14:textId="77777777" w:rsidR="00EA27FE" w:rsidRPr="008640F5" w:rsidRDefault="00000000">
      <w:pPr>
        <w:spacing w:after="240" w:line="360" w:lineRule="auto"/>
        <w:rPr>
          <w:sz w:val="18"/>
          <w:szCs w:val="16"/>
        </w:rPr>
      </w:pPr>
      <w:r w:rsidRPr="008640F5">
        <w:rPr>
          <w:b/>
          <w:sz w:val="18"/>
          <w:szCs w:val="16"/>
        </w:rPr>
        <w:t>Q16:</w:t>
      </w:r>
      <w:r w:rsidRPr="008640F5">
        <w:rPr>
          <w:sz w:val="18"/>
          <w:szCs w:val="16"/>
        </w:rPr>
        <w:t xml:space="preserve"> </w:t>
      </w:r>
      <w:proofErr w:type="spellStart"/>
      <w:r w:rsidRPr="008640F5">
        <w:rPr>
          <w:sz w:val="18"/>
          <w:szCs w:val="16"/>
        </w:rPr>
        <w:t>තනි</w:t>
      </w:r>
      <w:proofErr w:type="spellEnd"/>
      <w:r w:rsidRPr="008640F5">
        <w:rPr>
          <w:sz w:val="18"/>
          <w:szCs w:val="16"/>
        </w:rPr>
        <w:t xml:space="preserve"> </w:t>
      </w:r>
      <w:proofErr w:type="spellStart"/>
      <w:r w:rsidRPr="008640F5">
        <w:rPr>
          <w:sz w:val="18"/>
          <w:szCs w:val="16"/>
        </w:rPr>
        <w:t>පුද්ගල</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අඛණ්ඩ</w:t>
      </w:r>
      <w:proofErr w:type="spellEnd"/>
      <w:r w:rsidRPr="008640F5">
        <w:rPr>
          <w:sz w:val="18"/>
          <w:szCs w:val="16"/>
        </w:rPr>
        <w:t xml:space="preserve"> </w:t>
      </w:r>
      <w:proofErr w:type="spellStart"/>
      <w:r w:rsidRPr="008640F5">
        <w:rPr>
          <w:sz w:val="18"/>
          <w:szCs w:val="16"/>
        </w:rPr>
        <w:t>පැවැත්මක්</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යන්න</w:t>
      </w:r>
      <w:proofErr w:type="spellEnd"/>
      <w:r w:rsidRPr="008640F5">
        <w:rPr>
          <w:sz w:val="18"/>
          <w:szCs w:val="16"/>
        </w:rPr>
        <w:t xml:space="preserve"> </w:t>
      </w:r>
      <w:proofErr w:type="spellStart"/>
      <w:r w:rsidRPr="008640F5">
        <w:rPr>
          <w:sz w:val="18"/>
          <w:szCs w:val="16"/>
        </w:rPr>
        <w:t>විස්තර</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65414AF9" w14:textId="77777777" w:rsidR="00EA27FE" w:rsidRPr="008640F5" w:rsidRDefault="00000000">
      <w:pPr>
        <w:spacing w:after="240" w:line="360" w:lineRule="auto"/>
        <w:rPr>
          <w:sz w:val="18"/>
          <w:szCs w:val="16"/>
        </w:rPr>
      </w:pPr>
      <w:r w:rsidRPr="008640F5">
        <w:rPr>
          <w:b/>
          <w:sz w:val="18"/>
          <w:szCs w:val="16"/>
        </w:rPr>
        <w:t>A16:</w:t>
      </w:r>
      <w:r w:rsidRPr="008640F5">
        <w:rPr>
          <w:sz w:val="18"/>
          <w:szCs w:val="16"/>
        </w:rPr>
        <w:t xml:space="preserve"> </w:t>
      </w:r>
      <w:proofErr w:type="spellStart"/>
      <w:r w:rsidRPr="008640F5">
        <w:rPr>
          <w:sz w:val="18"/>
          <w:szCs w:val="16"/>
        </w:rPr>
        <w:t>තනි</w:t>
      </w:r>
      <w:proofErr w:type="spellEnd"/>
      <w:r w:rsidRPr="008640F5">
        <w:rPr>
          <w:sz w:val="18"/>
          <w:szCs w:val="16"/>
        </w:rPr>
        <w:t xml:space="preserve"> </w:t>
      </w:r>
      <w:proofErr w:type="spellStart"/>
      <w:r w:rsidRPr="008640F5">
        <w:rPr>
          <w:sz w:val="18"/>
          <w:szCs w:val="16"/>
        </w:rPr>
        <w:t>පුද්ගල</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අයිතිකරු</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වෙනම</w:t>
      </w:r>
      <w:proofErr w:type="spellEnd"/>
      <w:r w:rsidRPr="008640F5">
        <w:rPr>
          <w:sz w:val="18"/>
          <w:szCs w:val="16"/>
        </w:rPr>
        <w:t xml:space="preserve"> </w:t>
      </w:r>
      <w:proofErr w:type="spellStart"/>
      <w:r w:rsidRPr="008640F5">
        <w:rPr>
          <w:sz w:val="18"/>
          <w:szCs w:val="16"/>
        </w:rPr>
        <w:t>නීතිමය</w:t>
      </w:r>
      <w:proofErr w:type="spellEnd"/>
      <w:r w:rsidRPr="008640F5">
        <w:rPr>
          <w:sz w:val="18"/>
          <w:szCs w:val="16"/>
        </w:rPr>
        <w:t xml:space="preserve"> </w:t>
      </w:r>
      <w:proofErr w:type="spellStart"/>
      <w:r w:rsidRPr="008640F5">
        <w:rPr>
          <w:sz w:val="18"/>
          <w:szCs w:val="16"/>
        </w:rPr>
        <w:t>පැවැත්මක්</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එබැවින්</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අයිතිකරු</w:t>
      </w:r>
      <w:proofErr w:type="spellEnd"/>
      <w:r w:rsidRPr="008640F5">
        <w:rPr>
          <w:sz w:val="18"/>
          <w:szCs w:val="16"/>
        </w:rPr>
        <w:t xml:space="preserve"> </w:t>
      </w:r>
      <w:proofErr w:type="spellStart"/>
      <w:r w:rsidRPr="008640F5">
        <w:rPr>
          <w:sz w:val="18"/>
          <w:szCs w:val="16"/>
        </w:rPr>
        <w:t>මිය</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උමතු</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බංකොලොත්</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අයිතිකරුගේ</w:t>
      </w:r>
      <w:proofErr w:type="spellEnd"/>
      <w:r w:rsidRPr="008640F5">
        <w:rPr>
          <w:sz w:val="18"/>
          <w:szCs w:val="16"/>
        </w:rPr>
        <w:t xml:space="preserve"> </w:t>
      </w:r>
      <w:proofErr w:type="spellStart"/>
      <w:r w:rsidRPr="008640F5">
        <w:rPr>
          <w:sz w:val="18"/>
          <w:szCs w:val="16"/>
        </w:rPr>
        <w:t>ස්වේච්ඡා</w:t>
      </w:r>
      <w:proofErr w:type="spellEnd"/>
      <w:r w:rsidRPr="008640F5">
        <w:rPr>
          <w:sz w:val="18"/>
          <w:szCs w:val="16"/>
        </w:rPr>
        <w:t xml:space="preserve"> </w:t>
      </w:r>
      <w:proofErr w:type="spellStart"/>
      <w:r w:rsidRPr="008640F5">
        <w:rPr>
          <w:sz w:val="18"/>
          <w:szCs w:val="16"/>
        </w:rPr>
        <w:t>කැමැත්ත</w:t>
      </w:r>
      <w:proofErr w:type="spellEnd"/>
      <w:r w:rsidRPr="008640F5">
        <w:rPr>
          <w:sz w:val="18"/>
          <w:szCs w:val="16"/>
        </w:rPr>
        <w:t xml:space="preserve"> </w:t>
      </w:r>
      <w:proofErr w:type="spellStart"/>
      <w:r w:rsidRPr="008640F5">
        <w:rPr>
          <w:sz w:val="18"/>
          <w:szCs w:val="16"/>
        </w:rPr>
        <w:t>මත</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දැමීම</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අයිතිකරුගෙන්</w:t>
      </w:r>
      <w:proofErr w:type="spellEnd"/>
      <w:r w:rsidRPr="008640F5">
        <w:rPr>
          <w:sz w:val="18"/>
          <w:szCs w:val="16"/>
        </w:rPr>
        <w:t xml:space="preserve"> </w:t>
      </w:r>
      <w:proofErr w:type="spellStart"/>
      <w:r w:rsidRPr="008640F5">
        <w:rPr>
          <w:sz w:val="18"/>
          <w:szCs w:val="16"/>
        </w:rPr>
        <w:t>තොරව</w:t>
      </w:r>
      <w:proofErr w:type="spellEnd"/>
      <w:r w:rsidRPr="008640F5">
        <w:rPr>
          <w:sz w:val="18"/>
          <w:szCs w:val="16"/>
        </w:rPr>
        <w:t xml:space="preserve"> </w:t>
      </w:r>
      <w:proofErr w:type="spellStart"/>
      <w:r w:rsidRPr="008640F5">
        <w:rPr>
          <w:sz w:val="18"/>
          <w:szCs w:val="16"/>
        </w:rPr>
        <w:t>ව්‍යාපාරයට</w:t>
      </w:r>
      <w:proofErr w:type="spellEnd"/>
      <w:r w:rsidRPr="008640F5">
        <w:rPr>
          <w:sz w:val="18"/>
          <w:szCs w:val="16"/>
        </w:rPr>
        <w:t xml:space="preserve"> </w:t>
      </w:r>
      <w:proofErr w:type="spellStart"/>
      <w:r w:rsidRPr="008640F5">
        <w:rPr>
          <w:sz w:val="18"/>
          <w:szCs w:val="16"/>
        </w:rPr>
        <w:t>ස්වාධීනව</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නීතිමය</w:t>
      </w:r>
      <w:proofErr w:type="spellEnd"/>
      <w:r w:rsidRPr="008640F5">
        <w:rPr>
          <w:sz w:val="18"/>
          <w:szCs w:val="16"/>
        </w:rPr>
        <w:t xml:space="preserve"> </w:t>
      </w:r>
      <w:proofErr w:type="spellStart"/>
      <w:r w:rsidRPr="008640F5">
        <w:rPr>
          <w:sz w:val="18"/>
          <w:szCs w:val="16"/>
        </w:rPr>
        <w:t>පැවැත්මක්</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අඛණ්ඩ</w:t>
      </w:r>
      <w:proofErr w:type="spellEnd"/>
      <w:r w:rsidRPr="008640F5">
        <w:rPr>
          <w:sz w:val="18"/>
          <w:szCs w:val="16"/>
        </w:rPr>
        <w:t xml:space="preserve"> </w:t>
      </w:r>
      <w:proofErr w:type="spellStart"/>
      <w:r w:rsidRPr="008640F5">
        <w:rPr>
          <w:sz w:val="18"/>
          <w:szCs w:val="16"/>
        </w:rPr>
        <w:t>පැවැත්මක්</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හඳුන්වයි</w:t>
      </w:r>
      <w:proofErr w:type="spellEnd"/>
      <w:r w:rsidRPr="008640F5">
        <w:rPr>
          <w:sz w:val="18"/>
          <w:szCs w:val="16"/>
        </w:rPr>
        <w:t>.</w:t>
      </w:r>
    </w:p>
    <w:p w14:paraId="14E6270C"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තනි</w:t>
      </w:r>
      <w:proofErr w:type="spellEnd"/>
      <w:r w:rsidRPr="008640F5">
        <w:rPr>
          <w:i/>
          <w:sz w:val="18"/>
          <w:szCs w:val="16"/>
        </w:rPr>
        <w:t xml:space="preserve"> </w:t>
      </w:r>
      <w:proofErr w:type="spellStart"/>
      <w:r w:rsidRPr="008640F5">
        <w:rPr>
          <w:i/>
          <w:sz w:val="18"/>
          <w:szCs w:val="16"/>
        </w:rPr>
        <w:t>පුද්ගල</w:t>
      </w:r>
      <w:proofErr w:type="spellEnd"/>
      <w:r w:rsidRPr="008640F5">
        <w:rPr>
          <w:i/>
          <w:sz w:val="18"/>
          <w:szCs w:val="16"/>
        </w:rPr>
        <w:t xml:space="preserve"> </w:t>
      </w:r>
      <w:proofErr w:type="spellStart"/>
      <w:r w:rsidRPr="008640F5">
        <w:rPr>
          <w:i/>
          <w:sz w:val="18"/>
          <w:szCs w:val="16"/>
        </w:rPr>
        <w:t>ව්‍යාපාර</w:t>
      </w:r>
      <w:proofErr w:type="spellEnd"/>
      <w:r w:rsidRPr="008640F5">
        <w:rPr>
          <w:i/>
          <w:sz w:val="18"/>
          <w:szCs w:val="16"/>
        </w:rPr>
        <w:t>]</w:t>
      </w:r>
    </w:p>
    <w:p w14:paraId="5C74C31C" w14:textId="77777777" w:rsidR="00EA27FE" w:rsidRPr="008640F5" w:rsidRDefault="00000000">
      <w:pPr>
        <w:spacing w:after="240" w:line="360" w:lineRule="auto"/>
        <w:rPr>
          <w:sz w:val="18"/>
          <w:szCs w:val="16"/>
        </w:rPr>
      </w:pPr>
      <w:r w:rsidRPr="008640F5">
        <w:rPr>
          <w:b/>
          <w:sz w:val="18"/>
          <w:szCs w:val="16"/>
        </w:rPr>
        <w:t>Q17:</w:t>
      </w:r>
      <w:r w:rsidRPr="008640F5">
        <w:rPr>
          <w:sz w:val="18"/>
          <w:szCs w:val="16"/>
        </w:rPr>
        <w:t xml:space="preserve"> </w:t>
      </w:r>
      <w:proofErr w:type="spellStart"/>
      <w:r w:rsidRPr="008640F5">
        <w:rPr>
          <w:sz w:val="18"/>
          <w:szCs w:val="16"/>
        </w:rPr>
        <w:t>නිමල්</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කමල්</w:t>
      </w:r>
      <w:proofErr w:type="spellEnd"/>
      <w:r w:rsidRPr="008640F5">
        <w:rPr>
          <w:sz w:val="18"/>
          <w:szCs w:val="16"/>
        </w:rPr>
        <w:t xml:space="preserve"> </w:t>
      </w:r>
      <w:proofErr w:type="spellStart"/>
      <w:r w:rsidRPr="008640F5">
        <w:rPr>
          <w:sz w:val="18"/>
          <w:szCs w:val="16"/>
        </w:rPr>
        <w:t>රැපියල්</w:t>
      </w:r>
      <w:proofErr w:type="spellEnd"/>
      <w:r w:rsidRPr="008640F5">
        <w:rPr>
          <w:sz w:val="18"/>
          <w:szCs w:val="16"/>
        </w:rPr>
        <w:t xml:space="preserve"> 500,000 ක </w:t>
      </w:r>
      <w:proofErr w:type="spellStart"/>
      <w:r w:rsidRPr="008640F5">
        <w:rPr>
          <w:sz w:val="18"/>
          <w:szCs w:val="16"/>
        </w:rPr>
        <w:t>මුළු</w:t>
      </w:r>
      <w:proofErr w:type="spellEnd"/>
      <w:r w:rsidRPr="008640F5">
        <w:rPr>
          <w:sz w:val="18"/>
          <w:szCs w:val="16"/>
        </w:rPr>
        <w:t xml:space="preserve"> </w:t>
      </w:r>
      <w:proofErr w:type="spellStart"/>
      <w:r w:rsidRPr="008640F5">
        <w:rPr>
          <w:sz w:val="18"/>
          <w:szCs w:val="16"/>
        </w:rPr>
        <w:t>ප්‍රාග්ධනයක්</w:t>
      </w:r>
      <w:proofErr w:type="spellEnd"/>
      <w:r w:rsidRPr="008640F5">
        <w:rPr>
          <w:sz w:val="18"/>
          <w:szCs w:val="16"/>
        </w:rPr>
        <w:t xml:space="preserve"> </w:t>
      </w:r>
      <w:proofErr w:type="spellStart"/>
      <w:r w:rsidRPr="008640F5">
        <w:rPr>
          <w:sz w:val="18"/>
          <w:szCs w:val="16"/>
        </w:rPr>
        <w:t>යොදවා</w:t>
      </w:r>
      <w:proofErr w:type="spellEnd"/>
      <w:r w:rsidRPr="008640F5">
        <w:rPr>
          <w:sz w:val="18"/>
          <w:szCs w:val="16"/>
        </w:rPr>
        <w:t xml:space="preserve"> 3:2 </w:t>
      </w:r>
      <w:proofErr w:type="spellStart"/>
      <w:r w:rsidRPr="008640F5">
        <w:rPr>
          <w:sz w:val="18"/>
          <w:szCs w:val="16"/>
        </w:rPr>
        <w:t>අනුපාතයට</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බෙදා</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හවුල්</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ආරම්භ</w:t>
      </w:r>
      <w:proofErr w:type="spellEnd"/>
      <w:r w:rsidRPr="008640F5">
        <w:rPr>
          <w:sz w:val="18"/>
          <w:szCs w:val="16"/>
        </w:rPr>
        <w:t xml:space="preserve"> </w:t>
      </w:r>
      <w:proofErr w:type="spellStart"/>
      <w:r w:rsidRPr="008640F5">
        <w:rPr>
          <w:sz w:val="18"/>
          <w:szCs w:val="16"/>
        </w:rPr>
        <w:t>කළහ</w:t>
      </w:r>
      <w:proofErr w:type="spellEnd"/>
      <w:r w:rsidRPr="008640F5">
        <w:rPr>
          <w:sz w:val="18"/>
          <w:szCs w:val="16"/>
        </w:rPr>
        <w:t xml:space="preserve">. </w:t>
      </w:r>
      <w:proofErr w:type="spellStart"/>
      <w:r w:rsidRPr="008640F5">
        <w:rPr>
          <w:sz w:val="18"/>
          <w:szCs w:val="16"/>
        </w:rPr>
        <w:t>වසර</w:t>
      </w:r>
      <w:proofErr w:type="spellEnd"/>
      <w:r w:rsidRPr="008640F5">
        <w:rPr>
          <w:sz w:val="18"/>
          <w:szCs w:val="16"/>
        </w:rPr>
        <w:t xml:space="preserve"> </w:t>
      </w:r>
      <w:proofErr w:type="spellStart"/>
      <w:r w:rsidRPr="008640F5">
        <w:rPr>
          <w:sz w:val="18"/>
          <w:szCs w:val="16"/>
        </w:rPr>
        <w:t>අවසානයේ</w:t>
      </w:r>
      <w:proofErr w:type="spellEnd"/>
      <w:r w:rsidRPr="008640F5">
        <w:rPr>
          <w:sz w:val="18"/>
          <w:szCs w:val="16"/>
        </w:rPr>
        <w:t xml:space="preserve"> </w:t>
      </w:r>
      <w:proofErr w:type="spellStart"/>
      <w:r w:rsidRPr="008640F5">
        <w:rPr>
          <w:sz w:val="18"/>
          <w:szCs w:val="16"/>
        </w:rPr>
        <w:t>උපයාගත්</w:t>
      </w:r>
      <w:proofErr w:type="spellEnd"/>
      <w:r w:rsidRPr="008640F5">
        <w:rPr>
          <w:sz w:val="18"/>
          <w:szCs w:val="16"/>
        </w:rPr>
        <w:t xml:space="preserve"> </w:t>
      </w:r>
      <w:proofErr w:type="spellStart"/>
      <w:r w:rsidRPr="008640F5">
        <w:rPr>
          <w:sz w:val="18"/>
          <w:szCs w:val="16"/>
        </w:rPr>
        <w:t>ශුද්ධ</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w:t>
      </w:r>
      <w:proofErr w:type="spellStart"/>
      <w:r w:rsidRPr="008640F5">
        <w:rPr>
          <w:sz w:val="18"/>
          <w:szCs w:val="16"/>
        </w:rPr>
        <w:t>රැපියල්</w:t>
      </w:r>
      <w:proofErr w:type="spellEnd"/>
      <w:r w:rsidRPr="008640F5">
        <w:rPr>
          <w:sz w:val="18"/>
          <w:szCs w:val="16"/>
        </w:rPr>
        <w:t xml:space="preserve"> 150,000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නිමල්</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කමල්ට</w:t>
      </w:r>
      <w:proofErr w:type="spellEnd"/>
      <w:r w:rsidRPr="008640F5">
        <w:rPr>
          <w:sz w:val="18"/>
          <w:szCs w:val="16"/>
        </w:rPr>
        <w:t xml:space="preserve"> </w:t>
      </w:r>
      <w:proofErr w:type="spellStart"/>
      <w:r w:rsidRPr="008640F5">
        <w:rPr>
          <w:sz w:val="18"/>
          <w:szCs w:val="16"/>
        </w:rPr>
        <w:t>හිමිවන</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කොටස්</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වෙනම</w:t>
      </w:r>
      <w:proofErr w:type="spellEnd"/>
      <w:r w:rsidRPr="008640F5">
        <w:rPr>
          <w:sz w:val="18"/>
          <w:szCs w:val="16"/>
        </w:rPr>
        <w:t xml:space="preserve"> </w:t>
      </w:r>
      <w:proofErr w:type="spellStart"/>
      <w:r w:rsidRPr="008640F5">
        <w:rPr>
          <w:sz w:val="18"/>
          <w:szCs w:val="16"/>
        </w:rPr>
        <w:t>ගණනය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066DFB84" w14:textId="77777777" w:rsidR="00EA27FE" w:rsidRPr="008640F5" w:rsidRDefault="00000000">
      <w:pPr>
        <w:spacing w:after="240" w:line="360" w:lineRule="auto"/>
        <w:rPr>
          <w:sz w:val="18"/>
          <w:szCs w:val="16"/>
        </w:rPr>
      </w:pPr>
      <w:r w:rsidRPr="008640F5">
        <w:rPr>
          <w:b/>
          <w:sz w:val="18"/>
          <w:szCs w:val="16"/>
        </w:rPr>
        <w:t>A17:</w:t>
      </w:r>
      <w:r w:rsidRPr="008640F5">
        <w:rPr>
          <w:sz w:val="18"/>
          <w:szCs w:val="16"/>
        </w:rPr>
        <w:t xml:space="preserve"> </w:t>
      </w:r>
      <w:proofErr w:type="spellStart"/>
      <w:r w:rsidRPr="008640F5">
        <w:rPr>
          <w:sz w:val="18"/>
          <w:szCs w:val="16"/>
        </w:rPr>
        <w:t>මුළු</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 </w:t>
      </w:r>
      <w:proofErr w:type="spellStart"/>
      <w:r w:rsidRPr="008640F5">
        <w:rPr>
          <w:sz w:val="18"/>
          <w:szCs w:val="16"/>
        </w:rPr>
        <w:t>රැ</w:t>
      </w:r>
      <w:proofErr w:type="spellEnd"/>
      <w:r w:rsidRPr="008640F5">
        <w:rPr>
          <w:sz w:val="18"/>
          <w:szCs w:val="16"/>
        </w:rPr>
        <w:t xml:space="preserve">. 150,000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බෙදාගන්නා</w:t>
      </w:r>
      <w:proofErr w:type="spellEnd"/>
      <w:r w:rsidRPr="008640F5">
        <w:rPr>
          <w:sz w:val="18"/>
          <w:szCs w:val="16"/>
        </w:rPr>
        <w:t xml:space="preserve"> </w:t>
      </w:r>
      <w:proofErr w:type="spellStart"/>
      <w:r w:rsidRPr="008640F5">
        <w:rPr>
          <w:sz w:val="18"/>
          <w:szCs w:val="16"/>
        </w:rPr>
        <w:t>අනුපාතය</w:t>
      </w:r>
      <w:proofErr w:type="spellEnd"/>
      <w:r w:rsidRPr="008640F5">
        <w:rPr>
          <w:sz w:val="18"/>
          <w:szCs w:val="16"/>
        </w:rPr>
        <w:t xml:space="preserve"> 3:2 </w:t>
      </w:r>
      <w:proofErr w:type="spellStart"/>
      <w:r w:rsidRPr="008640F5">
        <w:rPr>
          <w:sz w:val="18"/>
          <w:szCs w:val="16"/>
        </w:rPr>
        <w:t>බැවින්</w:t>
      </w:r>
      <w:proofErr w:type="spellEnd"/>
      <w:r w:rsidRPr="008640F5">
        <w:rPr>
          <w:sz w:val="18"/>
          <w:szCs w:val="16"/>
        </w:rPr>
        <w:t xml:space="preserve"> </w:t>
      </w:r>
      <w:proofErr w:type="spellStart"/>
      <w:r w:rsidRPr="008640F5">
        <w:rPr>
          <w:sz w:val="18"/>
          <w:szCs w:val="16"/>
        </w:rPr>
        <w:t>මුළු</w:t>
      </w:r>
      <w:proofErr w:type="spellEnd"/>
      <w:r w:rsidRPr="008640F5">
        <w:rPr>
          <w:sz w:val="18"/>
          <w:szCs w:val="16"/>
        </w:rPr>
        <w:t xml:space="preserve"> </w:t>
      </w:r>
      <w:proofErr w:type="spellStart"/>
      <w:r w:rsidRPr="008640F5">
        <w:rPr>
          <w:sz w:val="18"/>
          <w:szCs w:val="16"/>
        </w:rPr>
        <w:t>කොටස්</w:t>
      </w:r>
      <w:proofErr w:type="spellEnd"/>
      <w:r w:rsidRPr="008640F5">
        <w:rPr>
          <w:sz w:val="18"/>
          <w:szCs w:val="16"/>
        </w:rPr>
        <w:t xml:space="preserve"> </w:t>
      </w:r>
      <w:proofErr w:type="spellStart"/>
      <w:r w:rsidRPr="008640F5">
        <w:rPr>
          <w:sz w:val="18"/>
          <w:szCs w:val="16"/>
        </w:rPr>
        <w:t>ගණන</w:t>
      </w:r>
      <w:proofErr w:type="spellEnd"/>
      <w:r w:rsidRPr="008640F5">
        <w:rPr>
          <w:sz w:val="18"/>
          <w:szCs w:val="16"/>
        </w:rPr>
        <w:t xml:space="preserve"> 5 </w:t>
      </w:r>
      <w:proofErr w:type="spellStart"/>
      <w:r w:rsidRPr="008640F5">
        <w:rPr>
          <w:sz w:val="18"/>
          <w:szCs w:val="16"/>
        </w:rPr>
        <w:t>කි</w:t>
      </w:r>
      <w:proofErr w:type="spellEnd"/>
      <w:r w:rsidRPr="008640F5">
        <w:rPr>
          <w:sz w:val="18"/>
          <w:szCs w:val="16"/>
        </w:rPr>
        <w:t xml:space="preserve"> (3 + 2). </w:t>
      </w:r>
      <w:proofErr w:type="spellStart"/>
      <w:r w:rsidRPr="008640F5">
        <w:rPr>
          <w:sz w:val="18"/>
          <w:szCs w:val="16"/>
        </w:rPr>
        <w:t>නිමල්ට</w:t>
      </w:r>
      <w:proofErr w:type="spellEnd"/>
      <w:r w:rsidRPr="008640F5">
        <w:rPr>
          <w:sz w:val="18"/>
          <w:szCs w:val="16"/>
        </w:rPr>
        <w:t xml:space="preserve"> </w:t>
      </w:r>
      <w:proofErr w:type="spellStart"/>
      <w:r w:rsidRPr="008640F5">
        <w:rPr>
          <w:sz w:val="18"/>
          <w:szCs w:val="16"/>
        </w:rPr>
        <w:t>හිමි</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කොටස</w:t>
      </w:r>
      <w:proofErr w:type="spellEnd"/>
      <w:r w:rsidRPr="008640F5">
        <w:rPr>
          <w:sz w:val="18"/>
          <w:szCs w:val="16"/>
        </w:rPr>
        <w:t xml:space="preserve"> = </w:t>
      </w:r>
      <w:proofErr w:type="spellStart"/>
      <w:r w:rsidRPr="008640F5">
        <w:rPr>
          <w:sz w:val="18"/>
          <w:szCs w:val="16"/>
        </w:rPr>
        <w:t>රැ</w:t>
      </w:r>
      <w:proofErr w:type="spellEnd"/>
      <w:r w:rsidRPr="008640F5">
        <w:rPr>
          <w:sz w:val="18"/>
          <w:szCs w:val="16"/>
        </w:rPr>
        <w:t xml:space="preserve">. 150,000 × (3/5) = </w:t>
      </w:r>
      <w:proofErr w:type="spellStart"/>
      <w:r w:rsidRPr="008640F5">
        <w:rPr>
          <w:sz w:val="18"/>
          <w:szCs w:val="16"/>
        </w:rPr>
        <w:t>රැ</w:t>
      </w:r>
      <w:proofErr w:type="spellEnd"/>
      <w:r w:rsidRPr="008640F5">
        <w:rPr>
          <w:sz w:val="18"/>
          <w:szCs w:val="16"/>
        </w:rPr>
        <w:t xml:space="preserve">. 90,000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කමල්ට</w:t>
      </w:r>
      <w:proofErr w:type="spellEnd"/>
      <w:r w:rsidRPr="008640F5">
        <w:rPr>
          <w:sz w:val="18"/>
          <w:szCs w:val="16"/>
        </w:rPr>
        <w:t xml:space="preserve"> </w:t>
      </w:r>
      <w:proofErr w:type="spellStart"/>
      <w:r w:rsidRPr="008640F5">
        <w:rPr>
          <w:sz w:val="18"/>
          <w:szCs w:val="16"/>
        </w:rPr>
        <w:t>හිමි</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කොටස</w:t>
      </w:r>
      <w:proofErr w:type="spellEnd"/>
      <w:r w:rsidRPr="008640F5">
        <w:rPr>
          <w:sz w:val="18"/>
          <w:szCs w:val="16"/>
        </w:rPr>
        <w:t xml:space="preserve"> = </w:t>
      </w:r>
      <w:proofErr w:type="spellStart"/>
      <w:r w:rsidRPr="008640F5">
        <w:rPr>
          <w:sz w:val="18"/>
          <w:szCs w:val="16"/>
        </w:rPr>
        <w:t>රැ</w:t>
      </w:r>
      <w:proofErr w:type="spellEnd"/>
      <w:r w:rsidRPr="008640F5">
        <w:rPr>
          <w:sz w:val="18"/>
          <w:szCs w:val="16"/>
        </w:rPr>
        <w:t xml:space="preserve">. 150,000 × (2/5) = </w:t>
      </w:r>
      <w:proofErr w:type="spellStart"/>
      <w:r w:rsidRPr="008640F5">
        <w:rPr>
          <w:sz w:val="18"/>
          <w:szCs w:val="16"/>
        </w:rPr>
        <w:t>රැ</w:t>
      </w:r>
      <w:proofErr w:type="spellEnd"/>
      <w:r w:rsidRPr="008640F5">
        <w:rPr>
          <w:sz w:val="18"/>
          <w:szCs w:val="16"/>
        </w:rPr>
        <w:t xml:space="preserve">. 60,000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එබැවින්</w:t>
      </w:r>
      <w:proofErr w:type="spellEnd"/>
      <w:r w:rsidRPr="008640F5">
        <w:rPr>
          <w:sz w:val="18"/>
          <w:szCs w:val="16"/>
        </w:rPr>
        <w:t xml:space="preserve"> </w:t>
      </w:r>
      <w:proofErr w:type="spellStart"/>
      <w:r w:rsidRPr="008640F5">
        <w:rPr>
          <w:sz w:val="18"/>
          <w:szCs w:val="16"/>
        </w:rPr>
        <w:t>නිමල්ට</w:t>
      </w:r>
      <w:proofErr w:type="spellEnd"/>
      <w:r w:rsidRPr="008640F5">
        <w:rPr>
          <w:sz w:val="18"/>
          <w:szCs w:val="16"/>
        </w:rPr>
        <w:t xml:space="preserve"> </w:t>
      </w:r>
      <w:proofErr w:type="spellStart"/>
      <w:r w:rsidRPr="008640F5">
        <w:rPr>
          <w:sz w:val="18"/>
          <w:szCs w:val="16"/>
        </w:rPr>
        <w:t>රැපියල්</w:t>
      </w:r>
      <w:proofErr w:type="spellEnd"/>
      <w:r w:rsidRPr="008640F5">
        <w:rPr>
          <w:sz w:val="18"/>
          <w:szCs w:val="16"/>
        </w:rPr>
        <w:t xml:space="preserve"> 90,000 </w:t>
      </w:r>
      <w:proofErr w:type="spellStart"/>
      <w:r w:rsidRPr="008640F5">
        <w:rPr>
          <w:sz w:val="18"/>
          <w:szCs w:val="16"/>
        </w:rPr>
        <w:t>ක්ද</w:t>
      </w:r>
      <w:proofErr w:type="spellEnd"/>
      <w:r w:rsidRPr="008640F5">
        <w:rPr>
          <w:sz w:val="18"/>
          <w:szCs w:val="16"/>
        </w:rPr>
        <w:t xml:space="preserve"> </w:t>
      </w:r>
      <w:proofErr w:type="spellStart"/>
      <w:r w:rsidRPr="008640F5">
        <w:rPr>
          <w:sz w:val="18"/>
          <w:szCs w:val="16"/>
        </w:rPr>
        <w:t>කමල්ට</w:t>
      </w:r>
      <w:proofErr w:type="spellEnd"/>
      <w:r w:rsidRPr="008640F5">
        <w:rPr>
          <w:sz w:val="18"/>
          <w:szCs w:val="16"/>
        </w:rPr>
        <w:t xml:space="preserve"> </w:t>
      </w:r>
      <w:proofErr w:type="spellStart"/>
      <w:r w:rsidRPr="008640F5">
        <w:rPr>
          <w:sz w:val="18"/>
          <w:szCs w:val="16"/>
        </w:rPr>
        <w:t>රැපියල්</w:t>
      </w:r>
      <w:proofErr w:type="spellEnd"/>
      <w:r w:rsidRPr="008640F5">
        <w:rPr>
          <w:sz w:val="18"/>
          <w:szCs w:val="16"/>
        </w:rPr>
        <w:t xml:space="preserve"> 60,000 </w:t>
      </w:r>
      <w:proofErr w:type="spellStart"/>
      <w:r w:rsidRPr="008640F5">
        <w:rPr>
          <w:sz w:val="18"/>
          <w:szCs w:val="16"/>
        </w:rPr>
        <w:t>ක්ද</w:t>
      </w:r>
      <w:proofErr w:type="spellEnd"/>
      <w:r w:rsidRPr="008640F5">
        <w:rPr>
          <w:sz w:val="18"/>
          <w:szCs w:val="16"/>
        </w:rPr>
        <w:t xml:space="preserve"> </w:t>
      </w:r>
      <w:proofErr w:type="spellStart"/>
      <w:r w:rsidRPr="008640F5">
        <w:rPr>
          <w:sz w:val="18"/>
          <w:szCs w:val="16"/>
        </w:rPr>
        <w:t>හිමි</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4456B179"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w:t>
      </w:r>
      <w:proofErr w:type="spellStart"/>
      <w:r w:rsidRPr="008640F5">
        <w:rPr>
          <w:i/>
          <w:sz w:val="18"/>
          <w:szCs w:val="16"/>
        </w:rPr>
        <w:t>හවුල්</w:t>
      </w:r>
      <w:proofErr w:type="spellEnd"/>
      <w:r w:rsidRPr="008640F5">
        <w:rPr>
          <w:i/>
          <w:sz w:val="18"/>
          <w:szCs w:val="16"/>
        </w:rPr>
        <w:t xml:space="preserve"> </w:t>
      </w:r>
      <w:proofErr w:type="spellStart"/>
      <w:r w:rsidRPr="008640F5">
        <w:rPr>
          <w:i/>
          <w:sz w:val="18"/>
          <w:szCs w:val="16"/>
        </w:rPr>
        <w:t>ව්‍යාපාර</w:t>
      </w:r>
      <w:proofErr w:type="spellEnd"/>
      <w:r w:rsidRPr="008640F5">
        <w:rPr>
          <w:i/>
          <w:sz w:val="18"/>
          <w:szCs w:val="16"/>
        </w:rPr>
        <w:t>]</w:t>
      </w:r>
    </w:p>
    <w:p w14:paraId="4CE3437A" w14:textId="77777777" w:rsidR="00EA27FE" w:rsidRPr="008640F5" w:rsidRDefault="00000000">
      <w:pPr>
        <w:spacing w:after="240" w:line="360" w:lineRule="auto"/>
        <w:rPr>
          <w:sz w:val="18"/>
          <w:szCs w:val="16"/>
        </w:rPr>
      </w:pPr>
      <w:r w:rsidRPr="008640F5">
        <w:rPr>
          <w:b/>
          <w:sz w:val="18"/>
          <w:szCs w:val="16"/>
        </w:rPr>
        <w:t>Q18:</w:t>
      </w:r>
      <w:r w:rsidRPr="008640F5">
        <w:rPr>
          <w:sz w:val="18"/>
          <w:szCs w:val="16"/>
        </w:rPr>
        <w:t xml:space="preserve"> </w:t>
      </w:r>
      <w:proofErr w:type="spellStart"/>
      <w:r w:rsidRPr="008640F5">
        <w:rPr>
          <w:sz w:val="18"/>
          <w:szCs w:val="16"/>
        </w:rPr>
        <w:t>ව්‍යාපාරිකයෙකු</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තම</w:t>
      </w:r>
      <w:proofErr w:type="spellEnd"/>
      <w:r w:rsidRPr="008640F5">
        <w:rPr>
          <w:sz w:val="18"/>
          <w:szCs w:val="16"/>
        </w:rPr>
        <w:t xml:space="preserve"> </w:t>
      </w:r>
      <w:proofErr w:type="spellStart"/>
      <w:r w:rsidRPr="008640F5">
        <w:rPr>
          <w:sz w:val="18"/>
          <w:szCs w:val="16"/>
        </w:rPr>
        <w:t>ඒක</w:t>
      </w:r>
      <w:proofErr w:type="spellEnd"/>
      <w:r w:rsidRPr="008640F5">
        <w:rPr>
          <w:sz w:val="18"/>
          <w:szCs w:val="16"/>
        </w:rPr>
        <w:t xml:space="preserve"> </w:t>
      </w:r>
      <w:proofErr w:type="spellStart"/>
      <w:r w:rsidRPr="008640F5">
        <w:rPr>
          <w:sz w:val="18"/>
          <w:szCs w:val="16"/>
        </w:rPr>
        <w:t>පුද්ගල</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පුද්ගලික</w:t>
      </w:r>
      <w:proofErr w:type="spellEnd"/>
      <w:r w:rsidRPr="008640F5">
        <w:rPr>
          <w:sz w:val="18"/>
          <w:szCs w:val="16"/>
        </w:rPr>
        <w:t xml:space="preserve"> </w:t>
      </w:r>
      <w:proofErr w:type="spellStart"/>
      <w:r w:rsidRPr="008640F5">
        <w:rPr>
          <w:sz w:val="18"/>
          <w:szCs w:val="16"/>
        </w:rPr>
        <w:t>නීතිගත</w:t>
      </w:r>
      <w:proofErr w:type="spellEnd"/>
      <w:r w:rsidRPr="008640F5">
        <w:rPr>
          <w:sz w:val="18"/>
          <w:szCs w:val="16"/>
        </w:rPr>
        <w:t xml:space="preserve"> </w:t>
      </w:r>
      <w:proofErr w:type="spellStart"/>
      <w:r w:rsidRPr="008640F5">
        <w:rPr>
          <w:sz w:val="18"/>
          <w:szCs w:val="16"/>
        </w:rPr>
        <w:t>සමාගමක්</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ලියාපදිංචි</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තීරණය</w:t>
      </w:r>
      <w:proofErr w:type="spellEnd"/>
      <w:r w:rsidRPr="008640F5">
        <w:rPr>
          <w:sz w:val="18"/>
          <w:szCs w:val="16"/>
        </w:rPr>
        <w:t xml:space="preserve"> </w:t>
      </w:r>
      <w:proofErr w:type="spellStart"/>
      <w:r w:rsidRPr="008640F5">
        <w:rPr>
          <w:sz w:val="18"/>
          <w:szCs w:val="16"/>
        </w:rPr>
        <w:t>කරයි</w:t>
      </w:r>
      <w:proofErr w:type="spellEnd"/>
      <w:r w:rsidRPr="008640F5">
        <w:rPr>
          <w:sz w:val="18"/>
          <w:szCs w:val="16"/>
        </w:rPr>
        <w:t xml:space="preserve">. </w:t>
      </w:r>
      <w:proofErr w:type="spellStart"/>
      <w:r w:rsidRPr="008640F5">
        <w:rPr>
          <w:sz w:val="18"/>
          <w:szCs w:val="16"/>
        </w:rPr>
        <w:t>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අනුගමනය</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යුතු</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පියවර</w:t>
      </w:r>
      <w:proofErr w:type="spellEnd"/>
      <w:r w:rsidRPr="008640F5">
        <w:rPr>
          <w:sz w:val="18"/>
          <w:szCs w:val="16"/>
        </w:rPr>
        <w:t xml:space="preserve"> 3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පිළිවෙළින්</w:t>
      </w:r>
      <w:proofErr w:type="spellEnd"/>
      <w:r w:rsidRPr="008640F5">
        <w:rPr>
          <w:sz w:val="18"/>
          <w:szCs w:val="16"/>
        </w:rPr>
        <w:t xml:space="preserve"> </w:t>
      </w:r>
      <w:proofErr w:type="spellStart"/>
      <w:r w:rsidRPr="008640F5">
        <w:rPr>
          <w:sz w:val="18"/>
          <w:szCs w:val="16"/>
        </w:rPr>
        <w:t>සකස්</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w:t>
      </w:r>
    </w:p>
    <w:p w14:paraId="45A074F7" w14:textId="77777777" w:rsidR="00EA27FE" w:rsidRPr="008640F5" w:rsidRDefault="00000000">
      <w:pPr>
        <w:spacing w:after="240" w:line="360" w:lineRule="auto"/>
        <w:rPr>
          <w:sz w:val="18"/>
          <w:szCs w:val="16"/>
        </w:rPr>
      </w:pPr>
      <w:r w:rsidRPr="008640F5">
        <w:rPr>
          <w:b/>
          <w:sz w:val="18"/>
          <w:szCs w:val="16"/>
        </w:rPr>
        <w:t>A18:</w:t>
      </w:r>
      <w:r w:rsidRPr="008640F5">
        <w:rPr>
          <w:sz w:val="18"/>
          <w:szCs w:val="16"/>
        </w:rPr>
        <w:t xml:space="preserve"> </w:t>
      </w:r>
      <w:proofErr w:type="spellStart"/>
      <w:r w:rsidRPr="008640F5">
        <w:rPr>
          <w:sz w:val="18"/>
          <w:szCs w:val="16"/>
        </w:rPr>
        <w:t>පුද්ගලික</w:t>
      </w:r>
      <w:proofErr w:type="spellEnd"/>
      <w:r w:rsidRPr="008640F5">
        <w:rPr>
          <w:sz w:val="18"/>
          <w:szCs w:val="16"/>
        </w:rPr>
        <w:t xml:space="preserve"> </w:t>
      </w:r>
      <w:proofErr w:type="spellStart"/>
      <w:r w:rsidRPr="008640F5">
        <w:rPr>
          <w:sz w:val="18"/>
          <w:szCs w:val="16"/>
        </w:rPr>
        <w:t>නීතිගත</w:t>
      </w:r>
      <w:proofErr w:type="spellEnd"/>
      <w:r w:rsidRPr="008640F5">
        <w:rPr>
          <w:sz w:val="18"/>
          <w:szCs w:val="16"/>
        </w:rPr>
        <w:t xml:space="preserve"> </w:t>
      </w:r>
      <w:proofErr w:type="spellStart"/>
      <w:r w:rsidRPr="008640F5">
        <w:rPr>
          <w:sz w:val="18"/>
          <w:szCs w:val="16"/>
        </w:rPr>
        <w:t>සමාගමක්</w:t>
      </w:r>
      <w:proofErr w:type="spellEnd"/>
      <w:r w:rsidRPr="008640F5">
        <w:rPr>
          <w:sz w:val="18"/>
          <w:szCs w:val="16"/>
        </w:rPr>
        <w:t xml:space="preserve"> </w:t>
      </w:r>
      <w:proofErr w:type="spellStart"/>
      <w:r w:rsidRPr="008640F5">
        <w:rPr>
          <w:sz w:val="18"/>
          <w:szCs w:val="16"/>
        </w:rPr>
        <w:t>ලියාපදිංචි</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පියවර</w:t>
      </w:r>
      <w:proofErr w:type="spellEnd"/>
      <w:r w:rsidRPr="008640F5">
        <w:rPr>
          <w:sz w:val="18"/>
          <w:szCs w:val="16"/>
        </w:rPr>
        <w:t xml:space="preserve"> 3: 1. </w:t>
      </w:r>
      <w:proofErr w:type="spellStart"/>
      <w:r w:rsidRPr="008640F5">
        <w:rPr>
          <w:sz w:val="18"/>
          <w:szCs w:val="16"/>
        </w:rPr>
        <w:t>සමාගම්</w:t>
      </w:r>
      <w:proofErr w:type="spellEnd"/>
      <w:r w:rsidRPr="008640F5">
        <w:rPr>
          <w:sz w:val="18"/>
          <w:szCs w:val="16"/>
        </w:rPr>
        <w:t xml:space="preserve"> </w:t>
      </w:r>
      <w:proofErr w:type="spellStart"/>
      <w:r w:rsidRPr="008640F5">
        <w:rPr>
          <w:sz w:val="18"/>
          <w:szCs w:val="16"/>
        </w:rPr>
        <w:t>රෙජිස්ට්‍රාර්</w:t>
      </w:r>
      <w:proofErr w:type="spellEnd"/>
      <w:r w:rsidRPr="008640F5">
        <w:rPr>
          <w:sz w:val="18"/>
          <w:szCs w:val="16"/>
        </w:rPr>
        <w:t xml:space="preserve"> </w:t>
      </w:r>
      <w:proofErr w:type="spellStart"/>
      <w:r w:rsidRPr="008640F5">
        <w:rPr>
          <w:sz w:val="18"/>
          <w:szCs w:val="16"/>
        </w:rPr>
        <w:t>වෙතින්</w:t>
      </w:r>
      <w:proofErr w:type="spellEnd"/>
      <w:r w:rsidRPr="008640F5">
        <w:rPr>
          <w:sz w:val="18"/>
          <w:szCs w:val="16"/>
        </w:rPr>
        <w:t xml:space="preserve"> </w:t>
      </w:r>
      <w:proofErr w:type="spellStart"/>
      <w:r w:rsidRPr="008640F5">
        <w:rPr>
          <w:sz w:val="18"/>
          <w:szCs w:val="16"/>
        </w:rPr>
        <w:t>යෝජිත</w:t>
      </w:r>
      <w:proofErr w:type="spellEnd"/>
      <w:r w:rsidRPr="008640F5">
        <w:rPr>
          <w:sz w:val="18"/>
          <w:szCs w:val="16"/>
        </w:rPr>
        <w:t xml:space="preserve"> </w:t>
      </w:r>
      <w:proofErr w:type="spellStart"/>
      <w:r w:rsidRPr="008640F5">
        <w:rPr>
          <w:sz w:val="18"/>
          <w:szCs w:val="16"/>
        </w:rPr>
        <w:t>ව්‍යාපාර</w:t>
      </w:r>
      <w:proofErr w:type="spellEnd"/>
      <w:r w:rsidRPr="008640F5">
        <w:rPr>
          <w:sz w:val="18"/>
          <w:szCs w:val="16"/>
        </w:rPr>
        <w:t xml:space="preserve"> </w:t>
      </w:r>
      <w:proofErr w:type="spellStart"/>
      <w:r w:rsidRPr="008640F5">
        <w:rPr>
          <w:sz w:val="18"/>
          <w:szCs w:val="16"/>
        </w:rPr>
        <w:t>නාමය</w:t>
      </w:r>
      <w:proofErr w:type="spellEnd"/>
      <w:r w:rsidRPr="008640F5">
        <w:rPr>
          <w:sz w:val="18"/>
          <w:szCs w:val="16"/>
        </w:rPr>
        <w:t xml:space="preserve"> </w:t>
      </w:r>
      <w:proofErr w:type="spellStart"/>
      <w:r w:rsidRPr="008640F5">
        <w:rPr>
          <w:sz w:val="18"/>
          <w:szCs w:val="16"/>
        </w:rPr>
        <w:t>භාවිත</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හැකිදැයි</w:t>
      </w:r>
      <w:proofErr w:type="spellEnd"/>
      <w:r w:rsidRPr="008640F5">
        <w:rPr>
          <w:sz w:val="18"/>
          <w:szCs w:val="16"/>
        </w:rPr>
        <w:t xml:space="preserve"> </w:t>
      </w:r>
      <w:proofErr w:type="spellStart"/>
      <w:r w:rsidRPr="008640F5">
        <w:rPr>
          <w:sz w:val="18"/>
          <w:szCs w:val="16"/>
        </w:rPr>
        <w:t>පරීක්ෂා</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එය</w:t>
      </w:r>
      <w:proofErr w:type="spellEnd"/>
      <w:r w:rsidRPr="008640F5">
        <w:rPr>
          <w:sz w:val="18"/>
          <w:szCs w:val="16"/>
        </w:rPr>
        <w:t xml:space="preserve"> </w:t>
      </w:r>
      <w:proofErr w:type="spellStart"/>
      <w:r w:rsidRPr="008640F5">
        <w:rPr>
          <w:sz w:val="18"/>
          <w:szCs w:val="16"/>
        </w:rPr>
        <w:t>අනුමත</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2. </w:t>
      </w:r>
      <w:proofErr w:type="spellStart"/>
      <w:r w:rsidRPr="008640F5">
        <w:rPr>
          <w:sz w:val="18"/>
          <w:szCs w:val="16"/>
        </w:rPr>
        <w:t>සමාගම්</w:t>
      </w:r>
      <w:proofErr w:type="spellEnd"/>
      <w:r w:rsidRPr="008640F5">
        <w:rPr>
          <w:sz w:val="18"/>
          <w:szCs w:val="16"/>
        </w:rPr>
        <w:t xml:space="preserve"> </w:t>
      </w:r>
      <w:proofErr w:type="spellStart"/>
      <w:r w:rsidRPr="008640F5">
        <w:rPr>
          <w:sz w:val="18"/>
          <w:szCs w:val="16"/>
        </w:rPr>
        <w:t>සංස්ථාපන</w:t>
      </w:r>
      <w:proofErr w:type="spellEnd"/>
      <w:r w:rsidRPr="008640F5">
        <w:rPr>
          <w:sz w:val="18"/>
          <w:szCs w:val="16"/>
        </w:rPr>
        <w:t xml:space="preserve"> </w:t>
      </w:r>
      <w:proofErr w:type="spellStart"/>
      <w:r w:rsidRPr="008640F5">
        <w:rPr>
          <w:sz w:val="18"/>
          <w:szCs w:val="16"/>
        </w:rPr>
        <w:t>සංදේශය</w:t>
      </w:r>
      <w:proofErr w:type="spellEnd"/>
      <w:r w:rsidRPr="008640F5">
        <w:rPr>
          <w:sz w:val="18"/>
          <w:szCs w:val="16"/>
        </w:rPr>
        <w:t xml:space="preserve">, </w:t>
      </w:r>
      <w:proofErr w:type="spellStart"/>
      <w:r w:rsidRPr="008640F5">
        <w:rPr>
          <w:sz w:val="18"/>
          <w:szCs w:val="16"/>
        </w:rPr>
        <w:t>සංගම්</w:t>
      </w:r>
      <w:proofErr w:type="spellEnd"/>
      <w:r w:rsidRPr="008640F5">
        <w:rPr>
          <w:sz w:val="18"/>
          <w:szCs w:val="16"/>
        </w:rPr>
        <w:t xml:space="preserve"> </w:t>
      </w:r>
      <w:proofErr w:type="spellStart"/>
      <w:r w:rsidRPr="008640F5">
        <w:rPr>
          <w:sz w:val="18"/>
          <w:szCs w:val="16"/>
        </w:rPr>
        <w:t>විධිවිධාන</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නීත්‍යානුකූල</w:t>
      </w:r>
      <w:proofErr w:type="spellEnd"/>
      <w:r w:rsidRPr="008640F5">
        <w:rPr>
          <w:sz w:val="18"/>
          <w:szCs w:val="16"/>
        </w:rPr>
        <w:t xml:space="preserve"> </w:t>
      </w:r>
      <w:proofErr w:type="spellStart"/>
      <w:r w:rsidRPr="008640F5">
        <w:rPr>
          <w:sz w:val="18"/>
          <w:szCs w:val="16"/>
        </w:rPr>
        <w:t>ප්‍රකාශන</w:t>
      </w:r>
      <w:proofErr w:type="spellEnd"/>
      <w:r w:rsidRPr="008640F5">
        <w:rPr>
          <w:sz w:val="18"/>
          <w:szCs w:val="16"/>
        </w:rPr>
        <w:t xml:space="preserve"> </w:t>
      </w:r>
      <w:proofErr w:type="spellStart"/>
      <w:r w:rsidRPr="008640F5">
        <w:rPr>
          <w:sz w:val="18"/>
          <w:szCs w:val="16"/>
        </w:rPr>
        <w:t>අදාළ</w:t>
      </w:r>
      <w:proofErr w:type="spellEnd"/>
      <w:r w:rsidRPr="008640F5">
        <w:rPr>
          <w:sz w:val="18"/>
          <w:szCs w:val="16"/>
        </w:rPr>
        <w:t xml:space="preserve"> </w:t>
      </w:r>
      <w:proofErr w:type="spellStart"/>
      <w:r w:rsidRPr="008640F5">
        <w:rPr>
          <w:sz w:val="18"/>
          <w:szCs w:val="16"/>
        </w:rPr>
        <w:t>පෝරම</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සමාගම්</w:t>
      </w:r>
      <w:proofErr w:type="spellEnd"/>
      <w:r w:rsidRPr="008640F5">
        <w:rPr>
          <w:sz w:val="18"/>
          <w:szCs w:val="16"/>
        </w:rPr>
        <w:t xml:space="preserve"> </w:t>
      </w:r>
      <w:proofErr w:type="spellStart"/>
      <w:r w:rsidRPr="008640F5">
        <w:rPr>
          <w:sz w:val="18"/>
          <w:szCs w:val="16"/>
        </w:rPr>
        <w:t>රෙජිස්ට්‍රාර්</w:t>
      </w:r>
      <w:proofErr w:type="spellEnd"/>
      <w:r w:rsidRPr="008640F5">
        <w:rPr>
          <w:sz w:val="18"/>
          <w:szCs w:val="16"/>
        </w:rPr>
        <w:t xml:space="preserve"> </w:t>
      </w:r>
      <w:proofErr w:type="spellStart"/>
      <w:r w:rsidRPr="008640F5">
        <w:rPr>
          <w:sz w:val="18"/>
          <w:szCs w:val="16"/>
        </w:rPr>
        <w:t>වෙත</w:t>
      </w:r>
      <w:proofErr w:type="spellEnd"/>
      <w:r w:rsidRPr="008640F5">
        <w:rPr>
          <w:sz w:val="18"/>
          <w:szCs w:val="16"/>
        </w:rPr>
        <w:t xml:space="preserve"> </w:t>
      </w:r>
      <w:proofErr w:type="spellStart"/>
      <w:r w:rsidRPr="008640F5">
        <w:rPr>
          <w:sz w:val="18"/>
          <w:szCs w:val="16"/>
        </w:rPr>
        <w:t>ඉදිරිපත්</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3. </w:t>
      </w:r>
      <w:proofErr w:type="spellStart"/>
      <w:r w:rsidRPr="008640F5">
        <w:rPr>
          <w:sz w:val="18"/>
          <w:szCs w:val="16"/>
        </w:rPr>
        <w:t>අදාළ</w:t>
      </w:r>
      <w:proofErr w:type="spellEnd"/>
      <w:r w:rsidRPr="008640F5">
        <w:rPr>
          <w:sz w:val="18"/>
          <w:szCs w:val="16"/>
        </w:rPr>
        <w:t xml:space="preserve"> </w:t>
      </w:r>
      <w:proofErr w:type="spellStart"/>
      <w:r w:rsidRPr="008640F5">
        <w:rPr>
          <w:sz w:val="18"/>
          <w:szCs w:val="16"/>
        </w:rPr>
        <w:t>ලියාපදිංචි</w:t>
      </w:r>
      <w:proofErr w:type="spellEnd"/>
      <w:r w:rsidRPr="008640F5">
        <w:rPr>
          <w:sz w:val="18"/>
          <w:szCs w:val="16"/>
        </w:rPr>
        <w:t xml:space="preserve"> </w:t>
      </w:r>
      <w:proofErr w:type="spellStart"/>
      <w:r w:rsidRPr="008640F5">
        <w:rPr>
          <w:sz w:val="18"/>
          <w:szCs w:val="16"/>
        </w:rPr>
        <w:t>ගාස්තු</w:t>
      </w:r>
      <w:proofErr w:type="spellEnd"/>
      <w:r w:rsidRPr="008640F5">
        <w:rPr>
          <w:sz w:val="18"/>
          <w:szCs w:val="16"/>
        </w:rPr>
        <w:t xml:space="preserve"> </w:t>
      </w:r>
      <w:proofErr w:type="spellStart"/>
      <w:r w:rsidRPr="008640F5">
        <w:rPr>
          <w:sz w:val="18"/>
          <w:szCs w:val="16"/>
        </w:rPr>
        <w:t>ගෙවා</w:t>
      </w:r>
      <w:proofErr w:type="spellEnd"/>
      <w:r w:rsidRPr="008640F5">
        <w:rPr>
          <w:sz w:val="18"/>
          <w:szCs w:val="16"/>
        </w:rPr>
        <w:t xml:space="preserve"> </w:t>
      </w:r>
      <w:proofErr w:type="spellStart"/>
      <w:r w:rsidRPr="008640F5">
        <w:rPr>
          <w:sz w:val="18"/>
          <w:szCs w:val="16"/>
        </w:rPr>
        <w:t>සංස්ථාපන</w:t>
      </w:r>
      <w:proofErr w:type="spellEnd"/>
      <w:r w:rsidRPr="008640F5">
        <w:rPr>
          <w:sz w:val="18"/>
          <w:szCs w:val="16"/>
        </w:rPr>
        <w:t xml:space="preserve"> </w:t>
      </w:r>
      <w:proofErr w:type="spellStart"/>
      <w:r w:rsidRPr="008640F5">
        <w:rPr>
          <w:sz w:val="18"/>
          <w:szCs w:val="16"/>
        </w:rPr>
        <w:t>සහතිකය</w:t>
      </w:r>
      <w:proofErr w:type="spellEnd"/>
      <w:r w:rsidRPr="008640F5">
        <w:rPr>
          <w:sz w:val="18"/>
          <w:szCs w:val="16"/>
        </w:rPr>
        <w:t xml:space="preserve"> (Certificate of Incorporation)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w:t>
      </w:r>
    </w:p>
    <w:p w14:paraId="37B3F2CF" w14:textId="77777777" w:rsidR="00EA27FE" w:rsidRPr="008640F5" w:rsidRDefault="00000000">
      <w:pPr>
        <w:spacing w:after="240" w:line="360" w:lineRule="auto"/>
        <w:rPr>
          <w:sz w:val="18"/>
          <w:szCs w:val="16"/>
        </w:rPr>
      </w:pPr>
      <w:r w:rsidRPr="008640F5">
        <w:rPr>
          <w:i/>
          <w:sz w:val="18"/>
          <w:szCs w:val="16"/>
        </w:rPr>
        <w:lastRenderedPageBreak/>
        <w:t>[</w:t>
      </w:r>
      <w:proofErr w:type="spellStart"/>
      <w:r w:rsidRPr="008640F5">
        <w:rPr>
          <w:i/>
          <w:sz w:val="18"/>
          <w:szCs w:val="16"/>
        </w:rPr>
        <w:t>යෙදුම</w:t>
      </w:r>
      <w:proofErr w:type="spellEnd"/>
      <w:r w:rsidRPr="008640F5">
        <w:rPr>
          <w:i/>
          <w:sz w:val="18"/>
          <w:szCs w:val="16"/>
        </w:rPr>
        <w:t xml:space="preserve"> (Application) | </w:t>
      </w:r>
      <w:proofErr w:type="spellStart"/>
      <w:r w:rsidRPr="008640F5">
        <w:rPr>
          <w:i/>
          <w:sz w:val="18"/>
          <w:szCs w:val="16"/>
        </w:rPr>
        <w:t>සංස්ථාපිත</w:t>
      </w:r>
      <w:proofErr w:type="spellEnd"/>
      <w:r w:rsidRPr="008640F5">
        <w:rPr>
          <w:i/>
          <w:sz w:val="18"/>
          <w:szCs w:val="16"/>
        </w:rPr>
        <w:t xml:space="preserve"> </w:t>
      </w:r>
      <w:proofErr w:type="spellStart"/>
      <w:r w:rsidRPr="008640F5">
        <w:rPr>
          <w:i/>
          <w:sz w:val="18"/>
          <w:szCs w:val="16"/>
        </w:rPr>
        <w:t>සමාගම්</w:t>
      </w:r>
      <w:proofErr w:type="spellEnd"/>
      <w:r w:rsidRPr="008640F5">
        <w:rPr>
          <w:i/>
          <w:sz w:val="18"/>
          <w:szCs w:val="16"/>
        </w:rPr>
        <w:t>]</w:t>
      </w:r>
    </w:p>
    <w:p w14:paraId="0D76C931" w14:textId="77777777" w:rsidR="00EA27FE" w:rsidRPr="008640F5" w:rsidRDefault="00000000">
      <w:pPr>
        <w:spacing w:after="240" w:line="360" w:lineRule="auto"/>
        <w:rPr>
          <w:sz w:val="18"/>
          <w:szCs w:val="16"/>
        </w:rPr>
      </w:pPr>
      <w:r w:rsidRPr="008640F5">
        <w:rPr>
          <w:b/>
          <w:sz w:val="18"/>
          <w:szCs w:val="16"/>
        </w:rPr>
        <w:t>Q19:</w:t>
      </w:r>
      <w:r w:rsidRPr="008640F5">
        <w:rPr>
          <w:sz w:val="18"/>
          <w:szCs w:val="16"/>
        </w:rPr>
        <w:t xml:space="preserve"> </w:t>
      </w:r>
      <w:proofErr w:type="spellStart"/>
      <w:r w:rsidRPr="008640F5">
        <w:rPr>
          <w:sz w:val="18"/>
          <w:szCs w:val="16"/>
        </w:rPr>
        <w:t>තනි</w:t>
      </w:r>
      <w:proofErr w:type="spellEnd"/>
      <w:r w:rsidRPr="008640F5">
        <w:rPr>
          <w:sz w:val="18"/>
          <w:szCs w:val="16"/>
        </w:rPr>
        <w:t xml:space="preserve"> </w:t>
      </w:r>
      <w:proofErr w:type="spellStart"/>
      <w:r w:rsidRPr="008640F5">
        <w:rPr>
          <w:sz w:val="18"/>
          <w:szCs w:val="16"/>
        </w:rPr>
        <w:t>පුද්ගල</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පුද්ගලික</w:t>
      </w:r>
      <w:proofErr w:type="spellEnd"/>
      <w:r w:rsidRPr="008640F5">
        <w:rPr>
          <w:sz w:val="18"/>
          <w:szCs w:val="16"/>
        </w:rPr>
        <w:t xml:space="preserve"> </w:t>
      </w:r>
      <w:proofErr w:type="spellStart"/>
      <w:r w:rsidRPr="008640F5">
        <w:rPr>
          <w:sz w:val="18"/>
          <w:szCs w:val="16"/>
        </w:rPr>
        <w:t>නීතිගත</w:t>
      </w:r>
      <w:proofErr w:type="spellEnd"/>
      <w:r w:rsidRPr="008640F5">
        <w:rPr>
          <w:sz w:val="18"/>
          <w:szCs w:val="16"/>
        </w:rPr>
        <w:t xml:space="preserve"> </w:t>
      </w:r>
      <w:proofErr w:type="spellStart"/>
      <w:r w:rsidRPr="008640F5">
        <w:rPr>
          <w:sz w:val="18"/>
          <w:szCs w:val="16"/>
        </w:rPr>
        <w:t>සමාගමක්</w:t>
      </w:r>
      <w:proofErr w:type="spellEnd"/>
      <w:r w:rsidRPr="008640F5">
        <w:rPr>
          <w:sz w:val="18"/>
          <w:szCs w:val="16"/>
        </w:rPr>
        <w:t xml:space="preserve"> </w:t>
      </w:r>
      <w:proofErr w:type="spellStart"/>
      <w:r w:rsidRPr="008640F5">
        <w:rPr>
          <w:sz w:val="18"/>
          <w:szCs w:val="16"/>
        </w:rPr>
        <w:t>බවට</w:t>
      </w:r>
      <w:proofErr w:type="spellEnd"/>
      <w:r w:rsidRPr="008640F5">
        <w:rPr>
          <w:sz w:val="18"/>
          <w:szCs w:val="16"/>
        </w:rPr>
        <w:t xml:space="preserve"> </w:t>
      </w:r>
      <w:proofErr w:type="spellStart"/>
      <w:r w:rsidRPr="008640F5">
        <w:rPr>
          <w:sz w:val="18"/>
          <w:szCs w:val="16"/>
        </w:rPr>
        <w:t>පරිවර්තනය</w:t>
      </w:r>
      <w:proofErr w:type="spellEnd"/>
      <w:r w:rsidRPr="008640F5">
        <w:rPr>
          <w:sz w:val="18"/>
          <w:szCs w:val="16"/>
        </w:rPr>
        <w:t xml:space="preserve"> </w:t>
      </w:r>
      <w:proofErr w:type="spellStart"/>
      <w:r w:rsidRPr="008640F5">
        <w:rPr>
          <w:sz w:val="18"/>
          <w:szCs w:val="16"/>
        </w:rPr>
        <w:t>කිරීමේදී</w:t>
      </w:r>
      <w:proofErr w:type="spellEnd"/>
      <w:r w:rsidRPr="008640F5">
        <w:rPr>
          <w:sz w:val="18"/>
          <w:szCs w:val="16"/>
        </w:rPr>
        <w:t xml:space="preserve"> </w:t>
      </w:r>
      <w:proofErr w:type="spellStart"/>
      <w:r w:rsidRPr="008640F5">
        <w:rPr>
          <w:sz w:val="18"/>
          <w:szCs w:val="16"/>
        </w:rPr>
        <w:t>හිමිකරුට</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මුහුණ</w:t>
      </w:r>
      <w:proofErr w:type="spellEnd"/>
      <w:r w:rsidRPr="008640F5">
        <w:rPr>
          <w:sz w:val="18"/>
          <w:szCs w:val="16"/>
        </w:rPr>
        <w:t xml:space="preserve"> </w:t>
      </w:r>
      <w:proofErr w:type="spellStart"/>
      <w:r w:rsidRPr="008640F5">
        <w:rPr>
          <w:sz w:val="18"/>
          <w:szCs w:val="16"/>
        </w:rPr>
        <w:t>දීමට</w:t>
      </w:r>
      <w:proofErr w:type="spellEnd"/>
      <w:r w:rsidRPr="008640F5">
        <w:rPr>
          <w:sz w:val="18"/>
          <w:szCs w:val="16"/>
        </w:rPr>
        <w:t xml:space="preserve"> </w:t>
      </w:r>
      <w:proofErr w:type="spellStart"/>
      <w:r w:rsidRPr="008640F5">
        <w:rPr>
          <w:sz w:val="18"/>
          <w:szCs w:val="16"/>
        </w:rPr>
        <w:t>සිදුවන</w:t>
      </w:r>
      <w:proofErr w:type="spellEnd"/>
      <w:r w:rsidRPr="008640F5">
        <w:rPr>
          <w:sz w:val="18"/>
          <w:szCs w:val="16"/>
        </w:rPr>
        <w:t xml:space="preserve"> </w:t>
      </w:r>
      <w:proofErr w:type="spellStart"/>
      <w:r w:rsidRPr="008640F5">
        <w:rPr>
          <w:sz w:val="18"/>
          <w:szCs w:val="16"/>
        </w:rPr>
        <w:t>අවාසි</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හේතු</w:t>
      </w:r>
      <w:proofErr w:type="spellEnd"/>
      <w:r w:rsidRPr="008640F5">
        <w:rPr>
          <w:sz w:val="18"/>
          <w:szCs w:val="16"/>
        </w:rPr>
        <w:t xml:space="preserve"> </w:t>
      </w:r>
      <w:proofErr w:type="spellStart"/>
      <w:r w:rsidRPr="008640F5">
        <w:rPr>
          <w:sz w:val="18"/>
          <w:szCs w:val="16"/>
        </w:rPr>
        <w:t>සහිතව</w:t>
      </w:r>
      <w:proofErr w:type="spellEnd"/>
      <w:r w:rsidRPr="008640F5">
        <w:rPr>
          <w:sz w:val="18"/>
          <w:szCs w:val="16"/>
        </w:rPr>
        <w:t xml:space="preserve"> </w:t>
      </w:r>
      <w:proofErr w:type="spellStart"/>
      <w:r w:rsidRPr="008640F5">
        <w:rPr>
          <w:sz w:val="18"/>
          <w:szCs w:val="16"/>
        </w:rPr>
        <w:t>සංසන්දනය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2111160C" w14:textId="77777777" w:rsidR="00EA27FE" w:rsidRPr="008640F5" w:rsidRDefault="00000000">
      <w:pPr>
        <w:spacing w:after="240" w:line="360" w:lineRule="auto"/>
        <w:rPr>
          <w:sz w:val="18"/>
          <w:szCs w:val="16"/>
        </w:rPr>
      </w:pPr>
      <w:r w:rsidRPr="008640F5">
        <w:rPr>
          <w:b/>
          <w:sz w:val="18"/>
          <w:szCs w:val="16"/>
        </w:rPr>
        <w:t>A19:</w:t>
      </w:r>
      <w:r w:rsidRPr="008640F5">
        <w:rPr>
          <w:sz w:val="18"/>
          <w:szCs w:val="16"/>
        </w:rPr>
        <w:t xml:space="preserve"> </w:t>
      </w:r>
      <w:proofErr w:type="spellStart"/>
      <w:r w:rsidRPr="008640F5">
        <w:rPr>
          <w:sz w:val="18"/>
          <w:szCs w:val="16"/>
        </w:rPr>
        <w:t>වාසි</w:t>
      </w:r>
      <w:proofErr w:type="spellEnd"/>
      <w:r w:rsidRPr="008640F5">
        <w:rPr>
          <w:sz w:val="18"/>
          <w:szCs w:val="16"/>
        </w:rPr>
        <w:t xml:space="preserve">: 1. </w:t>
      </w:r>
      <w:proofErr w:type="spellStart"/>
      <w:r w:rsidRPr="008640F5">
        <w:rPr>
          <w:sz w:val="18"/>
          <w:szCs w:val="16"/>
        </w:rPr>
        <w:t>හිමිකරුගේ</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අසීමිත</w:t>
      </w:r>
      <w:proofErr w:type="spellEnd"/>
      <w:r w:rsidRPr="008640F5">
        <w:rPr>
          <w:sz w:val="18"/>
          <w:szCs w:val="16"/>
        </w:rPr>
        <w:t xml:space="preserve"> </w:t>
      </w:r>
      <w:proofErr w:type="spellStart"/>
      <w:r w:rsidRPr="008640F5">
        <w:rPr>
          <w:sz w:val="18"/>
          <w:szCs w:val="16"/>
        </w:rPr>
        <w:t>තත්ත්වයේ</w:t>
      </w:r>
      <w:proofErr w:type="spellEnd"/>
      <w:r w:rsidRPr="008640F5">
        <w:rPr>
          <w:sz w:val="18"/>
          <w:szCs w:val="16"/>
        </w:rPr>
        <w:t xml:space="preserve"> </w:t>
      </w:r>
      <w:proofErr w:type="spellStart"/>
      <w:r w:rsidRPr="008640F5">
        <w:rPr>
          <w:sz w:val="18"/>
          <w:szCs w:val="16"/>
        </w:rPr>
        <w:t>සිට</w:t>
      </w:r>
      <w:proofErr w:type="spellEnd"/>
      <w:r w:rsidRPr="008640F5">
        <w:rPr>
          <w:sz w:val="18"/>
          <w:szCs w:val="16"/>
        </w:rPr>
        <w:t xml:space="preserve"> </w:t>
      </w:r>
      <w:proofErr w:type="spellStart"/>
      <w:r w:rsidRPr="008640F5">
        <w:rPr>
          <w:sz w:val="18"/>
          <w:szCs w:val="16"/>
        </w:rPr>
        <w:t>සීමිත</w:t>
      </w:r>
      <w:proofErr w:type="spellEnd"/>
      <w:r w:rsidRPr="008640F5">
        <w:rPr>
          <w:sz w:val="18"/>
          <w:szCs w:val="16"/>
        </w:rPr>
        <w:t xml:space="preserve"> </w:t>
      </w:r>
      <w:proofErr w:type="spellStart"/>
      <w:r w:rsidRPr="008640F5">
        <w:rPr>
          <w:sz w:val="18"/>
          <w:szCs w:val="16"/>
        </w:rPr>
        <w:t>තත්ත්වයට</w:t>
      </w:r>
      <w:proofErr w:type="spellEnd"/>
      <w:r w:rsidRPr="008640F5">
        <w:rPr>
          <w:sz w:val="18"/>
          <w:szCs w:val="16"/>
        </w:rPr>
        <w:t xml:space="preserve"> </w:t>
      </w:r>
      <w:proofErr w:type="spellStart"/>
      <w:r w:rsidRPr="008640F5">
        <w:rPr>
          <w:sz w:val="18"/>
          <w:szCs w:val="16"/>
        </w:rPr>
        <w:t>පත්වීම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පෞද්ගලික</w:t>
      </w:r>
      <w:proofErr w:type="spellEnd"/>
      <w:r w:rsidRPr="008640F5">
        <w:rPr>
          <w:sz w:val="18"/>
          <w:szCs w:val="16"/>
        </w:rPr>
        <w:t xml:space="preserve"> </w:t>
      </w:r>
      <w:proofErr w:type="spellStart"/>
      <w:r w:rsidRPr="008640F5">
        <w:rPr>
          <w:sz w:val="18"/>
          <w:szCs w:val="16"/>
        </w:rPr>
        <w:t>දේපළ</w:t>
      </w:r>
      <w:proofErr w:type="spellEnd"/>
      <w:r w:rsidRPr="008640F5">
        <w:rPr>
          <w:sz w:val="18"/>
          <w:szCs w:val="16"/>
        </w:rPr>
        <w:t xml:space="preserve"> </w:t>
      </w:r>
      <w:proofErr w:type="spellStart"/>
      <w:r w:rsidRPr="008640F5">
        <w:rPr>
          <w:sz w:val="18"/>
          <w:szCs w:val="16"/>
        </w:rPr>
        <w:t>ආරක්ෂා</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2. </w:t>
      </w:r>
      <w:proofErr w:type="spellStart"/>
      <w:r w:rsidRPr="008640F5">
        <w:rPr>
          <w:sz w:val="18"/>
          <w:szCs w:val="16"/>
        </w:rPr>
        <w:t>නීතිමය</w:t>
      </w:r>
      <w:proofErr w:type="spellEnd"/>
      <w:r w:rsidRPr="008640F5">
        <w:rPr>
          <w:sz w:val="18"/>
          <w:szCs w:val="16"/>
        </w:rPr>
        <w:t xml:space="preserve"> </w:t>
      </w:r>
      <w:proofErr w:type="spellStart"/>
      <w:r w:rsidRPr="008640F5">
        <w:rPr>
          <w:sz w:val="18"/>
          <w:szCs w:val="16"/>
        </w:rPr>
        <w:t>පුද්ගල</w:t>
      </w:r>
      <w:proofErr w:type="spellEnd"/>
      <w:r w:rsidRPr="008640F5">
        <w:rPr>
          <w:sz w:val="18"/>
          <w:szCs w:val="16"/>
        </w:rPr>
        <w:t xml:space="preserve"> </w:t>
      </w:r>
      <w:proofErr w:type="spellStart"/>
      <w:r w:rsidRPr="008640F5">
        <w:rPr>
          <w:sz w:val="18"/>
          <w:szCs w:val="16"/>
        </w:rPr>
        <w:t>භාවය</w:t>
      </w:r>
      <w:proofErr w:type="spellEnd"/>
      <w:r w:rsidRPr="008640F5">
        <w:rPr>
          <w:sz w:val="18"/>
          <w:szCs w:val="16"/>
        </w:rPr>
        <w:t xml:space="preserve"> </w:t>
      </w:r>
      <w:proofErr w:type="spellStart"/>
      <w:r w:rsidRPr="008640F5">
        <w:rPr>
          <w:sz w:val="18"/>
          <w:szCs w:val="16"/>
        </w:rPr>
        <w:t>ලැබීම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ව්‍යාපාරයට</w:t>
      </w:r>
      <w:proofErr w:type="spellEnd"/>
      <w:r w:rsidRPr="008640F5">
        <w:rPr>
          <w:sz w:val="18"/>
          <w:szCs w:val="16"/>
        </w:rPr>
        <w:t xml:space="preserve"> </w:t>
      </w:r>
      <w:proofErr w:type="spellStart"/>
      <w:r w:rsidRPr="008640F5">
        <w:rPr>
          <w:sz w:val="18"/>
          <w:szCs w:val="16"/>
        </w:rPr>
        <w:t>අඛණ්ඩ</w:t>
      </w:r>
      <w:proofErr w:type="spellEnd"/>
      <w:r w:rsidRPr="008640F5">
        <w:rPr>
          <w:sz w:val="18"/>
          <w:szCs w:val="16"/>
        </w:rPr>
        <w:t xml:space="preserve"> </w:t>
      </w:r>
      <w:proofErr w:type="spellStart"/>
      <w:r w:rsidRPr="008640F5">
        <w:rPr>
          <w:sz w:val="18"/>
          <w:szCs w:val="16"/>
        </w:rPr>
        <w:t>පැවැත්මක්</w:t>
      </w:r>
      <w:proofErr w:type="spellEnd"/>
      <w:r w:rsidRPr="008640F5">
        <w:rPr>
          <w:sz w:val="18"/>
          <w:szCs w:val="16"/>
        </w:rPr>
        <w:t xml:space="preserve"> </w:t>
      </w:r>
      <w:proofErr w:type="spellStart"/>
      <w:r w:rsidRPr="008640F5">
        <w:rPr>
          <w:sz w:val="18"/>
          <w:szCs w:val="16"/>
        </w:rPr>
        <w:t>හිමිවීම</w:t>
      </w:r>
      <w:proofErr w:type="spellEnd"/>
      <w:r w:rsidRPr="008640F5">
        <w:rPr>
          <w:sz w:val="18"/>
          <w:szCs w:val="16"/>
        </w:rPr>
        <w:t xml:space="preserve">. </w:t>
      </w:r>
      <w:proofErr w:type="spellStart"/>
      <w:r w:rsidRPr="008640F5">
        <w:rPr>
          <w:sz w:val="18"/>
          <w:szCs w:val="16"/>
        </w:rPr>
        <w:t>අවාසි</w:t>
      </w:r>
      <w:proofErr w:type="spellEnd"/>
      <w:r w:rsidRPr="008640F5">
        <w:rPr>
          <w:sz w:val="18"/>
          <w:szCs w:val="16"/>
        </w:rPr>
        <w:t xml:space="preserve">: 1. </w:t>
      </w:r>
      <w:proofErr w:type="spellStart"/>
      <w:r w:rsidRPr="008640F5">
        <w:rPr>
          <w:sz w:val="18"/>
          <w:szCs w:val="16"/>
        </w:rPr>
        <w:t>ආරම්භ</w:t>
      </w:r>
      <w:proofErr w:type="spellEnd"/>
      <w:r w:rsidRPr="008640F5">
        <w:rPr>
          <w:sz w:val="18"/>
          <w:szCs w:val="16"/>
        </w:rPr>
        <w:t xml:space="preserve"> </w:t>
      </w:r>
      <w:proofErr w:type="spellStart"/>
      <w:r w:rsidRPr="008640F5">
        <w:rPr>
          <w:sz w:val="18"/>
          <w:szCs w:val="16"/>
        </w:rPr>
        <w:t>කිරීමේදී</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පවත්වාගෙන</w:t>
      </w:r>
      <w:proofErr w:type="spellEnd"/>
      <w:r w:rsidRPr="008640F5">
        <w:rPr>
          <w:sz w:val="18"/>
          <w:szCs w:val="16"/>
        </w:rPr>
        <w:t xml:space="preserve"> </w:t>
      </w:r>
      <w:proofErr w:type="spellStart"/>
      <w:r w:rsidRPr="008640F5">
        <w:rPr>
          <w:sz w:val="18"/>
          <w:szCs w:val="16"/>
        </w:rPr>
        <w:t>යාමේදී</w:t>
      </w:r>
      <w:proofErr w:type="spellEnd"/>
      <w:r w:rsidRPr="008640F5">
        <w:rPr>
          <w:sz w:val="18"/>
          <w:szCs w:val="16"/>
        </w:rPr>
        <w:t xml:space="preserve"> </w:t>
      </w:r>
      <w:proofErr w:type="spellStart"/>
      <w:r w:rsidRPr="008640F5">
        <w:rPr>
          <w:sz w:val="18"/>
          <w:szCs w:val="16"/>
        </w:rPr>
        <w:t>නීතිමය</w:t>
      </w:r>
      <w:proofErr w:type="spellEnd"/>
      <w:r w:rsidRPr="008640F5">
        <w:rPr>
          <w:sz w:val="18"/>
          <w:szCs w:val="16"/>
        </w:rPr>
        <w:t xml:space="preserve"> </w:t>
      </w:r>
      <w:proofErr w:type="spellStart"/>
      <w:r w:rsidRPr="008640F5">
        <w:rPr>
          <w:sz w:val="18"/>
          <w:szCs w:val="16"/>
        </w:rPr>
        <w:t>රෙගුලාසි</w:t>
      </w:r>
      <w:proofErr w:type="spellEnd"/>
      <w:r w:rsidRPr="008640F5">
        <w:rPr>
          <w:sz w:val="18"/>
          <w:szCs w:val="16"/>
        </w:rPr>
        <w:t xml:space="preserve"> </w:t>
      </w:r>
      <w:proofErr w:type="spellStart"/>
      <w:r w:rsidRPr="008640F5">
        <w:rPr>
          <w:sz w:val="18"/>
          <w:szCs w:val="16"/>
        </w:rPr>
        <w:t>සංකීර්ණ</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පිරිවැයක්</w:t>
      </w:r>
      <w:proofErr w:type="spellEnd"/>
      <w:r w:rsidRPr="008640F5">
        <w:rPr>
          <w:sz w:val="18"/>
          <w:szCs w:val="16"/>
        </w:rPr>
        <w:t xml:space="preserve"> </w:t>
      </w:r>
      <w:proofErr w:type="spellStart"/>
      <w:r w:rsidRPr="008640F5">
        <w:rPr>
          <w:sz w:val="18"/>
          <w:szCs w:val="16"/>
        </w:rPr>
        <w:t>දැරීමට</w:t>
      </w:r>
      <w:proofErr w:type="spellEnd"/>
      <w:r w:rsidRPr="008640F5">
        <w:rPr>
          <w:sz w:val="18"/>
          <w:szCs w:val="16"/>
        </w:rPr>
        <w:t xml:space="preserve"> </w:t>
      </w:r>
      <w:proofErr w:type="spellStart"/>
      <w:r w:rsidRPr="008640F5">
        <w:rPr>
          <w:sz w:val="18"/>
          <w:szCs w:val="16"/>
        </w:rPr>
        <w:t>සිදුවීම</w:t>
      </w:r>
      <w:proofErr w:type="spellEnd"/>
      <w:r w:rsidRPr="008640F5">
        <w:rPr>
          <w:sz w:val="18"/>
          <w:szCs w:val="16"/>
        </w:rPr>
        <w:t xml:space="preserve">. 2. </w:t>
      </w:r>
      <w:proofErr w:type="spellStart"/>
      <w:r w:rsidRPr="008640F5">
        <w:rPr>
          <w:sz w:val="18"/>
          <w:szCs w:val="16"/>
        </w:rPr>
        <w:t>තීරණ</w:t>
      </w:r>
      <w:proofErr w:type="spellEnd"/>
      <w:r w:rsidRPr="008640F5">
        <w:rPr>
          <w:sz w:val="18"/>
          <w:szCs w:val="16"/>
        </w:rPr>
        <w:t xml:space="preserve"> </w:t>
      </w:r>
      <w:proofErr w:type="spellStart"/>
      <w:r w:rsidRPr="008640F5">
        <w:rPr>
          <w:sz w:val="18"/>
          <w:szCs w:val="16"/>
        </w:rPr>
        <w:t>ගැනීමේදී</w:t>
      </w:r>
      <w:proofErr w:type="spellEnd"/>
      <w:r w:rsidRPr="008640F5">
        <w:rPr>
          <w:sz w:val="18"/>
          <w:szCs w:val="16"/>
        </w:rPr>
        <w:t xml:space="preserve"> </w:t>
      </w:r>
      <w:proofErr w:type="spellStart"/>
      <w:r w:rsidRPr="008640F5">
        <w:rPr>
          <w:sz w:val="18"/>
          <w:szCs w:val="16"/>
        </w:rPr>
        <w:t>අනෙකුත්</w:t>
      </w:r>
      <w:proofErr w:type="spellEnd"/>
      <w:r w:rsidRPr="008640F5">
        <w:rPr>
          <w:sz w:val="18"/>
          <w:szCs w:val="16"/>
        </w:rPr>
        <w:t xml:space="preserve"> </w:t>
      </w:r>
      <w:proofErr w:type="spellStart"/>
      <w:r w:rsidRPr="008640F5">
        <w:rPr>
          <w:sz w:val="18"/>
          <w:szCs w:val="16"/>
        </w:rPr>
        <w:t>කොටස්කරුවන්</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අධ්‍යක්ෂ</w:t>
      </w:r>
      <w:proofErr w:type="spellEnd"/>
      <w:r w:rsidRPr="008640F5">
        <w:rPr>
          <w:sz w:val="18"/>
          <w:szCs w:val="16"/>
        </w:rPr>
        <w:t xml:space="preserve"> </w:t>
      </w:r>
      <w:proofErr w:type="spellStart"/>
      <w:r w:rsidRPr="008640F5">
        <w:rPr>
          <w:sz w:val="18"/>
          <w:szCs w:val="16"/>
        </w:rPr>
        <w:t>මණ්ඩලය</w:t>
      </w:r>
      <w:proofErr w:type="spellEnd"/>
      <w:r w:rsidRPr="008640F5">
        <w:rPr>
          <w:sz w:val="18"/>
          <w:szCs w:val="16"/>
        </w:rPr>
        <w:t xml:space="preserve"> </w:t>
      </w:r>
      <w:proofErr w:type="spellStart"/>
      <w:r w:rsidRPr="008640F5">
        <w:rPr>
          <w:sz w:val="18"/>
          <w:szCs w:val="16"/>
        </w:rPr>
        <w:t>සමග</w:t>
      </w:r>
      <w:proofErr w:type="spellEnd"/>
      <w:r w:rsidRPr="008640F5">
        <w:rPr>
          <w:sz w:val="18"/>
          <w:szCs w:val="16"/>
        </w:rPr>
        <w:t xml:space="preserve"> </w:t>
      </w:r>
      <w:proofErr w:type="spellStart"/>
      <w:r w:rsidRPr="008640F5">
        <w:rPr>
          <w:sz w:val="18"/>
          <w:szCs w:val="16"/>
        </w:rPr>
        <w:t>සාකච්ඡා</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සිදුවීමෙන්</w:t>
      </w:r>
      <w:proofErr w:type="spellEnd"/>
      <w:r w:rsidRPr="008640F5">
        <w:rPr>
          <w:sz w:val="18"/>
          <w:szCs w:val="16"/>
        </w:rPr>
        <w:t xml:space="preserve"> </w:t>
      </w:r>
      <w:proofErr w:type="spellStart"/>
      <w:r w:rsidRPr="008640F5">
        <w:rPr>
          <w:sz w:val="18"/>
          <w:szCs w:val="16"/>
        </w:rPr>
        <w:t>ක්ෂණික</w:t>
      </w:r>
      <w:proofErr w:type="spellEnd"/>
      <w:r w:rsidRPr="008640F5">
        <w:rPr>
          <w:sz w:val="18"/>
          <w:szCs w:val="16"/>
        </w:rPr>
        <w:t xml:space="preserve"> </w:t>
      </w:r>
      <w:proofErr w:type="spellStart"/>
      <w:r w:rsidRPr="008640F5">
        <w:rPr>
          <w:sz w:val="18"/>
          <w:szCs w:val="16"/>
        </w:rPr>
        <w:t>තීරණ</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නොහැකි</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w:t>
      </w:r>
    </w:p>
    <w:p w14:paraId="27879B82"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විශ්ලේෂණය</w:t>
      </w:r>
      <w:proofErr w:type="spellEnd"/>
      <w:r w:rsidRPr="008640F5">
        <w:rPr>
          <w:i/>
          <w:sz w:val="18"/>
          <w:szCs w:val="16"/>
        </w:rPr>
        <w:t xml:space="preserve"> (Analysis) | </w:t>
      </w:r>
      <w:proofErr w:type="spellStart"/>
      <w:r w:rsidRPr="008640F5">
        <w:rPr>
          <w:i/>
          <w:sz w:val="18"/>
          <w:szCs w:val="16"/>
        </w:rPr>
        <w:t>සංස්ථාපිත</w:t>
      </w:r>
      <w:proofErr w:type="spellEnd"/>
      <w:r w:rsidRPr="008640F5">
        <w:rPr>
          <w:i/>
          <w:sz w:val="18"/>
          <w:szCs w:val="16"/>
        </w:rPr>
        <w:t xml:space="preserve"> </w:t>
      </w:r>
      <w:proofErr w:type="spellStart"/>
      <w:r w:rsidRPr="008640F5">
        <w:rPr>
          <w:i/>
          <w:sz w:val="18"/>
          <w:szCs w:val="16"/>
        </w:rPr>
        <w:t>සමාගම්</w:t>
      </w:r>
      <w:proofErr w:type="spellEnd"/>
      <w:r w:rsidRPr="008640F5">
        <w:rPr>
          <w:i/>
          <w:sz w:val="18"/>
          <w:szCs w:val="16"/>
        </w:rPr>
        <w:t>]</w:t>
      </w:r>
    </w:p>
    <w:p w14:paraId="18659934" w14:textId="77777777" w:rsidR="00EA27FE" w:rsidRPr="008640F5" w:rsidRDefault="00000000">
      <w:pPr>
        <w:spacing w:after="240" w:line="360" w:lineRule="auto"/>
        <w:rPr>
          <w:sz w:val="18"/>
          <w:szCs w:val="16"/>
        </w:rPr>
      </w:pPr>
      <w:r w:rsidRPr="008640F5">
        <w:rPr>
          <w:b/>
          <w:sz w:val="18"/>
          <w:szCs w:val="16"/>
        </w:rPr>
        <w:t>Q20:</w:t>
      </w:r>
      <w:r w:rsidRPr="008640F5">
        <w:rPr>
          <w:sz w:val="18"/>
          <w:szCs w:val="16"/>
        </w:rPr>
        <w:t xml:space="preserve"> </w:t>
      </w:r>
      <w:proofErr w:type="spellStart"/>
      <w:r w:rsidRPr="008640F5">
        <w:rPr>
          <w:sz w:val="18"/>
          <w:szCs w:val="16"/>
        </w:rPr>
        <w:t>රජය</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සමහර</w:t>
      </w:r>
      <w:proofErr w:type="spellEnd"/>
      <w:r w:rsidRPr="008640F5">
        <w:rPr>
          <w:sz w:val="18"/>
          <w:szCs w:val="16"/>
        </w:rPr>
        <w:t xml:space="preserve"> </w:t>
      </w:r>
      <w:proofErr w:type="spellStart"/>
      <w:r w:rsidRPr="008640F5">
        <w:rPr>
          <w:sz w:val="18"/>
          <w:szCs w:val="16"/>
        </w:rPr>
        <w:t>ව්‍යාපාරික</w:t>
      </w:r>
      <w:proofErr w:type="spellEnd"/>
      <w:r w:rsidRPr="008640F5">
        <w:rPr>
          <w:sz w:val="18"/>
          <w:szCs w:val="16"/>
        </w:rPr>
        <w:t xml:space="preserve"> </w:t>
      </w:r>
      <w:proofErr w:type="spellStart"/>
      <w:r w:rsidRPr="008640F5">
        <w:rPr>
          <w:sz w:val="18"/>
          <w:szCs w:val="16"/>
        </w:rPr>
        <w:t>කටයුතු</w:t>
      </w:r>
      <w:proofErr w:type="spellEnd"/>
      <w:r w:rsidRPr="008640F5">
        <w:rPr>
          <w:sz w:val="18"/>
          <w:szCs w:val="16"/>
        </w:rPr>
        <w:t xml:space="preserve"> </w:t>
      </w:r>
      <w:proofErr w:type="spellStart"/>
      <w:r w:rsidRPr="008640F5">
        <w:rPr>
          <w:sz w:val="18"/>
          <w:szCs w:val="16"/>
        </w:rPr>
        <w:t>රාජ්‍ය</w:t>
      </w:r>
      <w:proofErr w:type="spellEnd"/>
      <w:r w:rsidRPr="008640F5">
        <w:rPr>
          <w:sz w:val="18"/>
          <w:szCs w:val="16"/>
        </w:rPr>
        <w:t xml:space="preserve"> </w:t>
      </w:r>
      <w:proofErr w:type="spellStart"/>
      <w:r w:rsidRPr="008640F5">
        <w:rPr>
          <w:sz w:val="18"/>
          <w:szCs w:val="16"/>
        </w:rPr>
        <w:t>අංශය</w:t>
      </w:r>
      <w:proofErr w:type="spellEnd"/>
      <w:r w:rsidRPr="008640F5">
        <w:rPr>
          <w:sz w:val="18"/>
          <w:szCs w:val="16"/>
        </w:rPr>
        <w:t xml:space="preserve"> </w:t>
      </w:r>
      <w:proofErr w:type="spellStart"/>
      <w:r w:rsidRPr="008640F5">
        <w:rPr>
          <w:sz w:val="18"/>
          <w:szCs w:val="16"/>
        </w:rPr>
        <w:t>යටතේ</w:t>
      </w:r>
      <w:proofErr w:type="spellEnd"/>
      <w:r w:rsidRPr="008640F5">
        <w:rPr>
          <w:sz w:val="18"/>
          <w:szCs w:val="16"/>
        </w:rPr>
        <w:t xml:space="preserve"> </w:t>
      </w:r>
      <w:proofErr w:type="spellStart"/>
      <w:r w:rsidRPr="008640F5">
        <w:rPr>
          <w:sz w:val="18"/>
          <w:szCs w:val="16"/>
        </w:rPr>
        <w:t>පවත්වාගෙන</w:t>
      </w:r>
      <w:proofErr w:type="spellEnd"/>
      <w:r w:rsidRPr="008640F5">
        <w:rPr>
          <w:sz w:val="18"/>
          <w:szCs w:val="16"/>
        </w:rPr>
        <w:t xml:space="preserve"> </w:t>
      </w:r>
      <w:proofErr w:type="spellStart"/>
      <w:r w:rsidRPr="008640F5">
        <w:rPr>
          <w:sz w:val="18"/>
          <w:szCs w:val="16"/>
        </w:rPr>
        <w:t>යාමට</w:t>
      </w:r>
      <w:proofErr w:type="spellEnd"/>
      <w:r w:rsidRPr="008640F5">
        <w:rPr>
          <w:sz w:val="18"/>
          <w:szCs w:val="16"/>
        </w:rPr>
        <w:t xml:space="preserve"> </w:t>
      </w:r>
      <w:proofErr w:type="spellStart"/>
      <w:r w:rsidRPr="008640F5">
        <w:rPr>
          <w:sz w:val="18"/>
          <w:szCs w:val="16"/>
        </w:rPr>
        <w:t>බලපාන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හේතු</w:t>
      </w:r>
      <w:proofErr w:type="spellEnd"/>
      <w:r w:rsidRPr="008640F5">
        <w:rPr>
          <w:sz w:val="18"/>
          <w:szCs w:val="16"/>
        </w:rPr>
        <w:t xml:space="preserve"> 3ක් </w:t>
      </w:r>
      <w:proofErr w:type="spellStart"/>
      <w:r w:rsidRPr="008640F5">
        <w:rPr>
          <w:sz w:val="18"/>
          <w:szCs w:val="16"/>
        </w:rPr>
        <w:t>විශ්ලේෂණය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0CB3249A" w14:textId="77777777" w:rsidR="00EA27FE" w:rsidRPr="008640F5" w:rsidRDefault="00000000">
      <w:pPr>
        <w:spacing w:after="240" w:line="360" w:lineRule="auto"/>
        <w:rPr>
          <w:sz w:val="18"/>
          <w:szCs w:val="16"/>
        </w:rPr>
      </w:pPr>
      <w:r w:rsidRPr="008640F5">
        <w:rPr>
          <w:b/>
          <w:sz w:val="18"/>
          <w:szCs w:val="16"/>
        </w:rPr>
        <w:t>A20:</w:t>
      </w:r>
      <w:r w:rsidRPr="008640F5">
        <w:rPr>
          <w:sz w:val="18"/>
          <w:szCs w:val="16"/>
        </w:rPr>
        <w:t xml:space="preserve"> </w:t>
      </w:r>
      <w:proofErr w:type="spellStart"/>
      <w:r w:rsidRPr="008640F5">
        <w:rPr>
          <w:sz w:val="18"/>
          <w:szCs w:val="16"/>
        </w:rPr>
        <w:t>රජය</w:t>
      </w:r>
      <w:proofErr w:type="spellEnd"/>
      <w:r w:rsidRPr="008640F5">
        <w:rPr>
          <w:sz w:val="18"/>
          <w:szCs w:val="16"/>
        </w:rPr>
        <w:t xml:space="preserve"> </w:t>
      </w:r>
      <w:proofErr w:type="spellStart"/>
      <w:r w:rsidRPr="008640F5">
        <w:rPr>
          <w:sz w:val="18"/>
          <w:szCs w:val="16"/>
        </w:rPr>
        <w:t>ව්‍යාපාර</w:t>
      </w:r>
      <w:proofErr w:type="spellEnd"/>
      <w:r w:rsidRPr="008640F5">
        <w:rPr>
          <w:sz w:val="18"/>
          <w:szCs w:val="16"/>
        </w:rPr>
        <w:t xml:space="preserve"> </w:t>
      </w:r>
      <w:proofErr w:type="spellStart"/>
      <w:r w:rsidRPr="008640F5">
        <w:rPr>
          <w:sz w:val="18"/>
          <w:szCs w:val="16"/>
        </w:rPr>
        <w:t>පවත්වාගෙන</w:t>
      </w:r>
      <w:proofErr w:type="spellEnd"/>
      <w:r w:rsidRPr="008640F5">
        <w:rPr>
          <w:sz w:val="18"/>
          <w:szCs w:val="16"/>
        </w:rPr>
        <w:t xml:space="preserve"> </w:t>
      </w:r>
      <w:proofErr w:type="spellStart"/>
      <w:r w:rsidRPr="008640F5">
        <w:rPr>
          <w:sz w:val="18"/>
          <w:szCs w:val="16"/>
        </w:rPr>
        <w:t>යාමට</w:t>
      </w:r>
      <w:proofErr w:type="spellEnd"/>
      <w:r w:rsidRPr="008640F5">
        <w:rPr>
          <w:sz w:val="18"/>
          <w:szCs w:val="16"/>
        </w:rPr>
        <w:t xml:space="preserve"> </w:t>
      </w:r>
      <w:proofErr w:type="spellStart"/>
      <w:r w:rsidRPr="008640F5">
        <w:rPr>
          <w:sz w:val="18"/>
          <w:szCs w:val="16"/>
        </w:rPr>
        <w:t>හේතු</w:t>
      </w:r>
      <w:proofErr w:type="spellEnd"/>
      <w:r w:rsidRPr="008640F5">
        <w:rPr>
          <w:sz w:val="18"/>
          <w:szCs w:val="16"/>
        </w:rPr>
        <w:t xml:space="preserve">: 1. </w:t>
      </w:r>
      <w:proofErr w:type="spellStart"/>
      <w:r w:rsidRPr="008640F5">
        <w:rPr>
          <w:sz w:val="18"/>
          <w:szCs w:val="16"/>
        </w:rPr>
        <w:t>මහජන</w:t>
      </w:r>
      <w:proofErr w:type="spellEnd"/>
      <w:r w:rsidRPr="008640F5">
        <w:rPr>
          <w:sz w:val="18"/>
          <w:szCs w:val="16"/>
        </w:rPr>
        <w:t xml:space="preserve"> </w:t>
      </w:r>
      <w:proofErr w:type="spellStart"/>
      <w:r w:rsidRPr="008640F5">
        <w:rPr>
          <w:sz w:val="18"/>
          <w:szCs w:val="16"/>
        </w:rPr>
        <w:t>සුබසාධනය</w:t>
      </w:r>
      <w:proofErr w:type="spellEnd"/>
      <w:r w:rsidRPr="008640F5">
        <w:rPr>
          <w:sz w:val="18"/>
          <w:szCs w:val="16"/>
        </w:rPr>
        <w:t xml:space="preserve"> </w:t>
      </w:r>
      <w:proofErr w:type="spellStart"/>
      <w:r w:rsidRPr="008640F5">
        <w:rPr>
          <w:sz w:val="18"/>
          <w:szCs w:val="16"/>
        </w:rPr>
        <w:t>සැලසීම</w:t>
      </w:r>
      <w:proofErr w:type="spellEnd"/>
      <w:r w:rsidRPr="008640F5">
        <w:rPr>
          <w:sz w:val="18"/>
          <w:szCs w:val="16"/>
        </w:rPr>
        <w:t xml:space="preserve"> - </w:t>
      </w:r>
      <w:proofErr w:type="spellStart"/>
      <w:r w:rsidRPr="008640F5">
        <w:rPr>
          <w:sz w:val="18"/>
          <w:szCs w:val="16"/>
        </w:rPr>
        <w:t>සෞඛ්‍යය</w:t>
      </w:r>
      <w:proofErr w:type="spellEnd"/>
      <w:r w:rsidRPr="008640F5">
        <w:rPr>
          <w:sz w:val="18"/>
          <w:szCs w:val="16"/>
        </w:rPr>
        <w:t xml:space="preserve">, </w:t>
      </w:r>
      <w:proofErr w:type="spellStart"/>
      <w:r w:rsidRPr="008640F5">
        <w:rPr>
          <w:sz w:val="18"/>
          <w:szCs w:val="16"/>
        </w:rPr>
        <w:t>අධ්‍යාපනය</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අත්‍යවශ්‍ය</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නොලබන</w:t>
      </w:r>
      <w:proofErr w:type="spellEnd"/>
      <w:r w:rsidRPr="008640F5">
        <w:rPr>
          <w:sz w:val="18"/>
          <w:szCs w:val="16"/>
        </w:rPr>
        <w:t xml:space="preserve"> </w:t>
      </w:r>
      <w:proofErr w:type="spellStart"/>
      <w:r w:rsidRPr="008640F5">
        <w:rPr>
          <w:sz w:val="18"/>
          <w:szCs w:val="16"/>
        </w:rPr>
        <w:t>මට්ටමින්</w:t>
      </w:r>
      <w:proofErr w:type="spellEnd"/>
      <w:r w:rsidRPr="008640F5">
        <w:rPr>
          <w:sz w:val="18"/>
          <w:szCs w:val="16"/>
        </w:rPr>
        <w:t xml:space="preserve"> </w:t>
      </w:r>
      <w:proofErr w:type="spellStart"/>
      <w:r w:rsidRPr="008640F5">
        <w:rPr>
          <w:sz w:val="18"/>
          <w:szCs w:val="16"/>
        </w:rPr>
        <w:t>ජනතාවට</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දීම</w:t>
      </w:r>
      <w:proofErr w:type="spellEnd"/>
      <w:r w:rsidRPr="008640F5">
        <w:rPr>
          <w:sz w:val="18"/>
          <w:szCs w:val="16"/>
        </w:rPr>
        <w:t xml:space="preserve">. 2. </w:t>
      </w:r>
      <w:proofErr w:type="spellStart"/>
      <w:r w:rsidRPr="008640F5">
        <w:rPr>
          <w:sz w:val="18"/>
          <w:szCs w:val="16"/>
        </w:rPr>
        <w:t>අධික</w:t>
      </w:r>
      <w:proofErr w:type="spellEnd"/>
      <w:r w:rsidRPr="008640F5">
        <w:rPr>
          <w:sz w:val="18"/>
          <w:szCs w:val="16"/>
        </w:rPr>
        <w:t xml:space="preserve"> </w:t>
      </w:r>
      <w:proofErr w:type="spellStart"/>
      <w:r w:rsidRPr="008640F5">
        <w:rPr>
          <w:sz w:val="18"/>
          <w:szCs w:val="16"/>
        </w:rPr>
        <w:t>ප්‍රාග්ධනයක්</w:t>
      </w:r>
      <w:proofErr w:type="spellEnd"/>
      <w:r w:rsidRPr="008640F5">
        <w:rPr>
          <w:sz w:val="18"/>
          <w:szCs w:val="16"/>
        </w:rPr>
        <w:t xml:space="preserve"> </w:t>
      </w:r>
      <w:proofErr w:type="spellStart"/>
      <w:r w:rsidRPr="008640F5">
        <w:rPr>
          <w:sz w:val="18"/>
          <w:szCs w:val="16"/>
        </w:rPr>
        <w:t>අවශ්‍ය</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 </w:t>
      </w:r>
      <w:proofErr w:type="spellStart"/>
      <w:r w:rsidRPr="008640F5">
        <w:rPr>
          <w:sz w:val="18"/>
          <w:szCs w:val="16"/>
        </w:rPr>
        <w:t>දුම්රිය</w:t>
      </w:r>
      <w:proofErr w:type="spellEnd"/>
      <w:r w:rsidRPr="008640F5">
        <w:rPr>
          <w:sz w:val="18"/>
          <w:szCs w:val="16"/>
        </w:rPr>
        <w:t xml:space="preserve">, </w:t>
      </w:r>
      <w:proofErr w:type="spellStart"/>
      <w:r w:rsidRPr="008640F5">
        <w:rPr>
          <w:sz w:val="18"/>
          <w:szCs w:val="16"/>
        </w:rPr>
        <w:t>විදුලි</w:t>
      </w:r>
      <w:proofErr w:type="spellEnd"/>
      <w:r w:rsidRPr="008640F5">
        <w:rPr>
          <w:sz w:val="18"/>
          <w:szCs w:val="16"/>
        </w:rPr>
        <w:t xml:space="preserve"> </w:t>
      </w:r>
      <w:proofErr w:type="spellStart"/>
      <w:r w:rsidRPr="008640F5">
        <w:rPr>
          <w:sz w:val="18"/>
          <w:szCs w:val="16"/>
        </w:rPr>
        <w:t>බලය</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යටිතල</w:t>
      </w:r>
      <w:proofErr w:type="spellEnd"/>
      <w:r w:rsidRPr="008640F5">
        <w:rPr>
          <w:sz w:val="18"/>
          <w:szCs w:val="16"/>
        </w:rPr>
        <w:t xml:space="preserve"> </w:t>
      </w:r>
      <w:proofErr w:type="spellStart"/>
      <w:r w:rsidRPr="008640F5">
        <w:rPr>
          <w:sz w:val="18"/>
          <w:szCs w:val="16"/>
        </w:rPr>
        <w:t>පහසුකම්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පෞද්ගලික</w:t>
      </w:r>
      <w:proofErr w:type="spellEnd"/>
      <w:r w:rsidRPr="008640F5">
        <w:rPr>
          <w:sz w:val="18"/>
          <w:szCs w:val="16"/>
        </w:rPr>
        <w:t xml:space="preserve"> </w:t>
      </w:r>
      <w:proofErr w:type="spellStart"/>
      <w:r w:rsidRPr="008640F5">
        <w:rPr>
          <w:sz w:val="18"/>
          <w:szCs w:val="16"/>
        </w:rPr>
        <w:t>අංශය</w:t>
      </w:r>
      <w:proofErr w:type="spellEnd"/>
      <w:r w:rsidRPr="008640F5">
        <w:rPr>
          <w:sz w:val="18"/>
          <w:szCs w:val="16"/>
        </w:rPr>
        <w:t xml:space="preserve"> </w:t>
      </w:r>
      <w:proofErr w:type="spellStart"/>
      <w:r w:rsidRPr="008640F5">
        <w:rPr>
          <w:sz w:val="18"/>
          <w:szCs w:val="16"/>
        </w:rPr>
        <w:t>ඉදිරිපත්</w:t>
      </w:r>
      <w:proofErr w:type="spellEnd"/>
      <w:r w:rsidRPr="008640F5">
        <w:rPr>
          <w:sz w:val="18"/>
          <w:szCs w:val="16"/>
        </w:rPr>
        <w:t xml:space="preserve"> </w:t>
      </w:r>
      <w:proofErr w:type="spellStart"/>
      <w:r w:rsidRPr="008640F5">
        <w:rPr>
          <w:sz w:val="18"/>
          <w:szCs w:val="16"/>
        </w:rPr>
        <w:t>නොවන</w:t>
      </w:r>
      <w:proofErr w:type="spellEnd"/>
      <w:r w:rsidRPr="008640F5">
        <w:rPr>
          <w:sz w:val="18"/>
          <w:szCs w:val="16"/>
        </w:rPr>
        <w:t xml:space="preserve"> </w:t>
      </w:r>
      <w:proofErr w:type="spellStart"/>
      <w:r w:rsidRPr="008640F5">
        <w:rPr>
          <w:sz w:val="18"/>
          <w:szCs w:val="16"/>
        </w:rPr>
        <w:t>විට</w:t>
      </w:r>
      <w:proofErr w:type="spellEnd"/>
      <w:r w:rsidRPr="008640F5">
        <w:rPr>
          <w:sz w:val="18"/>
          <w:szCs w:val="16"/>
        </w:rPr>
        <w:t xml:space="preserve"> </w:t>
      </w:r>
      <w:proofErr w:type="spellStart"/>
      <w:r w:rsidRPr="008640F5">
        <w:rPr>
          <w:sz w:val="18"/>
          <w:szCs w:val="16"/>
        </w:rPr>
        <w:t>රජය</w:t>
      </w:r>
      <w:proofErr w:type="spellEnd"/>
      <w:r w:rsidRPr="008640F5">
        <w:rPr>
          <w:sz w:val="18"/>
          <w:szCs w:val="16"/>
        </w:rPr>
        <w:t xml:space="preserve"> </w:t>
      </w:r>
      <w:proofErr w:type="spellStart"/>
      <w:r w:rsidRPr="008640F5">
        <w:rPr>
          <w:sz w:val="18"/>
          <w:szCs w:val="16"/>
        </w:rPr>
        <w:t>මැදිහත්</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3. </w:t>
      </w:r>
      <w:proofErr w:type="spellStart"/>
      <w:r w:rsidRPr="008640F5">
        <w:rPr>
          <w:sz w:val="18"/>
          <w:szCs w:val="16"/>
        </w:rPr>
        <w:t>පෞද්ගලික</w:t>
      </w:r>
      <w:proofErr w:type="spellEnd"/>
      <w:r w:rsidRPr="008640F5">
        <w:rPr>
          <w:sz w:val="18"/>
          <w:szCs w:val="16"/>
        </w:rPr>
        <w:t xml:space="preserve"> </w:t>
      </w:r>
      <w:proofErr w:type="spellStart"/>
      <w:r w:rsidRPr="008640F5">
        <w:rPr>
          <w:sz w:val="18"/>
          <w:szCs w:val="16"/>
        </w:rPr>
        <w:t>ඒකාධිකාරී</w:t>
      </w:r>
      <w:proofErr w:type="spellEnd"/>
      <w:r w:rsidRPr="008640F5">
        <w:rPr>
          <w:sz w:val="18"/>
          <w:szCs w:val="16"/>
        </w:rPr>
        <w:t xml:space="preserve"> </w:t>
      </w:r>
      <w:proofErr w:type="spellStart"/>
      <w:r w:rsidRPr="008640F5">
        <w:rPr>
          <w:sz w:val="18"/>
          <w:szCs w:val="16"/>
        </w:rPr>
        <w:t>බලපෑම්</w:t>
      </w:r>
      <w:proofErr w:type="spellEnd"/>
      <w:r w:rsidRPr="008640F5">
        <w:rPr>
          <w:sz w:val="18"/>
          <w:szCs w:val="16"/>
        </w:rPr>
        <w:t xml:space="preserve"> </w:t>
      </w:r>
      <w:proofErr w:type="spellStart"/>
      <w:r w:rsidRPr="008640F5">
        <w:rPr>
          <w:sz w:val="18"/>
          <w:szCs w:val="16"/>
        </w:rPr>
        <w:t>වැළැක්වීම</w:t>
      </w:r>
      <w:proofErr w:type="spellEnd"/>
      <w:r w:rsidRPr="008640F5">
        <w:rPr>
          <w:sz w:val="18"/>
          <w:szCs w:val="16"/>
        </w:rPr>
        <w:t xml:space="preserve"> - </w:t>
      </w:r>
      <w:proofErr w:type="spellStart"/>
      <w:r w:rsidRPr="008640F5">
        <w:rPr>
          <w:sz w:val="18"/>
          <w:szCs w:val="16"/>
        </w:rPr>
        <w:t>පෞද්ගලික</w:t>
      </w:r>
      <w:proofErr w:type="spellEnd"/>
      <w:r w:rsidRPr="008640F5">
        <w:rPr>
          <w:sz w:val="18"/>
          <w:szCs w:val="16"/>
        </w:rPr>
        <w:t xml:space="preserve"> </w:t>
      </w:r>
      <w:proofErr w:type="spellStart"/>
      <w:r w:rsidRPr="008640F5">
        <w:rPr>
          <w:sz w:val="18"/>
          <w:szCs w:val="16"/>
        </w:rPr>
        <w:t>අංශය</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අත්‍යවශ්‍ය</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සම්බන්ධයෙන්</w:t>
      </w:r>
      <w:proofErr w:type="spellEnd"/>
      <w:r w:rsidRPr="008640F5">
        <w:rPr>
          <w:sz w:val="18"/>
          <w:szCs w:val="16"/>
        </w:rPr>
        <w:t xml:space="preserve"> </w:t>
      </w:r>
      <w:proofErr w:type="spellStart"/>
      <w:r w:rsidRPr="008640F5">
        <w:rPr>
          <w:sz w:val="18"/>
          <w:szCs w:val="16"/>
        </w:rPr>
        <w:t>පාරිභෝගිකයින්</w:t>
      </w:r>
      <w:proofErr w:type="spellEnd"/>
      <w:r w:rsidRPr="008640F5">
        <w:rPr>
          <w:sz w:val="18"/>
          <w:szCs w:val="16"/>
        </w:rPr>
        <w:t xml:space="preserve"> </w:t>
      </w:r>
      <w:proofErr w:type="spellStart"/>
      <w:r w:rsidRPr="008640F5">
        <w:rPr>
          <w:sz w:val="18"/>
          <w:szCs w:val="16"/>
        </w:rPr>
        <w:t>සූරාකෑම</w:t>
      </w:r>
      <w:proofErr w:type="spellEnd"/>
      <w:r w:rsidRPr="008640F5">
        <w:rPr>
          <w:sz w:val="18"/>
          <w:szCs w:val="16"/>
        </w:rPr>
        <w:t xml:space="preserve"> </w:t>
      </w:r>
      <w:proofErr w:type="spellStart"/>
      <w:r w:rsidRPr="008640F5">
        <w:rPr>
          <w:sz w:val="18"/>
          <w:szCs w:val="16"/>
        </w:rPr>
        <w:t>වැළැක්වීම</w:t>
      </w:r>
      <w:proofErr w:type="spellEnd"/>
      <w:r w:rsidRPr="008640F5">
        <w:rPr>
          <w:sz w:val="18"/>
          <w:szCs w:val="16"/>
        </w:rPr>
        <w:t>.</w:t>
      </w:r>
    </w:p>
    <w:p w14:paraId="4F8FF113"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විශ්ලේෂණය</w:t>
      </w:r>
      <w:proofErr w:type="spellEnd"/>
      <w:r w:rsidRPr="008640F5">
        <w:rPr>
          <w:i/>
          <w:sz w:val="18"/>
          <w:szCs w:val="16"/>
        </w:rPr>
        <w:t xml:space="preserve"> (Analysis) | </w:t>
      </w:r>
      <w:proofErr w:type="spellStart"/>
      <w:r w:rsidRPr="008640F5">
        <w:rPr>
          <w:i/>
          <w:sz w:val="18"/>
          <w:szCs w:val="16"/>
        </w:rPr>
        <w:t>රාජ්‍ය</w:t>
      </w:r>
      <w:proofErr w:type="spellEnd"/>
      <w:r w:rsidRPr="008640F5">
        <w:rPr>
          <w:i/>
          <w:sz w:val="18"/>
          <w:szCs w:val="16"/>
        </w:rPr>
        <w:t xml:space="preserve"> </w:t>
      </w:r>
      <w:proofErr w:type="spellStart"/>
      <w:r w:rsidRPr="008640F5">
        <w:rPr>
          <w:i/>
          <w:sz w:val="18"/>
          <w:szCs w:val="16"/>
        </w:rPr>
        <w:t>අංශයේ</w:t>
      </w:r>
      <w:proofErr w:type="spellEnd"/>
      <w:r w:rsidRPr="008640F5">
        <w:rPr>
          <w:i/>
          <w:sz w:val="18"/>
          <w:szCs w:val="16"/>
        </w:rPr>
        <w:t xml:space="preserve"> </w:t>
      </w:r>
      <w:proofErr w:type="spellStart"/>
      <w:r w:rsidRPr="008640F5">
        <w:rPr>
          <w:i/>
          <w:sz w:val="18"/>
          <w:szCs w:val="16"/>
        </w:rPr>
        <w:t>ව්‍යාපාර</w:t>
      </w:r>
      <w:proofErr w:type="spellEnd"/>
      <w:r w:rsidRPr="008640F5">
        <w:rPr>
          <w:i/>
          <w:sz w:val="18"/>
          <w:szCs w:val="16"/>
        </w:rPr>
        <w:t>]</w:t>
      </w:r>
    </w:p>
    <w:p w14:paraId="60204A88" w14:textId="77777777" w:rsidR="00EA27FE" w:rsidRPr="008640F5" w:rsidRDefault="00000000">
      <w:pPr>
        <w:spacing w:after="240" w:line="360" w:lineRule="auto"/>
        <w:rPr>
          <w:sz w:val="18"/>
          <w:szCs w:val="16"/>
        </w:rPr>
      </w:pPr>
      <w:r w:rsidRPr="008640F5">
        <w:rPr>
          <w:b/>
          <w:sz w:val="18"/>
          <w:szCs w:val="16"/>
        </w:rPr>
        <w:t xml:space="preserve">Topic: </w:t>
      </w:r>
      <w:proofErr w:type="spellStart"/>
      <w:r w:rsidRPr="008640F5">
        <w:rPr>
          <w:b/>
          <w:sz w:val="18"/>
          <w:szCs w:val="16"/>
        </w:rPr>
        <w:t>අලෙවිකරණය</w:t>
      </w:r>
      <w:proofErr w:type="spellEnd"/>
      <w:r w:rsidRPr="008640F5">
        <w:rPr>
          <w:b/>
          <w:sz w:val="18"/>
          <w:szCs w:val="16"/>
        </w:rPr>
        <w:t xml:space="preserve"> (</w:t>
      </w:r>
      <w:proofErr w:type="gramStart"/>
      <w:r w:rsidRPr="008640F5">
        <w:rPr>
          <w:b/>
          <w:sz w:val="18"/>
          <w:szCs w:val="16"/>
        </w:rPr>
        <w:t>Marketing) —</w:t>
      </w:r>
      <w:proofErr w:type="gramEnd"/>
      <w:r w:rsidRPr="008640F5">
        <w:rPr>
          <w:b/>
          <w:sz w:val="18"/>
          <w:szCs w:val="16"/>
        </w:rPr>
        <w:t xml:space="preserve"> 10 questions</w:t>
      </w:r>
    </w:p>
    <w:p w14:paraId="51D81B12" w14:textId="77777777" w:rsidR="00EA27FE" w:rsidRPr="008640F5" w:rsidRDefault="00000000">
      <w:pPr>
        <w:spacing w:after="240" w:line="360" w:lineRule="auto"/>
        <w:rPr>
          <w:sz w:val="18"/>
          <w:szCs w:val="16"/>
        </w:rPr>
      </w:pPr>
      <w:r w:rsidRPr="008640F5">
        <w:rPr>
          <w:b/>
          <w:sz w:val="18"/>
          <w:szCs w:val="16"/>
        </w:rPr>
        <w:t>Q21:</w:t>
      </w:r>
      <w:r w:rsidRPr="008640F5">
        <w:rPr>
          <w:sz w:val="18"/>
          <w:szCs w:val="16"/>
        </w:rPr>
        <w:t xml:space="preserve"> </w:t>
      </w:r>
      <w:proofErr w:type="spellStart"/>
      <w:r w:rsidRPr="008640F5">
        <w:rPr>
          <w:sz w:val="18"/>
          <w:szCs w:val="16"/>
        </w:rPr>
        <w:t>අලෙවිකරණය</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කුමක්දැයි</w:t>
      </w:r>
      <w:proofErr w:type="spellEnd"/>
      <w:r w:rsidRPr="008640F5">
        <w:rPr>
          <w:sz w:val="18"/>
          <w:szCs w:val="16"/>
        </w:rPr>
        <w:t xml:space="preserve"> </w:t>
      </w:r>
      <w:proofErr w:type="spellStart"/>
      <w:r w:rsidRPr="008640F5">
        <w:rPr>
          <w:sz w:val="18"/>
          <w:szCs w:val="16"/>
        </w:rPr>
        <w:t>අර්ථ</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w:t>
      </w:r>
    </w:p>
    <w:p w14:paraId="6A936F4F" w14:textId="77777777" w:rsidR="00EA27FE" w:rsidRPr="008640F5" w:rsidRDefault="00000000">
      <w:pPr>
        <w:spacing w:after="240" w:line="360" w:lineRule="auto"/>
        <w:rPr>
          <w:sz w:val="18"/>
          <w:szCs w:val="16"/>
        </w:rPr>
      </w:pPr>
      <w:r w:rsidRPr="008640F5">
        <w:rPr>
          <w:b/>
          <w:sz w:val="18"/>
          <w:szCs w:val="16"/>
        </w:rPr>
        <w:t>A21:</w:t>
      </w:r>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අවශ්‍යතා</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වුවමනාවන්</w:t>
      </w:r>
      <w:proofErr w:type="spellEnd"/>
      <w:r w:rsidRPr="008640F5">
        <w:rPr>
          <w:sz w:val="18"/>
          <w:szCs w:val="16"/>
        </w:rPr>
        <w:t xml:space="preserve"> </w:t>
      </w:r>
      <w:proofErr w:type="spellStart"/>
      <w:r w:rsidRPr="008640F5">
        <w:rPr>
          <w:sz w:val="18"/>
          <w:szCs w:val="16"/>
        </w:rPr>
        <w:t>හඳුනාගෙන</w:t>
      </w:r>
      <w:proofErr w:type="spellEnd"/>
      <w:r w:rsidRPr="008640F5">
        <w:rPr>
          <w:sz w:val="18"/>
          <w:szCs w:val="16"/>
        </w:rPr>
        <w:t xml:space="preserve">, </w:t>
      </w:r>
      <w:proofErr w:type="spellStart"/>
      <w:r w:rsidRPr="008640F5">
        <w:rPr>
          <w:sz w:val="18"/>
          <w:szCs w:val="16"/>
        </w:rPr>
        <w:t>ඒවා</w:t>
      </w:r>
      <w:proofErr w:type="spellEnd"/>
      <w:r w:rsidRPr="008640F5">
        <w:rPr>
          <w:sz w:val="18"/>
          <w:szCs w:val="16"/>
        </w:rPr>
        <w:t xml:space="preserve"> </w:t>
      </w:r>
      <w:proofErr w:type="spellStart"/>
      <w:r w:rsidRPr="008640F5">
        <w:rPr>
          <w:sz w:val="18"/>
          <w:szCs w:val="16"/>
        </w:rPr>
        <w:t>තෘප්තිමත්</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පරිදි</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කරමින්</w:t>
      </w:r>
      <w:proofErr w:type="spellEnd"/>
      <w:r w:rsidRPr="008640F5">
        <w:rPr>
          <w:sz w:val="18"/>
          <w:szCs w:val="16"/>
        </w:rPr>
        <w:t xml:space="preserve">, </w:t>
      </w:r>
      <w:proofErr w:type="spellStart"/>
      <w:r w:rsidRPr="008640F5">
        <w:rPr>
          <w:sz w:val="18"/>
          <w:szCs w:val="16"/>
        </w:rPr>
        <w:t>පාරිභෝගිකයා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දෙපිරිසටම</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සැලසෙන</w:t>
      </w:r>
      <w:proofErr w:type="spellEnd"/>
      <w:r w:rsidRPr="008640F5">
        <w:rPr>
          <w:sz w:val="18"/>
          <w:szCs w:val="16"/>
        </w:rPr>
        <w:t xml:space="preserve"> </w:t>
      </w:r>
      <w:proofErr w:type="spellStart"/>
      <w:r w:rsidRPr="008640F5">
        <w:rPr>
          <w:sz w:val="18"/>
          <w:szCs w:val="16"/>
        </w:rPr>
        <w:t>අයුරින්</w:t>
      </w:r>
      <w:proofErr w:type="spellEnd"/>
      <w:r w:rsidRPr="008640F5">
        <w:rPr>
          <w:sz w:val="18"/>
          <w:szCs w:val="16"/>
        </w:rPr>
        <w:t xml:space="preserve"> </w:t>
      </w:r>
      <w:proofErr w:type="spellStart"/>
      <w:r w:rsidRPr="008640F5">
        <w:rPr>
          <w:sz w:val="18"/>
          <w:szCs w:val="16"/>
        </w:rPr>
        <w:t>හුවමාරු</w:t>
      </w:r>
      <w:proofErr w:type="spellEnd"/>
      <w:r w:rsidRPr="008640F5">
        <w:rPr>
          <w:sz w:val="18"/>
          <w:szCs w:val="16"/>
        </w:rPr>
        <w:t xml:space="preserve"> </w:t>
      </w:r>
      <w:proofErr w:type="spellStart"/>
      <w:r w:rsidRPr="008640F5">
        <w:rPr>
          <w:sz w:val="18"/>
          <w:szCs w:val="16"/>
        </w:rPr>
        <w:t>ක්‍රියාවලියක්</w:t>
      </w:r>
      <w:proofErr w:type="spellEnd"/>
      <w:r w:rsidRPr="008640F5">
        <w:rPr>
          <w:sz w:val="18"/>
          <w:szCs w:val="16"/>
        </w:rPr>
        <w:t xml:space="preserve"> </w:t>
      </w:r>
      <w:proofErr w:type="spellStart"/>
      <w:r w:rsidRPr="008640F5">
        <w:rPr>
          <w:sz w:val="18"/>
          <w:szCs w:val="16"/>
        </w:rPr>
        <w:t>පවත්වාගෙන</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කළමනාකරණ</w:t>
      </w:r>
      <w:proofErr w:type="spellEnd"/>
      <w:r w:rsidRPr="008640F5">
        <w:rPr>
          <w:sz w:val="18"/>
          <w:szCs w:val="16"/>
        </w:rPr>
        <w:t xml:space="preserve"> </w:t>
      </w:r>
      <w:proofErr w:type="spellStart"/>
      <w:r w:rsidRPr="008640F5">
        <w:rPr>
          <w:sz w:val="18"/>
          <w:szCs w:val="16"/>
        </w:rPr>
        <w:t>ක්‍රියාවලිය</w:t>
      </w:r>
      <w:proofErr w:type="spellEnd"/>
      <w:r w:rsidRPr="008640F5">
        <w:rPr>
          <w:sz w:val="18"/>
          <w:szCs w:val="16"/>
        </w:rPr>
        <w:t xml:space="preserve"> </w:t>
      </w:r>
      <w:proofErr w:type="spellStart"/>
      <w:r w:rsidRPr="008640F5">
        <w:rPr>
          <w:sz w:val="18"/>
          <w:szCs w:val="16"/>
        </w:rPr>
        <w:t>අලෙවිකරණය</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හැඳින්වේ</w:t>
      </w:r>
      <w:proofErr w:type="spellEnd"/>
      <w:r w:rsidRPr="008640F5">
        <w:rPr>
          <w:sz w:val="18"/>
          <w:szCs w:val="16"/>
        </w:rPr>
        <w:t>.</w:t>
      </w:r>
    </w:p>
    <w:p w14:paraId="35220783"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w:t>
      </w:r>
      <w:proofErr w:type="spellStart"/>
      <w:r w:rsidRPr="008640F5">
        <w:rPr>
          <w:i/>
          <w:sz w:val="18"/>
          <w:szCs w:val="16"/>
        </w:rPr>
        <w:t>වෙළෙඳාම</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උපකාරක</w:t>
      </w:r>
      <w:proofErr w:type="spellEnd"/>
      <w:r w:rsidRPr="008640F5">
        <w:rPr>
          <w:i/>
          <w:sz w:val="18"/>
          <w:szCs w:val="16"/>
        </w:rPr>
        <w:t xml:space="preserve"> </w:t>
      </w:r>
      <w:proofErr w:type="spellStart"/>
      <w:r w:rsidRPr="008640F5">
        <w:rPr>
          <w:i/>
          <w:sz w:val="18"/>
          <w:szCs w:val="16"/>
        </w:rPr>
        <w:t>සේවා</w:t>
      </w:r>
      <w:proofErr w:type="spellEnd"/>
      <w:r w:rsidRPr="008640F5">
        <w:rPr>
          <w:i/>
          <w:sz w:val="18"/>
          <w:szCs w:val="16"/>
        </w:rPr>
        <w:t>]</w:t>
      </w:r>
    </w:p>
    <w:p w14:paraId="7586EFF3" w14:textId="77777777" w:rsidR="00EA27FE" w:rsidRPr="008640F5" w:rsidRDefault="00000000">
      <w:pPr>
        <w:spacing w:after="240" w:line="360" w:lineRule="auto"/>
        <w:rPr>
          <w:sz w:val="18"/>
          <w:szCs w:val="16"/>
        </w:rPr>
      </w:pPr>
      <w:r w:rsidRPr="008640F5">
        <w:rPr>
          <w:b/>
          <w:sz w:val="18"/>
          <w:szCs w:val="16"/>
        </w:rPr>
        <w:t>Q22:</w:t>
      </w:r>
      <w:r w:rsidRPr="008640F5">
        <w:rPr>
          <w:sz w:val="18"/>
          <w:szCs w:val="16"/>
        </w:rPr>
        <w:t xml:space="preserve"> </w:t>
      </w:r>
      <w:proofErr w:type="spellStart"/>
      <w:r w:rsidRPr="008640F5">
        <w:rPr>
          <w:sz w:val="18"/>
          <w:szCs w:val="16"/>
        </w:rPr>
        <w:t>අලෙවිකරණ</w:t>
      </w:r>
      <w:proofErr w:type="spellEnd"/>
      <w:r w:rsidRPr="008640F5">
        <w:rPr>
          <w:sz w:val="18"/>
          <w:szCs w:val="16"/>
        </w:rPr>
        <w:t xml:space="preserve"> </w:t>
      </w:r>
      <w:proofErr w:type="spellStart"/>
      <w:r w:rsidRPr="008640F5">
        <w:rPr>
          <w:sz w:val="18"/>
          <w:szCs w:val="16"/>
        </w:rPr>
        <w:t>මිශ්‍රණයට</w:t>
      </w:r>
      <w:proofErr w:type="spellEnd"/>
      <w:r w:rsidRPr="008640F5">
        <w:rPr>
          <w:sz w:val="18"/>
          <w:szCs w:val="16"/>
        </w:rPr>
        <w:t xml:space="preserve"> (4P) </w:t>
      </w:r>
      <w:proofErr w:type="spellStart"/>
      <w:r w:rsidRPr="008640F5">
        <w:rPr>
          <w:sz w:val="18"/>
          <w:szCs w:val="16"/>
        </w:rPr>
        <w:t>අයත්</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අංග</w:t>
      </w:r>
      <w:proofErr w:type="spellEnd"/>
      <w:r w:rsidRPr="008640F5">
        <w:rPr>
          <w:sz w:val="18"/>
          <w:szCs w:val="16"/>
        </w:rPr>
        <w:t xml:space="preserve"> 4 </w:t>
      </w:r>
      <w:proofErr w:type="spellStart"/>
      <w:r w:rsidRPr="008640F5">
        <w:rPr>
          <w:sz w:val="18"/>
          <w:szCs w:val="16"/>
        </w:rPr>
        <w:t>නම්</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54B0226E" w14:textId="77777777" w:rsidR="00EA27FE" w:rsidRPr="008640F5" w:rsidRDefault="00000000">
      <w:pPr>
        <w:spacing w:after="240" w:line="360" w:lineRule="auto"/>
        <w:rPr>
          <w:sz w:val="18"/>
          <w:szCs w:val="16"/>
        </w:rPr>
      </w:pPr>
      <w:r w:rsidRPr="008640F5">
        <w:rPr>
          <w:b/>
          <w:sz w:val="18"/>
          <w:szCs w:val="16"/>
        </w:rPr>
        <w:t>A22:</w:t>
      </w:r>
      <w:r w:rsidRPr="008640F5">
        <w:rPr>
          <w:sz w:val="18"/>
          <w:szCs w:val="16"/>
        </w:rPr>
        <w:t xml:space="preserve"> </w:t>
      </w:r>
      <w:proofErr w:type="spellStart"/>
      <w:r w:rsidRPr="008640F5">
        <w:rPr>
          <w:sz w:val="18"/>
          <w:szCs w:val="16"/>
        </w:rPr>
        <w:t>අලෙවිකරණ</w:t>
      </w:r>
      <w:proofErr w:type="spellEnd"/>
      <w:r w:rsidRPr="008640F5">
        <w:rPr>
          <w:sz w:val="18"/>
          <w:szCs w:val="16"/>
        </w:rPr>
        <w:t xml:space="preserve"> </w:t>
      </w:r>
      <w:proofErr w:type="spellStart"/>
      <w:r w:rsidRPr="008640F5">
        <w:rPr>
          <w:sz w:val="18"/>
          <w:szCs w:val="16"/>
        </w:rPr>
        <w:t>මිශ්‍රණයට</w:t>
      </w:r>
      <w:proofErr w:type="spellEnd"/>
      <w:r w:rsidRPr="008640F5">
        <w:rPr>
          <w:sz w:val="18"/>
          <w:szCs w:val="16"/>
        </w:rPr>
        <w:t xml:space="preserve"> </w:t>
      </w:r>
      <w:proofErr w:type="spellStart"/>
      <w:r w:rsidRPr="008640F5">
        <w:rPr>
          <w:sz w:val="18"/>
          <w:szCs w:val="16"/>
        </w:rPr>
        <w:t>අයත්</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අංග</w:t>
      </w:r>
      <w:proofErr w:type="spellEnd"/>
      <w:r w:rsidRPr="008640F5">
        <w:rPr>
          <w:sz w:val="18"/>
          <w:szCs w:val="16"/>
        </w:rPr>
        <w:t xml:space="preserve"> 4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පරිදි</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0425B832" w14:textId="77777777" w:rsidR="00EA27FE" w:rsidRPr="008640F5" w:rsidRDefault="00000000">
      <w:pPr>
        <w:spacing w:after="240" w:line="360" w:lineRule="auto"/>
        <w:rPr>
          <w:sz w:val="18"/>
          <w:szCs w:val="16"/>
        </w:rPr>
      </w:pPr>
      <w:r w:rsidRPr="008640F5">
        <w:rPr>
          <w:sz w:val="18"/>
          <w:szCs w:val="16"/>
        </w:rPr>
        <w:t xml:space="preserve">1. </w:t>
      </w:r>
      <w:proofErr w:type="spellStart"/>
      <w:r w:rsidRPr="008640F5">
        <w:rPr>
          <w:sz w:val="18"/>
          <w:szCs w:val="16"/>
        </w:rPr>
        <w:t>නිෂ්පාදනය</w:t>
      </w:r>
      <w:proofErr w:type="spellEnd"/>
      <w:r w:rsidRPr="008640F5">
        <w:rPr>
          <w:sz w:val="18"/>
          <w:szCs w:val="16"/>
        </w:rPr>
        <w:t xml:space="preserve"> (Product)</w:t>
      </w:r>
    </w:p>
    <w:p w14:paraId="36180EA9" w14:textId="77777777" w:rsidR="00EA27FE" w:rsidRPr="008640F5" w:rsidRDefault="00000000">
      <w:pPr>
        <w:spacing w:after="240" w:line="360" w:lineRule="auto"/>
        <w:rPr>
          <w:sz w:val="18"/>
          <w:szCs w:val="16"/>
        </w:rPr>
      </w:pPr>
      <w:r w:rsidRPr="008640F5">
        <w:rPr>
          <w:sz w:val="18"/>
          <w:szCs w:val="16"/>
        </w:rPr>
        <w:t xml:space="preserve">2. </w:t>
      </w:r>
      <w:proofErr w:type="spellStart"/>
      <w:r w:rsidRPr="008640F5">
        <w:rPr>
          <w:sz w:val="18"/>
          <w:szCs w:val="16"/>
        </w:rPr>
        <w:t>මිල</w:t>
      </w:r>
      <w:proofErr w:type="spellEnd"/>
      <w:r w:rsidRPr="008640F5">
        <w:rPr>
          <w:sz w:val="18"/>
          <w:szCs w:val="16"/>
        </w:rPr>
        <w:t xml:space="preserve"> (Price)</w:t>
      </w:r>
    </w:p>
    <w:p w14:paraId="53F74196" w14:textId="77777777" w:rsidR="00EA27FE" w:rsidRPr="008640F5" w:rsidRDefault="00000000">
      <w:pPr>
        <w:spacing w:after="240" w:line="360" w:lineRule="auto"/>
        <w:rPr>
          <w:sz w:val="18"/>
          <w:szCs w:val="16"/>
        </w:rPr>
      </w:pPr>
      <w:r w:rsidRPr="008640F5">
        <w:rPr>
          <w:sz w:val="18"/>
          <w:szCs w:val="16"/>
        </w:rPr>
        <w:t xml:space="preserve">3. </w:t>
      </w:r>
      <w:proofErr w:type="spellStart"/>
      <w:r w:rsidRPr="008640F5">
        <w:rPr>
          <w:sz w:val="18"/>
          <w:szCs w:val="16"/>
        </w:rPr>
        <w:t>ස්ථානය</w:t>
      </w:r>
      <w:proofErr w:type="spellEnd"/>
      <w:r w:rsidRPr="008640F5">
        <w:rPr>
          <w:sz w:val="18"/>
          <w:szCs w:val="16"/>
        </w:rPr>
        <w:t xml:space="preserve"> / </w:t>
      </w:r>
      <w:proofErr w:type="spellStart"/>
      <w:r w:rsidRPr="008640F5">
        <w:rPr>
          <w:sz w:val="18"/>
          <w:szCs w:val="16"/>
        </w:rPr>
        <w:t>බෙදාහැරීම</w:t>
      </w:r>
      <w:proofErr w:type="spellEnd"/>
      <w:r w:rsidRPr="008640F5">
        <w:rPr>
          <w:sz w:val="18"/>
          <w:szCs w:val="16"/>
        </w:rPr>
        <w:t xml:space="preserve"> (Place)</w:t>
      </w:r>
    </w:p>
    <w:p w14:paraId="4F9BE950" w14:textId="77777777" w:rsidR="00EA27FE" w:rsidRPr="008640F5" w:rsidRDefault="00000000">
      <w:pPr>
        <w:spacing w:after="240" w:line="360" w:lineRule="auto"/>
        <w:rPr>
          <w:sz w:val="18"/>
          <w:szCs w:val="16"/>
        </w:rPr>
      </w:pPr>
      <w:r w:rsidRPr="008640F5">
        <w:rPr>
          <w:sz w:val="18"/>
          <w:szCs w:val="16"/>
        </w:rPr>
        <w:lastRenderedPageBreak/>
        <w:t xml:space="preserve">4. </w:t>
      </w:r>
      <w:proofErr w:type="spellStart"/>
      <w:r w:rsidRPr="008640F5">
        <w:rPr>
          <w:sz w:val="18"/>
          <w:szCs w:val="16"/>
        </w:rPr>
        <w:t>ප්‍රවර්ධනය</w:t>
      </w:r>
      <w:proofErr w:type="spellEnd"/>
      <w:r w:rsidRPr="008640F5">
        <w:rPr>
          <w:sz w:val="18"/>
          <w:szCs w:val="16"/>
        </w:rPr>
        <w:t xml:space="preserve"> (Promotion)</w:t>
      </w:r>
    </w:p>
    <w:p w14:paraId="2B528964"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w:t>
      </w:r>
      <w:proofErr w:type="spellStart"/>
      <w:r w:rsidRPr="008640F5">
        <w:rPr>
          <w:i/>
          <w:sz w:val="18"/>
          <w:szCs w:val="16"/>
        </w:rPr>
        <w:t>අලෙවිකරණ</w:t>
      </w:r>
      <w:proofErr w:type="spellEnd"/>
      <w:r w:rsidRPr="008640F5">
        <w:rPr>
          <w:i/>
          <w:sz w:val="18"/>
          <w:szCs w:val="16"/>
        </w:rPr>
        <w:t xml:space="preserve"> </w:t>
      </w:r>
      <w:proofErr w:type="spellStart"/>
      <w:r w:rsidRPr="008640F5">
        <w:rPr>
          <w:i/>
          <w:sz w:val="18"/>
          <w:szCs w:val="16"/>
        </w:rPr>
        <w:t>මිශ්‍රණය</w:t>
      </w:r>
      <w:proofErr w:type="spellEnd"/>
      <w:r w:rsidRPr="008640F5">
        <w:rPr>
          <w:i/>
          <w:sz w:val="18"/>
          <w:szCs w:val="16"/>
        </w:rPr>
        <w:t xml:space="preserve"> (4P)]</w:t>
      </w:r>
    </w:p>
    <w:p w14:paraId="186D8750" w14:textId="77777777" w:rsidR="00EA27FE" w:rsidRPr="008640F5" w:rsidRDefault="00000000">
      <w:pPr>
        <w:spacing w:after="240" w:line="360" w:lineRule="auto"/>
        <w:rPr>
          <w:sz w:val="18"/>
          <w:szCs w:val="16"/>
        </w:rPr>
      </w:pPr>
      <w:r w:rsidRPr="008640F5">
        <w:rPr>
          <w:b/>
          <w:sz w:val="18"/>
          <w:szCs w:val="16"/>
        </w:rPr>
        <w:t>Q23:</w:t>
      </w:r>
      <w:r w:rsidRPr="008640F5">
        <w:rPr>
          <w:sz w:val="18"/>
          <w:szCs w:val="16"/>
        </w:rPr>
        <w:t xml:space="preserve"> </w:t>
      </w:r>
      <w:proofErr w:type="spellStart"/>
      <w:r w:rsidRPr="008640F5">
        <w:rPr>
          <w:sz w:val="18"/>
          <w:szCs w:val="16"/>
        </w:rPr>
        <w:t>පාරිභෝගිකයෙකු</w:t>
      </w:r>
      <w:proofErr w:type="spellEnd"/>
      <w:r w:rsidRPr="008640F5">
        <w:rPr>
          <w:sz w:val="18"/>
          <w:szCs w:val="16"/>
        </w:rPr>
        <w:t xml:space="preserve"> </w:t>
      </w:r>
      <w:proofErr w:type="spellStart"/>
      <w:r w:rsidRPr="008640F5">
        <w:rPr>
          <w:sz w:val="18"/>
          <w:szCs w:val="16"/>
        </w:rPr>
        <w:t>භාණ්ඩයක්</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සේවාවක්</w:t>
      </w:r>
      <w:proofErr w:type="spellEnd"/>
      <w:r w:rsidRPr="008640F5">
        <w:rPr>
          <w:sz w:val="18"/>
          <w:szCs w:val="16"/>
        </w:rPr>
        <w:t xml:space="preserve"> </w:t>
      </w:r>
      <w:proofErr w:type="spellStart"/>
      <w:r w:rsidRPr="008640F5">
        <w:rPr>
          <w:sz w:val="18"/>
          <w:szCs w:val="16"/>
        </w:rPr>
        <w:t>මිලදී</w:t>
      </w:r>
      <w:proofErr w:type="spellEnd"/>
      <w:r w:rsidRPr="008640F5">
        <w:rPr>
          <w:sz w:val="18"/>
          <w:szCs w:val="16"/>
        </w:rPr>
        <w:t xml:space="preserve"> </w:t>
      </w:r>
      <w:proofErr w:type="spellStart"/>
      <w:r w:rsidRPr="008640F5">
        <w:rPr>
          <w:sz w:val="18"/>
          <w:szCs w:val="16"/>
        </w:rPr>
        <w:t>ගැනීමේදී</w:t>
      </w:r>
      <w:proofErr w:type="spellEnd"/>
      <w:r w:rsidRPr="008640F5">
        <w:rPr>
          <w:sz w:val="18"/>
          <w:szCs w:val="16"/>
        </w:rPr>
        <w:t xml:space="preserve"> </w:t>
      </w:r>
      <w:proofErr w:type="spellStart"/>
      <w:r w:rsidRPr="008640F5">
        <w:rPr>
          <w:sz w:val="18"/>
          <w:szCs w:val="16"/>
        </w:rPr>
        <w:t>බලපාන</w:t>
      </w:r>
      <w:proofErr w:type="spellEnd"/>
      <w:r w:rsidRPr="008640F5">
        <w:rPr>
          <w:sz w:val="18"/>
          <w:szCs w:val="16"/>
        </w:rPr>
        <w:t xml:space="preserve"> </w:t>
      </w:r>
      <w:proofErr w:type="spellStart"/>
      <w:r w:rsidRPr="008640F5">
        <w:rPr>
          <w:sz w:val="18"/>
          <w:szCs w:val="16"/>
        </w:rPr>
        <w:t>අභ්‍යන්තර</w:t>
      </w:r>
      <w:proofErr w:type="spellEnd"/>
      <w:r w:rsidRPr="008640F5">
        <w:rPr>
          <w:sz w:val="18"/>
          <w:szCs w:val="16"/>
        </w:rPr>
        <w:t xml:space="preserve"> </w:t>
      </w:r>
      <w:proofErr w:type="spellStart"/>
      <w:r w:rsidRPr="008640F5">
        <w:rPr>
          <w:sz w:val="18"/>
          <w:szCs w:val="16"/>
        </w:rPr>
        <w:t>සාධක</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සාධක</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3CECD491" w14:textId="77777777" w:rsidR="00EA27FE" w:rsidRPr="008640F5" w:rsidRDefault="00000000">
      <w:pPr>
        <w:spacing w:after="240" w:line="360" w:lineRule="auto"/>
        <w:rPr>
          <w:sz w:val="18"/>
          <w:szCs w:val="16"/>
        </w:rPr>
      </w:pPr>
      <w:r w:rsidRPr="008640F5">
        <w:rPr>
          <w:b/>
          <w:sz w:val="18"/>
          <w:szCs w:val="16"/>
        </w:rPr>
        <w:t>A23:</w:t>
      </w:r>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හැසිරීමට</w:t>
      </w:r>
      <w:proofErr w:type="spellEnd"/>
      <w:r w:rsidRPr="008640F5">
        <w:rPr>
          <w:sz w:val="18"/>
          <w:szCs w:val="16"/>
        </w:rPr>
        <w:t xml:space="preserve"> </w:t>
      </w:r>
      <w:proofErr w:type="spellStart"/>
      <w:r w:rsidRPr="008640F5">
        <w:rPr>
          <w:sz w:val="18"/>
          <w:szCs w:val="16"/>
        </w:rPr>
        <w:t>බලපාන</w:t>
      </w:r>
      <w:proofErr w:type="spellEnd"/>
      <w:r w:rsidRPr="008640F5">
        <w:rPr>
          <w:sz w:val="18"/>
          <w:szCs w:val="16"/>
        </w:rPr>
        <w:t xml:space="preserve"> </w:t>
      </w:r>
      <w:proofErr w:type="spellStart"/>
      <w:r w:rsidRPr="008640F5">
        <w:rPr>
          <w:sz w:val="18"/>
          <w:szCs w:val="16"/>
        </w:rPr>
        <w:t>අභ්‍යන්තර</w:t>
      </w:r>
      <w:proofErr w:type="spellEnd"/>
      <w:r w:rsidRPr="008640F5">
        <w:rPr>
          <w:sz w:val="18"/>
          <w:szCs w:val="16"/>
        </w:rPr>
        <w:t xml:space="preserve"> </w:t>
      </w:r>
      <w:proofErr w:type="spellStart"/>
      <w:r w:rsidRPr="008640F5">
        <w:rPr>
          <w:sz w:val="18"/>
          <w:szCs w:val="16"/>
        </w:rPr>
        <w:t>සාධක</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පාරිභෝගිකයාගේ</w:t>
      </w:r>
      <w:proofErr w:type="spellEnd"/>
      <w:r w:rsidRPr="008640F5">
        <w:rPr>
          <w:sz w:val="18"/>
          <w:szCs w:val="16"/>
        </w:rPr>
        <w:t xml:space="preserve"> </w:t>
      </w:r>
      <w:proofErr w:type="spellStart"/>
      <w:r w:rsidRPr="008640F5">
        <w:rPr>
          <w:sz w:val="18"/>
          <w:szCs w:val="16"/>
        </w:rPr>
        <w:t>පුද්ගලික</w:t>
      </w:r>
      <w:proofErr w:type="spellEnd"/>
      <w:r w:rsidRPr="008640F5">
        <w:rPr>
          <w:sz w:val="18"/>
          <w:szCs w:val="16"/>
        </w:rPr>
        <w:t xml:space="preserve"> </w:t>
      </w:r>
      <w:proofErr w:type="spellStart"/>
      <w:r w:rsidRPr="008640F5">
        <w:rPr>
          <w:sz w:val="18"/>
          <w:szCs w:val="16"/>
        </w:rPr>
        <w:t>ආකල්ප</w:t>
      </w:r>
      <w:proofErr w:type="spellEnd"/>
      <w:r w:rsidRPr="008640F5">
        <w:rPr>
          <w:sz w:val="18"/>
          <w:szCs w:val="16"/>
        </w:rPr>
        <w:t xml:space="preserve">, </w:t>
      </w:r>
      <w:proofErr w:type="spellStart"/>
      <w:r w:rsidRPr="008640F5">
        <w:rPr>
          <w:sz w:val="18"/>
          <w:szCs w:val="16"/>
        </w:rPr>
        <w:t>විශ්වාස</w:t>
      </w:r>
      <w:proofErr w:type="spellEnd"/>
      <w:r w:rsidRPr="008640F5">
        <w:rPr>
          <w:sz w:val="18"/>
          <w:szCs w:val="16"/>
        </w:rPr>
        <w:t xml:space="preserve">, </w:t>
      </w:r>
      <w:proofErr w:type="spellStart"/>
      <w:r w:rsidRPr="008640F5">
        <w:rPr>
          <w:sz w:val="18"/>
          <w:szCs w:val="16"/>
        </w:rPr>
        <w:t>ප්‍රත්‍යක්ෂණය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පෞරුෂත්වය</w:t>
      </w:r>
      <w:proofErr w:type="spellEnd"/>
      <w:r w:rsidRPr="008640F5">
        <w:rPr>
          <w:sz w:val="18"/>
          <w:szCs w:val="16"/>
        </w:rPr>
        <w:t xml:space="preserve"> </w:t>
      </w:r>
      <w:proofErr w:type="spellStart"/>
      <w:r w:rsidRPr="008640F5">
        <w:rPr>
          <w:sz w:val="18"/>
          <w:szCs w:val="16"/>
        </w:rPr>
        <w:t>දැක්විය</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සාධක</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සංස්කෘතිය</w:t>
      </w:r>
      <w:proofErr w:type="spellEnd"/>
      <w:r w:rsidRPr="008640F5">
        <w:rPr>
          <w:sz w:val="18"/>
          <w:szCs w:val="16"/>
        </w:rPr>
        <w:t xml:space="preserve">, </w:t>
      </w:r>
      <w:proofErr w:type="spellStart"/>
      <w:r w:rsidRPr="008640F5">
        <w:rPr>
          <w:sz w:val="18"/>
          <w:szCs w:val="16"/>
        </w:rPr>
        <w:t>පවුල</w:t>
      </w:r>
      <w:proofErr w:type="spellEnd"/>
      <w:r w:rsidRPr="008640F5">
        <w:rPr>
          <w:sz w:val="18"/>
          <w:szCs w:val="16"/>
        </w:rPr>
        <w:t xml:space="preserve">, </w:t>
      </w:r>
      <w:proofErr w:type="spellStart"/>
      <w:r w:rsidRPr="008640F5">
        <w:rPr>
          <w:sz w:val="18"/>
          <w:szCs w:val="16"/>
        </w:rPr>
        <w:t>සමාජ</w:t>
      </w:r>
      <w:proofErr w:type="spellEnd"/>
      <w:r w:rsidRPr="008640F5">
        <w:rPr>
          <w:sz w:val="18"/>
          <w:szCs w:val="16"/>
        </w:rPr>
        <w:t xml:space="preserve"> </w:t>
      </w:r>
      <w:proofErr w:type="spellStart"/>
      <w:r w:rsidRPr="008640F5">
        <w:rPr>
          <w:sz w:val="18"/>
          <w:szCs w:val="16"/>
        </w:rPr>
        <w:t>පන්තිය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ආශ්‍රිත</w:t>
      </w:r>
      <w:proofErr w:type="spellEnd"/>
      <w:r w:rsidRPr="008640F5">
        <w:rPr>
          <w:sz w:val="18"/>
          <w:szCs w:val="16"/>
        </w:rPr>
        <w:t xml:space="preserve"> </w:t>
      </w:r>
      <w:proofErr w:type="spellStart"/>
      <w:r w:rsidRPr="008640F5">
        <w:rPr>
          <w:sz w:val="18"/>
          <w:szCs w:val="16"/>
        </w:rPr>
        <w:t>කණ්ඩායම්</w:t>
      </w:r>
      <w:proofErr w:type="spellEnd"/>
      <w:r w:rsidRPr="008640F5">
        <w:rPr>
          <w:sz w:val="18"/>
          <w:szCs w:val="16"/>
        </w:rPr>
        <w:t xml:space="preserve"> </w:t>
      </w:r>
      <w:proofErr w:type="spellStart"/>
      <w:r w:rsidRPr="008640F5">
        <w:rPr>
          <w:sz w:val="18"/>
          <w:szCs w:val="16"/>
        </w:rPr>
        <w:t>දැක්විය</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භාණ්ඩයක්</w:t>
      </w:r>
      <w:proofErr w:type="spellEnd"/>
      <w:r w:rsidRPr="008640F5">
        <w:rPr>
          <w:sz w:val="18"/>
          <w:szCs w:val="16"/>
        </w:rPr>
        <w:t xml:space="preserve"> </w:t>
      </w:r>
      <w:proofErr w:type="spellStart"/>
      <w:r w:rsidRPr="008640F5">
        <w:rPr>
          <w:sz w:val="18"/>
          <w:szCs w:val="16"/>
        </w:rPr>
        <w:t>තෝරාගැනීමේදී</w:t>
      </w:r>
      <w:proofErr w:type="spellEnd"/>
      <w:r w:rsidRPr="008640F5">
        <w:rPr>
          <w:sz w:val="18"/>
          <w:szCs w:val="16"/>
        </w:rPr>
        <w:t xml:space="preserve"> </w:t>
      </w:r>
      <w:proofErr w:type="spellStart"/>
      <w:r w:rsidRPr="008640F5">
        <w:rPr>
          <w:sz w:val="18"/>
          <w:szCs w:val="16"/>
        </w:rPr>
        <w:t>මෙම</w:t>
      </w:r>
      <w:proofErr w:type="spellEnd"/>
      <w:r w:rsidRPr="008640F5">
        <w:rPr>
          <w:sz w:val="18"/>
          <w:szCs w:val="16"/>
        </w:rPr>
        <w:t xml:space="preserve"> </w:t>
      </w:r>
      <w:proofErr w:type="spellStart"/>
      <w:r w:rsidRPr="008640F5">
        <w:rPr>
          <w:sz w:val="18"/>
          <w:szCs w:val="16"/>
        </w:rPr>
        <w:t>අභ්‍යන්තර</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සාධක</w:t>
      </w:r>
      <w:proofErr w:type="spellEnd"/>
      <w:r w:rsidRPr="008640F5">
        <w:rPr>
          <w:sz w:val="18"/>
          <w:szCs w:val="16"/>
        </w:rPr>
        <w:t xml:space="preserve"> </w:t>
      </w:r>
      <w:proofErr w:type="spellStart"/>
      <w:r w:rsidRPr="008640F5">
        <w:rPr>
          <w:sz w:val="18"/>
          <w:szCs w:val="16"/>
        </w:rPr>
        <w:t>පාරිභෝගිකයාගේ</w:t>
      </w:r>
      <w:proofErr w:type="spellEnd"/>
      <w:r w:rsidRPr="008640F5">
        <w:rPr>
          <w:sz w:val="18"/>
          <w:szCs w:val="16"/>
        </w:rPr>
        <w:t xml:space="preserve"> </w:t>
      </w:r>
      <w:proofErr w:type="spellStart"/>
      <w:r w:rsidRPr="008640F5">
        <w:rPr>
          <w:sz w:val="18"/>
          <w:szCs w:val="16"/>
        </w:rPr>
        <w:t>තීරණ</w:t>
      </w:r>
      <w:proofErr w:type="spellEnd"/>
      <w:r w:rsidRPr="008640F5">
        <w:rPr>
          <w:sz w:val="18"/>
          <w:szCs w:val="16"/>
        </w:rPr>
        <w:t xml:space="preserve"> </w:t>
      </w:r>
      <w:proofErr w:type="spellStart"/>
      <w:r w:rsidRPr="008640F5">
        <w:rPr>
          <w:sz w:val="18"/>
          <w:szCs w:val="16"/>
        </w:rPr>
        <w:t>කෙරෙහි</w:t>
      </w:r>
      <w:proofErr w:type="spellEnd"/>
      <w:r w:rsidRPr="008640F5">
        <w:rPr>
          <w:sz w:val="18"/>
          <w:szCs w:val="16"/>
        </w:rPr>
        <w:t xml:space="preserve"> </w:t>
      </w:r>
      <w:proofErr w:type="spellStart"/>
      <w:r w:rsidRPr="008640F5">
        <w:rPr>
          <w:sz w:val="18"/>
          <w:szCs w:val="16"/>
        </w:rPr>
        <w:t>සෘජුවම</w:t>
      </w:r>
      <w:proofErr w:type="spellEnd"/>
      <w:r w:rsidRPr="008640F5">
        <w:rPr>
          <w:sz w:val="18"/>
          <w:szCs w:val="16"/>
        </w:rPr>
        <w:t xml:space="preserve"> </w:t>
      </w:r>
      <w:proofErr w:type="spellStart"/>
      <w:r w:rsidRPr="008640F5">
        <w:rPr>
          <w:sz w:val="18"/>
          <w:szCs w:val="16"/>
        </w:rPr>
        <w:t>බලපෑම්</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කරයි</w:t>
      </w:r>
      <w:proofErr w:type="spellEnd"/>
      <w:r w:rsidRPr="008640F5">
        <w:rPr>
          <w:sz w:val="18"/>
          <w:szCs w:val="16"/>
        </w:rPr>
        <w:t>.</w:t>
      </w:r>
    </w:p>
    <w:p w14:paraId="64A3839C"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පාරිභෝගික</w:t>
      </w:r>
      <w:proofErr w:type="spellEnd"/>
      <w:r w:rsidRPr="008640F5">
        <w:rPr>
          <w:i/>
          <w:sz w:val="18"/>
          <w:szCs w:val="16"/>
        </w:rPr>
        <w:t xml:space="preserve"> </w:t>
      </w:r>
      <w:proofErr w:type="spellStart"/>
      <w:r w:rsidRPr="008640F5">
        <w:rPr>
          <w:i/>
          <w:sz w:val="18"/>
          <w:szCs w:val="16"/>
        </w:rPr>
        <w:t>හැසිරීම</w:t>
      </w:r>
      <w:proofErr w:type="spellEnd"/>
      <w:r w:rsidRPr="008640F5">
        <w:rPr>
          <w:i/>
          <w:sz w:val="18"/>
          <w:szCs w:val="16"/>
        </w:rPr>
        <w:t>]</w:t>
      </w:r>
    </w:p>
    <w:p w14:paraId="6FFCD5B4" w14:textId="77777777" w:rsidR="00EA27FE" w:rsidRPr="008640F5" w:rsidRDefault="00000000">
      <w:pPr>
        <w:spacing w:after="240" w:line="360" w:lineRule="auto"/>
        <w:rPr>
          <w:sz w:val="18"/>
          <w:szCs w:val="16"/>
        </w:rPr>
      </w:pPr>
      <w:r w:rsidRPr="008640F5">
        <w:rPr>
          <w:b/>
          <w:sz w:val="18"/>
          <w:szCs w:val="16"/>
        </w:rPr>
        <w:t>Q24:</w:t>
      </w:r>
      <w:r w:rsidRPr="008640F5">
        <w:rPr>
          <w:sz w:val="18"/>
          <w:szCs w:val="16"/>
        </w:rPr>
        <w:t xml:space="preserve"> </w:t>
      </w:r>
      <w:proofErr w:type="spellStart"/>
      <w:r w:rsidRPr="008640F5">
        <w:rPr>
          <w:sz w:val="18"/>
          <w:szCs w:val="16"/>
        </w:rPr>
        <w:t>ව්‍යාපාරයකට</w:t>
      </w:r>
      <w:proofErr w:type="spellEnd"/>
      <w:r w:rsidRPr="008640F5">
        <w:rPr>
          <w:sz w:val="18"/>
          <w:szCs w:val="16"/>
        </w:rPr>
        <w:t xml:space="preserve"> </w:t>
      </w:r>
      <w:proofErr w:type="spellStart"/>
      <w:r w:rsidRPr="008640F5">
        <w:rPr>
          <w:sz w:val="18"/>
          <w:szCs w:val="16"/>
        </w:rPr>
        <w:t>වෙළඳපොළ</w:t>
      </w:r>
      <w:proofErr w:type="spellEnd"/>
      <w:r w:rsidRPr="008640F5">
        <w:rPr>
          <w:sz w:val="18"/>
          <w:szCs w:val="16"/>
        </w:rPr>
        <w:t xml:space="preserve"> </w:t>
      </w:r>
      <w:proofErr w:type="spellStart"/>
      <w:r w:rsidRPr="008640F5">
        <w:rPr>
          <w:sz w:val="18"/>
          <w:szCs w:val="16"/>
        </w:rPr>
        <w:t>පර්යේෂණ</w:t>
      </w:r>
      <w:proofErr w:type="spellEnd"/>
      <w:r w:rsidRPr="008640F5">
        <w:rPr>
          <w:sz w:val="18"/>
          <w:szCs w:val="16"/>
        </w:rPr>
        <w:t xml:space="preserve"> </w:t>
      </w:r>
      <w:proofErr w:type="spellStart"/>
      <w:r w:rsidRPr="008640F5">
        <w:rPr>
          <w:sz w:val="18"/>
          <w:szCs w:val="16"/>
        </w:rPr>
        <w:t>පැවැත්වීම</w:t>
      </w:r>
      <w:proofErr w:type="spellEnd"/>
      <w:r w:rsidRPr="008640F5">
        <w:rPr>
          <w:sz w:val="18"/>
          <w:szCs w:val="16"/>
        </w:rPr>
        <w:t xml:space="preserve"> </w:t>
      </w:r>
      <w:proofErr w:type="spellStart"/>
      <w:r w:rsidRPr="008640F5">
        <w:rPr>
          <w:sz w:val="18"/>
          <w:szCs w:val="16"/>
        </w:rPr>
        <w:t>වැදගත්</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ආකාරය</w:t>
      </w:r>
      <w:proofErr w:type="spellEnd"/>
      <w:r w:rsidRPr="008640F5">
        <w:rPr>
          <w:sz w:val="18"/>
          <w:szCs w:val="16"/>
        </w:rPr>
        <w:t xml:space="preserve"> </w:t>
      </w:r>
      <w:proofErr w:type="spellStart"/>
      <w:r w:rsidRPr="008640F5">
        <w:rPr>
          <w:sz w:val="18"/>
          <w:szCs w:val="16"/>
        </w:rPr>
        <w:t>කරුණු</w:t>
      </w:r>
      <w:proofErr w:type="spellEnd"/>
      <w:r w:rsidRPr="008640F5">
        <w:rPr>
          <w:sz w:val="18"/>
          <w:szCs w:val="16"/>
        </w:rPr>
        <w:t xml:space="preserve"> </w:t>
      </w:r>
      <w:proofErr w:type="spellStart"/>
      <w:r w:rsidRPr="008640F5">
        <w:rPr>
          <w:sz w:val="18"/>
          <w:szCs w:val="16"/>
        </w:rPr>
        <w:t>දෙකකින්</w:t>
      </w:r>
      <w:proofErr w:type="spellEnd"/>
      <w:r w:rsidRPr="008640F5">
        <w:rPr>
          <w:sz w:val="18"/>
          <w:szCs w:val="16"/>
        </w:rPr>
        <w:t xml:space="preserve"> </w:t>
      </w:r>
      <w:proofErr w:type="spellStart"/>
      <w:r w:rsidRPr="008640F5">
        <w:rPr>
          <w:sz w:val="18"/>
          <w:szCs w:val="16"/>
        </w:rPr>
        <w:t>විස්තර</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519F5905" w14:textId="77777777" w:rsidR="00EA27FE" w:rsidRPr="008640F5" w:rsidRDefault="00000000">
      <w:pPr>
        <w:spacing w:after="240" w:line="360" w:lineRule="auto"/>
        <w:rPr>
          <w:sz w:val="18"/>
          <w:szCs w:val="16"/>
        </w:rPr>
      </w:pPr>
      <w:r w:rsidRPr="008640F5">
        <w:rPr>
          <w:b/>
          <w:sz w:val="18"/>
          <w:szCs w:val="16"/>
        </w:rPr>
        <w:t>A24:</w:t>
      </w:r>
      <w:r w:rsidRPr="008640F5">
        <w:rPr>
          <w:sz w:val="18"/>
          <w:szCs w:val="16"/>
        </w:rPr>
        <w:t xml:space="preserve"> 1.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අවශ්‍යතා</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වුවමනා</w:t>
      </w:r>
      <w:proofErr w:type="spellEnd"/>
      <w:r w:rsidRPr="008640F5">
        <w:rPr>
          <w:sz w:val="18"/>
          <w:szCs w:val="16"/>
        </w:rPr>
        <w:t xml:space="preserve"> </w:t>
      </w:r>
      <w:proofErr w:type="spellStart"/>
      <w:r w:rsidRPr="008640F5">
        <w:rPr>
          <w:sz w:val="18"/>
          <w:szCs w:val="16"/>
        </w:rPr>
        <w:t>නිවැරදිව</w:t>
      </w:r>
      <w:proofErr w:type="spellEnd"/>
      <w:r w:rsidRPr="008640F5">
        <w:rPr>
          <w:sz w:val="18"/>
          <w:szCs w:val="16"/>
        </w:rPr>
        <w:t xml:space="preserve"> </w:t>
      </w:r>
      <w:proofErr w:type="spellStart"/>
      <w:r w:rsidRPr="008640F5">
        <w:rPr>
          <w:sz w:val="18"/>
          <w:szCs w:val="16"/>
        </w:rPr>
        <w:t>හඳුනා</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හැකිවීම</w:t>
      </w:r>
      <w:proofErr w:type="spellEnd"/>
      <w:r w:rsidRPr="008640F5">
        <w:rPr>
          <w:sz w:val="18"/>
          <w:szCs w:val="16"/>
        </w:rPr>
        <w:t xml:space="preserve">: </w:t>
      </w:r>
      <w:proofErr w:type="spellStart"/>
      <w:r w:rsidRPr="008640F5">
        <w:rPr>
          <w:sz w:val="18"/>
          <w:szCs w:val="16"/>
        </w:rPr>
        <w:t>පාරිභෝගිකයන්</w:t>
      </w:r>
      <w:proofErr w:type="spellEnd"/>
      <w:r w:rsidRPr="008640F5">
        <w:rPr>
          <w:sz w:val="18"/>
          <w:szCs w:val="16"/>
        </w:rPr>
        <w:t xml:space="preserve"> </w:t>
      </w:r>
      <w:proofErr w:type="spellStart"/>
      <w:r w:rsidRPr="008640F5">
        <w:rPr>
          <w:sz w:val="18"/>
          <w:szCs w:val="16"/>
        </w:rPr>
        <w:t>කැමති</w:t>
      </w:r>
      <w:proofErr w:type="spellEnd"/>
      <w:r w:rsidRPr="008640F5">
        <w:rPr>
          <w:sz w:val="18"/>
          <w:szCs w:val="16"/>
        </w:rPr>
        <w:t xml:space="preserve"> </w:t>
      </w:r>
      <w:proofErr w:type="spellStart"/>
      <w:r w:rsidRPr="008640F5">
        <w:rPr>
          <w:sz w:val="18"/>
          <w:szCs w:val="16"/>
        </w:rPr>
        <w:t>කුමන</w:t>
      </w:r>
      <w:proofErr w:type="spellEnd"/>
      <w:r w:rsidRPr="008640F5">
        <w:rPr>
          <w:sz w:val="18"/>
          <w:szCs w:val="16"/>
        </w:rPr>
        <w:t xml:space="preserve"> </w:t>
      </w:r>
      <w:proofErr w:type="spellStart"/>
      <w:r w:rsidRPr="008640F5">
        <w:rPr>
          <w:sz w:val="18"/>
          <w:szCs w:val="16"/>
        </w:rPr>
        <w:t>ආකාරයේ</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සේවාවලටද</w:t>
      </w:r>
      <w:proofErr w:type="spellEnd"/>
      <w:r w:rsidRPr="008640F5">
        <w:rPr>
          <w:sz w:val="18"/>
          <w:szCs w:val="16"/>
        </w:rPr>
        <w:t xml:space="preserve"> </w:t>
      </w:r>
      <w:proofErr w:type="spellStart"/>
      <w:r w:rsidRPr="008640F5">
        <w:rPr>
          <w:sz w:val="18"/>
          <w:szCs w:val="16"/>
        </w:rPr>
        <w:t>යන්න</w:t>
      </w:r>
      <w:proofErr w:type="spellEnd"/>
      <w:r w:rsidRPr="008640F5">
        <w:rPr>
          <w:sz w:val="18"/>
          <w:szCs w:val="16"/>
        </w:rPr>
        <w:t xml:space="preserve"> </w:t>
      </w:r>
      <w:proofErr w:type="spellStart"/>
      <w:r w:rsidRPr="008640F5">
        <w:rPr>
          <w:sz w:val="18"/>
          <w:szCs w:val="16"/>
        </w:rPr>
        <w:t>දැනගැනීමෙන්</w:t>
      </w:r>
      <w:proofErr w:type="spellEnd"/>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තෘප්තිය</w:t>
      </w:r>
      <w:proofErr w:type="spellEnd"/>
      <w:r w:rsidRPr="008640F5">
        <w:rPr>
          <w:sz w:val="18"/>
          <w:szCs w:val="16"/>
        </w:rPr>
        <w:t xml:space="preserve"> </w:t>
      </w:r>
      <w:proofErr w:type="spellStart"/>
      <w:r w:rsidRPr="008640F5">
        <w:rPr>
          <w:sz w:val="18"/>
          <w:szCs w:val="16"/>
        </w:rPr>
        <w:t>උපරිම</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සැලසුම්</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w:t>
      </w:r>
    </w:p>
    <w:p w14:paraId="6926EDC1" w14:textId="77777777" w:rsidR="00EA27FE" w:rsidRPr="008640F5" w:rsidRDefault="00000000">
      <w:pPr>
        <w:spacing w:after="240" w:line="360" w:lineRule="auto"/>
        <w:rPr>
          <w:sz w:val="18"/>
          <w:szCs w:val="16"/>
        </w:rPr>
      </w:pPr>
      <w:r w:rsidRPr="008640F5">
        <w:rPr>
          <w:sz w:val="18"/>
          <w:szCs w:val="16"/>
        </w:rPr>
        <w:t xml:space="preserve">2. </w:t>
      </w:r>
      <w:proofErr w:type="spellStart"/>
      <w:r w:rsidRPr="008640F5">
        <w:rPr>
          <w:sz w:val="18"/>
          <w:szCs w:val="16"/>
        </w:rPr>
        <w:t>තරගකාරී</w:t>
      </w:r>
      <w:proofErr w:type="spellEnd"/>
      <w:r w:rsidRPr="008640F5">
        <w:rPr>
          <w:sz w:val="18"/>
          <w:szCs w:val="16"/>
        </w:rPr>
        <w:t xml:space="preserve"> </w:t>
      </w:r>
      <w:proofErr w:type="spellStart"/>
      <w:r w:rsidRPr="008640F5">
        <w:rPr>
          <w:sz w:val="18"/>
          <w:szCs w:val="16"/>
        </w:rPr>
        <w:t>තත්ත්වයන්ට</w:t>
      </w:r>
      <w:proofErr w:type="spellEnd"/>
      <w:r w:rsidRPr="008640F5">
        <w:rPr>
          <w:sz w:val="18"/>
          <w:szCs w:val="16"/>
        </w:rPr>
        <w:t xml:space="preserve"> </w:t>
      </w:r>
      <w:proofErr w:type="spellStart"/>
      <w:r w:rsidRPr="008640F5">
        <w:rPr>
          <w:sz w:val="18"/>
          <w:szCs w:val="16"/>
        </w:rPr>
        <w:t>සාර්ථකව</w:t>
      </w:r>
      <w:proofErr w:type="spellEnd"/>
      <w:r w:rsidRPr="008640F5">
        <w:rPr>
          <w:sz w:val="18"/>
          <w:szCs w:val="16"/>
        </w:rPr>
        <w:t xml:space="preserve"> </w:t>
      </w:r>
      <w:proofErr w:type="spellStart"/>
      <w:r w:rsidRPr="008640F5">
        <w:rPr>
          <w:sz w:val="18"/>
          <w:szCs w:val="16"/>
        </w:rPr>
        <w:t>මුහුණ</w:t>
      </w:r>
      <w:proofErr w:type="spellEnd"/>
      <w:r w:rsidRPr="008640F5">
        <w:rPr>
          <w:sz w:val="18"/>
          <w:szCs w:val="16"/>
        </w:rPr>
        <w:t xml:space="preserve"> </w:t>
      </w:r>
      <w:proofErr w:type="spellStart"/>
      <w:r w:rsidRPr="008640F5">
        <w:rPr>
          <w:sz w:val="18"/>
          <w:szCs w:val="16"/>
        </w:rPr>
        <w:t>දීමට</w:t>
      </w:r>
      <w:proofErr w:type="spellEnd"/>
      <w:r w:rsidRPr="008640F5">
        <w:rPr>
          <w:sz w:val="18"/>
          <w:szCs w:val="16"/>
        </w:rPr>
        <w:t xml:space="preserve"> </w:t>
      </w:r>
      <w:proofErr w:type="spellStart"/>
      <w:r w:rsidRPr="008640F5">
        <w:rPr>
          <w:sz w:val="18"/>
          <w:szCs w:val="16"/>
        </w:rPr>
        <w:t>හැකිවීම</w:t>
      </w:r>
      <w:proofErr w:type="spellEnd"/>
      <w:r w:rsidRPr="008640F5">
        <w:rPr>
          <w:sz w:val="18"/>
          <w:szCs w:val="16"/>
        </w:rPr>
        <w:t xml:space="preserve">: </w:t>
      </w:r>
      <w:proofErr w:type="spellStart"/>
      <w:r w:rsidRPr="008640F5">
        <w:rPr>
          <w:sz w:val="18"/>
          <w:szCs w:val="16"/>
        </w:rPr>
        <w:t>වෙළඳපොළේ</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වෙනස්වීම්</w:t>
      </w:r>
      <w:proofErr w:type="spellEnd"/>
      <w:r w:rsidRPr="008640F5">
        <w:rPr>
          <w:sz w:val="18"/>
          <w:szCs w:val="16"/>
        </w:rPr>
        <w:t xml:space="preserve">, </w:t>
      </w:r>
      <w:proofErr w:type="spellStart"/>
      <w:r w:rsidRPr="008640F5">
        <w:rPr>
          <w:sz w:val="18"/>
          <w:szCs w:val="16"/>
        </w:rPr>
        <w:t>තරගකරුවන්ගේ</w:t>
      </w:r>
      <w:proofErr w:type="spellEnd"/>
      <w:r w:rsidRPr="008640F5">
        <w:rPr>
          <w:sz w:val="18"/>
          <w:szCs w:val="16"/>
        </w:rPr>
        <w:t xml:space="preserve"> </w:t>
      </w:r>
      <w:proofErr w:type="spellStart"/>
      <w:r w:rsidRPr="008640F5">
        <w:rPr>
          <w:sz w:val="18"/>
          <w:szCs w:val="16"/>
        </w:rPr>
        <w:t>ක්‍රියාකාරකම්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ප්‍රවණතා</w:t>
      </w:r>
      <w:proofErr w:type="spellEnd"/>
      <w:r w:rsidRPr="008640F5">
        <w:rPr>
          <w:sz w:val="18"/>
          <w:szCs w:val="16"/>
        </w:rPr>
        <w:t xml:space="preserve"> </w:t>
      </w:r>
      <w:proofErr w:type="spellStart"/>
      <w:r w:rsidRPr="008640F5">
        <w:rPr>
          <w:sz w:val="18"/>
          <w:szCs w:val="16"/>
        </w:rPr>
        <w:t>පිළිබඳ</w:t>
      </w:r>
      <w:proofErr w:type="spellEnd"/>
      <w:r w:rsidRPr="008640F5">
        <w:rPr>
          <w:sz w:val="18"/>
          <w:szCs w:val="16"/>
        </w:rPr>
        <w:t xml:space="preserve"> </w:t>
      </w:r>
      <w:proofErr w:type="spellStart"/>
      <w:r w:rsidRPr="008640F5">
        <w:rPr>
          <w:sz w:val="18"/>
          <w:szCs w:val="16"/>
        </w:rPr>
        <w:t>තොරතුරු</w:t>
      </w:r>
      <w:proofErr w:type="spellEnd"/>
      <w:r w:rsidRPr="008640F5">
        <w:rPr>
          <w:sz w:val="18"/>
          <w:szCs w:val="16"/>
        </w:rPr>
        <w:t xml:space="preserve"> </w:t>
      </w:r>
      <w:proofErr w:type="spellStart"/>
      <w:r w:rsidRPr="008640F5">
        <w:rPr>
          <w:sz w:val="18"/>
          <w:szCs w:val="16"/>
        </w:rPr>
        <w:t>ලබාගැනීමෙන්</w:t>
      </w:r>
      <w:proofErr w:type="spellEnd"/>
      <w:r w:rsidRPr="008640F5">
        <w:rPr>
          <w:sz w:val="18"/>
          <w:szCs w:val="16"/>
        </w:rPr>
        <w:t xml:space="preserve"> </w:t>
      </w:r>
      <w:proofErr w:type="spellStart"/>
      <w:r w:rsidRPr="008640F5">
        <w:rPr>
          <w:sz w:val="18"/>
          <w:szCs w:val="16"/>
        </w:rPr>
        <w:t>නිවැරදි</w:t>
      </w:r>
      <w:proofErr w:type="spellEnd"/>
      <w:r w:rsidRPr="008640F5">
        <w:rPr>
          <w:sz w:val="18"/>
          <w:szCs w:val="16"/>
        </w:rPr>
        <w:t xml:space="preserve"> </w:t>
      </w:r>
      <w:proofErr w:type="spellStart"/>
      <w:r w:rsidRPr="008640F5">
        <w:rPr>
          <w:sz w:val="18"/>
          <w:szCs w:val="16"/>
        </w:rPr>
        <w:t>අලෙවිකරණ</w:t>
      </w:r>
      <w:proofErr w:type="spellEnd"/>
      <w:r w:rsidRPr="008640F5">
        <w:rPr>
          <w:sz w:val="18"/>
          <w:szCs w:val="16"/>
        </w:rPr>
        <w:t xml:space="preserve"> </w:t>
      </w:r>
      <w:proofErr w:type="spellStart"/>
      <w:r w:rsidRPr="008640F5">
        <w:rPr>
          <w:sz w:val="18"/>
          <w:szCs w:val="16"/>
        </w:rPr>
        <w:t>තීරණ</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උපකාරී</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157BF642"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වෙළඳපොළ</w:t>
      </w:r>
      <w:proofErr w:type="spellEnd"/>
      <w:r w:rsidRPr="008640F5">
        <w:rPr>
          <w:i/>
          <w:sz w:val="18"/>
          <w:szCs w:val="16"/>
        </w:rPr>
        <w:t xml:space="preserve"> </w:t>
      </w:r>
      <w:proofErr w:type="spellStart"/>
      <w:r w:rsidRPr="008640F5">
        <w:rPr>
          <w:i/>
          <w:sz w:val="18"/>
          <w:szCs w:val="16"/>
        </w:rPr>
        <w:t>පර්යේෂණ</w:t>
      </w:r>
      <w:proofErr w:type="spellEnd"/>
      <w:r w:rsidRPr="008640F5">
        <w:rPr>
          <w:i/>
          <w:sz w:val="18"/>
          <w:szCs w:val="16"/>
        </w:rPr>
        <w:t>]</w:t>
      </w:r>
    </w:p>
    <w:p w14:paraId="4FA30017" w14:textId="77777777" w:rsidR="00EA27FE" w:rsidRPr="008640F5" w:rsidRDefault="00000000">
      <w:pPr>
        <w:spacing w:after="240" w:line="360" w:lineRule="auto"/>
        <w:rPr>
          <w:sz w:val="18"/>
          <w:szCs w:val="16"/>
        </w:rPr>
      </w:pPr>
      <w:r w:rsidRPr="008640F5">
        <w:rPr>
          <w:b/>
          <w:sz w:val="18"/>
          <w:szCs w:val="16"/>
        </w:rPr>
        <w:t>Q25:</w:t>
      </w:r>
      <w:r w:rsidRPr="008640F5">
        <w:rPr>
          <w:sz w:val="18"/>
          <w:szCs w:val="16"/>
        </w:rPr>
        <w:t xml:space="preserve"> </w:t>
      </w:r>
      <w:proofErr w:type="spellStart"/>
      <w:r w:rsidRPr="008640F5">
        <w:rPr>
          <w:sz w:val="18"/>
          <w:szCs w:val="16"/>
        </w:rPr>
        <w:t>ඍජු</w:t>
      </w:r>
      <w:proofErr w:type="spellEnd"/>
      <w:r w:rsidRPr="008640F5">
        <w:rPr>
          <w:sz w:val="18"/>
          <w:szCs w:val="16"/>
        </w:rPr>
        <w:t xml:space="preserve"> </w:t>
      </w:r>
      <w:proofErr w:type="spellStart"/>
      <w:r w:rsidRPr="008640F5">
        <w:rPr>
          <w:sz w:val="18"/>
          <w:szCs w:val="16"/>
        </w:rPr>
        <w:t>බෙදාහැරීමේ</w:t>
      </w:r>
      <w:proofErr w:type="spellEnd"/>
      <w:r w:rsidRPr="008640F5">
        <w:rPr>
          <w:sz w:val="18"/>
          <w:szCs w:val="16"/>
        </w:rPr>
        <w:t xml:space="preserve"> </w:t>
      </w:r>
      <w:proofErr w:type="spellStart"/>
      <w:r w:rsidRPr="008640F5">
        <w:rPr>
          <w:sz w:val="18"/>
          <w:szCs w:val="16"/>
        </w:rPr>
        <w:t>මාර්ග</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වක්‍ර</w:t>
      </w:r>
      <w:proofErr w:type="spellEnd"/>
      <w:r w:rsidRPr="008640F5">
        <w:rPr>
          <w:sz w:val="18"/>
          <w:szCs w:val="16"/>
        </w:rPr>
        <w:t xml:space="preserve"> </w:t>
      </w:r>
      <w:proofErr w:type="spellStart"/>
      <w:r w:rsidRPr="008640F5">
        <w:rPr>
          <w:sz w:val="18"/>
          <w:szCs w:val="16"/>
        </w:rPr>
        <w:t>බෙදාහැරීමේ</w:t>
      </w:r>
      <w:proofErr w:type="spellEnd"/>
      <w:r w:rsidRPr="008640F5">
        <w:rPr>
          <w:sz w:val="18"/>
          <w:szCs w:val="16"/>
        </w:rPr>
        <w:t xml:space="preserve"> </w:t>
      </w:r>
      <w:proofErr w:type="spellStart"/>
      <w:r w:rsidRPr="008640F5">
        <w:rPr>
          <w:sz w:val="18"/>
          <w:szCs w:val="16"/>
        </w:rPr>
        <w:t>මාර්ග</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වෙනස</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3B476273" w14:textId="77777777" w:rsidR="00EA27FE" w:rsidRPr="008640F5" w:rsidRDefault="00000000">
      <w:pPr>
        <w:spacing w:after="240" w:line="360" w:lineRule="auto"/>
        <w:rPr>
          <w:sz w:val="18"/>
          <w:szCs w:val="16"/>
        </w:rPr>
      </w:pPr>
      <w:r w:rsidRPr="008640F5">
        <w:rPr>
          <w:b/>
          <w:sz w:val="18"/>
          <w:szCs w:val="16"/>
        </w:rPr>
        <w:t>A25:</w:t>
      </w:r>
      <w:r w:rsidRPr="008640F5">
        <w:rPr>
          <w:sz w:val="18"/>
          <w:szCs w:val="16"/>
        </w:rPr>
        <w:t xml:space="preserve"> </w:t>
      </w:r>
      <w:proofErr w:type="spellStart"/>
      <w:r w:rsidRPr="008640F5">
        <w:rPr>
          <w:sz w:val="18"/>
          <w:szCs w:val="16"/>
        </w:rPr>
        <w:t>ඍජු</w:t>
      </w:r>
      <w:proofErr w:type="spellEnd"/>
      <w:r w:rsidRPr="008640F5">
        <w:rPr>
          <w:sz w:val="18"/>
          <w:szCs w:val="16"/>
        </w:rPr>
        <w:t xml:space="preserve"> </w:t>
      </w:r>
      <w:proofErr w:type="spellStart"/>
      <w:r w:rsidRPr="008640F5">
        <w:rPr>
          <w:sz w:val="18"/>
          <w:szCs w:val="16"/>
        </w:rPr>
        <w:t>බෙදාහැරීමේ</w:t>
      </w:r>
      <w:proofErr w:type="spellEnd"/>
      <w:r w:rsidRPr="008640F5">
        <w:rPr>
          <w:sz w:val="18"/>
          <w:szCs w:val="16"/>
        </w:rPr>
        <w:t xml:space="preserve"> </w:t>
      </w:r>
      <w:proofErr w:type="spellStart"/>
      <w:r w:rsidRPr="008640F5">
        <w:rPr>
          <w:sz w:val="18"/>
          <w:szCs w:val="16"/>
        </w:rPr>
        <w:t>මාර්ගයකදී</w:t>
      </w:r>
      <w:proofErr w:type="spellEnd"/>
      <w:r w:rsidRPr="008640F5">
        <w:rPr>
          <w:sz w:val="18"/>
          <w:szCs w:val="16"/>
        </w:rPr>
        <w:t xml:space="preserve"> </w:t>
      </w:r>
      <w:proofErr w:type="spellStart"/>
      <w:r w:rsidRPr="008640F5">
        <w:rPr>
          <w:sz w:val="18"/>
          <w:szCs w:val="16"/>
        </w:rPr>
        <w:t>නිෂ්පාදකයා</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කිසිදු</w:t>
      </w:r>
      <w:proofErr w:type="spellEnd"/>
      <w:r w:rsidRPr="008640F5">
        <w:rPr>
          <w:sz w:val="18"/>
          <w:szCs w:val="16"/>
        </w:rPr>
        <w:t xml:space="preserve"> </w:t>
      </w:r>
      <w:proofErr w:type="spellStart"/>
      <w:r w:rsidRPr="008640F5">
        <w:rPr>
          <w:sz w:val="18"/>
          <w:szCs w:val="16"/>
        </w:rPr>
        <w:t>මැදිහත්කරුවෙකුගේ</w:t>
      </w:r>
      <w:proofErr w:type="spellEnd"/>
      <w:r w:rsidRPr="008640F5">
        <w:rPr>
          <w:sz w:val="18"/>
          <w:szCs w:val="16"/>
        </w:rPr>
        <w:t xml:space="preserve"> (</w:t>
      </w:r>
      <w:proofErr w:type="spellStart"/>
      <w:r w:rsidRPr="008640F5">
        <w:rPr>
          <w:sz w:val="18"/>
          <w:szCs w:val="16"/>
        </w:rPr>
        <w:t>මැදවෙළෙන්දෙකුගේ</w:t>
      </w:r>
      <w:proofErr w:type="spellEnd"/>
      <w:r w:rsidRPr="008640F5">
        <w:rPr>
          <w:sz w:val="18"/>
          <w:szCs w:val="16"/>
        </w:rPr>
        <w:t xml:space="preserve">) </w:t>
      </w:r>
      <w:proofErr w:type="spellStart"/>
      <w:r w:rsidRPr="008640F5">
        <w:rPr>
          <w:sz w:val="18"/>
          <w:szCs w:val="16"/>
        </w:rPr>
        <w:t>සහායකින්</w:t>
      </w:r>
      <w:proofErr w:type="spellEnd"/>
      <w:r w:rsidRPr="008640F5">
        <w:rPr>
          <w:sz w:val="18"/>
          <w:szCs w:val="16"/>
        </w:rPr>
        <w:t xml:space="preserve"> </w:t>
      </w:r>
      <w:proofErr w:type="spellStart"/>
      <w:r w:rsidRPr="008640F5">
        <w:rPr>
          <w:sz w:val="18"/>
          <w:szCs w:val="16"/>
        </w:rPr>
        <w:t>තොරව</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සෘජුවම</w:t>
      </w:r>
      <w:proofErr w:type="spellEnd"/>
      <w:r w:rsidRPr="008640F5">
        <w:rPr>
          <w:sz w:val="18"/>
          <w:szCs w:val="16"/>
        </w:rPr>
        <w:t xml:space="preserve"> </w:t>
      </w:r>
      <w:proofErr w:type="spellStart"/>
      <w:r w:rsidRPr="008640F5">
        <w:rPr>
          <w:sz w:val="18"/>
          <w:szCs w:val="16"/>
        </w:rPr>
        <w:t>අවසාන</w:t>
      </w:r>
      <w:proofErr w:type="spellEnd"/>
      <w:r w:rsidRPr="008640F5">
        <w:rPr>
          <w:sz w:val="18"/>
          <w:szCs w:val="16"/>
        </w:rPr>
        <w:t xml:space="preserve"> </w:t>
      </w:r>
      <w:proofErr w:type="spellStart"/>
      <w:r w:rsidRPr="008640F5">
        <w:rPr>
          <w:sz w:val="18"/>
          <w:szCs w:val="16"/>
        </w:rPr>
        <w:t>පාරිභෝගිකයා</w:t>
      </w:r>
      <w:proofErr w:type="spellEnd"/>
      <w:r w:rsidRPr="008640F5">
        <w:rPr>
          <w:sz w:val="18"/>
          <w:szCs w:val="16"/>
        </w:rPr>
        <w:t xml:space="preserve"> </w:t>
      </w:r>
      <w:proofErr w:type="spellStart"/>
      <w:r w:rsidRPr="008640F5">
        <w:rPr>
          <w:sz w:val="18"/>
          <w:szCs w:val="16"/>
        </w:rPr>
        <w:t>වෙත</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දෙනු</w:t>
      </w:r>
      <w:proofErr w:type="spellEnd"/>
      <w:r w:rsidRPr="008640F5">
        <w:rPr>
          <w:sz w:val="18"/>
          <w:szCs w:val="16"/>
        </w:rPr>
        <w:t xml:space="preserve"> </w:t>
      </w:r>
      <w:proofErr w:type="spellStart"/>
      <w:r w:rsidRPr="008640F5">
        <w:rPr>
          <w:sz w:val="18"/>
          <w:szCs w:val="16"/>
        </w:rPr>
        <w:t>ලබයි</w:t>
      </w:r>
      <w:proofErr w:type="spellEnd"/>
      <w:r w:rsidRPr="008640F5">
        <w:rPr>
          <w:sz w:val="18"/>
          <w:szCs w:val="16"/>
        </w:rPr>
        <w:t xml:space="preserve"> (</w:t>
      </w:r>
      <w:proofErr w:type="spellStart"/>
      <w:r w:rsidRPr="008640F5">
        <w:rPr>
          <w:sz w:val="18"/>
          <w:szCs w:val="16"/>
        </w:rPr>
        <w:t>උදා</w:t>
      </w:r>
      <w:proofErr w:type="spellEnd"/>
      <w:r w:rsidRPr="008640F5">
        <w:rPr>
          <w:sz w:val="18"/>
          <w:szCs w:val="16"/>
        </w:rPr>
        <w:t xml:space="preserve">: </w:t>
      </w:r>
      <w:proofErr w:type="spellStart"/>
      <w:r w:rsidRPr="008640F5">
        <w:rPr>
          <w:sz w:val="18"/>
          <w:szCs w:val="16"/>
        </w:rPr>
        <w:t>නිෂ්පාදකයා</w:t>
      </w:r>
      <w:proofErr w:type="spellEnd"/>
      <w:r w:rsidRPr="008640F5">
        <w:rPr>
          <w:sz w:val="18"/>
          <w:szCs w:val="16"/>
        </w:rPr>
        <w:t xml:space="preserve"> -&gt; </w:t>
      </w:r>
      <w:proofErr w:type="spellStart"/>
      <w:r w:rsidRPr="008640F5">
        <w:rPr>
          <w:sz w:val="18"/>
          <w:szCs w:val="16"/>
        </w:rPr>
        <w:t>පාරිභෝගිකයා</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වක්‍ර</w:t>
      </w:r>
      <w:proofErr w:type="spellEnd"/>
      <w:r w:rsidRPr="008640F5">
        <w:rPr>
          <w:sz w:val="18"/>
          <w:szCs w:val="16"/>
        </w:rPr>
        <w:t xml:space="preserve"> </w:t>
      </w:r>
      <w:proofErr w:type="spellStart"/>
      <w:r w:rsidRPr="008640F5">
        <w:rPr>
          <w:sz w:val="18"/>
          <w:szCs w:val="16"/>
        </w:rPr>
        <w:t>බෙදාහැරීමේ</w:t>
      </w:r>
      <w:proofErr w:type="spellEnd"/>
      <w:r w:rsidRPr="008640F5">
        <w:rPr>
          <w:sz w:val="18"/>
          <w:szCs w:val="16"/>
        </w:rPr>
        <w:t xml:space="preserve"> </w:t>
      </w:r>
      <w:proofErr w:type="spellStart"/>
      <w:r w:rsidRPr="008640F5">
        <w:rPr>
          <w:sz w:val="18"/>
          <w:szCs w:val="16"/>
        </w:rPr>
        <w:t>මාර්ගයකදී</w:t>
      </w:r>
      <w:proofErr w:type="spellEnd"/>
      <w:r w:rsidRPr="008640F5">
        <w:rPr>
          <w:sz w:val="18"/>
          <w:szCs w:val="16"/>
        </w:rPr>
        <w:t xml:space="preserve"> </w:t>
      </w:r>
      <w:proofErr w:type="spellStart"/>
      <w:r w:rsidRPr="008640F5">
        <w:rPr>
          <w:sz w:val="18"/>
          <w:szCs w:val="16"/>
        </w:rPr>
        <w:t>තොග</w:t>
      </w:r>
      <w:proofErr w:type="spellEnd"/>
      <w:r w:rsidRPr="008640F5">
        <w:rPr>
          <w:sz w:val="18"/>
          <w:szCs w:val="16"/>
        </w:rPr>
        <w:t xml:space="preserve"> </w:t>
      </w:r>
      <w:proofErr w:type="spellStart"/>
      <w:r w:rsidRPr="008640F5">
        <w:rPr>
          <w:sz w:val="18"/>
          <w:szCs w:val="16"/>
        </w:rPr>
        <w:t>වෙළෙන්දන්</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සිල්ලර</w:t>
      </w:r>
      <w:proofErr w:type="spellEnd"/>
      <w:r w:rsidRPr="008640F5">
        <w:rPr>
          <w:sz w:val="18"/>
          <w:szCs w:val="16"/>
        </w:rPr>
        <w:t xml:space="preserve"> </w:t>
      </w:r>
      <w:proofErr w:type="spellStart"/>
      <w:r w:rsidRPr="008640F5">
        <w:rPr>
          <w:sz w:val="18"/>
          <w:szCs w:val="16"/>
        </w:rPr>
        <w:t>වෙළෙන්දන්</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මැදිහත්කරුවන්</w:t>
      </w:r>
      <w:proofErr w:type="spellEnd"/>
      <w:r w:rsidRPr="008640F5">
        <w:rPr>
          <w:sz w:val="18"/>
          <w:szCs w:val="16"/>
        </w:rPr>
        <w:t xml:space="preserve"> </w:t>
      </w:r>
      <w:proofErr w:type="spellStart"/>
      <w:r w:rsidRPr="008640F5">
        <w:rPr>
          <w:sz w:val="18"/>
          <w:szCs w:val="16"/>
        </w:rPr>
        <w:t>එක්</w:t>
      </w:r>
      <w:proofErr w:type="spellEnd"/>
      <w:r w:rsidRPr="008640F5">
        <w:rPr>
          <w:sz w:val="18"/>
          <w:szCs w:val="16"/>
        </w:rPr>
        <w:t xml:space="preserve"> </w:t>
      </w:r>
      <w:proofErr w:type="spellStart"/>
      <w:r w:rsidRPr="008640F5">
        <w:rPr>
          <w:sz w:val="18"/>
          <w:szCs w:val="16"/>
        </w:rPr>
        <w:t>අයෙකු</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කිහිපදෙනෙකු</w:t>
      </w:r>
      <w:proofErr w:type="spellEnd"/>
      <w:r w:rsidRPr="008640F5">
        <w:rPr>
          <w:sz w:val="18"/>
          <w:szCs w:val="16"/>
        </w:rPr>
        <w:t xml:space="preserve"> </w:t>
      </w:r>
      <w:proofErr w:type="spellStart"/>
      <w:r w:rsidRPr="008640F5">
        <w:rPr>
          <w:sz w:val="18"/>
          <w:szCs w:val="16"/>
        </w:rPr>
        <w:t>හරහා</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පාරිභෝගිකයා</w:t>
      </w:r>
      <w:proofErr w:type="spellEnd"/>
      <w:r w:rsidRPr="008640F5">
        <w:rPr>
          <w:sz w:val="18"/>
          <w:szCs w:val="16"/>
        </w:rPr>
        <w:t xml:space="preserve"> </w:t>
      </w:r>
      <w:proofErr w:type="spellStart"/>
      <w:r w:rsidRPr="008640F5">
        <w:rPr>
          <w:sz w:val="18"/>
          <w:szCs w:val="16"/>
        </w:rPr>
        <w:t>වෙත</w:t>
      </w:r>
      <w:proofErr w:type="spellEnd"/>
      <w:r w:rsidRPr="008640F5">
        <w:rPr>
          <w:sz w:val="18"/>
          <w:szCs w:val="16"/>
        </w:rPr>
        <w:t xml:space="preserve"> </w:t>
      </w:r>
      <w:proofErr w:type="spellStart"/>
      <w:r w:rsidRPr="008640F5">
        <w:rPr>
          <w:sz w:val="18"/>
          <w:szCs w:val="16"/>
        </w:rPr>
        <w:t>බෙදා</w:t>
      </w:r>
      <w:proofErr w:type="spellEnd"/>
      <w:r w:rsidRPr="008640F5">
        <w:rPr>
          <w:sz w:val="18"/>
          <w:szCs w:val="16"/>
        </w:rPr>
        <w:t xml:space="preserve"> </w:t>
      </w:r>
      <w:proofErr w:type="spellStart"/>
      <w:r w:rsidRPr="008640F5">
        <w:rPr>
          <w:sz w:val="18"/>
          <w:szCs w:val="16"/>
        </w:rPr>
        <w:t>හරිනු</w:t>
      </w:r>
      <w:proofErr w:type="spellEnd"/>
      <w:r w:rsidRPr="008640F5">
        <w:rPr>
          <w:sz w:val="18"/>
          <w:szCs w:val="16"/>
        </w:rPr>
        <w:t xml:space="preserve"> </w:t>
      </w:r>
      <w:proofErr w:type="spellStart"/>
      <w:r w:rsidRPr="008640F5">
        <w:rPr>
          <w:sz w:val="18"/>
          <w:szCs w:val="16"/>
        </w:rPr>
        <w:t>ලබයි</w:t>
      </w:r>
      <w:proofErr w:type="spellEnd"/>
      <w:r w:rsidRPr="008640F5">
        <w:rPr>
          <w:sz w:val="18"/>
          <w:szCs w:val="16"/>
        </w:rPr>
        <w:t>.</w:t>
      </w:r>
    </w:p>
    <w:p w14:paraId="3C98A56D"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බෙදාහැරීමේ</w:t>
      </w:r>
      <w:proofErr w:type="spellEnd"/>
      <w:r w:rsidRPr="008640F5">
        <w:rPr>
          <w:i/>
          <w:sz w:val="18"/>
          <w:szCs w:val="16"/>
        </w:rPr>
        <w:t xml:space="preserve"> </w:t>
      </w:r>
      <w:proofErr w:type="spellStart"/>
      <w:r w:rsidRPr="008640F5">
        <w:rPr>
          <w:i/>
          <w:sz w:val="18"/>
          <w:szCs w:val="16"/>
        </w:rPr>
        <w:t>මාර්ග</w:t>
      </w:r>
      <w:proofErr w:type="spellEnd"/>
      <w:r w:rsidRPr="008640F5">
        <w:rPr>
          <w:i/>
          <w:sz w:val="18"/>
          <w:szCs w:val="16"/>
        </w:rPr>
        <w:t>]</w:t>
      </w:r>
    </w:p>
    <w:p w14:paraId="470F23A9" w14:textId="77777777" w:rsidR="00EA27FE" w:rsidRPr="008640F5" w:rsidRDefault="00000000">
      <w:pPr>
        <w:spacing w:after="240" w:line="360" w:lineRule="auto"/>
        <w:rPr>
          <w:sz w:val="18"/>
          <w:szCs w:val="16"/>
        </w:rPr>
      </w:pPr>
      <w:r w:rsidRPr="008640F5">
        <w:rPr>
          <w:b/>
          <w:sz w:val="18"/>
          <w:szCs w:val="16"/>
        </w:rPr>
        <w:t>Q26:</w:t>
      </w:r>
      <w:r w:rsidRPr="008640F5">
        <w:rPr>
          <w:sz w:val="18"/>
          <w:szCs w:val="16"/>
        </w:rPr>
        <w:t xml:space="preserve"> </w:t>
      </w:r>
      <w:proofErr w:type="spellStart"/>
      <w:r w:rsidRPr="008640F5">
        <w:rPr>
          <w:sz w:val="18"/>
          <w:szCs w:val="16"/>
        </w:rPr>
        <w:t>අලෙවිකරණය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වෙළෙඳාම</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වෙනස</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2AD7D4CD" w14:textId="77777777" w:rsidR="00EA27FE" w:rsidRPr="008640F5" w:rsidRDefault="00000000">
      <w:pPr>
        <w:spacing w:after="240" w:line="360" w:lineRule="auto"/>
        <w:rPr>
          <w:sz w:val="18"/>
          <w:szCs w:val="16"/>
        </w:rPr>
      </w:pPr>
      <w:r w:rsidRPr="008640F5">
        <w:rPr>
          <w:b/>
          <w:sz w:val="18"/>
          <w:szCs w:val="16"/>
        </w:rPr>
        <w:t>A26:</w:t>
      </w:r>
      <w:r w:rsidRPr="008640F5">
        <w:rPr>
          <w:sz w:val="18"/>
          <w:szCs w:val="16"/>
        </w:rPr>
        <w:t xml:space="preserve"> </w:t>
      </w:r>
      <w:proofErr w:type="spellStart"/>
      <w:r w:rsidRPr="008640F5">
        <w:rPr>
          <w:sz w:val="18"/>
          <w:szCs w:val="16"/>
        </w:rPr>
        <w:t>වෙළෙඳාම</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ලැබීමේ</w:t>
      </w:r>
      <w:proofErr w:type="spellEnd"/>
      <w:r w:rsidRPr="008640F5">
        <w:rPr>
          <w:sz w:val="18"/>
          <w:szCs w:val="16"/>
        </w:rPr>
        <w:t xml:space="preserve"> </w:t>
      </w:r>
      <w:proofErr w:type="spellStart"/>
      <w:r w:rsidRPr="008640F5">
        <w:rPr>
          <w:sz w:val="18"/>
          <w:szCs w:val="16"/>
        </w:rPr>
        <w:t>අරමුණින්</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මිලදී</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විකිණීමේ</w:t>
      </w:r>
      <w:proofErr w:type="spellEnd"/>
      <w:r w:rsidRPr="008640F5">
        <w:rPr>
          <w:sz w:val="18"/>
          <w:szCs w:val="16"/>
        </w:rPr>
        <w:t xml:space="preserve"> </w:t>
      </w:r>
      <w:proofErr w:type="spellStart"/>
      <w:r w:rsidRPr="008640F5">
        <w:rPr>
          <w:sz w:val="18"/>
          <w:szCs w:val="16"/>
        </w:rPr>
        <w:t>ක්‍රියාවලිය</w:t>
      </w:r>
      <w:proofErr w:type="spellEnd"/>
      <w:r w:rsidRPr="008640F5">
        <w:rPr>
          <w:sz w:val="18"/>
          <w:szCs w:val="16"/>
        </w:rPr>
        <w:t xml:space="preserve"> </w:t>
      </w:r>
      <w:proofErr w:type="spellStart"/>
      <w:r w:rsidRPr="008640F5">
        <w:rPr>
          <w:sz w:val="18"/>
          <w:szCs w:val="16"/>
        </w:rPr>
        <w:t>පමණි</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අලෙවිකරණය</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ඊට</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පුළුල්</w:t>
      </w:r>
      <w:proofErr w:type="spellEnd"/>
      <w:r w:rsidRPr="008640F5">
        <w:rPr>
          <w:sz w:val="18"/>
          <w:szCs w:val="16"/>
        </w:rPr>
        <w:t xml:space="preserve"> </w:t>
      </w:r>
      <w:proofErr w:type="spellStart"/>
      <w:r w:rsidRPr="008640F5">
        <w:rPr>
          <w:sz w:val="18"/>
          <w:szCs w:val="16"/>
        </w:rPr>
        <w:t>සංකල්පයක්</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අවශ්‍යතා</w:t>
      </w:r>
      <w:proofErr w:type="spellEnd"/>
      <w:r w:rsidRPr="008640F5">
        <w:rPr>
          <w:sz w:val="18"/>
          <w:szCs w:val="16"/>
        </w:rPr>
        <w:t xml:space="preserve"> </w:t>
      </w:r>
      <w:proofErr w:type="spellStart"/>
      <w:r w:rsidRPr="008640F5">
        <w:rPr>
          <w:sz w:val="18"/>
          <w:szCs w:val="16"/>
        </w:rPr>
        <w:t>හඳුනා</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සිට</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සැලසුම්</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මිල</w:t>
      </w:r>
      <w:proofErr w:type="spellEnd"/>
      <w:r w:rsidRPr="008640F5">
        <w:rPr>
          <w:sz w:val="18"/>
          <w:szCs w:val="16"/>
        </w:rPr>
        <w:t xml:space="preserve"> </w:t>
      </w:r>
      <w:proofErr w:type="spellStart"/>
      <w:r w:rsidRPr="008640F5">
        <w:rPr>
          <w:sz w:val="18"/>
          <w:szCs w:val="16"/>
        </w:rPr>
        <w:t>නියම</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ප්‍රවර්ධනය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බෙදාහැරීම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පසු</w:t>
      </w:r>
      <w:proofErr w:type="spellEnd"/>
      <w:r w:rsidRPr="008640F5">
        <w:rPr>
          <w:sz w:val="18"/>
          <w:szCs w:val="16"/>
        </w:rPr>
        <w:t xml:space="preserve"> </w:t>
      </w:r>
      <w:proofErr w:type="spellStart"/>
      <w:r w:rsidRPr="008640F5">
        <w:rPr>
          <w:sz w:val="18"/>
          <w:szCs w:val="16"/>
        </w:rPr>
        <w:t>අලෙවි</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දක්වා</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සමස්ත</w:t>
      </w:r>
      <w:proofErr w:type="spellEnd"/>
      <w:r w:rsidRPr="008640F5">
        <w:rPr>
          <w:sz w:val="18"/>
          <w:szCs w:val="16"/>
        </w:rPr>
        <w:t xml:space="preserve"> </w:t>
      </w:r>
      <w:proofErr w:type="spellStart"/>
      <w:r w:rsidRPr="008640F5">
        <w:rPr>
          <w:sz w:val="18"/>
          <w:szCs w:val="16"/>
        </w:rPr>
        <w:t>ක්‍රියාවලිය</w:t>
      </w:r>
      <w:proofErr w:type="spellEnd"/>
      <w:r w:rsidRPr="008640F5">
        <w:rPr>
          <w:sz w:val="18"/>
          <w:szCs w:val="16"/>
        </w:rPr>
        <w:t xml:space="preserve"> </w:t>
      </w:r>
      <w:proofErr w:type="spellStart"/>
      <w:r w:rsidRPr="008640F5">
        <w:rPr>
          <w:sz w:val="18"/>
          <w:szCs w:val="16"/>
        </w:rPr>
        <w:t>අලෙවිකරණයට</w:t>
      </w:r>
      <w:proofErr w:type="spellEnd"/>
      <w:r w:rsidRPr="008640F5">
        <w:rPr>
          <w:sz w:val="18"/>
          <w:szCs w:val="16"/>
        </w:rPr>
        <w:t xml:space="preserve"> </w:t>
      </w:r>
      <w:proofErr w:type="spellStart"/>
      <w:r w:rsidRPr="008640F5">
        <w:rPr>
          <w:sz w:val="18"/>
          <w:szCs w:val="16"/>
        </w:rPr>
        <w:t>අයත්</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350B7E1C" w14:textId="77777777" w:rsidR="00EA27FE" w:rsidRPr="008640F5" w:rsidRDefault="00000000">
      <w:pPr>
        <w:spacing w:after="240" w:line="360" w:lineRule="auto"/>
        <w:rPr>
          <w:sz w:val="18"/>
          <w:szCs w:val="16"/>
        </w:rPr>
      </w:pPr>
      <w:r w:rsidRPr="008640F5">
        <w:rPr>
          <w:i/>
          <w:sz w:val="18"/>
          <w:szCs w:val="16"/>
        </w:rPr>
        <w:lastRenderedPageBreak/>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වෙළෙඳාම</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උපකාරක</w:t>
      </w:r>
      <w:proofErr w:type="spellEnd"/>
      <w:r w:rsidRPr="008640F5">
        <w:rPr>
          <w:i/>
          <w:sz w:val="18"/>
          <w:szCs w:val="16"/>
        </w:rPr>
        <w:t xml:space="preserve"> </w:t>
      </w:r>
      <w:proofErr w:type="spellStart"/>
      <w:r w:rsidRPr="008640F5">
        <w:rPr>
          <w:i/>
          <w:sz w:val="18"/>
          <w:szCs w:val="16"/>
        </w:rPr>
        <w:t>සේවා</w:t>
      </w:r>
      <w:proofErr w:type="spellEnd"/>
      <w:r w:rsidRPr="008640F5">
        <w:rPr>
          <w:i/>
          <w:sz w:val="18"/>
          <w:szCs w:val="16"/>
        </w:rPr>
        <w:t>]</w:t>
      </w:r>
    </w:p>
    <w:p w14:paraId="14F1D682" w14:textId="77777777" w:rsidR="00EA27FE" w:rsidRPr="008640F5" w:rsidRDefault="00000000">
      <w:pPr>
        <w:spacing w:after="240" w:line="360" w:lineRule="auto"/>
        <w:rPr>
          <w:sz w:val="18"/>
          <w:szCs w:val="16"/>
        </w:rPr>
      </w:pPr>
      <w:r w:rsidRPr="008640F5">
        <w:rPr>
          <w:b/>
          <w:sz w:val="18"/>
          <w:szCs w:val="16"/>
        </w:rPr>
        <w:t>Q27:</w:t>
      </w:r>
      <w:r w:rsidRPr="008640F5">
        <w:rPr>
          <w:sz w:val="18"/>
          <w:szCs w:val="16"/>
        </w:rPr>
        <w:t xml:space="preserve"> '</w:t>
      </w:r>
      <w:proofErr w:type="spellStart"/>
      <w:r w:rsidRPr="008640F5">
        <w:rPr>
          <w:sz w:val="18"/>
          <w:szCs w:val="16"/>
        </w:rPr>
        <w:t>සුරස</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රසකැවිලි</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තරුණ</w:t>
      </w:r>
      <w:proofErr w:type="spellEnd"/>
      <w:r w:rsidRPr="008640F5">
        <w:rPr>
          <w:sz w:val="18"/>
          <w:szCs w:val="16"/>
        </w:rPr>
        <w:t xml:space="preserve"> </w:t>
      </w:r>
      <w:proofErr w:type="spellStart"/>
      <w:r w:rsidRPr="008640F5">
        <w:rPr>
          <w:sz w:val="18"/>
          <w:szCs w:val="16"/>
        </w:rPr>
        <w:t>පරපුර</w:t>
      </w:r>
      <w:proofErr w:type="spellEnd"/>
      <w:r w:rsidRPr="008640F5">
        <w:rPr>
          <w:sz w:val="18"/>
          <w:szCs w:val="16"/>
        </w:rPr>
        <w:t xml:space="preserve"> </w:t>
      </w:r>
      <w:proofErr w:type="spellStart"/>
      <w:r w:rsidRPr="008640F5">
        <w:rPr>
          <w:sz w:val="18"/>
          <w:szCs w:val="16"/>
        </w:rPr>
        <w:t>ඉලක්ක</w:t>
      </w:r>
      <w:proofErr w:type="spellEnd"/>
      <w:r w:rsidRPr="008640F5">
        <w:rPr>
          <w:sz w:val="18"/>
          <w:szCs w:val="16"/>
        </w:rPr>
        <w:t xml:space="preserve"> </w:t>
      </w:r>
      <w:proofErr w:type="spellStart"/>
      <w:r w:rsidRPr="008640F5">
        <w:rPr>
          <w:sz w:val="18"/>
          <w:szCs w:val="16"/>
        </w:rPr>
        <w:t>කරගනිමින්</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චොකලට්</w:t>
      </w:r>
      <w:proofErr w:type="spellEnd"/>
      <w:r w:rsidRPr="008640F5">
        <w:rPr>
          <w:sz w:val="18"/>
          <w:szCs w:val="16"/>
        </w:rPr>
        <w:t xml:space="preserve"> </w:t>
      </w:r>
      <w:proofErr w:type="spellStart"/>
      <w:r w:rsidRPr="008640F5">
        <w:rPr>
          <w:sz w:val="18"/>
          <w:szCs w:val="16"/>
        </w:rPr>
        <w:t>වර්ගයක්</w:t>
      </w:r>
      <w:proofErr w:type="spellEnd"/>
      <w:r w:rsidRPr="008640F5">
        <w:rPr>
          <w:sz w:val="18"/>
          <w:szCs w:val="16"/>
        </w:rPr>
        <w:t xml:space="preserve"> </w:t>
      </w:r>
      <w:proofErr w:type="spellStart"/>
      <w:r w:rsidRPr="008640F5">
        <w:rPr>
          <w:sz w:val="18"/>
          <w:szCs w:val="16"/>
        </w:rPr>
        <w:t>වෙළඳපොළට</w:t>
      </w:r>
      <w:proofErr w:type="spellEnd"/>
      <w:r w:rsidRPr="008640F5">
        <w:rPr>
          <w:sz w:val="18"/>
          <w:szCs w:val="16"/>
        </w:rPr>
        <w:t xml:space="preserve"> </w:t>
      </w:r>
      <w:proofErr w:type="spellStart"/>
      <w:r w:rsidRPr="008640F5">
        <w:rPr>
          <w:sz w:val="18"/>
          <w:szCs w:val="16"/>
        </w:rPr>
        <w:t>හඳුන්වා</w:t>
      </w:r>
      <w:proofErr w:type="spellEnd"/>
      <w:r w:rsidRPr="008640F5">
        <w:rPr>
          <w:sz w:val="18"/>
          <w:szCs w:val="16"/>
        </w:rPr>
        <w:t xml:space="preserve"> </w:t>
      </w:r>
      <w:proofErr w:type="spellStart"/>
      <w:r w:rsidRPr="008640F5">
        <w:rPr>
          <w:sz w:val="18"/>
          <w:szCs w:val="16"/>
        </w:rPr>
        <w:t>දීමට</w:t>
      </w:r>
      <w:proofErr w:type="spellEnd"/>
      <w:r w:rsidRPr="008640F5">
        <w:rPr>
          <w:sz w:val="18"/>
          <w:szCs w:val="16"/>
        </w:rPr>
        <w:t xml:space="preserve"> </w:t>
      </w:r>
      <w:proofErr w:type="spellStart"/>
      <w:r w:rsidRPr="008640F5">
        <w:rPr>
          <w:sz w:val="18"/>
          <w:szCs w:val="16"/>
        </w:rPr>
        <w:t>සැලසුම්</w:t>
      </w:r>
      <w:proofErr w:type="spellEnd"/>
      <w:r w:rsidRPr="008640F5">
        <w:rPr>
          <w:sz w:val="18"/>
          <w:szCs w:val="16"/>
        </w:rPr>
        <w:t xml:space="preserve"> </w:t>
      </w:r>
      <w:proofErr w:type="spellStart"/>
      <w:r w:rsidRPr="008640F5">
        <w:rPr>
          <w:sz w:val="18"/>
          <w:szCs w:val="16"/>
        </w:rPr>
        <w:t>කරයි</w:t>
      </w:r>
      <w:proofErr w:type="spellEnd"/>
      <w:r w:rsidRPr="008640F5">
        <w:rPr>
          <w:sz w:val="18"/>
          <w:szCs w:val="16"/>
        </w:rPr>
        <w:t xml:space="preserve">. </w:t>
      </w:r>
      <w:proofErr w:type="spellStart"/>
      <w:proofErr w:type="gramStart"/>
      <w:r w:rsidRPr="008640F5">
        <w:rPr>
          <w:sz w:val="18"/>
          <w:szCs w:val="16"/>
        </w:rPr>
        <w:t>ඉහත</w:t>
      </w:r>
      <w:proofErr w:type="spellEnd"/>
      <w:r w:rsidRPr="008640F5">
        <w:rPr>
          <w:sz w:val="18"/>
          <w:szCs w:val="16"/>
        </w:rPr>
        <w:t xml:space="preserve"> </w:t>
      </w:r>
      <w:proofErr w:type="spellStart"/>
      <w:r w:rsidRPr="008640F5">
        <w:rPr>
          <w:sz w:val="18"/>
          <w:szCs w:val="16"/>
        </w:rPr>
        <w:t>සිද්ධියට</w:t>
      </w:r>
      <w:proofErr w:type="spellEnd"/>
      <w:r w:rsidRPr="008640F5">
        <w:rPr>
          <w:sz w:val="18"/>
          <w:szCs w:val="16"/>
        </w:rPr>
        <w:t xml:space="preserve"> </w:t>
      </w:r>
      <w:proofErr w:type="spellStart"/>
      <w:r w:rsidRPr="008640F5">
        <w:rPr>
          <w:sz w:val="18"/>
          <w:szCs w:val="16"/>
        </w:rPr>
        <w:t>අදාළව</w:t>
      </w:r>
      <w:proofErr w:type="spellEnd"/>
      <w:r w:rsidRPr="008640F5">
        <w:rPr>
          <w:sz w:val="18"/>
          <w:szCs w:val="16"/>
        </w:rPr>
        <w:t xml:space="preserve"> '</w:t>
      </w:r>
      <w:proofErr w:type="spellStart"/>
      <w:r w:rsidRPr="008640F5">
        <w:rPr>
          <w:sz w:val="18"/>
          <w:szCs w:val="16"/>
        </w:rPr>
        <w:t>සුරස</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භාවිත</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අලෙවිකරණ</w:t>
      </w:r>
      <w:proofErr w:type="spellEnd"/>
      <w:r w:rsidRPr="008640F5">
        <w:rPr>
          <w:sz w:val="18"/>
          <w:szCs w:val="16"/>
        </w:rPr>
        <w:t xml:space="preserve"> </w:t>
      </w:r>
      <w:proofErr w:type="spellStart"/>
      <w:r w:rsidRPr="008640F5">
        <w:rPr>
          <w:sz w:val="18"/>
          <w:szCs w:val="16"/>
        </w:rPr>
        <w:t>මිශ්‍රණයේ</w:t>
      </w:r>
      <w:proofErr w:type="spellEnd"/>
      <w:r w:rsidRPr="008640F5">
        <w:rPr>
          <w:sz w:val="18"/>
          <w:szCs w:val="16"/>
        </w:rPr>
        <w:t xml:space="preserve"> </w:t>
      </w:r>
      <w:proofErr w:type="spellStart"/>
      <w:r w:rsidRPr="008640F5">
        <w:rPr>
          <w:sz w:val="18"/>
          <w:szCs w:val="16"/>
        </w:rPr>
        <w:t>අංග</w:t>
      </w:r>
      <w:proofErr w:type="spellEnd"/>
      <w:r w:rsidRPr="008640F5">
        <w:rPr>
          <w:sz w:val="18"/>
          <w:szCs w:val="16"/>
        </w:rPr>
        <w:t xml:space="preserve"> 4 (4P) </w:t>
      </w:r>
      <w:proofErr w:type="spellStart"/>
      <w:r w:rsidRPr="008640F5">
        <w:rPr>
          <w:sz w:val="18"/>
          <w:szCs w:val="16"/>
        </w:rPr>
        <w:t>යටතේ</w:t>
      </w:r>
      <w:proofErr w:type="spellEnd"/>
      <w:r w:rsidRPr="008640F5">
        <w:rPr>
          <w:sz w:val="18"/>
          <w:szCs w:val="16"/>
        </w:rPr>
        <w:t xml:space="preserve"> </w:t>
      </w:r>
      <w:proofErr w:type="spellStart"/>
      <w:r w:rsidRPr="008640F5">
        <w:rPr>
          <w:sz w:val="18"/>
          <w:szCs w:val="16"/>
        </w:rPr>
        <w:t>ක්‍රියාත්මක</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උපායමාර්ග</w:t>
      </w:r>
      <w:proofErr w:type="spellEnd"/>
      <w:r w:rsidRPr="008640F5">
        <w:rPr>
          <w:sz w:val="18"/>
          <w:szCs w:val="16"/>
        </w:rPr>
        <w:t xml:space="preserve"> </w:t>
      </w:r>
      <w:proofErr w:type="spellStart"/>
      <w:r w:rsidRPr="008640F5">
        <w:rPr>
          <w:sz w:val="18"/>
          <w:szCs w:val="16"/>
        </w:rPr>
        <w:t>එක</w:t>
      </w:r>
      <w:proofErr w:type="spellEnd"/>
      <w:r w:rsidRPr="008640F5">
        <w:rPr>
          <w:sz w:val="18"/>
          <w:szCs w:val="16"/>
        </w:rPr>
        <w:t xml:space="preserve"> </w:t>
      </w:r>
      <w:proofErr w:type="spellStart"/>
      <w:r w:rsidRPr="008640F5">
        <w:rPr>
          <w:sz w:val="18"/>
          <w:szCs w:val="16"/>
        </w:rPr>
        <w:t>බැගින්</w:t>
      </w:r>
      <w:proofErr w:type="spellEnd"/>
      <w:r w:rsidRPr="008640F5">
        <w:rPr>
          <w:sz w:val="18"/>
          <w:szCs w:val="16"/>
        </w:rPr>
        <w:t xml:space="preserve"> </w:t>
      </w:r>
      <w:proofErr w:type="spellStart"/>
      <w:r w:rsidRPr="008640F5">
        <w:rPr>
          <w:sz w:val="18"/>
          <w:szCs w:val="16"/>
        </w:rPr>
        <w:t>යෝජනා</w:t>
      </w:r>
      <w:proofErr w:type="spellEnd"/>
      <w:r w:rsidRPr="008640F5">
        <w:rPr>
          <w:sz w:val="18"/>
          <w:szCs w:val="16"/>
        </w:rPr>
        <w:t xml:space="preserve"> </w:t>
      </w:r>
      <w:proofErr w:type="spellStart"/>
      <w:r w:rsidRPr="008640F5">
        <w:rPr>
          <w:sz w:val="18"/>
          <w:szCs w:val="16"/>
        </w:rPr>
        <w:t>කරන්න</w:t>
      </w:r>
      <w:proofErr w:type="spellEnd"/>
      <w:proofErr w:type="gramEnd"/>
      <w:r w:rsidRPr="008640F5">
        <w:rPr>
          <w:sz w:val="18"/>
          <w:szCs w:val="16"/>
        </w:rPr>
        <w:t>.</w:t>
      </w:r>
    </w:p>
    <w:p w14:paraId="1CBF0701" w14:textId="77777777" w:rsidR="00EA27FE" w:rsidRPr="008640F5" w:rsidRDefault="00000000">
      <w:pPr>
        <w:spacing w:after="240" w:line="360" w:lineRule="auto"/>
        <w:rPr>
          <w:sz w:val="18"/>
          <w:szCs w:val="16"/>
        </w:rPr>
      </w:pPr>
      <w:r w:rsidRPr="008640F5">
        <w:rPr>
          <w:b/>
          <w:sz w:val="18"/>
          <w:szCs w:val="16"/>
        </w:rPr>
        <w:t>A27:</w:t>
      </w:r>
      <w:r w:rsidRPr="008640F5">
        <w:rPr>
          <w:sz w:val="18"/>
          <w:szCs w:val="16"/>
        </w:rPr>
        <w:t xml:space="preserve"> 1. </w:t>
      </w:r>
      <w:proofErr w:type="spellStart"/>
      <w:r w:rsidRPr="008640F5">
        <w:rPr>
          <w:sz w:val="18"/>
          <w:szCs w:val="16"/>
        </w:rPr>
        <w:t>නිෂ්පාදනය</w:t>
      </w:r>
      <w:proofErr w:type="spellEnd"/>
      <w:r w:rsidRPr="008640F5">
        <w:rPr>
          <w:sz w:val="18"/>
          <w:szCs w:val="16"/>
        </w:rPr>
        <w:t xml:space="preserve"> (Product): </w:t>
      </w:r>
      <w:proofErr w:type="spellStart"/>
      <w:r w:rsidRPr="008640F5">
        <w:rPr>
          <w:sz w:val="18"/>
          <w:szCs w:val="16"/>
        </w:rPr>
        <w:t>තරුණ</w:t>
      </w:r>
      <w:proofErr w:type="spellEnd"/>
      <w:r w:rsidRPr="008640F5">
        <w:rPr>
          <w:sz w:val="18"/>
          <w:szCs w:val="16"/>
        </w:rPr>
        <w:t xml:space="preserve"> </w:t>
      </w:r>
      <w:proofErr w:type="spellStart"/>
      <w:r w:rsidRPr="008640F5">
        <w:rPr>
          <w:sz w:val="18"/>
          <w:szCs w:val="16"/>
        </w:rPr>
        <w:t>පරපුරේ</w:t>
      </w:r>
      <w:proofErr w:type="spellEnd"/>
      <w:r w:rsidRPr="008640F5">
        <w:rPr>
          <w:sz w:val="18"/>
          <w:szCs w:val="16"/>
        </w:rPr>
        <w:t xml:space="preserve"> </w:t>
      </w:r>
      <w:proofErr w:type="spellStart"/>
      <w:r w:rsidRPr="008640F5">
        <w:rPr>
          <w:sz w:val="18"/>
          <w:szCs w:val="16"/>
        </w:rPr>
        <w:t>රුචිකත්වයට</w:t>
      </w:r>
      <w:proofErr w:type="spellEnd"/>
      <w:r w:rsidRPr="008640F5">
        <w:rPr>
          <w:sz w:val="18"/>
          <w:szCs w:val="16"/>
        </w:rPr>
        <w:t xml:space="preserve"> </w:t>
      </w:r>
      <w:proofErr w:type="spellStart"/>
      <w:r w:rsidRPr="008640F5">
        <w:rPr>
          <w:sz w:val="18"/>
          <w:szCs w:val="16"/>
        </w:rPr>
        <w:t>ගැලපෙන</w:t>
      </w:r>
      <w:proofErr w:type="spellEnd"/>
      <w:r w:rsidRPr="008640F5">
        <w:rPr>
          <w:sz w:val="18"/>
          <w:szCs w:val="16"/>
        </w:rPr>
        <w:t xml:space="preserve"> </w:t>
      </w:r>
      <w:proofErr w:type="spellStart"/>
      <w:r w:rsidRPr="008640F5">
        <w:rPr>
          <w:sz w:val="18"/>
          <w:szCs w:val="16"/>
        </w:rPr>
        <w:t>පරිදි</w:t>
      </w:r>
      <w:proofErr w:type="spellEnd"/>
      <w:r w:rsidRPr="008640F5">
        <w:rPr>
          <w:sz w:val="18"/>
          <w:szCs w:val="16"/>
        </w:rPr>
        <w:t xml:space="preserve"> </w:t>
      </w:r>
      <w:proofErr w:type="spellStart"/>
      <w:r w:rsidRPr="008640F5">
        <w:rPr>
          <w:sz w:val="18"/>
          <w:szCs w:val="16"/>
        </w:rPr>
        <w:t>ආකර්ෂණීය</w:t>
      </w:r>
      <w:proofErr w:type="spellEnd"/>
      <w:r w:rsidRPr="008640F5">
        <w:rPr>
          <w:sz w:val="18"/>
          <w:szCs w:val="16"/>
        </w:rPr>
        <w:t xml:space="preserve"> </w:t>
      </w:r>
      <w:proofErr w:type="spellStart"/>
      <w:r w:rsidRPr="008640F5">
        <w:rPr>
          <w:sz w:val="18"/>
          <w:szCs w:val="16"/>
        </w:rPr>
        <w:t>ඇසුරුම්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රසයන්ගෙන්</w:t>
      </w:r>
      <w:proofErr w:type="spellEnd"/>
      <w:r w:rsidRPr="008640F5">
        <w:rPr>
          <w:sz w:val="18"/>
          <w:szCs w:val="16"/>
        </w:rPr>
        <w:t xml:space="preserve"> </w:t>
      </w:r>
      <w:proofErr w:type="spellStart"/>
      <w:r w:rsidRPr="008640F5">
        <w:rPr>
          <w:sz w:val="18"/>
          <w:szCs w:val="16"/>
        </w:rPr>
        <w:t>යුත්</w:t>
      </w:r>
      <w:proofErr w:type="spellEnd"/>
      <w:r w:rsidRPr="008640F5">
        <w:rPr>
          <w:sz w:val="18"/>
          <w:szCs w:val="16"/>
        </w:rPr>
        <w:t xml:space="preserve"> </w:t>
      </w:r>
      <w:proofErr w:type="spellStart"/>
      <w:r w:rsidRPr="008640F5">
        <w:rPr>
          <w:sz w:val="18"/>
          <w:szCs w:val="16"/>
        </w:rPr>
        <w:t>චොකලට්</w:t>
      </w:r>
      <w:proofErr w:type="spellEnd"/>
      <w:r w:rsidRPr="008640F5">
        <w:rPr>
          <w:sz w:val="18"/>
          <w:szCs w:val="16"/>
        </w:rPr>
        <w:t xml:space="preserve"> </w:t>
      </w:r>
      <w:proofErr w:type="spellStart"/>
      <w:r w:rsidRPr="008640F5">
        <w:rPr>
          <w:sz w:val="18"/>
          <w:szCs w:val="16"/>
        </w:rPr>
        <w:t>නිපදවීම</w:t>
      </w:r>
      <w:proofErr w:type="spellEnd"/>
      <w:r w:rsidRPr="008640F5">
        <w:rPr>
          <w:sz w:val="18"/>
          <w:szCs w:val="16"/>
        </w:rPr>
        <w:t>.</w:t>
      </w:r>
    </w:p>
    <w:p w14:paraId="677C79AB" w14:textId="77777777" w:rsidR="00EA27FE" w:rsidRPr="008640F5" w:rsidRDefault="00000000">
      <w:pPr>
        <w:spacing w:after="240" w:line="360" w:lineRule="auto"/>
        <w:rPr>
          <w:sz w:val="18"/>
          <w:szCs w:val="16"/>
        </w:rPr>
      </w:pPr>
      <w:r w:rsidRPr="008640F5">
        <w:rPr>
          <w:sz w:val="18"/>
          <w:szCs w:val="16"/>
        </w:rPr>
        <w:t xml:space="preserve">2. </w:t>
      </w:r>
      <w:proofErr w:type="spellStart"/>
      <w:r w:rsidRPr="008640F5">
        <w:rPr>
          <w:sz w:val="18"/>
          <w:szCs w:val="16"/>
        </w:rPr>
        <w:t>මිල</w:t>
      </w:r>
      <w:proofErr w:type="spellEnd"/>
      <w:r w:rsidRPr="008640F5">
        <w:rPr>
          <w:sz w:val="18"/>
          <w:szCs w:val="16"/>
        </w:rPr>
        <w:t xml:space="preserve"> (Price): </w:t>
      </w:r>
      <w:proofErr w:type="spellStart"/>
      <w:r w:rsidRPr="008640F5">
        <w:rPr>
          <w:sz w:val="18"/>
          <w:szCs w:val="16"/>
        </w:rPr>
        <w:t>තරගකාරී</w:t>
      </w:r>
      <w:proofErr w:type="spellEnd"/>
      <w:r w:rsidRPr="008640F5">
        <w:rPr>
          <w:sz w:val="18"/>
          <w:szCs w:val="16"/>
        </w:rPr>
        <w:t xml:space="preserve"> </w:t>
      </w:r>
      <w:proofErr w:type="spellStart"/>
      <w:r w:rsidRPr="008640F5">
        <w:rPr>
          <w:sz w:val="18"/>
          <w:szCs w:val="16"/>
        </w:rPr>
        <w:t>තත්ත්වයන්ට</w:t>
      </w:r>
      <w:proofErr w:type="spellEnd"/>
      <w:r w:rsidRPr="008640F5">
        <w:rPr>
          <w:sz w:val="18"/>
          <w:szCs w:val="16"/>
        </w:rPr>
        <w:t xml:space="preserve"> </w:t>
      </w:r>
      <w:proofErr w:type="spellStart"/>
      <w:r w:rsidRPr="008640F5">
        <w:rPr>
          <w:sz w:val="18"/>
          <w:szCs w:val="16"/>
        </w:rPr>
        <w:t>ගැලපෙන</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සාධාරණ</w:t>
      </w:r>
      <w:proofErr w:type="spellEnd"/>
      <w:r w:rsidRPr="008640F5">
        <w:rPr>
          <w:sz w:val="18"/>
          <w:szCs w:val="16"/>
        </w:rPr>
        <w:t xml:space="preserve"> </w:t>
      </w:r>
      <w:proofErr w:type="spellStart"/>
      <w:r w:rsidRPr="008640F5">
        <w:rPr>
          <w:sz w:val="18"/>
          <w:szCs w:val="16"/>
        </w:rPr>
        <w:t>හඳුන්වාදීමේ</w:t>
      </w:r>
      <w:proofErr w:type="spellEnd"/>
      <w:r w:rsidRPr="008640F5">
        <w:rPr>
          <w:sz w:val="18"/>
          <w:szCs w:val="16"/>
        </w:rPr>
        <w:t xml:space="preserve"> </w:t>
      </w:r>
      <w:proofErr w:type="spellStart"/>
      <w:r w:rsidRPr="008640F5">
        <w:rPr>
          <w:sz w:val="18"/>
          <w:szCs w:val="16"/>
        </w:rPr>
        <w:t>මිලක්</w:t>
      </w:r>
      <w:proofErr w:type="spellEnd"/>
      <w:r w:rsidRPr="008640F5">
        <w:rPr>
          <w:sz w:val="18"/>
          <w:szCs w:val="16"/>
        </w:rPr>
        <w:t xml:space="preserve"> (Introductory Price) </w:t>
      </w:r>
      <w:proofErr w:type="spellStart"/>
      <w:r w:rsidRPr="008640F5">
        <w:rPr>
          <w:sz w:val="18"/>
          <w:szCs w:val="16"/>
        </w:rPr>
        <w:t>නියම</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w:t>
      </w:r>
    </w:p>
    <w:p w14:paraId="2D5479D4" w14:textId="77777777" w:rsidR="00EA27FE" w:rsidRPr="008640F5" w:rsidRDefault="00000000">
      <w:pPr>
        <w:spacing w:after="240" w:line="360" w:lineRule="auto"/>
        <w:rPr>
          <w:sz w:val="18"/>
          <w:szCs w:val="16"/>
        </w:rPr>
      </w:pPr>
      <w:r w:rsidRPr="008640F5">
        <w:rPr>
          <w:sz w:val="18"/>
          <w:szCs w:val="16"/>
        </w:rPr>
        <w:t xml:space="preserve">3. </w:t>
      </w:r>
      <w:proofErr w:type="spellStart"/>
      <w:r w:rsidRPr="008640F5">
        <w:rPr>
          <w:sz w:val="18"/>
          <w:szCs w:val="16"/>
        </w:rPr>
        <w:t>ස්ථානය</w:t>
      </w:r>
      <w:proofErr w:type="spellEnd"/>
      <w:r w:rsidRPr="008640F5">
        <w:rPr>
          <w:sz w:val="18"/>
          <w:szCs w:val="16"/>
        </w:rPr>
        <w:t xml:space="preserve"> (Place): </w:t>
      </w:r>
      <w:proofErr w:type="spellStart"/>
      <w:r w:rsidRPr="008640F5">
        <w:rPr>
          <w:sz w:val="18"/>
          <w:szCs w:val="16"/>
        </w:rPr>
        <w:t>සුපිරි</w:t>
      </w:r>
      <w:proofErr w:type="spellEnd"/>
      <w:r w:rsidRPr="008640F5">
        <w:rPr>
          <w:sz w:val="18"/>
          <w:szCs w:val="16"/>
        </w:rPr>
        <w:t xml:space="preserve"> </w:t>
      </w:r>
      <w:proofErr w:type="spellStart"/>
      <w:r w:rsidRPr="008640F5">
        <w:rPr>
          <w:sz w:val="18"/>
          <w:szCs w:val="16"/>
        </w:rPr>
        <w:t>වෙළඳසැල්</w:t>
      </w:r>
      <w:proofErr w:type="spellEnd"/>
      <w:r w:rsidRPr="008640F5">
        <w:rPr>
          <w:sz w:val="18"/>
          <w:szCs w:val="16"/>
        </w:rPr>
        <w:t xml:space="preserve">, </w:t>
      </w:r>
      <w:proofErr w:type="spellStart"/>
      <w:r w:rsidRPr="008640F5">
        <w:rPr>
          <w:sz w:val="18"/>
          <w:szCs w:val="16"/>
        </w:rPr>
        <w:t>පාසල්</w:t>
      </w:r>
      <w:proofErr w:type="spellEnd"/>
      <w:r w:rsidRPr="008640F5">
        <w:rPr>
          <w:sz w:val="18"/>
          <w:szCs w:val="16"/>
        </w:rPr>
        <w:t>/</w:t>
      </w:r>
      <w:proofErr w:type="spellStart"/>
      <w:r w:rsidRPr="008640F5">
        <w:rPr>
          <w:sz w:val="18"/>
          <w:szCs w:val="16"/>
        </w:rPr>
        <w:t>විශ්වවිද්‍යාල</w:t>
      </w:r>
      <w:proofErr w:type="spellEnd"/>
      <w:r w:rsidRPr="008640F5">
        <w:rPr>
          <w:sz w:val="18"/>
          <w:szCs w:val="16"/>
        </w:rPr>
        <w:t xml:space="preserve"> </w:t>
      </w:r>
      <w:proofErr w:type="spellStart"/>
      <w:r w:rsidRPr="008640F5">
        <w:rPr>
          <w:sz w:val="18"/>
          <w:szCs w:val="16"/>
        </w:rPr>
        <w:t>ආපනශාලා</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අන්තර්ජාලය</w:t>
      </w:r>
      <w:proofErr w:type="spellEnd"/>
      <w:r w:rsidRPr="008640F5">
        <w:rPr>
          <w:sz w:val="18"/>
          <w:szCs w:val="16"/>
        </w:rPr>
        <w:t xml:space="preserve"> </w:t>
      </w:r>
      <w:proofErr w:type="spellStart"/>
      <w:r w:rsidRPr="008640F5">
        <w:rPr>
          <w:sz w:val="18"/>
          <w:szCs w:val="16"/>
        </w:rPr>
        <w:t>හරහා</w:t>
      </w:r>
      <w:proofErr w:type="spellEnd"/>
      <w:r w:rsidRPr="008640F5">
        <w:rPr>
          <w:sz w:val="18"/>
          <w:szCs w:val="16"/>
        </w:rPr>
        <w:t xml:space="preserve"> </w:t>
      </w:r>
      <w:proofErr w:type="spellStart"/>
      <w:r w:rsidRPr="008640F5">
        <w:rPr>
          <w:sz w:val="18"/>
          <w:szCs w:val="16"/>
        </w:rPr>
        <w:t>ලබාගත</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පරිදි</w:t>
      </w:r>
      <w:proofErr w:type="spellEnd"/>
      <w:r w:rsidRPr="008640F5">
        <w:rPr>
          <w:sz w:val="18"/>
          <w:szCs w:val="16"/>
        </w:rPr>
        <w:t xml:space="preserve"> </w:t>
      </w:r>
      <w:proofErr w:type="spellStart"/>
      <w:r w:rsidRPr="008640F5">
        <w:rPr>
          <w:sz w:val="18"/>
          <w:szCs w:val="16"/>
        </w:rPr>
        <w:t>බෙදාහැරීම</w:t>
      </w:r>
      <w:proofErr w:type="spellEnd"/>
      <w:r w:rsidRPr="008640F5">
        <w:rPr>
          <w:sz w:val="18"/>
          <w:szCs w:val="16"/>
        </w:rPr>
        <w:t>.</w:t>
      </w:r>
    </w:p>
    <w:p w14:paraId="1CD2724A" w14:textId="77777777" w:rsidR="00EA27FE" w:rsidRPr="008640F5" w:rsidRDefault="00000000">
      <w:pPr>
        <w:spacing w:after="240" w:line="360" w:lineRule="auto"/>
        <w:rPr>
          <w:sz w:val="18"/>
          <w:szCs w:val="16"/>
        </w:rPr>
      </w:pPr>
      <w:r w:rsidRPr="008640F5">
        <w:rPr>
          <w:sz w:val="18"/>
          <w:szCs w:val="16"/>
        </w:rPr>
        <w:t xml:space="preserve">4. </w:t>
      </w:r>
      <w:proofErr w:type="spellStart"/>
      <w:r w:rsidRPr="008640F5">
        <w:rPr>
          <w:sz w:val="18"/>
          <w:szCs w:val="16"/>
        </w:rPr>
        <w:t>ප්‍රවර්ධනය</w:t>
      </w:r>
      <w:proofErr w:type="spellEnd"/>
      <w:r w:rsidRPr="008640F5">
        <w:rPr>
          <w:sz w:val="18"/>
          <w:szCs w:val="16"/>
        </w:rPr>
        <w:t xml:space="preserve"> (Promotion): </w:t>
      </w:r>
      <w:proofErr w:type="spellStart"/>
      <w:r w:rsidRPr="008640F5">
        <w:rPr>
          <w:sz w:val="18"/>
          <w:szCs w:val="16"/>
        </w:rPr>
        <w:t>සමාජ</w:t>
      </w:r>
      <w:proofErr w:type="spellEnd"/>
      <w:r w:rsidRPr="008640F5">
        <w:rPr>
          <w:sz w:val="18"/>
          <w:szCs w:val="16"/>
        </w:rPr>
        <w:t xml:space="preserve"> </w:t>
      </w:r>
      <w:proofErr w:type="spellStart"/>
      <w:r w:rsidRPr="008640F5">
        <w:rPr>
          <w:sz w:val="18"/>
          <w:szCs w:val="16"/>
        </w:rPr>
        <w:t>මාධ්‍ය</w:t>
      </w:r>
      <w:proofErr w:type="spellEnd"/>
      <w:r w:rsidRPr="008640F5">
        <w:rPr>
          <w:sz w:val="18"/>
          <w:szCs w:val="16"/>
        </w:rPr>
        <w:t xml:space="preserve"> (</w:t>
      </w:r>
      <w:proofErr w:type="gramStart"/>
      <w:r w:rsidRPr="008640F5">
        <w:rPr>
          <w:sz w:val="18"/>
          <w:szCs w:val="16"/>
        </w:rPr>
        <w:t>Social Media</w:t>
      </w:r>
      <w:proofErr w:type="gram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පෝස්ටර්</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ජනප්‍රිය</w:t>
      </w:r>
      <w:proofErr w:type="spellEnd"/>
      <w:r w:rsidRPr="008640F5">
        <w:rPr>
          <w:sz w:val="18"/>
          <w:szCs w:val="16"/>
        </w:rPr>
        <w:t xml:space="preserve"> </w:t>
      </w:r>
      <w:proofErr w:type="spellStart"/>
      <w:r w:rsidRPr="008640F5">
        <w:rPr>
          <w:sz w:val="18"/>
          <w:szCs w:val="16"/>
        </w:rPr>
        <w:t>තරුණ</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යොදාගනිමින්</w:t>
      </w:r>
      <w:proofErr w:type="spellEnd"/>
      <w:r w:rsidRPr="008640F5">
        <w:rPr>
          <w:sz w:val="18"/>
          <w:szCs w:val="16"/>
        </w:rPr>
        <w:t xml:space="preserve"> </w:t>
      </w:r>
      <w:proofErr w:type="spellStart"/>
      <w:r w:rsidRPr="008640F5">
        <w:rPr>
          <w:sz w:val="18"/>
          <w:szCs w:val="16"/>
        </w:rPr>
        <w:t>ප්‍රචාරණය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w:t>
      </w:r>
    </w:p>
    <w:p w14:paraId="5077442B"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w:t>
      </w:r>
      <w:proofErr w:type="spellStart"/>
      <w:r w:rsidRPr="008640F5">
        <w:rPr>
          <w:i/>
          <w:sz w:val="18"/>
          <w:szCs w:val="16"/>
        </w:rPr>
        <w:t>අලෙවිකරණ</w:t>
      </w:r>
      <w:proofErr w:type="spellEnd"/>
      <w:r w:rsidRPr="008640F5">
        <w:rPr>
          <w:i/>
          <w:sz w:val="18"/>
          <w:szCs w:val="16"/>
        </w:rPr>
        <w:t xml:space="preserve"> </w:t>
      </w:r>
      <w:proofErr w:type="spellStart"/>
      <w:r w:rsidRPr="008640F5">
        <w:rPr>
          <w:i/>
          <w:sz w:val="18"/>
          <w:szCs w:val="16"/>
        </w:rPr>
        <w:t>මිශ්‍රණය</w:t>
      </w:r>
      <w:proofErr w:type="spellEnd"/>
      <w:r w:rsidRPr="008640F5">
        <w:rPr>
          <w:i/>
          <w:sz w:val="18"/>
          <w:szCs w:val="16"/>
        </w:rPr>
        <w:t xml:space="preserve"> (4P)]</w:t>
      </w:r>
    </w:p>
    <w:p w14:paraId="0A7F03CF" w14:textId="77777777" w:rsidR="00EA27FE" w:rsidRPr="008640F5" w:rsidRDefault="00000000">
      <w:pPr>
        <w:spacing w:after="240" w:line="360" w:lineRule="auto"/>
        <w:rPr>
          <w:sz w:val="18"/>
          <w:szCs w:val="16"/>
        </w:rPr>
      </w:pPr>
      <w:r w:rsidRPr="008640F5">
        <w:rPr>
          <w:b/>
          <w:sz w:val="18"/>
          <w:szCs w:val="16"/>
        </w:rPr>
        <w:t>Q28:</w:t>
      </w:r>
      <w:r w:rsidRPr="008640F5">
        <w:rPr>
          <w:sz w:val="18"/>
          <w:szCs w:val="16"/>
        </w:rPr>
        <w:t xml:space="preserve"> </w:t>
      </w:r>
      <w:proofErr w:type="spellStart"/>
      <w:r w:rsidRPr="008640F5">
        <w:rPr>
          <w:sz w:val="18"/>
          <w:szCs w:val="16"/>
        </w:rPr>
        <w:t>නිමල්</w:t>
      </w:r>
      <w:proofErr w:type="spellEnd"/>
      <w:r w:rsidRPr="008640F5">
        <w:rPr>
          <w:sz w:val="18"/>
          <w:szCs w:val="16"/>
        </w:rPr>
        <w:t xml:space="preserve"> </w:t>
      </w:r>
      <w:proofErr w:type="spellStart"/>
      <w:r w:rsidRPr="008640F5">
        <w:rPr>
          <w:sz w:val="18"/>
          <w:szCs w:val="16"/>
        </w:rPr>
        <w:t>මහතා</w:t>
      </w:r>
      <w:proofErr w:type="spellEnd"/>
      <w:r w:rsidRPr="008640F5">
        <w:rPr>
          <w:sz w:val="18"/>
          <w:szCs w:val="16"/>
        </w:rPr>
        <w:t xml:space="preserve"> </w:t>
      </w:r>
      <w:proofErr w:type="spellStart"/>
      <w:r w:rsidRPr="008640F5">
        <w:rPr>
          <w:sz w:val="18"/>
          <w:szCs w:val="16"/>
        </w:rPr>
        <w:t>සිය</w:t>
      </w:r>
      <w:proofErr w:type="spellEnd"/>
      <w:r w:rsidRPr="008640F5">
        <w:rPr>
          <w:sz w:val="18"/>
          <w:szCs w:val="16"/>
        </w:rPr>
        <w:t xml:space="preserve"> </w:t>
      </w:r>
      <w:proofErr w:type="spellStart"/>
      <w:r w:rsidRPr="008640F5">
        <w:rPr>
          <w:sz w:val="18"/>
          <w:szCs w:val="16"/>
        </w:rPr>
        <w:t>ගොවිපළේ</w:t>
      </w:r>
      <w:proofErr w:type="spellEnd"/>
      <w:r w:rsidRPr="008640F5">
        <w:rPr>
          <w:sz w:val="18"/>
          <w:szCs w:val="16"/>
        </w:rPr>
        <w:t xml:space="preserve"> </w:t>
      </w:r>
      <w:proofErr w:type="spellStart"/>
      <w:r w:rsidRPr="008640F5">
        <w:rPr>
          <w:sz w:val="18"/>
          <w:szCs w:val="16"/>
        </w:rPr>
        <w:t>නැවුම්</w:t>
      </w:r>
      <w:proofErr w:type="spellEnd"/>
      <w:r w:rsidRPr="008640F5">
        <w:rPr>
          <w:sz w:val="18"/>
          <w:szCs w:val="16"/>
        </w:rPr>
        <w:t xml:space="preserve"> </w:t>
      </w:r>
      <w:proofErr w:type="spellStart"/>
      <w:r w:rsidRPr="008640F5">
        <w:rPr>
          <w:sz w:val="18"/>
          <w:szCs w:val="16"/>
        </w:rPr>
        <w:t>එළවළු</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පලතුරු</w:t>
      </w:r>
      <w:proofErr w:type="spellEnd"/>
      <w:r w:rsidRPr="008640F5">
        <w:rPr>
          <w:sz w:val="18"/>
          <w:szCs w:val="16"/>
        </w:rPr>
        <w:t xml:space="preserve"> </w:t>
      </w:r>
      <w:proofErr w:type="spellStart"/>
      <w:r w:rsidRPr="008640F5">
        <w:rPr>
          <w:sz w:val="18"/>
          <w:szCs w:val="16"/>
        </w:rPr>
        <w:t>නගරයේ</w:t>
      </w:r>
      <w:proofErr w:type="spellEnd"/>
      <w:r w:rsidRPr="008640F5">
        <w:rPr>
          <w:sz w:val="18"/>
          <w:szCs w:val="16"/>
        </w:rPr>
        <w:t xml:space="preserve"> </w:t>
      </w:r>
      <w:proofErr w:type="spellStart"/>
      <w:r w:rsidRPr="008640F5">
        <w:rPr>
          <w:sz w:val="18"/>
          <w:szCs w:val="16"/>
        </w:rPr>
        <w:t>පාරිභෝගිකයන්</w:t>
      </w:r>
      <w:proofErr w:type="spellEnd"/>
      <w:r w:rsidRPr="008640F5">
        <w:rPr>
          <w:sz w:val="18"/>
          <w:szCs w:val="16"/>
        </w:rPr>
        <w:t xml:space="preserve"> </w:t>
      </w:r>
      <w:proofErr w:type="spellStart"/>
      <w:r w:rsidRPr="008640F5">
        <w:rPr>
          <w:sz w:val="18"/>
          <w:szCs w:val="16"/>
        </w:rPr>
        <w:t>වෙත</w:t>
      </w:r>
      <w:proofErr w:type="spellEnd"/>
      <w:r w:rsidRPr="008640F5">
        <w:rPr>
          <w:sz w:val="18"/>
          <w:szCs w:val="16"/>
        </w:rPr>
        <w:t xml:space="preserve"> </w:t>
      </w:r>
      <w:proofErr w:type="spellStart"/>
      <w:r w:rsidRPr="008640F5">
        <w:rPr>
          <w:sz w:val="18"/>
          <w:szCs w:val="16"/>
        </w:rPr>
        <w:t>බෙදාහැරීමට</w:t>
      </w:r>
      <w:proofErr w:type="spellEnd"/>
      <w:r w:rsidRPr="008640F5">
        <w:rPr>
          <w:sz w:val="18"/>
          <w:szCs w:val="16"/>
        </w:rPr>
        <w:t xml:space="preserve"> </w:t>
      </w:r>
      <w:proofErr w:type="spellStart"/>
      <w:r w:rsidRPr="008640F5">
        <w:rPr>
          <w:sz w:val="18"/>
          <w:szCs w:val="16"/>
        </w:rPr>
        <w:t>සූදානම්</w:t>
      </w:r>
      <w:proofErr w:type="spellEnd"/>
      <w:r w:rsidRPr="008640F5">
        <w:rPr>
          <w:sz w:val="18"/>
          <w:szCs w:val="16"/>
        </w:rPr>
        <w:t xml:space="preserve"> </w:t>
      </w:r>
      <w:proofErr w:type="spellStart"/>
      <w:r w:rsidRPr="008640F5">
        <w:rPr>
          <w:sz w:val="18"/>
          <w:szCs w:val="16"/>
        </w:rPr>
        <w:t>වෙයි</w:t>
      </w:r>
      <w:proofErr w:type="spellEnd"/>
      <w:r w:rsidRPr="008640F5">
        <w:rPr>
          <w:sz w:val="18"/>
          <w:szCs w:val="16"/>
        </w:rPr>
        <w:t xml:space="preserve">. </w:t>
      </w:r>
      <w:proofErr w:type="spellStart"/>
      <w:r w:rsidRPr="008640F5">
        <w:rPr>
          <w:sz w:val="18"/>
          <w:szCs w:val="16"/>
        </w:rPr>
        <w:t>නිමල්</w:t>
      </w:r>
      <w:proofErr w:type="spellEnd"/>
      <w:r w:rsidRPr="008640F5">
        <w:rPr>
          <w:sz w:val="18"/>
          <w:szCs w:val="16"/>
        </w:rPr>
        <w:t xml:space="preserve"> </w:t>
      </w:r>
      <w:proofErr w:type="spellStart"/>
      <w:r w:rsidRPr="008640F5">
        <w:rPr>
          <w:sz w:val="18"/>
          <w:szCs w:val="16"/>
        </w:rPr>
        <w:t>මහතාට</w:t>
      </w:r>
      <w:proofErr w:type="spellEnd"/>
      <w:r w:rsidRPr="008640F5">
        <w:rPr>
          <w:sz w:val="18"/>
          <w:szCs w:val="16"/>
        </w:rPr>
        <w:t xml:space="preserve"> </w:t>
      </w:r>
      <w:proofErr w:type="spellStart"/>
      <w:r w:rsidRPr="008640F5">
        <w:rPr>
          <w:sz w:val="18"/>
          <w:szCs w:val="16"/>
        </w:rPr>
        <w:t>භාවිත</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වඩාත්ම</w:t>
      </w:r>
      <w:proofErr w:type="spellEnd"/>
      <w:r w:rsidRPr="008640F5">
        <w:rPr>
          <w:sz w:val="18"/>
          <w:szCs w:val="16"/>
        </w:rPr>
        <w:t xml:space="preserve"> </w:t>
      </w:r>
      <w:proofErr w:type="spellStart"/>
      <w:r w:rsidRPr="008640F5">
        <w:rPr>
          <w:sz w:val="18"/>
          <w:szCs w:val="16"/>
        </w:rPr>
        <w:t>සුදුසු</w:t>
      </w:r>
      <w:proofErr w:type="spellEnd"/>
      <w:r w:rsidRPr="008640F5">
        <w:rPr>
          <w:sz w:val="18"/>
          <w:szCs w:val="16"/>
        </w:rPr>
        <w:t xml:space="preserve"> </w:t>
      </w:r>
      <w:proofErr w:type="spellStart"/>
      <w:r w:rsidRPr="008640F5">
        <w:rPr>
          <w:sz w:val="18"/>
          <w:szCs w:val="16"/>
        </w:rPr>
        <w:t>බෙදාහැරීමේ</w:t>
      </w:r>
      <w:proofErr w:type="spellEnd"/>
      <w:r w:rsidRPr="008640F5">
        <w:rPr>
          <w:sz w:val="18"/>
          <w:szCs w:val="16"/>
        </w:rPr>
        <w:t xml:space="preserve"> </w:t>
      </w:r>
      <w:proofErr w:type="spellStart"/>
      <w:r w:rsidRPr="008640F5">
        <w:rPr>
          <w:sz w:val="18"/>
          <w:szCs w:val="16"/>
        </w:rPr>
        <w:t>මාර්ගය</w:t>
      </w:r>
      <w:proofErr w:type="spellEnd"/>
      <w:r w:rsidRPr="008640F5">
        <w:rPr>
          <w:sz w:val="18"/>
          <w:szCs w:val="16"/>
        </w:rPr>
        <w:t xml:space="preserve"> </w:t>
      </w:r>
      <w:proofErr w:type="spellStart"/>
      <w:r w:rsidRPr="008640F5">
        <w:rPr>
          <w:sz w:val="18"/>
          <w:szCs w:val="16"/>
        </w:rPr>
        <w:t>තෝරාගෙන</w:t>
      </w:r>
      <w:proofErr w:type="spellEnd"/>
      <w:r w:rsidRPr="008640F5">
        <w:rPr>
          <w:sz w:val="18"/>
          <w:szCs w:val="16"/>
        </w:rPr>
        <w:t xml:space="preserve">, </w:t>
      </w:r>
      <w:proofErr w:type="spellStart"/>
      <w:r w:rsidRPr="008640F5">
        <w:rPr>
          <w:sz w:val="18"/>
          <w:szCs w:val="16"/>
        </w:rPr>
        <w:t>එයට</w:t>
      </w:r>
      <w:proofErr w:type="spellEnd"/>
      <w:r w:rsidRPr="008640F5">
        <w:rPr>
          <w:sz w:val="18"/>
          <w:szCs w:val="16"/>
        </w:rPr>
        <w:t xml:space="preserve"> </w:t>
      </w:r>
      <w:proofErr w:type="spellStart"/>
      <w:r w:rsidRPr="008640F5">
        <w:rPr>
          <w:sz w:val="18"/>
          <w:szCs w:val="16"/>
        </w:rPr>
        <w:t>හේතු</w:t>
      </w:r>
      <w:proofErr w:type="spellEnd"/>
      <w:r w:rsidRPr="008640F5">
        <w:rPr>
          <w:sz w:val="18"/>
          <w:szCs w:val="16"/>
        </w:rPr>
        <w:t xml:space="preserve"> 2ක් </w:t>
      </w:r>
      <w:proofErr w:type="spellStart"/>
      <w:r w:rsidRPr="008640F5">
        <w:rPr>
          <w:sz w:val="18"/>
          <w:szCs w:val="16"/>
        </w:rPr>
        <w:t>දක්වන්න</w:t>
      </w:r>
      <w:proofErr w:type="spellEnd"/>
      <w:r w:rsidRPr="008640F5">
        <w:rPr>
          <w:sz w:val="18"/>
          <w:szCs w:val="16"/>
        </w:rPr>
        <w:t>.</w:t>
      </w:r>
    </w:p>
    <w:p w14:paraId="45C1DC0A" w14:textId="77777777" w:rsidR="00EA27FE" w:rsidRPr="008640F5" w:rsidRDefault="00000000">
      <w:pPr>
        <w:spacing w:after="240" w:line="360" w:lineRule="auto"/>
        <w:rPr>
          <w:sz w:val="18"/>
          <w:szCs w:val="16"/>
        </w:rPr>
      </w:pPr>
      <w:r w:rsidRPr="008640F5">
        <w:rPr>
          <w:b/>
          <w:sz w:val="18"/>
          <w:szCs w:val="16"/>
        </w:rPr>
        <w:t>A28:</w:t>
      </w:r>
      <w:r w:rsidRPr="008640F5">
        <w:rPr>
          <w:sz w:val="18"/>
          <w:szCs w:val="16"/>
        </w:rPr>
        <w:t xml:space="preserve"> </w:t>
      </w:r>
      <w:proofErr w:type="spellStart"/>
      <w:r w:rsidRPr="008640F5">
        <w:rPr>
          <w:sz w:val="18"/>
          <w:szCs w:val="16"/>
        </w:rPr>
        <w:t>නිමල්</w:t>
      </w:r>
      <w:proofErr w:type="spellEnd"/>
      <w:r w:rsidRPr="008640F5">
        <w:rPr>
          <w:sz w:val="18"/>
          <w:szCs w:val="16"/>
        </w:rPr>
        <w:t xml:space="preserve"> </w:t>
      </w:r>
      <w:proofErr w:type="spellStart"/>
      <w:r w:rsidRPr="008640F5">
        <w:rPr>
          <w:sz w:val="18"/>
          <w:szCs w:val="16"/>
        </w:rPr>
        <w:t>මහතාට</w:t>
      </w:r>
      <w:proofErr w:type="spellEnd"/>
      <w:r w:rsidRPr="008640F5">
        <w:rPr>
          <w:sz w:val="18"/>
          <w:szCs w:val="16"/>
        </w:rPr>
        <w:t xml:space="preserve"> </w:t>
      </w:r>
      <w:proofErr w:type="spellStart"/>
      <w:r w:rsidRPr="008640F5">
        <w:rPr>
          <w:sz w:val="18"/>
          <w:szCs w:val="16"/>
        </w:rPr>
        <w:t>වඩාත්ම</w:t>
      </w:r>
      <w:proofErr w:type="spellEnd"/>
      <w:r w:rsidRPr="008640F5">
        <w:rPr>
          <w:sz w:val="18"/>
          <w:szCs w:val="16"/>
        </w:rPr>
        <w:t xml:space="preserve"> </w:t>
      </w:r>
      <w:proofErr w:type="spellStart"/>
      <w:r w:rsidRPr="008640F5">
        <w:rPr>
          <w:sz w:val="18"/>
          <w:szCs w:val="16"/>
        </w:rPr>
        <w:t>සුදුසු</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නිෂ්පාදකයා</w:t>
      </w:r>
      <w:proofErr w:type="spellEnd"/>
      <w:r w:rsidRPr="008640F5">
        <w:rPr>
          <w:sz w:val="18"/>
          <w:szCs w:val="16"/>
        </w:rPr>
        <w:t xml:space="preserve"> -&gt; </w:t>
      </w:r>
      <w:proofErr w:type="spellStart"/>
      <w:r w:rsidRPr="008640F5">
        <w:rPr>
          <w:sz w:val="18"/>
          <w:szCs w:val="16"/>
        </w:rPr>
        <w:t>පාරිභෝගිකයා</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සෘජු</w:t>
      </w:r>
      <w:proofErr w:type="spellEnd"/>
      <w:r w:rsidRPr="008640F5">
        <w:rPr>
          <w:sz w:val="18"/>
          <w:szCs w:val="16"/>
        </w:rPr>
        <w:t xml:space="preserve"> </w:t>
      </w:r>
      <w:proofErr w:type="spellStart"/>
      <w:r w:rsidRPr="008640F5">
        <w:rPr>
          <w:sz w:val="18"/>
          <w:szCs w:val="16"/>
        </w:rPr>
        <w:t>බෙදාහැරීමේ</w:t>
      </w:r>
      <w:proofErr w:type="spellEnd"/>
      <w:r w:rsidRPr="008640F5">
        <w:rPr>
          <w:sz w:val="18"/>
          <w:szCs w:val="16"/>
        </w:rPr>
        <w:t xml:space="preserve"> </w:t>
      </w:r>
      <w:proofErr w:type="spellStart"/>
      <w:r w:rsidRPr="008640F5">
        <w:rPr>
          <w:sz w:val="18"/>
          <w:szCs w:val="16"/>
        </w:rPr>
        <w:t>මාර්ගය</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නිෂ්පාදකයා</w:t>
      </w:r>
      <w:proofErr w:type="spellEnd"/>
      <w:r w:rsidRPr="008640F5">
        <w:rPr>
          <w:sz w:val="18"/>
          <w:szCs w:val="16"/>
        </w:rPr>
        <w:t xml:space="preserve"> -&gt; </w:t>
      </w:r>
      <w:proofErr w:type="spellStart"/>
      <w:r w:rsidRPr="008640F5">
        <w:rPr>
          <w:sz w:val="18"/>
          <w:szCs w:val="16"/>
        </w:rPr>
        <w:t>සිල්ලර</w:t>
      </w:r>
      <w:proofErr w:type="spellEnd"/>
      <w:r w:rsidRPr="008640F5">
        <w:rPr>
          <w:sz w:val="18"/>
          <w:szCs w:val="16"/>
        </w:rPr>
        <w:t xml:space="preserve"> </w:t>
      </w:r>
      <w:proofErr w:type="spellStart"/>
      <w:r w:rsidRPr="008640F5">
        <w:rPr>
          <w:sz w:val="18"/>
          <w:szCs w:val="16"/>
        </w:rPr>
        <w:t>වෙළෙන්දා</w:t>
      </w:r>
      <w:proofErr w:type="spellEnd"/>
      <w:r w:rsidRPr="008640F5">
        <w:rPr>
          <w:sz w:val="18"/>
          <w:szCs w:val="16"/>
        </w:rPr>
        <w:t xml:space="preserve"> -&gt; </w:t>
      </w:r>
      <w:proofErr w:type="spellStart"/>
      <w:r w:rsidRPr="008640F5">
        <w:rPr>
          <w:sz w:val="18"/>
          <w:szCs w:val="16"/>
        </w:rPr>
        <w:t>පාරිභෝගිකයා</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මාර්ගයයි</w:t>
      </w:r>
      <w:proofErr w:type="spellEnd"/>
      <w:r w:rsidRPr="008640F5">
        <w:rPr>
          <w:sz w:val="18"/>
          <w:szCs w:val="16"/>
        </w:rPr>
        <w:t>.</w:t>
      </w:r>
    </w:p>
    <w:p w14:paraId="39233C2E" w14:textId="77777777" w:rsidR="00EA27FE" w:rsidRPr="008640F5" w:rsidRDefault="00000000">
      <w:pPr>
        <w:spacing w:after="240" w:line="360" w:lineRule="auto"/>
        <w:rPr>
          <w:sz w:val="18"/>
          <w:szCs w:val="16"/>
        </w:rPr>
      </w:pPr>
      <w:proofErr w:type="spellStart"/>
      <w:r w:rsidRPr="008640F5">
        <w:rPr>
          <w:sz w:val="18"/>
          <w:szCs w:val="16"/>
        </w:rPr>
        <w:t>හේතු</w:t>
      </w:r>
      <w:proofErr w:type="spellEnd"/>
      <w:r w:rsidRPr="008640F5">
        <w:rPr>
          <w:sz w:val="18"/>
          <w:szCs w:val="16"/>
        </w:rPr>
        <w:t>:</w:t>
      </w:r>
    </w:p>
    <w:p w14:paraId="17C894AB" w14:textId="77777777" w:rsidR="00EA27FE" w:rsidRPr="008640F5" w:rsidRDefault="00000000">
      <w:pPr>
        <w:spacing w:after="240" w:line="360" w:lineRule="auto"/>
        <w:rPr>
          <w:sz w:val="18"/>
          <w:szCs w:val="16"/>
        </w:rPr>
      </w:pPr>
      <w:r w:rsidRPr="008640F5">
        <w:rPr>
          <w:sz w:val="18"/>
          <w:szCs w:val="16"/>
        </w:rPr>
        <w:t xml:space="preserve">1. </w:t>
      </w:r>
      <w:proofErr w:type="spellStart"/>
      <w:r w:rsidRPr="008640F5">
        <w:rPr>
          <w:sz w:val="18"/>
          <w:szCs w:val="16"/>
        </w:rPr>
        <w:t>එළවළු</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පලතුරු</w:t>
      </w:r>
      <w:proofErr w:type="spellEnd"/>
      <w:r w:rsidRPr="008640F5">
        <w:rPr>
          <w:sz w:val="18"/>
          <w:szCs w:val="16"/>
        </w:rPr>
        <w:t xml:space="preserve"> </w:t>
      </w:r>
      <w:proofErr w:type="spellStart"/>
      <w:r w:rsidRPr="008640F5">
        <w:rPr>
          <w:sz w:val="18"/>
          <w:szCs w:val="16"/>
        </w:rPr>
        <w:t>ඉක්මනින්</w:t>
      </w:r>
      <w:proofErr w:type="spellEnd"/>
      <w:r w:rsidRPr="008640F5">
        <w:rPr>
          <w:sz w:val="18"/>
          <w:szCs w:val="16"/>
        </w:rPr>
        <w:t xml:space="preserve"> </w:t>
      </w:r>
      <w:proofErr w:type="spellStart"/>
      <w:r w:rsidRPr="008640F5">
        <w:rPr>
          <w:sz w:val="18"/>
          <w:szCs w:val="16"/>
        </w:rPr>
        <w:t>නරක්</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සුළු</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(Perishable goods) </w:t>
      </w:r>
      <w:proofErr w:type="spellStart"/>
      <w:r w:rsidRPr="008640F5">
        <w:rPr>
          <w:sz w:val="18"/>
          <w:szCs w:val="16"/>
        </w:rPr>
        <w:t>බැවින්</w:t>
      </w:r>
      <w:proofErr w:type="spellEnd"/>
      <w:r w:rsidRPr="008640F5">
        <w:rPr>
          <w:sz w:val="18"/>
          <w:szCs w:val="16"/>
        </w:rPr>
        <w:t xml:space="preserve"> </w:t>
      </w:r>
      <w:proofErr w:type="spellStart"/>
      <w:r w:rsidRPr="008640F5">
        <w:rPr>
          <w:sz w:val="18"/>
          <w:szCs w:val="16"/>
        </w:rPr>
        <w:t>බෙදාහැරීමේ</w:t>
      </w:r>
      <w:proofErr w:type="spellEnd"/>
      <w:r w:rsidRPr="008640F5">
        <w:rPr>
          <w:sz w:val="18"/>
          <w:szCs w:val="16"/>
        </w:rPr>
        <w:t xml:space="preserve"> </w:t>
      </w:r>
      <w:proofErr w:type="spellStart"/>
      <w:r w:rsidRPr="008640F5">
        <w:rPr>
          <w:sz w:val="18"/>
          <w:szCs w:val="16"/>
        </w:rPr>
        <w:t>මාර්ගය</w:t>
      </w:r>
      <w:proofErr w:type="spellEnd"/>
      <w:r w:rsidRPr="008640F5">
        <w:rPr>
          <w:sz w:val="18"/>
          <w:szCs w:val="16"/>
        </w:rPr>
        <w:t xml:space="preserve"> </w:t>
      </w:r>
      <w:proofErr w:type="spellStart"/>
      <w:r w:rsidRPr="008640F5">
        <w:rPr>
          <w:sz w:val="18"/>
          <w:szCs w:val="16"/>
        </w:rPr>
        <w:t>කෙටි</w:t>
      </w:r>
      <w:proofErr w:type="spellEnd"/>
      <w:r w:rsidRPr="008640F5">
        <w:rPr>
          <w:sz w:val="18"/>
          <w:szCs w:val="16"/>
        </w:rPr>
        <w:t xml:space="preserve"> </w:t>
      </w:r>
      <w:proofErr w:type="spellStart"/>
      <w:r w:rsidRPr="008640F5">
        <w:rPr>
          <w:sz w:val="18"/>
          <w:szCs w:val="16"/>
        </w:rPr>
        <w:t>විය</w:t>
      </w:r>
      <w:proofErr w:type="spellEnd"/>
      <w:r w:rsidRPr="008640F5">
        <w:rPr>
          <w:sz w:val="18"/>
          <w:szCs w:val="16"/>
        </w:rPr>
        <w:t xml:space="preserve"> </w:t>
      </w:r>
      <w:proofErr w:type="spellStart"/>
      <w:r w:rsidRPr="008640F5">
        <w:rPr>
          <w:sz w:val="18"/>
          <w:szCs w:val="16"/>
        </w:rPr>
        <w:t>යුතුය</w:t>
      </w:r>
      <w:proofErr w:type="spellEnd"/>
      <w:r w:rsidRPr="008640F5">
        <w:rPr>
          <w:sz w:val="18"/>
          <w:szCs w:val="16"/>
        </w:rPr>
        <w:t>.</w:t>
      </w:r>
    </w:p>
    <w:p w14:paraId="04FC2370" w14:textId="77777777" w:rsidR="00EA27FE" w:rsidRPr="008640F5" w:rsidRDefault="00000000">
      <w:pPr>
        <w:spacing w:after="240" w:line="360" w:lineRule="auto"/>
        <w:rPr>
          <w:sz w:val="18"/>
          <w:szCs w:val="16"/>
        </w:rPr>
      </w:pPr>
      <w:r w:rsidRPr="008640F5">
        <w:rPr>
          <w:sz w:val="18"/>
          <w:szCs w:val="16"/>
        </w:rPr>
        <w:t xml:space="preserve">2. </w:t>
      </w:r>
      <w:proofErr w:type="spellStart"/>
      <w:r w:rsidRPr="008640F5">
        <w:rPr>
          <w:sz w:val="18"/>
          <w:szCs w:val="16"/>
        </w:rPr>
        <w:t>පාරිභෝගිකයන්ට</w:t>
      </w:r>
      <w:proofErr w:type="spellEnd"/>
      <w:r w:rsidRPr="008640F5">
        <w:rPr>
          <w:sz w:val="18"/>
          <w:szCs w:val="16"/>
        </w:rPr>
        <w:t xml:space="preserve"> </w:t>
      </w:r>
      <w:proofErr w:type="spellStart"/>
      <w:r w:rsidRPr="008640F5">
        <w:rPr>
          <w:sz w:val="18"/>
          <w:szCs w:val="16"/>
        </w:rPr>
        <w:t>නැවුම්</w:t>
      </w:r>
      <w:proofErr w:type="spellEnd"/>
      <w:r w:rsidRPr="008640F5">
        <w:rPr>
          <w:sz w:val="18"/>
          <w:szCs w:val="16"/>
        </w:rPr>
        <w:t xml:space="preserve"> </w:t>
      </w:r>
      <w:proofErr w:type="spellStart"/>
      <w:r w:rsidRPr="008640F5">
        <w:rPr>
          <w:sz w:val="18"/>
          <w:szCs w:val="16"/>
        </w:rPr>
        <w:t>බවින්</w:t>
      </w:r>
      <w:proofErr w:type="spellEnd"/>
      <w:r w:rsidRPr="008640F5">
        <w:rPr>
          <w:sz w:val="18"/>
          <w:szCs w:val="16"/>
        </w:rPr>
        <w:t xml:space="preserve"> </w:t>
      </w:r>
      <w:proofErr w:type="spellStart"/>
      <w:r w:rsidRPr="008640F5">
        <w:rPr>
          <w:sz w:val="18"/>
          <w:szCs w:val="16"/>
        </w:rPr>
        <w:t>යුතුව</w:t>
      </w:r>
      <w:proofErr w:type="spellEnd"/>
      <w:r w:rsidRPr="008640F5">
        <w:rPr>
          <w:sz w:val="18"/>
          <w:szCs w:val="16"/>
        </w:rPr>
        <w:t xml:space="preserve"> </w:t>
      </w:r>
      <w:proofErr w:type="spellStart"/>
      <w:r w:rsidRPr="008640F5">
        <w:rPr>
          <w:sz w:val="18"/>
          <w:szCs w:val="16"/>
        </w:rPr>
        <w:t>ඉක්මනින්</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දීමටත්</w:t>
      </w:r>
      <w:proofErr w:type="spellEnd"/>
      <w:r w:rsidRPr="008640F5">
        <w:rPr>
          <w:sz w:val="18"/>
          <w:szCs w:val="16"/>
        </w:rPr>
        <w:t xml:space="preserve">, </w:t>
      </w:r>
      <w:proofErr w:type="spellStart"/>
      <w:r w:rsidRPr="008640F5">
        <w:rPr>
          <w:sz w:val="18"/>
          <w:szCs w:val="16"/>
        </w:rPr>
        <w:t>මැදිහත්කරුවන්</w:t>
      </w:r>
      <w:proofErr w:type="spellEnd"/>
      <w:r w:rsidRPr="008640F5">
        <w:rPr>
          <w:sz w:val="18"/>
          <w:szCs w:val="16"/>
        </w:rPr>
        <w:t xml:space="preserve"> </w:t>
      </w:r>
      <w:proofErr w:type="spellStart"/>
      <w:r w:rsidRPr="008640F5">
        <w:rPr>
          <w:sz w:val="18"/>
          <w:szCs w:val="16"/>
        </w:rPr>
        <w:t>අඩුවීමෙන්</w:t>
      </w:r>
      <w:proofErr w:type="spellEnd"/>
      <w:r w:rsidRPr="008640F5">
        <w:rPr>
          <w:sz w:val="18"/>
          <w:szCs w:val="16"/>
        </w:rPr>
        <w:t xml:space="preserve"> </w:t>
      </w:r>
      <w:proofErr w:type="spellStart"/>
      <w:r w:rsidRPr="008640F5">
        <w:rPr>
          <w:sz w:val="18"/>
          <w:szCs w:val="16"/>
        </w:rPr>
        <w:t>පාරිභෝගිකයාට</w:t>
      </w:r>
      <w:proofErr w:type="spellEnd"/>
      <w:r w:rsidRPr="008640F5">
        <w:rPr>
          <w:sz w:val="18"/>
          <w:szCs w:val="16"/>
        </w:rPr>
        <w:t xml:space="preserve"> </w:t>
      </w:r>
      <w:proofErr w:type="spellStart"/>
      <w:r w:rsidRPr="008640F5">
        <w:rPr>
          <w:sz w:val="18"/>
          <w:szCs w:val="16"/>
        </w:rPr>
        <w:t>සාධාරණ</w:t>
      </w:r>
      <w:proofErr w:type="spellEnd"/>
      <w:r w:rsidRPr="008640F5">
        <w:rPr>
          <w:sz w:val="18"/>
          <w:szCs w:val="16"/>
        </w:rPr>
        <w:t xml:space="preserve"> </w:t>
      </w:r>
      <w:proofErr w:type="spellStart"/>
      <w:r w:rsidRPr="008640F5">
        <w:rPr>
          <w:sz w:val="18"/>
          <w:szCs w:val="16"/>
        </w:rPr>
        <w:t>මිලකට</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දීමටත්</w:t>
      </w:r>
      <w:proofErr w:type="spellEnd"/>
      <w:r w:rsidRPr="008640F5">
        <w:rPr>
          <w:sz w:val="18"/>
          <w:szCs w:val="16"/>
        </w:rPr>
        <w:t xml:space="preserve"> </w:t>
      </w:r>
      <w:proofErr w:type="spellStart"/>
      <w:r w:rsidRPr="008640F5">
        <w:rPr>
          <w:sz w:val="18"/>
          <w:szCs w:val="16"/>
        </w:rPr>
        <w:t>හැකිවේ</w:t>
      </w:r>
      <w:proofErr w:type="spellEnd"/>
      <w:r w:rsidRPr="008640F5">
        <w:rPr>
          <w:sz w:val="18"/>
          <w:szCs w:val="16"/>
        </w:rPr>
        <w:t>.</w:t>
      </w:r>
    </w:p>
    <w:p w14:paraId="57E845D2"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w:t>
      </w:r>
      <w:proofErr w:type="spellStart"/>
      <w:r w:rsidRPr="008640F5">
        <w:rPr>
          <w:i/>
          <w:sz w:val="18"/>
          <w:szCs w:val="16"/>
        </w:rPr>
        <w:t>බෙදාහැරීමේ</w:t>
      </w:r>
      <w:proofErr w:type="spellEnd"/>
      <w:r w:rsidRPr="008640F5">
        <w:rPr>
          <w:i/>
          <w:sz w:val="18"/>
          <w:szCs w:val="16"/>
        </w:rPr>
        <w:t xml:space="preserve"> </w:t>
      </w:r>
      <w:proofErr w:type="spellStart"/>
      <w:r w:rsidRPr="008640F5">
        <w:rPr>
          <w:i/>
          <w:sz w:val="18"/>
          <w:szCs w:val="16"/>
        </w:rPr>
        <w:t>මාර්ග</w:t>
      </w:r>
      <w:proofErr w:type="spellEnd"/>
      <w:r w:rsidRPr="008640F5">
        <w:rPr>
          <w:i/>
          <w:sz w:val="18"/>
          <w:szCs w:val="16"/>
        </w:rPr>
        <w:t>]</w:t>
      </w:r>
    </w:p>
    <w:p w14:paraId="04CB63BB" w14:textId="77777777" w:rsidR="00EA27FE" w:rsidRPr="008640F5" w:rsidRDefault="00000000">
      <w:pPr>
        <w:spacing w:after="240" w:line="360" w:lineRule="auto"/>
        <w:rPr>
          <w:sz w:val="18"/>
          <w:szCs w:val="16"/>
        </w:rPr>
      </w:pPr>
      <w:r w:rsidRPr="008640F5">
        <w:rPr>
          <w:b/>
          <w:sz w:val="18"/>
          <w:szCs w:val="16"/>
        </w:rPr>
        <w:t>Q29:</w:t>
      </w:r>
      <w:r w:rsidRPr="008640F5">
        <w:rPr>
          <w:sz w:val="18"/>
          <w:szCs w:val="16"/>
        </w:rPr>
        <w:t xml:space="preserve"> </w:t>
      </w:r>
      <w:proofErr w:type="spellStart"/>
      <w:r w:rsidRPr="008640F5">
        <w:rPr>
          <w:sz w:val="18"/>
          <w:szCs w:val="16"/>
        </w:rPr>
        <w:t>අමල්</w:t>
      </w:r>
      <w:proofErr w:type="spellEnd"/>
      <w:r w:rsidRPr="008640F5">
        <w:rPr>
          <w:sz w:val="18"/>
          <w:szCs w:val="16"/>
        </w:rPr>
        <w:t xml:space="preserve"> </w:t>
      </w:r>
      <w:proofErr w:type="spellStart"/>
      <w:r w:rsidRPr="008640F5">
        <w:rPr>
          <w:sz w:val="18"/>
          <w:szCs w:val="16"/>
        </w:rPr>
        <w:t>සිය</w:t>
      </w:r>
      <w:proofErr w:type="spellEnd"/>
      <w:r w:rsidRPr="008640F5">
        <w:rPr>
          <w:sz w:val="18"/>
          <w:szCs w:val="16"/>
        </w:rPr>
        <w:t xml:space="preserve"> </w:t>
      </w:r>
      <w:proofErr w:type="spellStart"/>
      <w:r w:rsidRPr="008640F5">
        <w:rPr>
          <w:sz w:val="18"/>
          <w:szCs w:val="16"/>
        </w:rPr>
        <w:t>ඇඟලුම්</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අලුත්</w:t>
      </w:r>
      <w:proofErr w:type="spellEnd"/>
      <w:r w:rsidRPr="008640F5">
        <w:rPr>
          <w:sz w:val="18"/>
          <w:szCs w:val="16"/>
        </w:rPr>
        <w:t xml:space="preserve"> </w:t>
      </w:r>
      <w:proofErr w:type="spellStart"/>
      <w:r w:rsidRPr="008640F5">
        <w:rPr>
          <w:sz w:val="18"/>
          <w:szCs w:val="16"/>
        </w:rPr>
        <w:t>ඇඳුම්</w:t>
      </w:r>
      <w:proofErr w:type="spellEnd"/>
      <w:r w:rsidRPr="008640F5">
        <w:rPr>
          <w:sz w:val="18"/>
          <w:szCs w:val="16"/>
        </w:rPr>
        <w:t xml:space="preserve"> </w:t>
      </w:r>
      <w:proofErr w:type="spellStart"/>
      <w:r w:rsidRPr="008640F5">
        <w:rPr>
          <w:sz w:val="18"/>
          <w:szCs w:val="16"/>
        </w:rPr>
        <w:t>මෝස්තරයක්</w:t>
      </w:r>
      <w:proofErr w:type="spellEnd"/>
      <w:r w:rsidRPr="008640F5">
        <w:rPr>
          <w:sz w:val="18"/>
          <w:szCs w:val="16"/>
        </w:rPr>
        <w:t xml:space="preserve"> </w:t>
      </w:r>
      <w:proofErr w:type="spellStart"/>
      <w:r w:rsidRPr="008640F5">
        <w:rPr>
          <w:sz w:val="18"/>
          <w:szCs w:val="16"/>
        </w:rPr>
        <w:t>හඳුන්වා</w:t>
      </w:r>
      <w:proofErr w:type="spellEnd"/>
      <w:r w:rsidRPr="008640F5">
        <w:rPr>
          <w:sz w:val="18"/>
          <w:szCs w:val="16"/>
        </w:rPr>
        <w:t xml:space="preserve"> </w:t>
      </w:r>
      <w:proofErr w:type="spellStart"/>
      <w:r w:rsidRPr="008640F5">
        <w:rPr>
          <w:sz w:val="18"/>
          <w:szCs w:val="16"/>
        </w:rPr>
        <w:t>දීමට</w:t>
      </w:r>
      <w:proofErr w:type="spellEnd"/>
      <w:r w:rsidRPr="008640F5">
        <w:rPr>
          <w:sz w:val="18"/>
          <w:szCs w:val="16"/>
        </w:rPr>
        <w:t xml:space="preserve"> </w:t>
      </w:r>
      <w:proofErr w:type="spellStart"/>
      <w:r w:rsidRPr="008640F5">
        <w:rPr>
          <w:sz w:val="18"/>
          <w:szCs w:val="16"/>
        </w:rPr>
        <w:t>ප්‍රථම</w:t>
      </w:r>
      <w:proofErr w:type="spellEnd"/>
      <w:r w:rsidRPr="008640F5">
        <w:rPr>
          <w:sz w:val="18"/>
          <w:szCs w:val="16"/>
        </w:rPr>
        <w:t xml:space="preserve"> </w:t>
      </w:r>
      <w:proofErr w:type="spellStart"/>
      <w:r w:rsidRPr="008640F5">
        <w:rPr>
          <w:sz w:val="18"/>
          <w:szCs w:val="16"/>
        </w:rPr>
        <w:t>ප්‍රාථමික</w:t>
      </w:r>
      <w:proofErr w:type="spellEnd"/>
      <w:r w:rsidRPr="008640F5">
        <w:rPr>
          <w:sz w:val="18"/>
          <w:szCs w:val="16"/>
        </w:rPr>
        <w:t xml:space="preserve"> </w:t>
      </w:r>
      <w:proofErr w:type="spellStart"/>
      <w:r w:rsidRPr="008640F5">
        <w:rPr>
          <w:sz w:val="18"/>
          <w:szCs w:val="16"/>
        </w:rPr>
        <w:t>තොරතුරු</w:t>
      </w:r>
      <w:proofErr w:type="spellEnd"/>
      <w:r w:rsidRPr="008640F5">
        <w:rPr>
          <w:sz w:val="18"/>
          <w:szCs w:val="16"/>
        </w:rPr>
        <w:t xml:space="preserve"> </w:t>
      </w:r>
      <w:proofErr w:type="spellStart"/>
      <w:r w:rsidRPr="008640F5">
        <w:rPr>
          <w:sz w:val="18"/>
          <w:szCs w:val="16"/>
        </w:rPr>
        <w:t>රැස්</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තීරණය</w:t>
      </w:r>
      <w:proofErr w:type="spellEnd"/>
      <w:r w:rsidRPr="008640F5">
        <w:rPr>
          <w:sz w:val="18"/>
          <w:szCs w:val="16"/>
        </w:rPr>
        <w:t xml:space="preserve"> </w:t>
      </w:r>
      <w:proofErr w:type="spellStart"/>
      <w:r w:rsidRPr="008640F5">
        <w:rPr>
          <w:sz w:val="18"/>
          <w:szCs w:val="16"/>
        </w:rPr>
        <w:t>කරයි</w:t>
      </w:r>
      <w:proofErr w:type="spellEnd"/>
      <w:r w:rsidRPr="008640F5">
        <w:rPr>
          <w:sz w:val="18"/>
          <w:szCs w:val="16"/>
        </w:rPr>
        <w:t xml:space="preserve">. </w:t>
      </w:r>
      <w:proofErr w:type="spellStart"/>
      <w:r w:rsidRPr="008640F5">
        <w:rPr>
          <w:sz w:val="18"/>
          <w:szCs w:val="16"/>
        </w:rPr>
        <w:t>අමල්ට</w:t>
      </w:r>
      <w:proofErr w:type="spellEnd"/>
      <w:r w:rsidRPr="008640F5">
        <w:rPr>
          <w:sz w:val="18"/>
          <w:szCs w:val="16"/>
        </w:rPr>
        <w:t xml:space="preserve"> </w:t>
      </w:r>
      <w:proofErr w:type="spellStart"/>
      <w:r w:rsidRPr="008640F5">
        <w:rPr>
          <w:sz w:val="18"/>
          <w:szCs w:val="16"/>
        </w:rPr>
        <w:t>ප්‍රාථමික</w:t>
      </w:r>
      <w:proofErr w:type="spellEnd"/>
      <w:r w:rsidRPr="008640F5">
        <w:rPr>
          <w:sz w:val="18"/>
          <w:szCs w:val="16"/>
        </w:rPr>
        <w:t xml:space="preserve"> </w:t>
      </w:r>
      <w:proofErr w:type="spellStart"/>
      <w:r w:rsidRPr="008640F5">
        <w:rPr>
          <w:sz w:val="18"/>
          <w:szCs w:val="16"/>
        </w:rPr>
        <w:t>දත්ත</w:t>
      </w:r>
      <w:proofErr w:type="spellEnd"/>
      <w:r w:rsidRPr="008640F5">
        <w:rPr>
          <w:sz w:val="18"/>
          <w:szCs w:val="16"/>
        </w:rPr>
        <w:t xml:space="preserve"> </w:t>
      </w:r>
      <w:proofErr w:type="spellStart"/>
      <w:r w:rsidRPr="008640F5">
        <w:rPr>
          <w:sz w:val="18"/>
          <w:szCs w:val="16"/>
        </w:rPr>
        <w:t>රැස්</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භාවිත</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3ක් </w:t>
      </w:r>
      <w:proofErr w:type="spellStart"/>
      <w:r w:rsidRPr="008640F5">
        <w:rPr>
          <w:sz w:val="18"/>
          <w:szCs w:val="16"/>
        </w:rPr>
        <w:t>යෝජනා</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09BDB9A1" w14:textId="77777777" w:rsidR="00EA27FE" w:rsidRPr="008640F5" w:rsidRDefault="00000000">
      <w:pPr>
        <w:spacing w:after="240" w:line="360" w:lineRule="auto"/>
        <w:rPr>
          <w:sz w:val="18"/>
          <w:szCs w:val="16"/>
        </w:rPr>
      </w:pPr>
      <w:r w:rsidRPr="008640F5">
        <w:rPr>
          <w:b/>
          <w:sz w:val="18"/>
          <w:szCs w:val="16"/>
        </w:rPr>
        <w:t>A29:</w:t>
      </w:r>
      <w:r w:rsidRPr="008640F5">
        <w:rPr>
          <w:sz w:val="18"/>
          <w:szCs w:val="16"/>
        </w:rPr>
        <w:t xml:space="preserve"> </w:t>
      </w:r>
      <w:proofErr w:type="spellStart"/>
      <w:r w:rsidRPr="008640F5">
        <w:rPr>
          <w:sz w:val="18"/>
          <w:szCs w:val="16"/>
        </w:rPr>
        <w:t>අමල්ට</w:t>
      </w:r>
      <w:proofErr w:type="spellEnd"/>
      <w:r w:rsidRPr="008640F5">
        <w:rPr>
          <w:sz w:val="18"/>
          <w:szCs w:val="16"/>
        </w:rPr>
        <w:t xml:space="preserve"> </w:t>
      </w:r>
      <w:proofErr w:type="spellStart"/>
      <w:r w:rsidRPr="008640F5">
        <w:rPr>
          <w:sz w:val="18"/>
          <w:szCs w:val="16"/>
        </w:rPr>
        <w:t>ප්‍රාථමික</w:t>
      </w:r>
      <w:proofErr w:type="spellEnd"/>
      <w:r w:rsidRPr="008640F5">
        <w:rPr>
          <w:sz w:val="18"/>
          <w:szCs w:val="16"/>
        </w:rPr>
        <w:t xml:space="preserve"> </w:t>
      </w:r>
      <w:proofErr w:type="spellStart"/>
      <w:r w:rsidRPr="008640F5">
        <w:rPr>
          <w:sz w:val="18"/>
          <w:szCs w:val="16"/>
        </w:rPr>
        <w:t>දත්ත</w:t>
      </w:r>
      <w:proofErr w:type="spellEnd"/>
      <w:r w:rsidRPr="008640F5">
        <w:rPr>
          <w:sz w:val="18"/>
          <w:szCs w:val="16"/>
        </w:rPr>
        <w:t xml:space="preserve"> </w:t>
      </w:r>
      <w:proofErr w:type="spellStart"/>
      <w:r w:rsidRPr="008640F5">
        <w:rPr>
          <w:sz w:val="18"/>
          <w:szCs w:val="16"/>
        </w:rPr>
        <w:t>රැස්</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සඳහන්</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භාවිත</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w:t>
      </w:r>
    </w:p>
    <w:p w14:paraId="4E870DE9" w14:textId="77777777" w:rsidR="00EA27FE" w:rsidRPr="008640F5" w:rsidRDefault="00000000">
      <w:pPr>
        <w:spacing w:after="240" w:line="360" w:lineRule="auto"/>
        <w:rPr>
          <w:sz w:val="18"/>
          <w:szCs w:val="16"/>
        </w:rPr>
      </w:pPr>
      <w:r w:rsidRPr="008640F5">
        <w:rPr>
          <w:sz w:val="18"/>
          <w:szCs w:val="16"/>
        </w:rPr>
        <w:lastRenderedPageBreak/>
        <w:t xml:space="preserve">1. </w:t>
      </w:r>
      <w:proofErr w:type="spellStart"/>
      <w:r w:rsidRPr="008640F5">
        <w:rPr>
          <w:sz w:val="18"/>
          <w:szCs w:val="16"/>
        </w:rPr>
        <w:t>ප්‍රශ්නාවලී</w:t>
      </w:r>
      <w:proofErr w:type="spellEnd"/>
      <w:r w:rsidRPr="008640F5">
        <w:rPr>
          <w:sz w:val="18"/>
          <w:szCs w:val="16"/>
        </w:rPr>
        <w:t xml:space="preserve"> </w:t>
      </w:r>
      <w:proofErr w:type="spellStart"/>
      <w:r w:rsidRPr="008640F5">
        <w:rPr>
          <w:sz w:val="18"/>
          <w:szCs w:val="16"/>
        </w:rPr>
        <w:t>ක්‍රමය</w:t>
      </w:r>
      <w:proofErr w:type="spellEnd"/>
      <w:r w:rsidRPr="008640F5">
        <w:rPr>
          <w:sz w:val="18"/>
          <w:szCs w:val="16"/>
        </w:rPr>
        <w:t xml:space="preserve"> (Questionnaires): </w:t>
      </w:r>
      <w:proofErr w:type="spellStart"/>
      <w:r w:rsidRPr="008640F5">
        <w:rPr>
          <w:sz w:val="18"/>
          <w:szCs w:val="16"/>
        </w:rPr>
        <w:t>පාරිභෝගිකයන්</w:t>
      </w:r>
      <w:proofErr w:type="spellEnd"/>
      <w:r w:rsidRPr="008640F5">
        <w:rPr>
          <w:sz w:val="18"/>
          <w:szCs w:val="16"/>
        </w:rPr>
        <w:t xml:space="preserve"> </w:t>
      </w:r>
      <w:proofErr w:type="spellStart"/>
      <w:r w:rsidRPr="008640F5">
        <w:rPr>
          <w:sz w:val="18"/>
          <w:szCs w:val="16"/>
        </w:rPr>
        <w:t>වෙත</w:t>
      </w:r>
      <w:proofErr w:type="spellEnd"/>
      <w:r w:rsidRPr="008640F5">
        <w:rPr>
          <w:sz w:val="18"/>
          <w:szCs w:val="16"/>
        </w:rPr>
        <w:t xml:space="preserve"> </w:t>
      </w:r>
      <w:proofErr w:type="spellStart"/>
      <w:r w:rsidRPr="008640F5">
        <w:rPr>
          <w:sz w:val="18"/>
          <w:szCs w:val="16"/>
        </w:rPr>
        <w:t>මුද්‍රිත</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විද්‍යුත්</w:t>
      </w:r>
      <w:proofErr w:type="spellEnd"/>
      <w:r w:rsidRPr="008640F5">
        <w:rPr>
          <w:sz w:val="18"/>
          <w:szCs w:val="16"/>
        </w:rPr>
        <w:t xml:space="preserve"> </w:t>
      </w:r>
      <w:proofErr w:type="spellStart"/>
      <w:r w:rsidRPr="008640F5">
        <w:rPr>
          <w:sz w:val="18"/>
          <w:szCs w:val="16"/>
        </w:rPr>
        <w:t>ප්‍රශ්නාවලියක්</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දී</w:t>
      </w:r>
      <w:proofErr w:type="spellEnd"/>
      <w:r w:rsidRPr="008640F5">
        <w:rPr>
          <w:sz w:val="18"/>
          <w:szCs w:val="16"/>
        </w:rPr>
        <w:t xml:space="preserve"> </w:t>
      </w:r>
      <w:proofErr w:type="spellStart"/>
      <w:r w:rsidRPr="008640F5">
        <w:rPr>
          <w:sz w:val="18"/>
          <w:szCs w:val="16"/>
        </w:rPr>
        <w:t>තොරතුරු</w:t>
      </w:r>
      <w:proofErr w:type="spellEnd"/>
      <w:r w:rsidRPr="008640F5">
        <w:rPr>
          <w:sz w:val="18"/>
          <w:szCs w:val="16"/>
        </w:rPr>
        <w:t xml:space="preserve"> </w:t>
      </w:r>
      <w:proofErr w:type="spellStart"/>
      <w:r w:rsidRPr="008640F5">
        <w:rPr>
          <w:sz w:val="18"/>
          <w:szCs w:val="16"/>
        </w:rPr>
        <w:t>රැස්</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w:t>
      </w:r>
    </w:p>
    <w:p w14:paraId="2E2D74DE" w14:textId="77777777" w:rsidR="00EA27FE" w:rsidRPr="008640F5" w:rsidRDefault="00000000">
      <w:pPr>
        <w:spacing w:after="240" w:line="360" w:lineRule="auto"/>
        <w:rPr>
          <w:sz w:val="18"/>
          <w:szCs w:val="16"/>
        </w:rPr>
      </w:pPr>
      <w:r w:rsidRPr="008640F5">
        <w:rPr>
          <w:sz w:val="18"/>
          <w:szCs w:val="16"/>
        </w:rPr>
        <w:t xml:space="preserve">2. </w:t>
      </w:r>
      <w:proofErr w:type="spellStart"/>
      <w:r w:rsidRPr="008640F5">
        <w:rPr>
          <w:sz w:val="18"/>
          <w:szCs w:val="16"/>
        </w:rPr>
        <w:t>සම්මුඛ</w:t>
      </w:r>
      <w:proofErr w:type="spellEnd"/>
      <w:r w:rsidRPr="008640F5">
        <w:rPr>
          <w:sz w:val="18"/>
          <w:szCs w:val="16"/>
        </w:rPr>
        <w:t xml:space="preserve"> </w:t>
      </w:r>
      <w:proofErr w:type="spellStart"/>
      <w:r w:rsidRPr="008640F5">
        <w:rPr>
          <w:sz w:val="18"/>
          <w:szCs w:val="16"/>
        </w:rPr>
        <w:t>සාකච්ඡා</w:t>
      </w:r>
      <w:proofErr w:type="spellEnd"/>
      <w:r w:rsidRPr="008640F5">
        <w:rPr>
          <w:sz w:val="18"/>
          <w:szCs w:val="16"/>
        </w:rPr>
        <w:t xml:space="preserve"> (Interviews): </w:t>
      </w:r>
      <w:proofErr w:type="spellStart"/>
      <w:r w:rsidRPr="008640F5">
        <w:rPr>
          <w:sz w:val="18"/>
          <w:szCs w:val="16"/>
        </w:rPr>
        <w:t>පාරිභෝගිකයන්</w:t>
      </w:r>
      <w:proofErr w:type="spellEnd"/>
      <w:r w:rsidRPr="008640F5">
        <w:rPr>
          <w:sz w:val="18"/>
          <w:szCs w:val="16"/>
        </w:rPr>
        <w:t xml:space="preserve"> </w:t>
      </w:r>
      <w:proofErr w:type="spellStart"/>
      <w:r w:rsidRPr="008640F5">
        <w:rPr>
          <w:sz w:val="18"/>
          <w:szCs w:val="16"/>
        </w:rPr>
        <w:t>මුහුණට</w:t>
      </w:r>
      <w:proofErr w:type="spellEnd"/>
      <w:r w:rsidRPr="008640F5">
        <w:rPr>
          <w:sz w:val="18"/>
          <w:szCs w:val="16"/>
        </w:rPr>
        <w:t xml:space="preserve"> </w:t>
      </w:r>
      <w:proofErr w:type="spellStart"/>
      <w:r w:rsidRPr="008640F5">
        <w:rPr>
          <w:sz w:val="18"/>
          <w:szCs w:val="16"/>
        </w:rPr>
        <w:t>මුහුණ</w:t>
      </w:r>
      <w:proofErr w:type="spellEnd"/>
      <w:r w:rsidRPr="008640F5">
        <w:rPr>
          <w:sz w:val="18"/>
          <w:szCs w:val="16"/>
        </w:rPr>
        <w:t xml:space="preserve"> </w:t>
      </w:r>
      <w:proofErr w:type="spellStart"/>
      <w:r w:rsidRPr="008640F5">
        <w:rPr>
          <w:sz w:val="18"/>
          <w:szCs w:val="16"/>
        </w:rPr>
        <w:t>හමුවී</w:t>
      </w:r>
      <w:proofErr w:type="spellEnd"/>
      <w:r w:rsidRPr="008640F5">
        <w:rPr>
          <w:sz w:val="18"/>
          <w:szCs w:val="16"/>
        </w:rPr>
        <w:t xml:space="preserve"> </w:t>
      </w:r>
      <w:proofErr w:type="spellStart"/>
      <w:r w:rsidRPr="008640F5">
        <w:rPr>
          <w:sz w:val="18"/>
          <w:szCs w:val="16"/>
        </w:rPr>
        <w:t>අදහස්</w:t>
      </w:r>
      <w:proofErr w:type="spellEnd"/>
      <w:r w:rsidRPr="008640F5">
        <w:rPr>
          <w:sz w:val="18"/>
          <w:szCs w:val="16"/>
        </w:rPr>
        <w:t xml:space="preserve"> </w:t>
      </w:r>
      <w:proofErr w:type="spellStart"/>
      <w:r w:rsidRPr="008640F5">
        <w:rPr>
          <w:sz w:val="18"/>
          <w:szCs w:val="16"/>
        </w:rPr>
        <w:t>විමසීම</w:t>
      </w:r>
      <w:proofErr w:type="spellEnd"/>
      <w:r w:rsidRPr="008640F5">
        <w:rPr>
          <w:sz w:val="18"/>
          <w:szCs w:val="16"/>
        </w:rPr>
        <w:t>.</w:t>
      </w:r>
    </w:p>
    <w:p w14:paraId="20E93E98" w14:textId="77777777" w:rsidR="00EA27FE" w:rsidRPr="008640F5" w:rsidRDefault="00000000">
      <w:pPr>
        <w:spacing w:after="240" w:line="360" w:lineRule="auto"/>
        <w:rPr>
          <w:sz w:val="18"/>
          <w:szCs w:val="16"/>
        </w:rPr>
      </w:pPr>
      <w:r w:rsidRPr="008640F5">
        <w:rPr>
          <w:sz w:val="18"/>
          <w:szCs w:val="16"/>
        </w:rPr>
        <w:t xml:space="preserve">3. </w:t>
      </w:r>
      <w:proofErr w:type="spellStart"/>
      <w:r w:rsidRPr="008640F5">
        <w:rPr>
          <w:sz w:val="18"/>
          <w:szCs w:val="16"/>
        </w:rPr>
        <w:t>නිරීක්ෂණය</w:t>
      </w:r>
      <w:proofErr w:type="spellEnd"/>
      <w:r w:rsidRPr="008640F5">
        <w:rPr>
          <w:sz w:val="18"/>
          <w:szCs w:val="16"/>
        </w:rPr>
        <w:t xml:space="preserve"> (Observation): </w:t>
      </w:r>
      <w:proofErr w:type="spellStart"/>
      <w:r w:rsidRPr="008640F5">
        <w:rPr>
          <w:sz w:val="18"/>
          <w:szCs w:val="16"/>
        </w:rPr>
        <w:t>පාරිභෝගිකයන්ගේ</w:t>
      </w:r>
      <w:proofErr w:type="spellEnd"/>
      <w:r w:rsidRPr="008640F5">
        <w:rPr>
          <w:sz w:val="18"/>
          <w:szCs w:val="16"/>
        </w:rPr>
        <w:t xml:space="preserve"> </w:t>
      </w:r>
      <w:proofErr w:type="spellStart"/>
      <w:r w:rsidRPr="008640F5">
        <w:rPr>
          <w:sz w:val="18"/>
          <w:szCs w:val="16"/>
        </w:rPr>
        <w:t>ඇඳුම්</w:t>
      </w:r>
      <w:proofErr w:type="spellEnd"/>
      <w:r w:rsidRPr="008640F5">
        <w:rPr>
          <w:sz w:val="18"/>
          <w:szCs w:val="16"/>
        </w:rPr>
        <w:t xml:space="preserve"> </w:t>
      </w:r>
      <w:proofErr w:type="spellStart"/>
      <w:r w:rsidRPr="008640F5">
        <w:rPr>
          <w:sz w:val="18"/>
          <w:szCs w:val="16"/>
        </w:rPr>
        <w:t>තේරීමේ</w:t>
      </w:r>
      <w:proofErr w:type="spellEnd"/>
      <w:r w:rsidRPr="008640F5">
        <w:rPr>
          <w:sz w:val="18"/>
          <w:szCs w:val="16"/>
        </w:rPr>
        <w:t xml:space="preserve"> </w:t>
      </w:r>
      <w:proofErr w:type="spellStart"/>
      <w:r w:rsidRPr="008640F5">
        <w:rPr>
          <w:sz w:val="18"/>
          <w:szCs w:val="16"/>
        </w:rPr>
        <w:t>හැසිරීම්</w:t>
      </w:r>
      <w:proofErr w:type="spellEnd"/>
      <w:r w:rsidRPr="008640F5">
        <w:rPr>
          <w:sz w:val="18"/>
          <w:szCs w:val="16"/>
        </w:rPr>
        <w:t xml:space="preserve"> </w:t>
      </w:r>
      <w:proofErr w:type="spellStart"/>
      <w:r w:rsidRPr="008640F5">
        <w:rPr>
          <w:sz w:val="18"/>
          <w:szCs w:val="16"/>
        </w:rPr>
        <w:t>රටාවන්</w:t>
      </w:r>
      <w:proofErr w:type="spellEnd"/>
      <w:r w:rsidRPr="008640F5">
        <w:rPr>
          <w:sz w:val="18"/>
          <w:szCs w:val="16"/>
        </w:rPr>
        <w:t xml:space="preserve"> </w:t>
      </w:r>
      <w:proofErr w:type="spellStart"/>
      <w:r w:rsidRPr="008640F5">
        <w:rPr>
          <w:sz w:val="18"/>
          <w:szCs w:val="16"/>
        </w:rPr>
        <w:t>සෘජුවම</w:t>
      </w:r>
      <w:proofErr w:type="spellEnd"/>
      <w:r w:rsidRPr="008640F5">
        <w:rPr>
          <w:sz w:val="18"/>
          <w:szCs w:val="16"/>
        </w:rPr>
        <w:t xml:space="preserve"> </w:t>
      </w:r>
      <w:proofErr w:type="spellStart"/>
      <w:r w:rsidRPr="008640F5">
        <w:rPr>
          <w:sz w:val="18"/>
          <w:szCs w:val="16"/>
        </w:rPr>
        <w:t>නිරීක්ෂණය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w:t>
      </w:r>
    </w:p>
    <w:p w14:paraId="2F130DCF"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w:t>
      </w:r>
      <w:proofErr w:type="spellStart"/>
      <w:r w:rsidRPr="008640F5">
        <w:rPr>
          <w:i/>
          <w:sz w:val="18"/>
          <w:szCs w:val="16"/>
        </w:rPr>
        <w:t>වෙළඳපොළ</w:t>
      </w:r>
      <w:proofErr w:type="spellEnd"/>
      <w:r w:rsidRPr="008640F5">
        <w:rPr>
          <w:i/>
          <w:sz w:val="18"/>
          <w:szCs w:val="16"/>
        </w:rPr>
        <w:t xml:space="preserve"> </w:t>
      </w:r>
      <w:proofErr w:type="spellStart"/>
      <w:r w:rsidRPr="008640F5">
        <w:rPr>
          <w:i/>
          <w:sz w:val="18"/>
          <w:szCs w:val="16"/>
        </w:rPr>
        <w:t>පර්යේෂණ</w:t>
      </w:r>
      <w:proofErr w:type="spellEnd"/>
      <w:r w:rsidRPr="008640F5">
        <w:rPr>
          <w:i/>
          <w:sz w:val="18"/>
          <w:szCs w:val="16"/>
        </w:rPr>
        <w:t>]</w:t>
      </w:r>
    </w:p>
    <w:p w14:paraId="090587B5" w14:textId="77777777" w:rsidR="00EA27FE" w:rsidRPr="008640F5" w:rsidRDefault="00000000">
      <w:pPr>
        <w:spacing w:after="240" w:line="360" w:lineRule="auto"/>
        <w:rPr>
          <w:sz w:val="18"/>
          <w:szCs w:val="16"/>
        </w:rPr>
      </w:pPr>
      <w:r w:rsidRPr="008640F5">
        <w:rPr>
          <w:b/>
          <w:sz w:val="18"/>
          <w:szCs w:val="16"/>
        </w:rPr>
        <w:t>Q30:</w:t>
      </w:r>
      <w:r w:rsidRPr="008640F5">
        <w:rPr>
          <w:sz w:val="18"/>
          <w:szCs w:val="16"/>
        </w:rPr>
        <w:t xml:space="preserve"> '</w:t>
      </w:r>
      <w:proofErr w:type="spellStart"/>
      <w:r w:rsidRPr="008640F5">
        <w:rPr>
          <w:sz w:val="18"/>
          <w:szCs w:val="16"/>
        </w:rPr>
        <w:t>සිරිලක</w:t>
      </w:r>
      <w:proofErr w:type="spellEnd"/>
      <w:r w:rsidRPr="008640F5">
        <w:rPr>
          <w:sz w:val="18"/>
          <w:szCs w:val="16"/>
        </w:rPr>
        <w:t xml:space="preserve"> </w:t>
      </w:r>
      <w:proofErr w:type="spellStart"/>
      <w:r w:rsidRPr="008640F5">
        <w:rPr>
          <w:sz w:val="18"/>
          <w:szCs w:val="16"/>
        </w:rPr>
        <w:t>නිපැයුම්</w:t>
      </w:r>
      <w:proofErr w:type="spellEnd"/>
      <w:r w:rsidRPr="008640F5">
        <w:rPr>
          <w:sz w:val="18"/>
          <w:szCs w:val="16"/>
        </w:rPr>
        <w:t xml:space="preserve">' </w:t>
      </w:r>
      <w:proofErr w:type="spellStart"/>
      <w:r w:rsidRPr="008640F5">
        <w:rPr>
          <w:sz w:val="18"/>
          <w:szCs w:val="16"/>
        </w:rPr>
        <w:t>සමාගම</w:t>
      </w:r>
      <w:proofErr w:type="spellEnd"/>
      <w:r w:rsidRPr="008640F5">
        <w:rPr>
          <w:sz w:val="18"/>
          <w:szCs w:val="16"/>
        </w:rPr>
        <w:t xml:space="preserve"> </w:t>
      </w:r>
      <w:proofErr w:type="spellStart"/>
      <w:r w:rsidRPr="008640F5">
        <w:rPr>
          <w:sz w:val="18"/>
          <w:szCs w:val="16"/>
        </w:rPr>
        <w:t>සිය</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මිලක්</w:t>
      </w:r>
      <w:proofErr w:type="spellEnd"/>
      <w:r w:rsidRPr="008640F5">
        <w:rPr>
          <w:sz w:val="18"/>
          <w:szCs w:val="16"/>
        </w:rPr>
        <w:t xml:space="preserve"> (High Price) </w:t>
      </w:r>
      <w:proofErr w:type="spellStart"/>
      <w:r w:rsidRPr="008640F5">
        <w:rPr>
          <w:sz w:val="18"/>
          <w:szCs w:val="16"/>
        </w:rPr>
        <w:t>නියම</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වෙළඳපොළේ</w:t>
      </w:r>
      <w:proofErr w:type="spellEnd"/>
      <w:r w:rsidRPr="008640F5">
        <w:rPr>
          <w:sz w:val="18"/>
          <w:szCs w:val="16"/>
        </w:rPr>
        <w:t xml:space="preserve"> </w:t>
      </w:r>
      <w:proofErr w:type="spellStart"/>
      <w:r w:rsidRPr="008640F5">
        <w:rPr>
          <w:sz w:val="18"/>
          <w:szCs w:val="16"/>
        </w:rPr>
        <w:t>තරගකාරී</w:t>
      </w:r>
      <w:proofErr w:type="spellEnd"/>
      <w:r w:rsidRPr="008640F5">
        <w:rPr>
          <w:sz w:val="18"/>
          <w:szCs w:val="16"/>
        </w:rPr>
        <w:t xml:space="preserve"> </w:t>
      </w:r>
      <w:proofErr w:type="spellStart"/>
      <w:r w:rsidRPr="008640F5">
        <w:rPr>
          <w:sz w:val="18"/>
          <w:szCs w:val="16"/>
        </w:rPr>
        <w:t>සමාගමක්</w:t>
      </w:r>
      <w:proofErr w:type="spellEnd"/>
      <w:r w:rsidRPr="008640F5">
        <w:rPr>
          <w:sz w:val="18"/>
          <w:szCs w:val="16"/>
        </w:rPr>
        <w:t xml:space="preserve"> </w:t>
      </w:r>
      <w:proofErr w:type="spellStart"/>
      <w:r w:rsidRPr="008640F5">
        <w:rPr>
          <w:sz w:val="18"/>
          <w:szCs w:val="16"/>
        </w:rPr>
        <w:t>අඩු</w:t>
      </w:r>
      <w:proofErr w:type="spellEnd"/>
      <w:r w:rsidRPr="008640F5">
        <w:rPr>
          <w:sz w:val="18"/>
          <w:szCs w:val="16"/>
        </w:rPr>
        <w:t xml:space="preserve"> </w:t>
      </w:r>
      <w:proofErr w:type="spellStart"/>
      <w:r w:rsidRPr="008640F5">
        <w:rPr>
          <w:sz w:val="18"/>
          <w:szCs w:val="16"/>
        </w:rPr>
        <w:t>මිලකට</w:t>
      </w:r>
      <w:proofErr w:type="spellEnd"/>
      <w:r w:rsidRPr="008640F5">
        <w:rPr>
          <w:sz w:val="18"/>
          <w:szCs w:val="16"/>
        </w:rPr>
        <w:t xml:space="preserve"> (Low Price) </w:t>
      </w:r>
      <w:proofErr w:type="spellStart"/>
      <w:r w:rsidRPr="008640F5">
        <w:rPr>
          <w:sz w:val="18"/>
          <w:szCs w:val="16"/>
        </w:rPr>
        <w:t>සමාන</w:t>
      </w:r>
      <w:proofErr w:type="spellEnd"/>
      <w:r w:rsidRPr="008640F5">
        <w:rPr>
          <w:sz w:val="18"/>
          <w:szCs w:val="16"/>
        </w:rPr>
        <w:t xml:space="preserve"> </w:t>
      </w:r>
      <w:proofErr w:type="spellStart"/>
      <w:r w:rsidRPr="008640F5">
        <w:rPr>
          <w:sz w:val="18"/>
          <w:szCs w:val="16"/>
        </w:rPr>
        <w:t>භාණ්ඩයක්</w:t>
      </w:r>
      <w:proofErr w:type="spellEnd"/>
      <w:r w:rsidRPr="008640F5">
        <w:rPr>
          <w:sz w:val="18"/>
          <w:szCs w:val="16"/>
        </w:rPr>
        <w:t xml:space="preserve"> </w:t>
      </w:r>
      <w:proofErr w:type="spellStart"/>
      <w:r w:rsidRPr="008640F5">
        <w:rPr>
          <w:sz w:val="18"/>
          <w:szCs w:val="16"/>
        </w:rPr>
        <w:t>අලෙවි</w:t>
      </w:r>
      <w:proofErr w:type="spellEnd"/>
      <w:r w:rsidRPr="008640F5">
        <w:rPr>
          <w:sz w:val="18"/>
          <w:szCs w:val="16"/>
        </w:rPr>
        <w:t xml:space="preserve"> </w:t>
      </w:r>
      <w:proofErr w:type="spellStart"/>
      <w:r w:rsidRPr="008640F5">
        <w:rPr>
          <w:sz w:val="18"/>
          <w:szCs w:val="16"/>
        </w:rPr>
        <w:t>කරයි</w:t>
      </w:r>
      <w:proofErr w:type="spellEnd"/>
      <w:r w:rsidRPr="008640F5">
        <w:rPr>
          <w:sz w:val="18"/>
          <w:szCs w:val="16"/>
        </w:rPr>
        <w:t>. '</w:t>
      </w:r>
      <w:proofErr w:type="spellStart"/>
      <w:r w:rsidRPr="008640F5">
        <w:rPr>
          <w:sz w:val="18"/>
          <w:szCs w:val="16"/>
        </w:rPr>
        <w:t>සිරිලක</w:t>
      </w:r>
      <w:proofErr w:type="spellEnd"/>
      <w:r w:rsidRPr="008640F5">
        <w:rPr>
          <w:sz w:val="18"/>
          <w:szCs w:val="16"/>
        </w:rPr>
        <w:t xml:space="preserve"> </w:t>
      </w:r>
      <w:proofErr w:type="spellStart"/>
      <w:r w:rsidRPr="008640F5">
        <w:rPr>
          <w:sz w:val="18"/>
          <w:szCs w:val="16"/>
        </w:rPr>
        <w:t>නිපැයුම්</w:t>
      </w:r>
      <w:proofErr w:type="spellEnd"/>
      <w:r w:rsidRPr="008640F5">
        <w:rPr>
          <w:sz w:val="18"/>
          <w:szCs w:val="16"/>
        </w:rPr>
        <w:t xml:space="preserve">' </w:t>
      </w:r>
      <w:proofErr w:type="spellStart"/>
      <w:r w:rsidRPr="008640F5">
        <w:rPr>
          <w:sz w:val="18"/>
          <w:szCs w:val="16"/>
        </w:rPr>
        <w:t>සමාගම</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මිලක්</w:t>
      </w:r>
      <w:proofErr w:type="spellEnd"/>
      <w:r w:rsidRPr="008640F5">
        <w:rPr>
          <w:sz w:val="18"/>
          <w:szCs w:val="16"/>
        </w:rPr>
        <w:t xml:space="preserve"> </w:t>
      </w:r>
      <w:proofErr w:type="spellStart"/>
      <w:r w:rsidRPr="008640F5">
        <w:rPr>
          <w:sz w:val="18"/>
          <w:szCs w:val="16"/>
        </w:rPr>
        <w:t>නියම</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තිබියදීත්</w:t>
      </w:r>
      <w:proofErr w:type="spellEnd"/>
      <w:r w:rsidRPr="008640F5">
        <w:rPr>
          <w:sz w:val="18"/>
          <w:szCs w:val="16"/>
        </w:rPr>
        <w:t xml:space="preserve"> </w:t>
      </w:r>
      <w:proofErr w:type="spellStart"/>
      <w:r w:rsidRPr="008640F5">
        <w:rPr>
          <w:sz w:val="18"/>
          <w:szCs w:val="16"/>
        </w:rPr>
        <w:t>පාරිභෝගිකයන්</w:t>
      </w:r>
      <w:proofErr w:type="spellEnd"/>
      <w:r w:rsidRPr="008640F5">
        <w:rPr>
          <w:sz w:val="18"/>
          <w:szCs w:val="16"/>
        </w:rPr>
        <w:t xml:space="preserve"> </w:t>
      </w:r>
      <w:proofErr w:type="spellStart"/>
      <w:r w:rsidRPr="008640F5">
        <w:rPr>
          <w:sz w:val="18"/>
          <w:szCs w:val="16"/>
        </w:rPr>
        <w:t>එම</w:t>
      </w:r>
      <w:proofErr w:type="spellEnd"/>
      <w:r w:rsidRPr="008640F5">
        <w:rPr>
          <w:sz w:val="18"/>
          <w:szCs w:val="16"/>
        </w:rPr>
        <w:t xml:space="preserve"> </w:t>
      </w:r>
      <w:proofErr w:type="spellStart"/>
      <w:r w:rsidRPr="008640F5">
        <w:rPr>
          <w:sz w:val="18"/>
          <w:szCs w:val="16"/>
        </w:rPr>
        <w:t>භාණ්ඩය</w:t>
      </w:r>
      <w:proofErr w:type="spellEnd"/>
      <w:r w:rsidRPr="008640F5">
        <w:rPr>
          <w:sz w:val="18"/>
          <w:szCs w:val="16"/>
        </w:rPr>
        <w:t xml:space="preserve"> </w:t>
      </w:r>
      <w:proofErr w:type="spellStart"/>
      <w:r w:rsidRPr="008640F5">
        <w:rPr>
          <w:sz w:val="18"/>
          <w:szCs w:val="16"/>
        </w:rPr>
        <w:t>තෝරා</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හේතු</w:t>
      </w:r>
      <w:proofErr w:type="spellEnd"/>
      <w:r w:rsidRPr="008640F5">
        <w:rPr>
          <w:sz w:val="18"/>
          <w:szCs w:val="16"/>
        </w:rPr>
        <w:t xml:space="preserve"> </w:t>
      </w:r>
      <w:proofErr w:type="spellStart"/>
      <w:r w:rsidRPr="008640F5">
        <w:rPr>
          <w:sz w:val="18"/>
          <w:szCs w:val="16"/>
        </w:rPr>
        <w:t>විය</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හැසිරීම්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අලෙවිකරණ</w:t>
      </w:r>
      <w:proofErr w:type="spellEnd"/>
      <w:r w:rsidRPr="008640F5">
        <w:rPr>
          <w:sz w:val="18"/>
          <w:szCs w:val="16"/>
        </w:rPr>
        <w:t xml:space="preserve"> </w:t>
      </w:r>
      <w:proofErr w:type="spellStart"/>
      <w:r w:rsidRPr="008640F5">
        <w:rPr>
          <w:sz w:val="18"/>
          <w:szCs w:val="16"/>
        </w:rPr>
        <w:t>සාධක</w:t>
      </w:r>
      <w:proofErr w:type="spellEnd"/>
      <w:r w:rsidRPr="008640F5">
        <w:rPr>
          <w:sz w:val="18"/>
          <w:szCs w:val="16"/>
        </w:rPr>
        <w:t xml:space="preserve"> 2ක් </w:t>
      </w:r>
      <w:proofErr w:type="spellStart"/>
      <w:r w:rsidRPr="008640F5">
        <w:rPr>
          <w:sz w:val="18"/>
          <w:szCs w:val="16"/>
        </w:rPr>
        <w:t>විශ්ලේෂණය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3433E580" w14:textId="77777777" w:rsidR="00EA27FE" w:rsidRPr="008640F5" w:rsidRDefault="00000000">
      <w:pPr>
        <w:spacing w:after="240" w:line="360" w:lineRule="auto"/>
        <w:rPr>
          <w:sz w:val="18"/>
          <w:szCs w:val="16"/>
        </w:rPr>
      </w:pPr>
      <w:r w:rsidRPr="008640F5">
        <w:rPr>
          <w:b/>
          <w:sz w:val="18"/>
          <w:szCs w:val="16"/>
        </w:rPr>
        <w:t>A30:</w:t>
      </w:r>
      <w:r w:rsidRPr="008640F5">
        <w:rPr>
          <w:sz w:val="18"/>
          <w:szCs w:val="16"/>
        </w:rPr>
        <w:t xml:space="preserve"> 1.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ගුණාත්මකභාවය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තත්ත්වය</w:t>
      </w:r>
      <w:proofErr w:type="spellEnd"/>
      <w:r w:rsidRPr="008640F5">
        <w:rPr>
          <w:sz w:val="18"/>
          <w:szCs w:val="16"/>
        </w:rPr>
        <w:t xml:space="preserve"> (Quality and Status): </w:t>
      </w:r>
      <w:proofErr w:type="spellStart"/>
      <w:r w:rsidRPr="008640F5">
        <w:rPr>
          <w:sz w:val="18"/>
          <w:szCs w:val="16"/>
        </w:rPr>
        <w:t>පාරිභෝගිකයන්</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මිලක්</w:t>
      </w:r>
      <w:proofErr w:type="spellEnd"/>
      <w:r w:rsidRPr="008640F5">
        <w:rPr>
          <w:sz w:val="18"/>
          <w:szCs w:val="16"/>
        </w:rPr>
        <w:t xml:space="preserve"> </w:t>
      </w:r>
      <w:proofErr w:type="spellStart"/>
      <w:r w:rsidRPr="008640F5">
        <w:rPr>
          <w:sz w:val="18"/>
          <w:szCs w:val="16"/>
        </w:rPr>
        <w:t>සහිත</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උසස්</w:t>
      </w:r>
      <w:proofErr w:type="spellEnd"/>
      <w:r w:rsidRPr="008640F5">
        <w:rPr>
          <w:sz w:val="18"/>
          <w:szCs w:val="16"/>
        </w:rPr>
        <w:t xml:space="preserve"> </w:t>
      </w:r>
      <w:proofErr w:type="spellStart"/>
      <w:r w:rsidRPr="008640F5">
        <w:rPr>
          <w:sz w:val="18"/>
          <w:szCs w:val="16"/>
        </w:rPr>
        <w:t>තත්ත්වයේ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ගුණාත්මක</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ප්‍රත්‍යක්ෂණය</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එමෙන්ම</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සමාජ</w:t>
      </w:r>
      <w:proofErr w:type="spellEnd"/>
      <w:r w:rsidRPr="008640F5">
        <w:rPr>
          <w:sz w:val="18"/>
          <w:szCs w:val="16"/>
        </w:rPr>
        <w:t xml:space="preserve"> </w:t>
      </w:r>
      <w:proofErr w:type="spellStart"/>
      <w:r w:rsidRPr="008640F5">
        <w:rPr>
          <w:sz w:val="18"/>
          <w:szCs w:val="16"/>
        </w:rPr>
        <w:t>තත්ත්වයක්</w:t>
      </w:r>
      <w:proofErr w:type="spellEnd"/>
      <w:r w:rsidRPr="008640F5">
        <w:rPr>
          <w:sz w:val="18"/>
          <w:szCs w:val="16"/>
        </w:rPr>
        <w:t xml:space="preserve"> (Social Status) </w:t>
      </w:r>
      <w:proofErr w:type="spellStart"/>
      <w:r w:rsidRPr="008640F5">
        <w:rPr>
          <w:sz w:val="18"/>
          <w:szCs w:val="16"/>
        </w:rPr>
        <w:t>නිරූපණය</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කැමති</w:t>
      </w:r>
      <w:proofErr w:type="spellEnd"/>
      <w:r w:rsidRPr="008640F5">
        <w:rPr>
          <w:sz w:val="18"/>
          <w:szCs w:val="16"/>
        </w:rPr>
        <w:t xml:space="preserve"> </w:t>
      </w:r>
      <w:proofErr w:type="spellStart"/>
      <w:r w:rsidRPr="008640F5">
        <w:rPr>
          <w:sz w:val="18"/>
          <w:szCs w:val="16"/>
        </w:rPr>
        <w:t>පාරිභෝගිකයන්</w:t>
      </w:r>
      <w:proofErr w:type="spellEnd"/>
      <w:r w:rsidRPr="008640F5">
        <w:rPr>
          <w:sz w:val="18"/>
          <w:szCs w:val="16"/>
        </w:rPr>
        <w:t xml:space="preserve"> </w:t>
      </w:r>
      <w:proofErr w:type="spellStart"/>
      <w:r w:rsidRPr="008640F5">
        <w:rPr>
          <w:sz w:val="18"/>
          <w:szCs w:val="16"/>
        </w:rPr>
        <w:t>මෙවැනි</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තෝරා</w:t>
      </w:r>
      <w:proofErr w:type="spellEnd"/>
      <w:r w:rsidRPr="008640F5">
        <w:rPr>
          <w:sz w:val="18"/>
          <w:szCs w:val="16"/>
        </w:rPr>
        <w:t xml:space="preserve"> </w:t>
      </w:r>
      <w:proofErr w:type="spellStart"/>
      <w:r w:rsidRPr="008640F5">
        <w:rPr>
          <w:sz w:val="18"/>
          <w:szCs w:val="16"/>
        </w:rPr>
        <w:t>ගනී</w:t>
      </w:r>
      <w:proofErr w:type="spellEnd"/>
      <w:r w:rsidRPr="008640F5">
        <w:rPr>
          <w:sz w:val="18"/>
          <w:szCs w:val="16"/>
        </w:rPr>
        <w:t>.</w:t>
      </w:r>
    </w:p>
    <w:p w14:paraId="45F82290" w14:textId="77777777" w:rsidR="00EA27FE" w:rsidRPr="008640F5" w:rsidRDefault="00000000">
      <w:pPr>
        <w:spacing w:after="240" w:line="360" w:lineRule="auto"/>
        <w:rPr>
          <w:sz w:val="18"/>
          <w:szCs w:val="16"/>
        </w:rPr>
      </w:pPr>
      <w:r w:rsidRPr="008640F5">
        <w:rPr>
          <w:sz w:val="18"/>
          <w:szCs w:val="16"/>
        </w:rPr>
        <w:t xml:space="preserve">2. </w:t>
      </w:r>
      <w:proofErr w:type="spellStart"/>
      <w:r w:rsidRPr="008640F5">
        <w:rPr>
          <w:sz w:val="18"/>
          <w:szCs w:val="16"/>
        </w:rPr>
        <w:t>සන්නාම</w:t>
      </w:r>
      <w:proofErr w:type="spellEnd"/>
      <w:r w:rsidRPr="008640F5">
        <w:rPr>
          <w:sz w:val="18"/>
          <w:szCs w:val="16"/>
        </w:rPr>
        <w:t xml:space="preserve"> </w:t>
      </w:r>
      <w:proofErr w:type="spellStart"/>
      <w:r w:rsidRPr="008640F5">
        <w:rPr>
          <w:sz w:val="18"/>
          <w:szCs w:val="16"/>
        </w:rPr>
        <w:t>ලෝලීත්වය</w:t>
      </w:r>
      <w:proofErr w:type="spellEnd"/>
      <w:r w:rsidRPr="008640F5">
        <w:rPr>
          <w:sz w:val="18"/>
          <w:szCs w:val="16"/>
        </w:rPr>
        <w:t xml:space="preserve"> (Brand Loyalty): </w:t>
      </w:r>
      <w:proofErr w:type="spellStart"/>
      <w:r w:rsidRPr="008640F5">
        <w:rPr>
          <w:sz w:val="18"/>
          <w:szCs w:val="16"/>
        </w:rPr>
        <w:t>පාරිභෝගිකයන්</w:t>
      </w:r>
      <w:proofErr w:type="spellEnd"/>
      <w:r w:rsidRPr="008640F5">
        <w:rPr>
          <w:sz w:val="18"/>
          <w:szCs w:val="16"/>
        </w:rPr>
        <w:t xml:space="preserve"> '</w:t>
      </w:r>
      <w:proofErr w:type="spellStart"/>
      <w:r w:rsidRPr="008640F5">
        <w:rPr>
          <w:sz w:val="18"/>
          <w:szCs w:val="16"/>
        </w:rPr>
        <w:t>සිරිලක</w:t>
      </w:r>
      <w:proofErr w:type="spellEnd"/>
      <w:r w:rsidRPr="008640F5">
        <w:rPr>
          <w:sz w:val="18"/>
          <w:szCs w:val="16"/>
        </w:rPr>
        <w:t xml:space="preserve"> </w:t>
      </w:r>
      <w:proofErr w:type="spellStart"/>
      <w:r w:rsidRPr="008640F5">
        <w:rPr>
          <w:sz w:val="18"/>
          <w:szCs w:val="16"/>
        </w:rPr>
        <w:t>නිපැයුම්</w:t>
      </w:r>
      <w:proofErr w:type="spellEnd"/>
      <w:r w:rsidRPr="008640F5">
        <w:rPr>
          <w:sz w:val="18"/>
          <w:szCs w:val="16"/>
        </w:rPr>
        <w:t xml:space="preserve">' </w:t>
      </w:r>
      <w:proofErr w:type="spellStart"/>
      <w:r w:rsidRPr="008640F5">
        <w:rPr>
          <w:sz w:val="18"/>
          <w:szCs w:val="16"/>
        </w:rPr>
        <w:t>සන්නාමය</w:t>
      </w:r>
      <w:proofErr w:type="spellEnd"/>
      <w:r w:rsidRPr="008640F5">
        <w:rPr>
          <w:sz w:val="18"/>
          <w:szCs w:val="16"/>
        </w:rPr>
        <w:t xml:space="preserve"> </w:t>
      </w:r>
      <w:proofErr w:type="spellStart"/>
      <w:r w:rsidRPr="008640F5">
        <w:rPr>
          <w:sz w:val="18"/>
          <w:szCs w:val="16"/>
        </w:rPr>
        <w:t>කෙරෙහි</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විශ්වාසය</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බැඳීම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තරගකරුවන්ගේ</w:t>
      </w:r>
      <w:proofErr w:type="spellEnd"/>
      <w:r w:rsidRPr="008640F5">
        <w:rPr>
          <w:sz w:val="18"/>
          <w:szCs w:val="16"/>
        </w:rPr>
        <w:t xml:space="preserve"> </w:t>
      </w:r>
      <w:proofErr w:type="spellStart"/>
      <w:r w:rsidRPr="008640F5">
        <w:rPr>
          <w:sz w:val="18"/>
          <w:szCs w:val="16"/>
        </w:rPr>
        <w:t>අඩු</w:t>
      </w:r>
      <w:proofErr w:type="spellEnd"/>
      <w:r w:rsidRPr="008640F5">
        <w:rPr>
          <w:sz w:val="18"/>
          <w:szCs w:val="16"/>
        </w:rPr>
        <w:t xml:space="preserve"> </w:t>
      </w:r>
      <w:proofErr w:type="spellStart"/>
      <w:r w:rsidRPr="008640F5">
        <w:rPr>
          <w:sz w:val="18"/>
          <w:szCs w:val="16"/>
        </w:rPr>
        <w:t>මිල</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වෙත</w:t>
      </w:r>
      <w:proofErr w:type="spellEnd"/>
      <w:r w:rsidRPr="008640F5">
        <w:rPr>
          <w:sz w:val="18"/>
          <w:szCs w:val="16"/>
        </w:rPr>
        <w:t xml:space="preserve"> </w:t>
      </w:r>
      <w:proofErr w:type="spellStart"/>
      <w:r w:rsidRPr="008640F5">
        <w:rPr>
          <w:sz w:val="18"/>
          <w:szCs w:val="16"/>
        </w:rPr>
        <w:t>මාරු</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එම</w:t>
      </w:r>
      <w:proofErr w:type="spellEnd"/>
      <w:r w:rsidRPr="008640F5">
        <w:rPr>
          <w:sz w:val="18"/>
          <w:szCs w:val="16"/>
        </w:rPr>
        <w:t xml:space="preserve"> </w:t>
      </w:r>
      <w:proofErr w:type="spellStart"/>
      <w:r w:rsidRPr="008640F5">
        <w:rPr>
          <w:sz w:val="18"/>
          <w:szCs w:val="16"/>
        </w:rPr>
        <w:t>සන්නාමයම</w:t>
      </w:r>
      <w:proofErr w:type="spellEnd"/>
      <w:r w:rsidRPr="008640F5">
        <w:rPr>
          <w:sz w:val="18"/>
          <w:szCs w:val="16"/>
        </w:rPr>
        <w:t xml:space="preserve"> </w:t>
      </w:r>
      <w:proofErr w:type="spellStart"/>
      <w:r w:rsidRPr="008640F5">
        <w:rPr>
          <w:sz w:val="18"/>
          <w:szCs w:val="16"/>
        </w:rPr>
        <w:t>මිලදී</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පෙළඹේ</w:t>
      </w:r>
      <w:proofErr w:type="spellEnd"/>
      <w:r w:rsidRPr="008640F5">
        <w:rPr>
          <w:sz w:val="18"/>
          <w:szCs w:val="16"/>
        </w:rPr>
        <w:t>.</w:t>
      </w:r>
    </w:p>
    <w:p w14:paraId="5B52B797"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විශ්ලේෂණය</w:t>
      </w:r>
      <w:proofErr w:type="spellEnd"/>
      <w:r w:rsidRPr="008640F5">
        <w:rPr>
          <w:i/>
          <w:sz w:val="18"/>
          <w:szCs w:val="16"/>
        </w:rPr>
        <w:t xml:space="preserve"> (Analysis) | </w:t>
      </w:r>
      <w:proofErr w:type="spellStart"/>
      <w:r w:rsidRPr="008640F5">
        <w:rPr>
          <w:i/>
          <w:sz w:val="18"/>
          <w:szCs w:val="16"/>
        </w:rPr>
        <w:t>පාරිභෝගික</w:t>
      </w:r>
      <w:proofErr w:type="spellEnd"/>
      <w:r w:rsidRPr="008640F5">
        <w:rPr>
          <w:i/>
          <w:sz w:val="18"/>
          <w:szCs w:val="16"/>
        </w:rPr>
        <w:t xml:space="preserve"> </w:t>
      </w:r>
      <w:proofErr w:type="spellStart"/>
      <w:r w:rsidRPr="008640F5">
        <w:rPr>
          <w:i/>
          <w:sz w:val="18"/>
          <w:szCs w:val="16"/>
        </w:rPr>
        <w:t>හැසිරීම</w:t>
      </w:r>
      <w:proofErr w:type="spellEnd"/>
      <w:r w:rsidRPr="008640F5">
        <w:rPr>
          <w:i/>
          <w:sz w:val="18"/>
          <w:szCs w:val="16"/>
        </w:rPr>
        <w:t>]</w:t>
      </w:r>
    </w:p>
    <w:p w14:paraId="0F5A0E6D" w14:textId="77777777" w:rsidR="00EA27FE" w:rsidRPr="008640F5" w:rsidRDefault="00000000">
      <w:pPr>
        <w:spacing w:after="240" w:line="360" w:lineRule="auto"/>
        <w:rPr>
          <w:sz w:val="18"/>
          <w:szCs w:val="16"/>
        </w:rPr>
      </w:pPr>
      <w:r w:rsidRPr="008640F5">
        <w:rPr>
          <w:b/>
          <w:sz w:val="18"/>
          <w:szCs w:val="16"/>
        </w:rPr>
        <w:t xml:space="preserve">Topic: </w:t>
      </w:r>
      <w:proofErr w:type="spellStart"/>
      <w:r w:rsidRPr="008640F5">
        <w:rPr>
          <w:b/>
          <w:sz w:val="18"/>
          <w:szCs w:val="16"/>
        </w:rPr>
        <w:t>මූල්‍ය</w:t>
      </w:r>
      <w:proofErr w:type="spellEnd"/>
      <w:r w:rsidRPr="008640F5">
        <w:rPr>
          <w:b/>
          <w:sz w:val="18"/>
          <w:szCs w:val="16"/>
        </w:rPr>
        <w:t xml:space="preserve"> </w:t>
      </w:r>
      <w:proofErr w:type="spellStart"/>
      <w:r w:rsidRPr="008640F5">
        <w:rPr>
          <w:b/>
          <w:sz w:val="18"/>
          <w:szCs w:val="16"/>
        </w:rPr>
        <w:t>හා</w:t>
      </w:r>
      <w:proofErr w:type="spellEnd"/>
      <w:r w:rsidRPr="008640F5">
        <w:rPr>
          <w:b/>
          <w:sz w:val="18"/>
          <w:szCs w:val="16"/>
        </w:rPr>
        <w:t xml:space="preserve"> </w:t>
      </w:r>
      <w:proofErr w:type="spellStart"/>
      <w:r w:rsidRPr="008640F5">
        <w:rPr>
          <w:b/>
          <w:sz w:val="18"/>
          <w:szCs w:val="16"/>
        </w:rPr>
        <w:t>ගිණුම්කරණය</w:t>
      </w:r>
      <w:proofErr w:type="spellEnd"/>
      <w:r w:rsidRPr="008640F5">
        <w:rPr>
          <w:b/>
          <w:sz w:val="18"/>
          <w:szCs w:val="16"/>
        </w:rPr>
        <w:t xml:space="preserve"> (Finance &amp; Accounting) — 22 questions</w:t>
      </w:r>
    </w:p>
    <w:p w14:paraId="0CE814A9" w14:textId="77777777" w:rsidR="00EA27FE" w:rsidRPr="008640F5" w:rsidRDefault="00000000">
      <w:pPr>
        <w:spacing w:after="240" w:line="360" w:lineRule="auto"/>
        <w:rPr>
          <w:sz w:val="18"/>
          <w:szCs w:val="16"/>
        </w:rPr>
      </w:pPr>
      <w:r w:rsidRPr="008640F5">
        <w:rPr>
          <w:b/>
          <w:sz w:val="18"/>
          <w:szCs w:val="16"/>
        </w:rPr>
        <w:t>Q31:</w:t>
      </w:r>
      <w:r w:rsidRPr="008640F5">
        <w:rPr>
          <w:sz w:val="18"/>
          <w:szCs w:val="16"/>
        </w:rPr>
        <w:t xml:space="preserve"> </w:t>
      </w:r>
      <w:proofErr w:type="spellStart"/>
      <w:r w:rsidRPr="008640F5">
        <w:rPr>
          <w:sz w:val="18"/>
          <w:szCs w:val="16"/>
        </w:rPr>
        <w:t>ගිණුම්කරණ</w:t>
      </w:r>
      <w:proofErr w:type="spellEnd"/>
      <w:r w:rsidRPr="008640F5">
        <w:rPr>
          <w:sz w:val="18"/>
          <w:szCs w:val="16"/>
        </w:rPr>
        <w:t xml:space="preserve"> </w:t>
      </w:r>
      <w:proofErr w:type="spellStart"/>
      <w:r w:rsidRPr="008640F5">
        <w:rPr>
          <w:sz w:val="18"/>
          <w:szCs w:val="16"/>
        </w:rPr>
        <w:t>සමීකරණය</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කුමක්ද</w:t>
      </w:r>
      <w:proofErr w:type="spellEnd"/>
      <w:r w:rsidRPr="008640F5">
        <w:rPr>
          <w:sz w:val="18"/>
          <w:szCs w:val="16"/>
        </w:rPr>
        <w:t xml:space="preserve">? </w:t>
      </w:r>
      <w:proofErr w:type="spellStart"/>
      <w:r w:rsidRPr="008640F5">
        <w:rPr>
          <w:sz w:val="18"/>
          <w:szCs w:val="16"/>
        </w:rPr>
        <w:t>එහි</w:t>
      </w:r>
      <w:proofErr w:type="spellEnd"/>
      <w:r w:rsidRPr="008640F5">
        <w:rPr>
          <w:sz w:val="18"/>
          <w:szCs w:val="16"/>
        </w:rPr>
        <w:t xml:space="preserve"> </w:t>
      </w:r>
      <w:proofErr w:type="spellStart"/>
      <w:r w:rsidRPr="008640F5">
        <w:rPr>
          <w:sz w:val="18"/>
          <w:szCs w:val="16"/>
        </w:rPr>
        <w:t>මූලික</w:t>
      </w:r>
      <w:proofErr w:type="spellEnd"/>
      <w:r w:rsidRPr="008640F5">
        <w:rPr>
          <w:sz w:val="18"/>
          <w:szCs w:val="16"/>
        </w:rPr>
        <w:t xml:space="preserve"> </w:t>
      </w:r>
      <w:proofErr w:type="spellStart"/>
      <w:r w:rsidRPr="008640F5">
        <w:rPr>
          <w:sz w:val="18"/>
          <w:szCs w:val="16"/>
        </w:rPr>
        <w:t>ආකෘතිය</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w:t>
      </w:r>
    </w:p>
    <w:p w14:paraId="3E6D5F8D" w14:textId="77777777" w:rsidR="00EA27FE" w:rsidRPr="008640F5" w:rsidRDefault="00000000">
      <w:pPr>
        <w:spacing w:after="240" w:line="360" w:lineRule="auto"/>
        <w:rPr>
          <w:sz w:val="18"/>
          <w:szCs w:val="16"/>
        </w:rPr>
      </w:pPr>
      <w:r w:rsidRPr="008640F5">
        <w:rPr>
          <w:b/>
          <w:sz w:val="18"/>
          <w:szCs w:val="16"/>
        </w:rPr>
        <w:t>A31:</w:t>
      </w:r>
      <w:r w:rsidRPr="008640F5">
        <w:rPr>
          <w:sz w:val="18"/>
          <w:szCs w:val="16"/>
        </w:rPr>
        <w:t xml:space="preserve"> </w:t>
      </w:r>
      <w:proofErr w:type="spellStart"/>
      <w:r w:rsidRPr="008640F5">
        <w:rPr>
          <w:sz w:val="18"/>
          <w:szCs w:val="16"/>
        </w:rPr>
        <w:t>ගිණුම්කරණ</w:t>
      </w:r>
      <w:proofErr w:type="spellEnd"/>
      <w:r w:rsidRPr="008640F5">
        <w:rPr>
          <w:sz w:val="18"/>
          <w:szCs w:val="16"/>
        </w:rPr>
        <w:t xml:space="preserve"> </w:t>
      </w:r>
      <w:proofErr w:type="spellStart"/>
      <w:r w:rsidRPr="008640F5">
        <w:rPr>
          <w:sz w:val="18"/>
          <w:szCs w:val="16"/>
        </w:rPr>
        <w:t>සමීකරණය</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මුළු</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w:t>
      </w:r>
      <w:proofErr w:type="spellStart"/>
      <w:r w:rsidRPr="008640F5">
        <w:rPr>
          <w:sz w:val="18"/>
          <w:szCs w:val="16"/>
        </w:rPr>
        <w:t>එම</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w:t>
      </w:r>
      <w:proofErr w:type="spellStart"/>
      <w:r w:rsidRPr="008640F5">
        <w:rPr>
          <w:sz w:val="18"/>
          <w:szCs w:val="16"/>
        </w:rPr>
        <w:t>කෙරෙහි</w:t>
      </w:r>
      <w:proofErr w:type="spellEnd"/>
      <w:r w:rsidRPr="008640F5">
        <w:rPr>
          <w:sz w:val="18"/>
          <w:szCs w:val="16"/>
        </w:rPr>
        <w:t xml:space="preserve"> </w:t>
      </w:r>
      <w:proofErr w:type="spellStart"/>
      <w:r w:rsidRPr="008640F5">
        <w:rPr>
          <w:sz w:val="18"/>
          <w:szCs w:val="16"/>
        </w:rPr>
        <w:t>හිමිකරුවන්ගේ</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පාර්ශ්වයන්ගේ</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අයිතිවාසිකම්වල</w:t>
      </w:r>
      <w:proofErr w:type="spellEnd"/>
      <w:r w:rsidRPr="008640F5">
        <w:rPr>
          <w:sz w:val="18"/>
          <w:szCs w:val="16"/>
        </w:rPr>
        <w:t xml:space="preserve"> </w:t>
      </w:r>
      <w:proofErr w:type="spellStart"/>
      <w:r w:rsidRPr="008640F5">
        <w:rPr>
          <w:sz w:val="18"/>
          <w:szCs w:val="16"/>
        </w:rPr>
        <w:t>එකතුවට</w:t>
      </w:r>
      <w:proofErr w:type="spellEnd"/>
      <w:r w:rsidRPr="008640F5">
        <w:rPr>
          <w:sz w:val="18"/>
          <w:szCs w:val="16"/>
        </w:rPr>
        <w:t xml:space="preserve"> </w:t>
      </w:r>
      <w:proofErr w:type="spellStart"/>
      <w:r w:rsidRPr="008640F5">
        <w:rPr>
          <w:sz w:val="18"/>
          <w:szCs w:val="16"/>
        </w:rPr>
        <w:t>සෑම</w:t>
      </w:r>
      <w:proofErr w:type="spellEnd"/>
      <w:r w:rsidRPr="008640F5">
        <w:rPr>
          <w:sz w:val="18"/>
          <w:szCs w:val="16"/>
        </w:rPr>
        <w:t xml:space="preserve"> </w:t>
      </w:r>
      <w:proofErr w:type="spellStart"/>
      <w:r w:rsidRPr="008640F5">
        <w:rPr>
          <w:sz w:val="18"/>
          <w:szCs w:val="16"/>
        </w:rPr>
        <w:t>විටම</w:t>
      </w:r>
      <w:proofErr w:type="spellEnd"/>
      <w:r w:rsidRPr="008640F5">
        <w:rPr>
          <w:sz w:val="18"/>
          <w:szCs w:val="16"/>
        </w:rPr>
        <w:t xml:space="preserve"> </w:t>
      </w:r>
      <w:proofErr w:type="spellStart"/>
      <w:r w:rsidRPr="008640F5">
        <w:rPr>
          <w:sz w:val="18"/>
          <w:szCs w:val="16"/>
        </w:rPr>
        <w:t>සමාන</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බව</w:t>
      </w:r>
      <w:proofErr w:type="spellEnd"/>
      <w:r w:rsidRPr="008640F5">
        <w:rPr>
          <w:sz w:val="18"/>
          <w:szCs w:val="16"/>
        </w:rPr>
        <w:t xml:space="preserve"> </w:t>
      </w:r>
      <w:proofErr w:type="spellStart"/>
      <w:r w:rsidRPr="008640F5">
        <w:rPr>
          <w:sz w:val="18"/>
          <w:szCs w:val="16"/>
        </w:rPr>
        <w:t>පෙන්වන</w:t>
      </w:r>
      <w:proofErr w:type="spellEnd"/>
      <w:r w:rsidRPr="008640F5">
        <w:rPr>
          <w:sz w:val="18"/>
          <w:szCs w:val="16"/>
        </w:rPr>
        <w:t xml:space="preserve"> </w:t>
      </w:r>
      <w:proofErr w:type="spellStart"/>
      <w:r w:rsidRPr="008640F5">
        <w:rPr>
          <w:sz w:val="18"/>
          <w:szCs w:val="16"/>
        </w:rPr>
        <w:t>ගණිතමය</w:t>
      </w:r>
      <w:proofErr w:type="spellEnd"/>
      <w:r w:rsidRPr="008640F5">
        <w:rPr>
          <w:sz w:val="18"/>
          <w:szCs w:val="16"/>
        </w:rPr>
        <w:t xml:space="preserve"> </w:t>
      </w:r>
      <w:proofErr w:type="spellStart"/>
      <w:r w:rsidRPr="008640F5">
        <w:rPr>
          <w:sz w:val="18"/>
          <w:szCs w:val="16"/>
        </w:rPr>
        <w:t>ප්‍රකාශනයයි</w:t>
      </w:r>
      <w:proofErr w:type="spellEnd"/>
      <w:r w:rsidRPr="008640F5">
        <w:rPr>
          <w:sz w:val="18"/>
          <w:szCs w:val="16"/>
        </w:rPr>
        <w:t xml:space="preserve">. </w:t>
      </w:r>
      <w:proofErr w:type="spellStart"/>
      <w:r w:rsidRPr="008640F5">
        <w:rPr>
          <w:sz w:val="18"/>
          <w:szCs w:val="16"/>
        </w:rPr>
        <w:t>එහි</w:t>
      </w:r>
      <w:proofErr w:type="spellEnd"/>
      <w:r w:rsidRPr="008640F5">
        <w:rPr>
          <w:sz w:val="18"/>
          <w:szCs w:val="16"/>
        </w:rPr>
        <w:t xml:space="preserve"> </w:t>
      </w:r>
      <w:proofErr w:type="spellStart"/>
      <w:r w:rsidRPr="008640F5">
        <w:rPr>
          <w:sz w:val="18"/>
          <w:szCs w:val="16"/>
        </w:rPr>
        <w:t>මූලික</w:t>
      </w:r>
      <w:proofErr w:type="spellEnd"/>
      <w:r w:rsidRPr="008640F5">
        <w:rPr>
          <w:sz w:val="18"/>
          <w:szCs w:val="16"/>
        </w:rPr>
        <w:t xml:space="preserve"> </w:t>
      </w:r>
      <w:proofErr w:type="spellStart"/>
      <w:r w:rsidRPr="008640F5">
        <w:rPr>
          <w:sz w:val="18"/>
          <w:szCs w:val="16"/>
        </w:rPr>
        <w:t>ආකෘතිය</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 </w:t>
      </w:r>
      <w:proofErr w:type="spellStart"/>
      <w:r w:rsidRPr="008640F5">
        <w:rPr>
          <w:sz w:val="18"/>
          <w:szCs w:val="16"/>
        </w:rPr>
        <w:t>හිමිකම</w:t>
      </w:r>
      <w:proofErr w:type="spellEnd"/>
      <w:r w:rsidRPr="008640F5">
        <w:rPr>
          <w:sz w:val="18"/>
          <w:szCs w:val="16"/>
        </w:rPr>
        <w:t xml:space="preserve"> +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යන්නයි</w:t>
      </w:r>
      <w:proofErr w:type="spellEnd"/>
      <w:r w:rsidRPr="008640F5">
        <w:rPr>
          <w:sz w:val="18"/>
          <w:szCs w:val="16"/>
        </w:rPr>
        <w:t>.</w:t>
      </w:r>
    </w:p>
    <w:p w14:paraId="04F77AFE"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 </w:t>
      </w:r>
      <w:proofErr w:type="spellStart"/>
      <w:r w:rsidRPr="008640F5">
        <w:rPr>
          <w:i/>
          <w:sz w:val="18"/>
          <w:szCs w:val="16"/>
        </w:rPr>
        <w:t>ගිණුම්කරණ</w:t>
      </w:r>
      <w:proofErr w:type="spellEnd"/>
      <w:r w:rsidRPr="008640F5">
        <w:rPr>
          <w:i/>
          <w:sz w:val="18"/>
          <w:szCs w:val="16"/>
        </w:rPr>
        <w:t xml:space="preserve"> </w:t>
      </w:r>
      <w:proofErr w:type="spellStart"/>
      <w:r w:rsidRPr="008640F5">
        <w:rPr>
          <w:i/>
          <w:sz w:val="18"/>
          <w:szCs w:val="16"/>
        </w:rPr>
        <w:t>සමීකරණය</w:t>
      </w:r>
      <w:proofErr w:type="spellEnd"/>
      <w:r w:rsidRPr="008640F5">
        <w:rPr>
          <w:i/>
          <w:sz w:val="18"/>
          <w:szCs w:val="16"/>
        </w:rPr>
        <w:t>]</w:t>
      </w:r>
    </w:p>
    <w:p w14:paraId="253622CA" w14:textId="77777777" w:rsidR="00EA27FE" w:rsidRPr="008640F5" w:rsidRDefault="00000000">
      <w:pPr>
        <w:spacing w:after="240" w:line="360" w:lineRule="auto"/>
        <w:rPr>
          <w:sz w:val="18"/>
          <w:szCs w:val="16"/>
        </w:rPr>
      </w:pPr>
      <w:r w:rsidRPr="008640F5">
        <w:rPr>
          <w:b/>
          <w:sz w:val="18"/>
          <w:szCs w:val="16"/>
        </w:rPr>
        <w:t>Q32:</w:t>
      </w:r>
      <w:r w:rsidRPr="008640F5">
        <w:rPr>
          <w:sz w:val="18"/>
          <w:szCs w:val="16"/>
        </w:rPr>
        <w:t xml:space="preserve"> </w:t>
      </w:r>
      <w:proofErr w:type="spellStart"/>
      <w:r w:rsidRPr="008640F5">
        <w:rPr>
          <w:sz w:val="18"/>
          <w:szCs w:val="16"/>
        </w:rPr>
        <w:t>ද්විත්ව</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ක්‍රමයේ</w:t>
      </w:r>
      <w:proofErr w:type="spellEnd"/>
      <w:r w:rsidRPr="008640F5">
        <w:rPr>
          <w:sz w:val="18"/>
          <w:szCs w:val="16"/>
        </w:rPr>
        <w:t xml:space="preserve"> </w:t>
      </w:r>
      <w:proofErr w:type="spellStart"/>
      <w:r w:rsidRPr="008640F5">
        <w:rPr>
          <w:sz w:val="18"/>
          <w:szCs w:val="16"/>
        </w:rPr>
        <w:t>මූලික</w:t>
      </w:r>
      <w:proofErr w:type="spellEnd"/>
      <w:r w:rsidRPr="008640F5">
        <w:rPr>
          <w:sz w:val="18"/>
          <w:szCs w:val="16"/>
        </w:rPr>
        <w:t xml:space="preserve"> </w:t>
      </w:r>
      <w:proofErr w:type="spellStart"/>
      <w:r w:rsidRPr="008640F5">
        <w:rPr>
          <w:sz w:val="18"/>
          <w:szCs w:val="16"/>
        </w:rPr>
        <w:t>නීතිය</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රීතිය</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28E161EC" w14:textId="77777777" w:rsidR="00EA27FE" w:rsidRPr="008640F5" w:rsidRDefault="00000000">
      <w:pPr>
        <w:spacing w:after="240" w:line="360" w:lineRule="auto"/>
        <w:rPr>
          <w:sz w:val="18"/>
          <w:szCs w:val="16"/>
        </w:rPr>
      </w:pPr>
      <w:r w:rsidRPr="008640F5">
        <w:rPr>
          <w:b/>
          <w:sz w:val="18"/>
          <w:szCs w:val="16"/>
        </w:rPr>
        <w:t>A32:</w:t>
      </w:r>
      <w:r w:rsidRPr="008640F5">
        <w:rPr>
          <w:sz w:val="18"/>
          <w:szCs w:val="16"/>
        </w:rPr>
        <w:t xml:space="preserve"> </w:t>
      </w:r>
      <w:proofErr w:type="spellStart"/>
      <w:r w:rsidRPr="008640F5">
        <w:rPr>
          <w:sz w:val="18"/>
          <w:szCs w:val="16"/>
        </w:rPr>
        <w:t>ද්විත්ව</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ක්‍රමයට</w:t>
      </w:r>
      <w:proofErr w:type="spellEnd"/>
      <w:r w:rsidRPr="008640F5">
        <w:rPr>
          <w:sz w:val="18"/>
          <w:szCs w:val="16"/>
        </w:rPr>
        <w:t xml:space="preserve"> </w:t>
      </w:r>
      <w:proofErr w:type="spellStart"/>
      <w:r w:rsidRPr="008640F5">
        <w:rPr>
          <w:sz w:val="18"/>
          <w:szCs w:val="16"/>
        </w:rPr>
        <w:t>අනුව</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ව්‍යාපාරික</w:t>
      </w:r>
      <w:proofErr w:type="spellEnd"/>
      <w:r w:rsidRPr="008640F5">
        <w:rPr>
          <w:sz w:val="18"/>
          <w:szCs w:val="16"/>
        </w:rPr>
        <w:t xml:space="preserve"> </w:t>
      </w:r>
      <w:proofErr w:type="spellStart"/>
      <w:r w:rsidRPr="008640F5">
        <w:rPr>
          <w:sz w:val="18"/>
          <w:szCs w:val="16"/>
        </w:rPr>
        <w:t>ගනුදෙනුවක්</w:t>
      </w:r>
      <w:proofErr w:type="spellEnd"/>
      <w:r w:rsidRPr="008640F5">
        <w:rPr>
          <w:sz w:val="18"/>
          <w:szCs w:val="16"/>
        </w:rPr>
        <w:t xml:space="preserve"> </w:t>
      </w:r>
      <w:proofErr w:type="spellStart"/>
      <w:r w:rsidRPr="008640F5">
        <w:rPr>
          <w:sz w:val="18"/>
          <w:szCs w:val="16"/>
        </w:rPr>
        <w:t>මඟින්</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පද්ධතියට</w:t>
      </w:r>
      <w:proofErr w:type="spellEnd"/>
      <w:r w:rsidRPr="008640F5">
        <w:rPr>
          <w:sz w:val="18"/>
          <w:szCs w:val="16"/>
        </w:rPr>
        <w:t xml:space="preserve"> </w:t>
      </w:r>
      <w:proofErr w:type="spellStart"/>
      <w:r w:rsidRPr="008640F5">
        <w:rPr>
          <w:sz w:val="18"/>
          <w:szCs w:val="16"/>
        </w:rPr>
        <w:t>සිදුවන</w:t>
      </w:r>
      <w:proofErr w:type="spellEnd"/>
      <w:r w:rsidRPr="008640F5">
        <w:rPr>
          <w:sz w:val="18"/>
          <w:szCs w:val="16"/>
        </w:rPr>
        <w:t xml:space="preserve"> </w:t>
      </w:r>
      <w:proofErr w:type="spellStart"/>
      <w:r w:rsidRPr="008640F5">
        <w:rPr>
          <w:sz w:val="18"/>
          <w:szCs w:val="16"/>
        </w:rPr>
        <w:t>බලපෑම</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කිරීමේදී</w:t>
      </w:r>
      <w:proofErr w:type="spellEnd"/>
      <w:r w:rsidRPr="008640F5">
        <w:rPr>
          <w:sz w:val="18"/>
          <w:szCs w:val="16"/>
        </w:rPr>
        <w:t xml:space="preserve">, </w:t>
      </w:r>
      <w:proofErr w:type="spellStart"/>
      <w:r w:rsidRPr="008640F5">
        <w:rPr>
          <w:sz w:val="18"/>
          <w:szCs w:val="16"/>
        </w:rPr>
        <w:t>එකී</w:t>
      </w:r>
      <w:proofErr w:type="spellEnd"/>
      <w:r w:rsidRPr="008640F5">
        <w:rPr>
          <w:sz w:val="18"/>
          <w:szCs w:val="16"/>
        </w:rPr>
        <w:t xml:space="preserve"> </w:t>
      </w:r>
      <w:proofErr w:type="spellStart"/>
      <w:r w:rsidRPr="008640F5">
        <w:rPr>
          <w:sz w:val="18"/>
          <w:szCs w:val="16"/>
        </w:rPr>
        <w:t>ගනුදෙනුව</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අවම</w:t>
      </w:r>
      <w:proofErr w:type="spellEnd"/>
      <w:r w:rsidRPr="008640F5">
        <w:rPr>
          <w:sz w:val="18"/>
          <w:szCs w:val="16"/>
        </w:rPr>
        <w:t xml:space="preserve"> </w:t>
      </w:r>
      <w:proofErr w:type="spellStart"/>
      <w:r w:rsidRPr="008640F5">
        <w:rPr>
          <w:sz w:val="18"/>
          <w:szCs w:val="16"/>
        </w:rPr>
        <w:t>වශයෙන්</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දෙකක්වත්</w:t>
      </w:r>
      <w:proofErr w:type="spellEnd"/>
      <w:r w:rsidRPr="008640F5">
        <w:rPr>
          <w:sz w:val="18"/>
          <w:szCs w:val="16"/>
        </w:rPr>
        <w:t xml:space="preserve"> </w:t>
      </w:r>
      <w:proofErr w:type="spellStart"/>
      <w:r w:rsidRPr="008640F5">
        <w:rPr>
          <w:sz w:val="18"/>
          <w:szCs w:val="16"/>
        </w:rPr>
        <w:t>භාවිත</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එක්</w:t>
      </w:r>
      <w:proofErr w:type="spellEnd"/>
      <w:r w:rsidRPr="008640F5">
        <w:rPr>
          <w:sz w:val="18"/>
          <w:szCs w:val="16"/>
        </w:rPr>
        <w:t xml:space="preserve"> </w:t>
      </w:r>
      <w:proofErr w:type="spellStart"/>
      <w:r w:rsidRPr="008640F5">
        <w:rPr>
          <w:sz w:val="18"/>
          <w:szCs w:val="16"/>
        </w:rPr>
        <w:t>ගිණුමක්</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විට</w:t>
      </w:r>
      <w:proofErr w:type="spellEnd"/>
      <w:r w:rsidRPr="008640F5">
        <w:rPr>
          <w:sz w:val="18"/>
          <w:szCs w:val="16"/>
        </w:rPr>
        <w:t xml:space="preserve"> </w:t>
      </w:r>
      <w:proofErr w:type="spellStart"/>
      <w:r w:rsidRPr="008640F5">
        <w:rPr>
          <w:sz w:val="18"/>
          <w:szCs w:val="16"/>
        </w:rPr>
        <w:t>අනෙක්</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ඊට</w:t>
      </w:r>
      <w:proofErr w:type="spellEnd"/>
      <w:r w:rsidRPr="008640F5">
        <w:rPr>
          <w:sz w:val="18"/>
          <w:szCs w:val="16"/>
        </w:rPr>
        <w:t xml:space="preserve"> </w:t>
      </w:r>
      <w:proofErr w:type="spellStart"/>
      <w:r w:rsidRPr="008640F5">
        <w:rPr>
          <w:sz w:val="18"/>
          <w:szCs w:val="16"/>
        </w:rPr>
        <w:t>සමාන</w:t>
      </w:r>
      <w:proofErr w:type="spellEnd"/>
      <w:r w:rsidRPr="008640F5">
        <w:rPr>
          <w:sz w:val="18"/>
          <w:szCs w:val="16"/>
        </w:rPr>
        <w:t xml:space="preserve"> </w:t>
      </w:r>
      <w:proofErr w:type="spellStart"/>
      <w:r w:rsidRPr="008640F5">
        <w:rPr>
          <w:sz w:val="18"/>
          <w:szCs w:val="16"/>
        </w:rPr>
        <w:t>වටිනාකමකින්</w:t>
      </w:r>
      <w:proofErr w:type="spellEnd"/>
      <w:r w:rsidRPr="008640F5">
        <w:rPr>
          <w:sz w:val="18"/>
          <w:szCs w:val="16"/>
        </w:rPr>
        <w:t xml:space="preserve">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විය</w:t>
      </w:r>
      <w:proofErr w:type="spellEnd"/>
      <w:r w:rsidRPr="008640F5">
        <w:rPr>
          <w:sz w:val="18"/>
          <w:szCs w:val="16"/>
        </w:rPr>
        <w:t xml:space="preserve"> </w:t>
      </w:r>
      <w:proofErr w:type="spellStart"/>
      <w:r w:rsidRPr="008640F5">
        <w:rPr>
          <w:sz w:val="18"/>
          <w:szCs w:val="16"/>
        </w:rPr>
        <w:t>යුතුය</w:t>
      </w:r>
      <w:proofErr w:type="spellEnd"/>
      <w:r w:rsidRPr="008640F5">
        <w:rPr>
          <w:sz w:val="18"/>
          <w:szCs w:val="16"/>
        </w:rPr>
        <w:t>.</w:t>
      </w:r>
    </w:p>
    <w:p w14:paraId="69765999"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 </w:t>
      </w:r>
      <w:proofErr w:type="spellStart"/>
      <w:r w:rsidRPr="008640F5">
        <w:rPr>
          <w:i/>
          <w:sz w:val="18"/>
          <w:szCs w:val="16"/>
        </w:rPr>
        <w:t>ද්විත්ව</w:t>
      </w:r>
      <w:proofErr w:type="spellEnd"/>
      <w:r w:rsidRPr="008640F5">
        <w:rPr>
          <w:i/>
          <w:sz w:val="18"/>
          <w:szCs w:val="16"/>
        </w:rPr>
        <w:t xml:space="preserve"> </w:t>
      </w:r>
      <w:proofErr w:type="spellStart"/>
      <w:r w:rsidRPr="008640F5">
        <w:rPr>
          <w:i/>
          <w:sz w:val="18"/>
          <w:szCs w:val="16"/>
        </w:rPr>
        <w:t>සටහන්</w:t>
      </w:r>
      <w:proofErr w:type="spellEnd"/>
      <w:r w:rsidRPr="008640F5">
        <w:rPr>
          <w:i/>
          <w:sz w:val="18"/>
          <w:szCs w:val="16"/>
        </w:rPr>
        <w:t xml:space="preserve"> </w:t>
      </w:r>
      <w:proofErr w:type="spellStart"/>
      <w:r w:rsidRPr="008640F5">
        <w:rPr>
          <w:i/>
          <w:sz w:val="18"/>
          <w:szCs w:val="16"/>
        </w:rPr>
        <w:t>ක්‍රමය</w:t>
      </w:r>
      <w:proofErr w:type="spellEnd"/>
      <w:r w:rsidRPr="008640F5">
        <w:rPr>
          <w:i/>
          <w:sz w:val="18"/>
          <w:szCs w:val="16"/>
        </w:rPr>
        <w:t>]</w:t>
      </w:r>
    </w:p>
    <w:p w14:paraId="7C582BA1" w14:textId="77777777" w:rsidR="00EA27FE" w:rsidRPr="008640F5" w:rsidRDefault="00000000">
      <w:pPr>
        <w:spacing w:after="240" w:line="360" w:lineRule="auto"/>
        <w:rPr>
          <w:sz w:val="18"/>
          <w:szCs w:val="16"/>
        </w:rPr>
      </w:pPr>
      <w:r w:rsidRPr="008640F5">
        <w:rPr>
          <w:b/>
          <w:sz w:val="18"/>
          <w:szCs w:val="16"/>
        </w:rPr>
        <w:t>Q33:</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ලෙජර්</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තුලනය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ලබන්නේ</w:t>
      </w:r>
      <w:proofErr w:type="spellEnd"/>
      <w:r w:rsidRPr="008640F5">
        <w:rPr>
          <w:sz w:val="18"/>
          <w:szCs w:val="16"/>
        </w:rPr>
        <w:t xml:space="preserve"> </w:t>
      </w:r>
      <w:proofErr w:type="spellStart"/>
      <w:r w:rsidRPr="008640F5">
        <w:rPr>
          <w:sz w:val="18"/>
          <w:szCs w:val="16"/>
        </w:rPr>
        <w:t>කුමන</w:t>
      </w:r>
      <w:proofErr w:type="spellEnd"/>
      <w:r w:rsidRPr="008640F5">
        <w:rPr>
          <w:sz w:val="18"/>
          <w:szCs w:val="16"/>
        </w:rPr>
        <w:t xml:space="preserve"> </w:t>
      </w:r>
      <w:proofErr w:type="spellStart"/>
      <w:r w:rsidRPr="008640F5">
        <w:rPr>
          <w:sz w:val="18"/>
          <w:szCs w:val="16"/>
        </w:rPr>
        <w:t>අරමුණක්</w:t>
      </w:r>
      <w:proofErr w:type="spellEnd"/>
      <w:r w:rsidRPr="008640F5">
        <w:rPr>
          <w:sz w:val="18"/>
          <w:szCs w:val="16"/>
        </w:rPr>
        <w:t xml:space="preserve"> </w:t>
      </w:r>
      <w:proofErr w:type="spellStart"/>
      <w:r w:rsidRPr="008640F5">
        <w:rPr>
          <w:sz w:val="18"/>
          <w:szCs w:val="16"/>
        </w:rPr>
        <w:t>සඳහාදැයි</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5D8EB2A7" w14:textId="77777777" w:rsidR="00EA27FE" w:rsidRPr="008640F5" w:rsidRDefault="00000000">
      <w:pPr>
        <w:spacing w:after="240" w:line="360" w:lineRule="auto"/>
        <w:rPr>
          <w:sz w:val="18"/>
          <w:szCs w:val="16"/>
        </w:rPr>
      </w:pPr>
      <w:r w:rsidRPr="008640F5">
        <w:rPr>
          <w:b/>
          <w:sz w:val="18"/>
          <w:szCs w:val="16"/>
        </w:rPr>
        <w:lastRenderedPageBreak/>
        <w:t>A33:</w:t>
      </w:r>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කාලසීමාවක්</w:t>
      </w:r>
      <w:proofErr w:type="spellEnd"/>
      <w:r w:rsidRPr="008640F5">
        <w:rPr>
          <w:sz w:val="18"/>
          <w:szCs w:val="16"/>
        </w:rPr>
        <w:t xml:space="preserve"> </w:t>
      </w:r>
      <w:proofErr w:type="spellStart"/>
      <w:r w:rsidRPr="008640F5">
        <w:rPr>
          <w:sz w:val="18"/>
          <w:szCs w:val="16"/>
        </w:rPr>
        <w:t>අවසානයේදී</w:t>
      </w:r>
      <w:proofErr w:type="spellEnd"/>
      <w:r w:rsidRPr="008640F5">
        <w:rPr>
          <w:sz w:val="18"/>
          <w:szCs w:val="16"/>
        </w:rPr>
        <w:t xml:space="preserve"> </w:t>
      </w:r>
      <w:proofErr w:type="spellStart"/>
      <w:r w:rsidRPr="008640F5">
        <w:rPr>
          <w:sz w:val="18"/>
          <w:szCs w:val="16"/>
        </w:rPr>
        <w:t>ගිණුමක</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මුළු</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සටහන්වල</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සටහන්වල</w:t>
      </w:r>
      <w:proofErr w:type="spellEnd"/>
      <w:r w:rsidRPr="008640F5">
        <w:rPr>
          <w:sz w:val="18"/>
          <w:szCs w:val="16"/>
        </w:rPr>
        <w:t xml:space="preserve"> </w:t>
      </w:r>
      <w:proofErr w:type="spellStart"/>
      <w:r w:rsidRPr="008640F5">
        <w:rPr>
          <w:sz w:val="18"/>
          <w:szCs w:val="16"/>
        </w:rPr>
        <w:t>එකතූන්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වෙනස</w:t>
      </w:r>
      <w:proofErr w:type="spellEnd"/>
      <w:r w:rsidRPr="008640F5">
        <w:rPr>
          <w:sz w:val="18"/>
          <w:szCs w:val="16"/>
        </w:rPr>
        <w:t xml:space="preserve"> </w:t>
      </w:r>
      <w:proofErr w:type="spellStart"/>
      <w:r w:rsidRPr="008640F5">
        <w:rPr>
          <w:sz w:val="18"/>
          <w:szCs w:val="16"/>
        </w:rPr>
        <w:t>ගණනය</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තුලනය</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එමඟින්</w:t>
      </w:r>
      <w:proofErr w:type="spellEnd"/>
      <w:r w:rsidRPr="008640F5">
        <w:rPr>
          <w:sz w:val="18"/>
          <w:szCs w:val="16"/>
        </w:rPr>
        <w:t xml:space="preserve"> </w:t>
      </w:r>
      <w:proofErr w:type="spellStart"/>
      <w:r w:rsidRPr="008640F5">
        <w:rPr>
          <w:sz w:val="18"/>
          <w:szCs w:val="16"/>
        </w:rPr>
        <w:t>අදාළ</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ඉතිරිව</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ශේෂයක්</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ශේෂයක්</w:t>
      </w:r>
      <w:proofErr w:type="spellEnd"/>
      <w:r w:rsidRPr="008640F5">
        <w:rPr>
          <w:sz w:val="18"/>
          <w:szCs w:val="16"/>
        </w:rPr>
        <w:t xml:space="preserve">) </w:t>
      </w:r>
      <w:proofErr w:type="spellStart"/>
      <w:r w:rsidRPr="008640F5">
        <w:rPr>
          <w:sz w:val="18"/>
          <w:szCs w:val="16"/>
        </w:rPr>
        <w:t>නිවැරදිව</w:t>
      </w:r>
      <w:proofErr w:type="spellEnd"/>
      <w:r w:rsidRPr="008640F5">
        <w:rPr>
          <w:sz w:val="18"/>
          <w:szCs w:val="16"/>
        </w:rPr>
        <w:t xml:space="preserve"> </w:t>
      </w:r>
      <w:proofErr w:type="spellStart"/>
      <w:r w:rsidRPr="008640F5">
        <w:rPr>
          <w:sz w:val="18"/>
          <w:szCs w:val="16"/>
        </w:rPr>
        <w:t>හඳුනා</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ශේෂ</w:t>
      </w:r>
      <w:proofErr w:type="spellEnd"/>
      <w:r w:rsidRPr="008640F5">
        <w:rPr>
          <w:sz w:val="18"/>
          <w:szCs w:val="16"/>
        </w:rPr>
        <w:t xml:space="preserve"> </w:t>
      </w:r>
      <w:proofErr w:type="spellStart"/>
      <w:r w:rsidRPr="008640F5">
        <w:rPr>
          <w:sz w:val="18"/>
          <w:szCs w:val="16"/>
        </w:rPr>
        <w:t>පිරික්සුම</w:t>
      </w:r>
      <w:proofErr w:type="spellEnd"/>
      <w:r w:rsidRPr="008640F5">
        <w:rPr>
          <w:sz w:val="18"/>
          <w:szCs w:val="16"/>
        </w:rPr>
        <w:t xml:space="preserve"> </w:t>
      </w:r>
      <w:proofErr w:type="spellStart"/>
      <w:r w:rsidRPr="008640F5">
        <w:rPr>
          <w:sz w:val="18"/>
          <w:szCs w:val="16"/>
        </w:rPr>
        <w:t>පිළියෙල</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හැකියාව</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w:t>
      </w:r>
    </w:p>
    <w:p w14:paraId="4668918D"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 </w:t>
      </w:r>
      <w:proofErr w:type="spellStart"/>
      <w:r w:rsidRPr="008640F5">
        <w:rPr>
          <w:i/>
          <w:sz w:val="18"/>
          <w:szCs w:val="16"/>
        </w:rPr>
        <w:t>මූලික</w:t>
      </w:r>
      <w:proofErr w:type="spellEnd"/>
      <w:r w:rsidRPr="008640F5">
        <w:rPr>
          <w:i/>
          <w:sz w:val="18"/>
          <w:szCs w:val="16"/>
        </w:rPr>
        <w:t xml:space="preserve"> </w:t>
      </w:r>
      <w:proofErr w:type="spellStart"/>
      <w:r w:rsidRPr="008640F5">
        <w:rPr>
          <w:i/>
          <w:sz w:val="18"/>
          <w:szCs w:val="16"/>
        </w:rPr>
        <w:t>පොත්</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ලෙජර්</w:t>
      </w:r>
      <w:proofErr w:type="spellEnd"/>
      <w:r w:rsidRPr="008640F5">
        <w:rPr>
          <w:i/>
          <w:sz w:val="18"/>
          <w:szCs w:val="16"/>
        </w:rPr>
        <w:t>]</w:t>
      </w:r>
    </w:p>
    <w:p w14:paraId="34A4A2BE" w14:textId="77777777" w:rsidR="00EA27FE" w:rsidRPr="008640F5" w:rsidRDefault="00000000">
      <w:pPr>
        <w:spacing w:after="240" w:line="360" w:lineRule="auto"/>
        <w:rPr>
          <w:sz w:val="18"/>
          <w:szCs w:val="16"/>
        </w:rPr>
      </w:pPr>
      <w:r w:rsidRPr="008640F5">
        <w:rPr>
          <w:b/>
          <w:sz w:val="18"/>
          <w:szCs w:val="16"/>
        </w:rPr>
        <w:t>Q34:</w:t>
      </w:r>
      <w:r w:rsidRPr="008640F5">
        <w:rPr>
          <w:sz w:val="18"/>
          <w:szCs w:val="16"/>
        </w:rPr>
        <w:t xml:space="preserve"> </w:t>
      </w:r>
      <w:proofErr w:type="spellStart"/>
      <w:r w:rsidRPr="008640F5">
        <w:rPr>
          <w:sz w:val="18"/>
          <w:szCs w:val="16"/>
        </w:rPr>
        <w:t>ශේෂ</w:t>
      </w:r>
      <w:proofErr w:type="spellEnd"/>
      <w:r w:rsidRPr="008640F5">
        <w:rPr>
          <w:sz w:val="18"/>
          <w:szCs w:val="16"/>
        </w:rPr>
        <w:t xml:space="preserve"> </w:t>
      </w:r>
      <w:proofErr w:type="spellStart"/>
      <w:r w:rsidRPr="008640F5">
        <w:rPr>
          <w:sz w:val="18"/>
          <w:szCs w:val="16"/>
        </w:rPr>
        <w:t>පිරික්සුමක්</w:t>
      </w:r>
      <w:proofErr w:type="spellEnd"/>
      <w:r w:rsidRPr="008640F5">
        <w:rPr>
          <w:sz w:val="18"/>
          <w:szCs w:val="16"/>
        </w:rPr>
        <w:t xml:space="preserve"> </w:t>
      </w:r>
      <w:proofErr w:type="spellStart"/>
      <w:r w:rsidRPr="008640F5">
        <w:rPr>
          <w:sz w:val="18"/>
          <w:szCs w:val="16"/>
        </w:rPr>
        <w:t>පිළියෙල</w:t>
      </w:r>
      <w:proofErr w:type="spellEnd"/>
      <w:r w:rsidRPr="008640F5">
        <w:rPr>
          <w:sz w:val="18"/>
          <w:szCs w:val="16"/>
        </w:rPr>
        <w:t xml:space="preserve"> </w:t>
      </w:r>
      <w:proofErr w:type="spellStart"/>
      <w:r w:rsidRPr="008640F5">
        <w:rPr>
          <w:sz w:val="18"/>
          <w:szCs w:val="16"/>
        </w:rPr>
        <w:t>කිරීමෙන්</w:t>
      </w:r>
      <w:proofErr w:type="spellEnd"/>
      <w:r w:rsidRPr="008640F5">
        <w:rPr>
          <w:sz w:val="18"/>
          <w:szCs w:val="16"/>
        </w:rPr>
        <w:t xml:space="preserve"> </w:t>
      </w:r>
      <w:proofErr w:type="spellStart"/>
      <w:r w:rsidRPr="008640F5">
        <w:rPr>
          <w:sz w:val="18"/>
          <w:szCs w:val="16"/>
        </w:rPr>
        <w:t>ව්‍යාපාරයකට</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විස්තර</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2B0428AB" w14:textId="77777777" w:rsidR="00EA27FE" w:rsidRPr="008640F5" w:rsidRDefault="00000000">
      <w:pPr>
        <w:spacing w:after="240" w:line="360" w:lineRule="auto"/>
        <w:rPr>
          <w:sz w:val="18"/>
          <w:szCs w:val="16"/>
        </w:rPr>
      </w:pPr>
      <w:r w:rsidRPr="008640F5">
        <w:rPr>
          <w:b/>
          <w:sz w:val="18"/>
          <w:szCs w:val="16"/>
        </w:rPr>
        <w:t>A34:</w:t>
      </w:r>
      <w:r w:rsidRPr="008640F5">
        <w:rPr>
          <w:sz w:val="18"/>
          <w:szCs w:val="16"/>
        </w:rPr>
        <w:t xml:space="preserve"> </w:t>
      </w:r>
      <w:proofErr w:type="spellStart"/>
      <w:r w:rsidRPr="008640F5">
        <w:rPr>
          <w:sz w:val="18"/>
          <w:szCs w:val="16"/>
        </w:rPr>
        <w:t>ශේෂ</w:t>
      </w:r>
      <w:proofErr w:type="spellEnd"/>
      <w:r w:rsidRPr="008640F5">
        <w:rPr>
          <w:sz w:val="18"/>
          <w:szCs w:val="16"/>
        </w:rPr>
        <w:t xml:space="preserve"> </w:t>
      </w:r>
      <w:proofErr w:type="spellStart"/>
      <w:r w:rsidRPr="008640F5">
        <w:rPr>
          <w:sz w:val="18"/>
          <w:szCs w:val="16"/>
        </w:rPr>
        <w:t>පිරික්සුමක්</w:t>
      </w:r>
      <w:proofErr w:type="spellEnd"/>
      <w:r w:rsidRPr="008640F5">
        <w:rPr>
          <w:sz w:val="18"/>
          <w:szCs w:val="16"/>
        </w:rPr>
        <w:t xml:space="preserve"> </w:t>
      </w:r>
      <w:proofErr w:type="spellStart"/>
      <w:r w:rsidRPr="008640F5">
        <w:rPr>
          <w:sz w:val="18"/>
          <w:szCs w:val="16"/>
        </w:rPr>
        <w:t>පිළියෙල</w:t>
      </w:r>
      <w:proofErr w:type="spellEnd"/>
      <w:r w:rsidRPr="008640F5">
        <w:rPr>
          <w:sz w:val="18"/>
          <w:szCs w:val="16"/>
        </w:rPr>
        <w:t xml:space="preserve"> </w:t>
      </w:r>
      <w:proofErr w:type="spellStart"/>
      <w:r w:rsidRPr="008640F5">
        <w:rPr>
          <w:sz w:val="18"/>
          <w:szCs w:val="16"/>
        </w:rPr>
        <w:t>කිරීමෙන්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ලෙජර්</w:t>
      </w:r>
      <w:proofErr w:type="spellEnd"/>
      <w:r w:rsidRPr="008640F5">
        <w:rPr>
          <w:sz w:val="18"/>
          <w:szCs w:val="16"/>
        </w:rPr>
        <w:t xml:space="preserve"> </w:t>
      </w:r>
      <w:proofErr w:type="spellStart"/>
      <w:r w:rsidRPr="008640F5">
        <w:rPr>
          <w:sz w:val="18"/>
          <w:szCs w:val="16"/>
        </w:rPr>
        <w:t>ගිණුම්වල</w:t>
      </w:r>
      <w:proofErr w:type="spellEnd"/>
      <w:r w:rsidRPr="008640F5">
        <w:rPr>
          <w:sz w:val="18"/>
          <w:szCs w:val="16"/>
        </w:rPr>
        <w:t xml:space="preserve"> </w:t>
      </w:r>
      <w:proofErr w:type="spellStart"/>
      <w:r w:rsidRPr="008640F5">
        <w:rPr>
          <w:sz w:val="18"/>
          <w:szCs w:val="16"/>
        </w:rPr>
        <w:t>ගණිතමය</w:t>
      </w:r>
      <w:proofErr w:type="spellEnd"/>
      <w:r w:rsidRPr="008640F5">
        <w:rPr>
          <w:sz w:val="18"/>
          <w:szCs w:val="16"/>
        </w:rPr>
        <w:t xml:space="preserve"> </w:t>
      </w:r>
      <w:proofErr w:type="spellStart"/>
      <w:r w:rsidRPr="008640F5">
        <w:rPr>
          <w:sz w:val="18"/>
          <w:szCs w:val="16"/>
        </w:rPr>
        <w:t>නිවැරදිතාව</w:t>
      </w:r>
      <w:proofErr w:type="spellEnd"/>
      <w:r w:rsidRPr="008640F5">
        <w:rPr>
          <w:sz w:val="18"/>
          <w:szCs w:val="16"/>
        </w:rPr>
        <w:t xml:space="preserve"> </w:t>
      </w:r>
      <w:proofErr w:type="spellStart"/>
      <w:r w:rsidRPr="008640F5">
        <w:rPr>
          <w:sz w:val="18"/>
          <w:szCs w:val="16"/>
        </w:rPr>
        <w:t>පරීක්ෂා</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හැකිවීම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මූල්‍ය</w:t>
      </w:r>
      <w:proofErr w:type="spellEnd"/>
      <w:r w:rsidRPr="008640F5">
        <w:rPr>
          <w:sz w:val="18"/>
          <w:szCs w:val="16"/>
        </w:rPr>
        <w:t xml:space="preserve"> </w:t>
      </w:r>
      <w:proofErr w:type="spellStart"/>
      <w:r w:rsidRPr="008640F5">
        <w:rPr>
          <w:sz w:val="18"/>
          <w:szCs w:val="16"/>
        </w:rPr>
        <w:t>ප්‍රකාශන</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අලාභ</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මූල්‍ය</w:t>
      </w:r>
      <w:proofErr w:type="spellEnd"/>
      <w:r w:rsidRPr="008640F5">
        <w:rPr>
          <w:sz w:val="18"/>
          <w:szCs w:val="16"/>
        </w:rPr>
        <w:t xml:space="preserve"> </w:t>
      </w:r>
      <w:proofErr w:type="spellStart"/>
      <w:r w:rsidRPr="008640F5">
        <w:rPr>
          <w:sz w:val="18"/>
          <w:szCs w:val="16"/>
        </w:rPr>
        <w:t>තත්ත්ව</w:t>
      </w:r>
      <w:proofErr w:type="spellEnd"/>
      <w:r w:rsidRPr="008640F5">
        <w:rPr>
          <w:sz w:val="18"/>
          <w:szCs w:val="16"/>
        </w:rPr>
        <w:t xml:space="preserve"> </w:t>
      </w:r>
      <w:proofErr w:type="spellStart"/>
      <w:r w:rsidRPr="008640F5">
        <w:rPr>
          <w:sz w:val="18"/>
          <w:szCs w:val="16"/>
        </w:rPr>
        <w:t>ප්‍රකාශනය</w:t>
      </w:r>
      <w:proofErr w:type="spellEnd"/>
      <w:r w:rsidRPr="008640F5">
        <w:rPr>
          <w:sz w:val="18"/>
          <w:szCs w:val="16"/>
        </w:rPr>
        <w:t xml:space="preserve">) </w:t>
      </w:r>
      <w:proofErr w:type="spellStart"/>
      <w:r w:rsidRPr="008640F5">
        <w:rPr>
          <w:sz w:val="18"/>
          <w:szCs w:val="16"/>
        </w:rPr>
        <w:t>පිළියෙල</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අවශ්‍ය</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ශේෂ</w:t>
      </w:r>
      <w:proofErr w:type="spellEnd"/>
      <w:r w:rsidRPr="008640F5">
        <w:rPr>
          <w:sz w:val="18"/>
          <w:szCs w:val="16"/>
        </w:rPr>
        <w:t xml:space="preserve"> </w:t>
      </w:r>
      <w:proofErr w:type="spellStart"/>
      <w:r w:rsidRPr="008640F5">
        <w:rPr>
          <w:sz w:val="18"/>
          <w:szCs w:val="16"/>
        </w:rPr>
        <w:t>තොරතුරු</w:t>
      </w:r>
      <w:proofErr w:type="spellEnd"/>
      <w:r w:rsidRPr="008640F5">
        <w:rPr>
          <w:sz w:val="18"/>
          <w:szCs w:val="16"/>
        </w:rPr>
        <w:t xml:space="preserve"> </w:t>
      </w:r>
      <w:proofErr w:type="spellStart"/>
      <w:r w:rsidRPr="008640F5">
        <w:rPr>
          <w:sz w:val="18"/>
          <w:szCs w:val="16"/>
        </w:rPr>
        <w:t>පහසුවෙන්</w:t>
      </w:r>
      <w:proofErr w:type="spellEnd"/>
      <w:r w:rsidRPr="008640F5">
        <w:rPr>
          <w:sz w:val="18"/>
          <w:szCs w:val="16"/>
        </w:rPr>
        <w:t xml:space="preserve"> </w:t>
      </w:r>
      <w:proofErr w:type="spellStart"/>
      <w:r w:rsidRPr="008640F5">
        <w:rPr>
          <w:sz w:val="18"/>
          <w:szCs w:val="16"/>
        </w:rPr>
        <w:t>එක</w:t>
      </w:r>
      <w:proofErr w:type="spellEnd"/>
      <w:r w:rsidRPr="008640F5">
        <w:rPr>
          <w:sz w:val="18"/>
          <w:szCs w:val="16"/>
        </w:rPr>
        <w:t xml:space="preserve"> </w:t>
      </w:r>
      <w:proofErr w:type="spellStart"/>
      <w:r w:rsidRPr="008640F5">
        <w:rPr>
          <w:sz w:val="18"/>
          <w:szCs w:val="16"/>
        </w:rPr>
        <w:t>තැනකින්</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හැකිවීමයි</w:t>
      </w:r>
      <w:proofErr w:type="spellEnd"/>
      <w:r w:rsidRPr="008640F5">
        <w:rPr>
          <w:sz w:val="18"/>
          <w:szCs w:val="16"/>
        </w:rPr>
        <w:t>.</w:t>
      </w:r>
    </w:p>
    <w:p w14:paraId="5998F333"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 </w:t>
      </w:r>
      <w:proofErr w:type="spellStart"/>
      <w:r w:rsidRPr="008640F5">
        <w:rPr>
          <w:i/>
          <w:sz w:val="18"/>
          <w:szCs w:val="16"/>
        </w:rPr>
        <w:t>ශේෂ</w:t>
      </w:r>
      <w:proofErr w:type="spellEnd"/>
      <w:r w:rsidRPr="008640F5">
        <w:rPr>
          <w:i/>
          <w:sz w:val="18"/>
          <w:szCs w:val="16"/>
        </w:rPr>
        <w:t xml:space="preserve"> </w:t>
      </w:r>
      <w:proofErr w:type="spellStart"/>
      <w:r w:rsidRPr="008640F5">
        <w:rPr>
          <w:i/>
          <w:sz w:val="18"/>
          <w:szCs w:val="16"/>
        </w:rPr>
        <w:t>පිරික්සුම</w:t>
      </w:r>
      <w:proofErr w:type="spellEnd"/>
      <w:r w:rsidRPr="008640F5">
        <w:rPr>
          <w:i/>
          <w:sz w:val="18"/>
          <w:szCs w:val="16"/>
        </w:rPr>
        <w:t>]</w:t>
      </w:r>
    </w:p>
    <w:p w14:paraId="5BB6C584" w14:textId="77777777" w:rsidR="00EA27FE" w:rsidRPr="008640F5" w:rsidRDefault="00000000">
      <w:pPr>
        <w:spacing w:after="240" w:line="360" w:lineRule="auto"/>
        <w:rPr>
          <w:sz w:val="18"/>
          <w:szCs w:val="16"/>
        </w:rPr>
      </w:pPr>
      <w:r w:rsidRPr="008640F5">
        <w:rPr>
          <w:b/>
          <w:sz w:val="18"/>
          <w:szCs w:val="16"/>
        </w:rPr>
        <w:t>Q35:</w:t>
      </w:r>
      <w:r w:rsidRPr="008640F5">
        <w:rPr>
          <w:sz w:val="18"/>
          <w:szCs w:val="16"/>
        </w:rPr>
        <w:t xml:space="preserve"> </w:t>
      </w:r>
      <w:proofErr w:type="spellStart"/>
      <w:r w:rsidRPr="008640F5">
        <w:rPr>
          <w:sz w:val="18"/>
          <w:szCs w:val="16"/>
        </w:rPr>
        <w:t>වෙළෙඳ</w:t>
      </w:r>
      <w:proofErr w:type="spellEnd"/>
      <w:r w:rsidRPr="008640F5">
        <w:rPr>
          <w:sz w:val="18"/>
          <w:szCs w:val="16"/>
        </w:rPr>
        <w:t xml:space="preserve"> </w:t>
      </w:r>
      <w:proofErr w:type="spellStart"/>
      <w:r w:rsidRPr="008640F5">
        <w:rPr>
          <w:sz w:val="18"/>
          <w:szCs w:val="16"/>
        </w:rPr>
        <w:t>වට්ටම්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වට්ටම්</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වෙනස</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0DC43891" w14:textId="77777777" w:rsidR="00EA27FE" w:rsidRPr="008640F5" w:rsidRDefault="00000000">
      <w:pPr>
        <w:spacing w:after="240" w:line="360" w:lineRule="auto"/>
        <w:rPr>
          <w:sz w:val="18"/>
          <w:szCs w:val="16"/>
        </w:rPr>
      </w:pPr>
      <w:r w:rsidRPr="008640F5">
        <w:rPr>
          <w:b/>
          <w:sz w:val="18"/>
          <w:szCs w:val="16"/>
        </w:rPr>
        <w:t>A35:</w:t>
      </w:r>
      <w:r w:rsidRPr="008640F5">
        <w:rPr>
          <w:sz w:val="18"/>
          <w:szCs w:val="16"/>
        </w:rPr>
        <w:t xml:space="preserve"> </w:t>
      </w:r>
      <w:proofErr w:type="spellStart"/>
      <w:r w:rsidRPr="008640F5">
        <w:rPr>
          <w:sz w:val="18"/>
          <w:szCs w:val="16"/>
        </w:rPr>
        <w:t>වෙළෙඳ</w:t>
      </w:r>
      <w:proofErr w:type="spellEnd"/>
      <w:r w:rsidRPr="008640F5">
        <w:rPr>
          <w:sz w:val="18"/>
          <w:szCs w:val="16"/>
        </w:rPr>
        <w:t xml:space="preserve"> </w:t>
      </w:r>
      <w:proofErr w:type="spellStart"/>
      <w:r w:rsidRPr="008640F5">
        <w:rPr>
          <w:sz w:val="18"/>
          <w:szCs w:val="16"/>
        </w:rPr>
        <w:t>වට්ටම්</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භාණ්ඩයක</w:t>
      </w:r>
      <w:proofErr w:type="spellEnd"/>
      <w:r w:rsidRPr="008640F5">
        <w:rPr>
          <w:sz w:val="18"/>
          <w:szCs w:val="16"/>
        </w:rPr>
        <w:t xml:space="preserve"> </w:t>
      </w:r>
      <w:proofErr w:type="spellStart"/>
      <w:r w:rsidRPr="008640F5">
        <w:rPr>
          <w:sz w:val="18"/>
          <w:szCs w:val="16"/>
        </w:rPr>
        <w:t>ලකුණු</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මිලෙන්</w:t>
      </w:r>
      <w:proofErr w:type="spellEnd"/>
      <w:r w:rsidRPr="008640F5">
        <w:rPr>
          <w:sz w:val="18"/>
          <w:szCs w:val="16"/>
        </w:rPr>
        <w:t xml:space="preserve"> </w:t>
      </w:r>
      <w:proofErr w:type="spellStart"/>
      <w:r w:rsidRPr="008640F5">
        <w:rPr>
          <w:sz w:val="18"/>
          <w:szCs w:val="16"/>
        </w:rPr>
        <w:t>ගනුදෙනුව</w:t>
      </w:r>
      <w:proofErr w:type="spellEnd"/>
      <w:r w:rsidRPr="008640F5">
        <w:rPr>
          <w:sz w:val="18"/>
          <w:szCs w:val="16"/>
        </w:rPr>
        <w:t xml:space="preserve"> </w:t>
      </w:r>
      <w:proofErr w:type="spellStart"/>
      <w:r w:rsidRPr="008640F5">
        <w:rPr>
          <w:sz w:val="18"/>
          <w:szCs w:val="16"/>
        </w:rPr>
        <w:t>සිදුවන</w:t>
      </w:r>
      <w:proofErr w:type="spellEnd"/>
      <w:r w:rsidRPr="008640F5">
        <w:rPr>
          <w:sz w:val="18"/>
          <w:szCs w:val="16"/>
        </w:rPr>
        <w:t xml:space="preserve"> </w:t>
      </w:r>
      <w:proofErr w:type="spellStart"/>
      <w:r w:rsidRPr="008640F5">
        <w:rPr>
          <w:sz w:val="18"/>
          <w:szCs w:val="16"/>
        </w:rPr>
        <w:t>අවස්ථාවේදීම</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අඩු</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එය</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පොත්වල</w:t>
      </w:r>
      <w:proofErr w:type="spellEnd"/>
      <w:r w:rsidRPr="008640F5">
        <w:rPr>
          <w:sz w:val="18"/>
          <w:szCs w:val="16"/>
        </w:rPr>
        <w:t xml:space="preserve"> </w:t>
      </w:r>
      <w:proofErr w:type="spellStart"/>
      <w:r w:rsidRPr="008640F5">
        <w:rPr>
          <w:sz w:val="18"/>
          <w:szCs w:val="16"/>
        </w:rPr>
        <w:t>වෙනම</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නොකරයි</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වට්ටම්</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ණයට</w:t>
      </w:r>
      <w:proofErr w:type="spellEnd"/>
      <w:r w:rsidRPr="008640F5">
        <w:rPr>
          <w:sz w:val="18"/>
          <w:szCs w:val="16"/>
        </w:rPr>
        <w:t xml:space="preserve"> </w:t>
      </w:r>
      <w:proofErr w:type="spellStart"/>
      <w:r w:rsidRPr="008640F5">
        <w:rPr>
          <w:sz w:val="18"/>
          <w:szCs w:val="16"/>
        </w:rPr>
        <w:t>ගත්</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දුන්</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නියමිත</w:t>
      </w:r>
      <w:proofErr w:type="spellEnd"/>
      <w:r w:rsidRPr="008640F5">
        <w:rPr>
          <w:sz w:val="18"/>
          <w:szCs w:val="16"/>
        </w:rPr>
        <w:t xml:space="preserve"> </w:t>
      </w:r>
      <w:proofErr w:type="spellStart"/>
      <w:r w:rsidRPr="008640F5">
        <w:rPr>
          <w:sz w:val="18"/>
          <w:szCs w:val="16"/>
        </w:rPr>
        <w:t>කාලයට</w:t>
      </w:r>
      <w:proofErr w:type="spellEnd"/>
      <w:r w:rsidRPr="008640F5">
        <w:rPr>
          <w:sz w:val="18"/>
          <w:szCs w:val="16"/>
        </w:rPr>
        <w:t xml:space="preserve"> </w:t>
      </w:r>
      <w:proofErr w:type="spellStart"/>
      <w:r w:rsidRPr="008640F5">
        <w:rPr>
          <w:sz w:val="18"/>
          <w:szCs w:val="16"/>
        </w:rPr>
        <w:t>පෙර</w:t>
      </w:r>
      <w:proofErr w:type="spellEnd"/>
      <w:r w:rsidRPr="008640F5">
        <w:rPr>
          <w:sz w:val="18"/>
          <w:szCs w:val="16"/>
        </w:rPr>
        <w:t xml:space="preserve"> </w:t>
      </w:r>
      <w:proofErr w:type="spellStart"/>
      <w:r w:rsidRPr="008640F5">
        <w:rPr>
          <w:sz w:val="18"/>
          <w:szCs w:val="16"/>
        </w:rPr>
        <w:t>ගෙවීමේදී</w:t>
      </w:r>
      <w:proofErr w:type="spellEnd"/>
      <w:r w:rsidRPr="008640F5">
        <w:rPr>
          <w:sz w:val="18"/>
          <w:szCs w:val="16"/>
        </w:rPr>
        <w:t xml:space="preserve"> </w:t>
      </w:r>
      <w:proofErr w:type="spellStart"/>
      <w:r w:rsidRPr="008640F5">
        <w:rPr>
          <w:sz w:val="18"/>
          <w:szCs w:val="16"/>
        </w:rPr>
        <w:t>හිමිවන</w:t>
      </w:r>
      <w:proofErr w:type="spellEnd"/>
      <w:r w:rsidRPr="008640F5">
        <w:rPr>
          <w:sz w:val="18"/>
          <w:szCs w:val="16"/>
        </w:rPr>
        <w:t xml:space="preserve"> </w:t>
      </w:r>
      <w:proofErr w:type="spellStart"/>
      <w:r w:rsidRPr="008640F5">
        <w:rPr>
          <w:sz w:val="18"/>
          <w:szCs w:val="16"/>
        </w:rPr>
        <w:t>වට්ටම්</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ඒවා</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පොත්වල</w:t>
      </w:r>
      <w:proofErr w:type="spellEnd"/>
      <w:r w:rsidRPr="008640F5">
        <w:rPr>
          <w:sz w:val="18"/>
          <w:szCs w:val="16"/>
        </w:rPr>
        <w:t xml:space="preserve"> </w:t>
      </w:r>
      <w:proofErr w:type="spellStart"/>
      <w:r w:rsidRPr="008640F5">
        <w:rPr>
          <w:sz w:val="18"/>
          <w:szCs w:val="16"/>
        </w:rPr>
        <w:t>වෙනම</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w:t>
      </w:r>
    </w:p>
    <w:p w14:paraId="3BBABD76"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 </w:t>
      </w:r>
      <w:proofErr w:type="spellStart"/>
      <w:r w:rsidRPr="008640F5">
        <w:rPr>
          <w:i/>
          <w:sz w:val="18"/>
          <w:szCs w:val="16"/>
        </w:rPr>
        <w:t>ද්විත්ව</w:t>
      </w:r>
      <w:proofErr w:type="spellEnd"/>
      <w:r w:rsidRPr="008640F5">
        <w:rPr>
          <w:i/>
          <w:sz w:val="18"/>
          <w:szCs w:val="16"/>
        </w:rPr>
        <w:t xml:space="preserve"> </w:t>
      </w:r>
      <w:proofErr w:type="spellStart"/>
      <w:r w:rsidRPr="008640F5">
        <w:rPr>
          <w:i/>
          <w:sz w:val="18"/>
          <w:szCs w:val="16"/>
        </w:rPr>
        <w:t>සටහන්</w:t>
      </w:r>
      <w:proofErr w:type="spellEnd"/>
      <w:r w:rsidRPr="008640F5">
        <w:rPr>
          <w:i/>
          <w:sz w:val="18"/>
          <w:szCs w:val="16"/>
        </w:rPr>
        <w:t xml:space="preserve"> </w:t>
      </w:r>
      <w:proofErr w:type="spellStart"/>
      <w:r w:rsidRPr="008640F5">
        <w:rPr>
          <w:i/>
          <w:sz w:val="18"/>
          <w:szCs w:val="16"/>
        </w:rPr>
        <w:t>ක්‍රමය</w:t>
      </w:r>
      <w:proofErr w:type="spellEnd"/>
      <w:r w:rsidRPr="008640F5">
        <w:rPr>
          <w:i/>
          <w:sz w:val="18"/>
          <w:szCs w:val="16"/>
        </w:rPr>
        <w:t>]</w:t>
      </w:r>
    </w:p>
    <w:p w14:paraId="060326D8" w14:textId="77777777" w:rsidR="00EA27FE" w:rsidRPr="008640F5" w:rsidRDefault="00000000">
      <w:pPr>
        <w:spacing w:after="240" w:line="360" w:lineRule="auto"/>
        <w:rPr>
          <w:sz w:val="18"/>
          <w:szCs w:val="16"/>
        </w:rPr>
      </w:pPr>
      <w:r w:rsidRPr="008640F5">
        <w:rPr>
          <w:b/>
          <w:sz w:val="18"/>
          <w:szCs w:val="16"/>
        </w:rPr>
        <w:t>Q36:</w:t>
      </w:r>
      <w:r w:rsidRPr="008640F5">
        <w:rPr>
          <w:sz w:val="18"/>
          <w:szCs w:val="16"/>
        </w:rPr>
        <w:t xml:space="preserve"> </w:t>
      </w:r>
      <w:proofErr w:type="spellStart"/>
      <w:r w:rsidRPr="008640F5">
        <w:rPr>
          <w:sz w:val="18"/>
          <w:szCs w:val="16"/>
        </w:rPr>
        <w:t>සුමල්</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100 000ක </w:t>
      </w:r>
      <w:proofErr w:type="spellStart"/>
      <w:r w:rsidRPr="008640F5">
        <w:rPr>
          <w:sz w:val="18"/>
          <w:szCs w:val="16"/>
        </w:rPr>
        <w:t>මුදලක්</w:t>
      </w:r>
      <w:proofErr w:type="spellEnd"/>
      <w:r w:rsidRPr="008640F5">
        <w:rPr>
          <w:sz w:val="18"/>
          <w:szCs w:val="16"/>
        </w:rPr>
        <w:t xml:space="preserve"> </w:t>
      </w:r>
      <w:proofErr w:type="spellStart"/>
      <w:r w:rsidRPr="008640F5">
        <w:rPr>
          <w:sz w:val="18"/>
          <w:szCs w:val="16"/>
        </w:rPr>
        <w:t>යොදවා</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ආරම්භ</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පසුව</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30 000ක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ණයක්</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ගත්තේය</w:t>
      </w:r>
      <w:proofErr w:type="spellEnd"/>
      <w:r w:rsidRPr="008640F5">
        <w:rPr>
          <w:sz w:val="18"/>
          <w:szCs w:val="16"/>
        </w:rPr>
        <w:t xml:space="preserve">. </w:t>
      </w:r>
      <w:proofErr w:type="spellStart"/>
      <w:r w:rsidRPr="008640F5">
        <w:rPr>
          <w:sz w:val="18"/>
          <w:szCs w:val="16"/>
        </w:rPr>
        <w:t>මෙම</w:t>
      </w:r>
      <w:proofErr w:type="spellEnd"/>
      <w:r w:rsidRPr="008640F5">
        <w:rPr>
          <w:sz w:val="18"/>
          <w:szCs w:val="16"/>
        </w:rPr>
        <w:t xml:space="preserve"> </w:t>
      </w:r>
      <w:proofErr w:type="spellStart"/>
      <w:r w:rsidRPr="008640F5">
        <w:rPr>
          <w:sz w:val="18"/>
          <w:szCs w:val="16"/>
        </w:rPr>
        <w:t>ගනුදෙනු</w:t>
      </w:r>
      <w:proofErr w:type="spellEnd"/>
      <w:r w:rsidRPr="008640F5">
        <w:rPr>
          <w:sz w:val="18"/>
          <w:szCs w:val="16"/>
        </w:rPr>
        <w:t xml:space="preserve"> </w:t>
      </w:r>
      <w:proofErr w:type="spellStart"/>
      <w:r w:rsidRPr="008640F5">
        <w:rPr>
          <w:sz w:val="18"/>
          <w:szCs w:val="16"/>
        </w:rPr>
        <w:t>දෙක</w:t>
      </w:r>
      <w:proofErr w:type="spellEnd"/>
      <w:r w:rsidRPr="008640F5">
        <w:rPr>
          <w:sz w:val="18"/>
          <w:szCs w:val="16"/>
        </w:rPr>
        <w:t xml:space="preserve"> </w:t>
      </w:r>
      <w:proofErr w:type="spellStart"/>
      <w:r w:rsidRPr="008640F5">
        <w:rPr>
          <w:sz w:val="18"/>
          <w:szCs w:val="16"/>
        </w:rPr>
        <w:t>අවසානයේ</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w:t>
      </w:r>
      <w:proofErr w:type="spellStart"/>
      <w:r w:rsidRPr="008640F5">
        <w:rPr>
          <w:sz w:val="18"/>
          <w:szCs w:val="16"/>
        </w:rPr>
        <w:t>හිමිකම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අගයන්</w:t>
      </w:r>
      <w:proofErr w:type="spellEnd"/>
      <w:r w:rsidRPr="008640F5">
        <w:rPr>
          <w:sz w:val="18"/>
          <w:szCs w:val="16"/>
        </w:rPr>
        <w:t xml:space="preserve"> </w:t>
      </w:r>
      <w:proofErr w:type="spellStart"/>
      <w:r w:rsidRPr="008640F5">
        <w:rPr>
          <w:sz w:val="18"/>
          <w:szCs w:val="16"/>
        </w:rPr>
        <w:t>ගිණුම්කරණ</w:t>
      </w:r>
      <w:proofErr w:type="spellEnd"/>
      <w:r w:rsidRPr="008640F5">
        <w:rPr>
          <w:sz w:val="18"/>
          <w:szCs w:val="16"/>
        </w:rPr>
        <w:t xml:space="preserve"> </w:t>
      </w:r>
      <w:proofErr w:type="spellStart"/>
      <w:r w:rsidRPr="008640F5">
        <w:rPr>
          <w:sz w:val="18"/>
          <w:szCs w:val="16"/>
        </w:rPr>
        <w:t>සමීකරණයට</w:t>
      </w:r>
      <w:proofErr w:type="spellEnd"/>
      <w:r w:rsidRPr="008640F5">
        <w:rPr>
          <w:sz w:val="18"/>
          <w:szCs w:val="16"/>
        </w:rPr>
        <w:t xml:space="preserve"> </w:t>
      </w:r>
      <w:proofErr w:type="spellStart"/>
      <w:r w:rsidRPr="008640F5">
        <w:rPr>
          <w:sz w:val="18"/>
          <w:szCs w:val="16"/>
        </w:rPr>
        <w:t>යොදවා</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w:t>
      </w:r>
    </w:p>
    <w:p w14:paraId="41F5F12E" w14:textId="77777777" w:rsidR="00EA27FE" w:rsidRPr="008640F5" w:rsidRDefault="00000000">
      <w:pPr>
        <w:spacing w:after="240" w:line="360" w:lineRule="auto"/>
        <w:rPr>
          <w:sz w:val="18"/>
          <w:szCs w:val="16"/>
        </w:rPr>
      </w:pPr>
      <w:r w:rsidRPr="008640F5">
        <w:rPr>
          <w:b/>
          <w:sz w:val="18"/>
          <w:szCs w:val="16"/>
        </w:rPr>
        <w:t>A36:</w:t>
      </w:r>
      <w:r w:rsidRPr="008640F5">
        <w:rPr>
          <w:sz w:val="18"/>
          <w:szCs w:val="16"/>
        </w:rPr>
        <w:t xml:space="preserve"> </w:t>
      </w:r>
      <w:proofErr w:type="spellStart"/>
      <w:r w:rsidRPr="008640F5">
        <w:rPr>
          <w:sz w:val="18"/>
          <w:szCs w:val="16"/>
        </w:rPr>
        <w:t>මුදලින්</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ඇරඹූ</w:t>
      </w:r>
      <w:proofErr w:type="spellEnd"/>
      <w:r w:rsidRPr="008640F5">
        <w:rPr>
          <w:sz w:val="18"/>
          <w:szCs w:val="16"/>
        </w:rPr>
        <w:t xml:space="preserve"> </w:t>
      </w:r>
      <w:proofErr w:type="spellStart"/>
      <w:r w:rsidRPr="008640F5">
        <w:rPr>
          <w:sz w:val="18"/>
          <w:szCs w:val="16"/>
        </w:rPr>
        <w:t>විට</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100 000ක්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w:t>
      </w:r>
      <w:proofErr w:type="spellStart"/>
      <w:r w:rsidRPr="008640F5">
        <w:rPr>
          <w:sz w:val="18"/>
          <w:szCs w:val="16"/>
        </w:rPr>
        <w:t>හිමිකම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100 000කි.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ණය</w:t>
      </w:r>
      <w:proofErr w:type="spellEnd"/>
      <w:r w:rsidRPr="008640F5">
        <w:rPr>
          <w:sz w:val="18"/>
          <w:szCs w:val="16"/>
        </w:rPr>
        <w:t xml:space="preserve"> </w:t>
      </w:r>
      <w:proofErr w:type="spellStart"/>
      <w:r w:rsidRPr="008640F5">
        <w:rPr>
          <w:sz w:val="18"/>
          <w:szCs w:val="16"/>
        </w:rPr>
        <w:t>ලබාගත්</w:t>
      </w:r>
      <w:proofErr w:type="spellEnd"/>
      <w:r w:rsidRPr="008640F5">
        <w:rPr>
          <w:sz w:val="18"/>
          <w:szCs w:val="16"/>
        </w:rPr>
        <w:t xml:space="preserve"> </w:t>
      </w:r>
      <w:proofErr w:type="spellStart"/>
      <w:r w:rsidRPr="008640F5">
        <w:rPr>
          <w:sz w:val="18"/>
          <w:szCs w:val="16"/>
        </w:rPr>
        <w:t>විට</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30 000කින්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මුළු</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130 000ක්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ණය</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30 000ක් </w:t>
      </w:r>
      <w:proofErr w:type="spellStart"/>
      <w:r w:rsidRPr="008640F5">
        <w:rPr>
          <w:sz w:val="18"/>
          <w:szCs w:val="16"/>
        </w:rPr>
        <w:t>වේ</w:t>
      </w:r>
      <w:proofErr w:type="spellEnd"/>
      <w:r w:rsidRPr="008640F5">
        <w:rPr>
          <w:sz w:val="18"/>
          <w:szCs w:val="16"/>
        </w:rPr>
        <w:t xml:space="preserve">. ඒ </w:t>
      </w:r>
      <w:proofErr w:type="spellStart"/>
      <w:r w:rsidRPr="008640F5">
        <w:rPr>
          <w:sz w:val="18"/>
          <w:szCs w:val="16"/>
        </w:rPr>
        <w:t>අනුව</w:t>
      </w:r>
      <w:proofErr w:type="spellEnd"/>
      <w:r w:rsidRPr="008640F5">
        <w:rPr>
          <w:sz w:val="18"/>
          <w:szCs w:val="16"/>
        </w:rPr>
        <w:t xml:space="preserve"> </w:t>
      </w:r>
      <w:proofErr w:type="spellStart"/>
      <w:r w:rsidRPr="008640F5">
        <w:rPr>
          <w:sz w:val="18"/>
          <w:szCs w:val="16"/>
        </w:rPr>
        <w:t>ගිණුම්කරණ</w:t>
      </w:r>
      <w:proofErr w:type="spellEnd"/>
      <w:r w:rsidRPr="008640F5">
        <w:rPr>
          <w:sz w:val="18"/>
          <w:szCs w:val="16"/>
        </w:rPr>
        <w:t xml:space="preserve"> </w:t>
      </w:r>
      <w:proofErr w:type="spellStart"/>
      <w:r w:rsidRPr="008640F5">
        <w:rPr>
          <w:sz w:val="18"/>
          <w:szCs w:val="16"/>
        </w:rPr>
        <w:t>සමීකරණය</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130 000) = </w:t>
      </w:r>
      <w:proofErr w:type="spellStart"/>
      <w:r w:rsidRPr="008640F5">
        <w:rPr>
          <w:sz w:val="18"/>
          <w:szCs w:val="16"/>
        </w:rPr>
        <w:t>හිමිකම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100 000) +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30 000) </w:t>
      </w:r>
      <w:proofErr w:type="spellStart"/>
      <w:r w:rsidRPr="008640F5">
        <w:rPr>
          <w:sz w:val="18"/>
          <w:szCs w:val="16"/>
        </w:rPr>
        <w:t>වේ</w:t>
      </w:r>
      <w:proofErr w:type="spellEnd"/>
      <w:r w:rsidRPr="008640F5">
        <w:rPr>
          <w:sz w:val="18"/>
          <w:szCs w:val="16"/>
        </w:rPr>
        <w:t>.</w:t>
      </w:r>
    </w:p>
    <w:p w14:paraId="13323AD8"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 </w:t>
      </w:r>
      <w:proofErr w:type="spellStart"/>
      <w:r w:rsidRPr="008640F5">
        <w:rPr>
          <w:i/>
          <w:sz w:val="18"/>
          <w:szCs w:val="16"/>
        </w:rPr>
        <w:t>ගිණුම්කරණ</w:t>
      </w:r>
      <w:proofErr w:type="spellEnd"/>
      <w:r w:rsidRPr="008640F5">
        <w:rPr>
          <w:i/>
          <w:sz w:val="18"/>
          <w:szCs w:val="16"/>
        </w:rPr>
        <w:t xml:space="preserve"> </w:t>
      </w:r>
      <w:proofErr w:type="spellStart"/>
      <w:r w:rsidRPr="008640F5">
        <w:rPr>
          <w:i/>
          <w:sz w:val="18"/>
          <w:szCs w:val="16"/>
        </w:rPr>
        <w:t>සමීකරණය</w:t>
      </w:r>
      <w:proofErr w:type="spellEnd"/>
      <w:r w:rsidRPr="008640F5">
        <w:rPr>
          <w:i/>
          <w:sz w:val="18"/>
          <w:szCs w:val="16"/>
        </w:rPr>
        <w:t>]</w:t>
      </w:r>
    </w:p>
    <w:p w14:paraId="09082EBD" w14:textId="77777777" w:rsidR="00EA27FE" w:rsidRPr="008640F5" w:rsidRDefault="00000000">
      <w:pPr>
        <w:spacing w:after="240" w:line="360" w:lineRule="auto"/>
        <w:rPr>
          <w:sz w:val="18"/>
          <w:szCs w:val="16"/>
        </w:rPr>
      </w:pPr>
      <w:r w:rsidRPr="008640F5">
        <w:rPr>
          <w:b/>
          <w:sz w:val="18"/>
          <w:szCs w:val="16"/>
        </w:rPr>
        <w:t>Q37:</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12 000ක් </w:t>
      </w:r>
      <w:proofErr w:type="spellStart"/>
      <w:r w:rsidRPr="008640F5">
        <w:rPr>
          <w:sz w:val="18"/>
          <w:szCs w:val="16"/>
        </w:rPr>
        <w:t>වටිනා</w:t>
      </w:r>
      <w:proofErr w:type="spellEnd"/>
      <w:r w:rsidRPr="008640F5">
        <w:rPr>
          <w:sz w:val="18"/>
          <w:szCs w:val="16"/>
        </w:rPr>
        <w:t xml:space="preserve"> </w:t>
      </w:r>
      <w:proofErr w:type="spellStart"/>
      <w:r w:rsidRPr="008640F5">
        <w:rPr>
          <w:sz w:val="18"/>
          <w:szCs w:val="16"/>
        </w:rPr>
        <w:t>උපකරණ</w:t>
      </w:r>
      <w:proofErr w:type="spellEnd"/>
      <w:r w:rsidRPr="008640F5">
        <w:rPr>
          <w:sz w:val="18"/>
          <w:szCs w:val="16"/>
        </w:rPr>
        <w:t xml:space="preserve"> </w:t>
      </w:r>
      <w:proofErr w:type="spellStart"/>
      <w:r w:rsidRPr="008640F5">
        <w:rPr>
          <w:sz w:val="18"/>
          <w:szCs w:val="16"/>
        </w:rPr>
        <w:t>මුදලට</w:t>
      </w:r>
      <w:proofErr w:type="spellEnd"/>
      <w:r w:rsidRPr="008640F5">
        <w:rPr>
          <w:sz w:val="18"/>
          <w:szCs w:val="16"/>
        </w:rPr>
        <w:t xml:space="preserve"> </w:t>
      </w:r>
      <w:proofErr w:type="spellStart"/>
      <w:r w:rsidRPr="008640F5">
        <w:rPr>
          <w:sz w:val="18"/>
          <w:szCs w:val="16"/>
        </w:rPr>
        <w:t>මිලදී</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6 000ක </w:t>
      </w:r>
      <w:proofErr w:type="spellStart"/>
      <w:r w:rsidRPr="008640F5">
        <w:rPr>
          <w:sz w:val="18"/>
          <w:szCs w:val="16"/>
        </w:rPr>
        <w:t>කුලී</w:t>
      </w:r>
      <w:proofErr w:type="spellEnd"/>
      <w:r w:rsidRPr="008640F5">
        <w:rPr>
          <w:sz w:val="18"/>
          <w:szCs w:val="16"/>
        </w:rPr>
        <w:t xml:space="preserve"> </w:t>
      </w:r>
      <w:proofErr w:type="spellStart"/>
      <w:r w:rsidRPr="008640F5">
        <w:rPr>
          <w:sz w:val="18"/>
          <w:szCs w:val="16"/>
        </w:rPr>
        <w:t>ආදායමක්</w:t>
      </w:r>
      <w:proofErr w:type="spellEnd"/>
      <w:r w:rsidRPr="008640F5">
        <w:rPr>
          <w:sz w:val="18"/>
          <w:szCs w:val="16"/>
        </w:rPr>
        <w:t xml:space="preserve"> </w:t>
      </w:r>
      <w:proofErr w:type="spellStart"/>
      <w:r w:rsidRPr="008640F5">
        <w:rPr>
          <w:sz w:val="18"/>
          <w:szCs w:val="16"/>
        </w:rPr>
        <w:t>මුදලින්</w:t>
      </w:r>
      <w:proofErr w:type="spellEnd"/>
      <w:r w:rsidRPr="008640F5">
        <w:rPr>
          <w:sz w:val="18"/>
          <w:szCs w:val="16"/>
        </w:rPr>
        <w:t xml:space="preserve"> </w:t>
      </w:r>
      <w:proofErr w:type="spellStart"/>
      <w:r w:rsidRPr="008640F5">
        <w:rPr>
          <w:sz w:val="18"/>
          <w:szCs w:val="16"/>
        </w:rPr>
        <w:t>ලැබීම</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ගනුදෙනු</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අදාළ</w:t>
      </w:r>
      <w:proofErr w:type="spellEnd"/>
      <w:r w:rsidRPr="008640F5">
        <w:rPr>
          <w:sz w:val="18"/>
          <w:szCs w:val="16"/>
        </w:rPr>
        <w:t xml:space="preserve"> </w:t>
      </w:r>
      <w:proofErr w:type="spellStart"/>
      <w:r w:rsidRPr="008640F5">
        <w:rPr>
          <w:sz w:val="18"/>
          <w:szCs w:val="16"/>
        </w:rPr>
        <w:t>ද්විත්ව</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w:t>
      </w:r>
    </w:p>
    <w:p w14:paraId="19F5B9F7" w14:textId="77777777" w:rsidR="00EA27FE" w:rsidRPr="008640F5" w:rsidRDefault="00000000">
      <w:pPr>
        <w:spacing w:after="240" w:line="360" w:lineRule="auto"/>
        <w:rPr>
          <w:sz w:val="18"/>
          <w:szCs w:val="16"/>
        </w:rPr>
      </w:pPr>
      <w:r w:rsidRPr="008640F5">
        <w:rPr>
          <w:b/>
          <w:sz w:val="18"/>
          <w:szCs w:val="16"/>
        </w:rPr>
        <w:t>A37:</w:t>
      </w:r>
      <w:r w:rsidRPr="008640F5">
        <w:rPr>
          <w:sz w:val="18"/>
          <w:szCs w:val="16"/>
        </w:rPr>
        <w:t xml:space="preserve"> 1. </w:t>
      </w:r>
      <w:proofErr w:type="spellStart"/>
      <w:r w:rsidRPr="008640F5">
        <w:rPr>
          <w:sz w:val="18"/>
          <w:szCs w:val="16"/>
        </w:rPr>
        <w:t>උපකරණ</w:t>
      </w:r>
      <w:proofErr w:type="spellEnd"/>
      <w:r w:rsidRPr="008640F5">
        <w:rPr>
          <w:sz w:val="18"/>
          <w:szCs w:val="16"/>
        </w:rPr>
        <w:t xml:space="preserve"> </w:t>
      </w:r>
      <w:proofErr w:type="spellStart"/>
      <w:r w:rsidRPr="008640F5">
        <w:rPr>
          <w:sz w:val="18"/>
          <w:szCs w:val="16"/>
        </w:rPr>
        <w:t>මුදලට</w:t>
      </w:r>
      <w:proofErr w:type="spellEnd"/>
      <w:r w:rsidRPr="008640F5">
        <w:rPr>
          <w:sz w:val="18"/>
          <w:szCs w:val="16"/>
        </w:rPr>
        <w:t xml:space="preserve"> </w:t>
      </w:r>
      <w:proofErr w:type="spellStart"/>
      <w:r w:rsidRPr="008640F5">
        <w:rPr>
          <w:sz w:val="18"/>
          <w:szCs w:val="16"/>
        </w:rPr>
        <w:t>මිලදී</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උපකරණ</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12 000,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12 000. 2. </w:t>
      </w:r>
      <w:proofErr w:type="spellStart"/>
      <w:r w:rsidRPr="008640F5">
        <w:rPr>
          <w:sz w:val="18"/>
          <w:szCs w:val="16"/>
        </w:rPr>
        <w:t>කුලී</w:t>
      </w:r>
      <w:proofErr w:type="spellEnd"/>
      <w:r w:rsidRPr="008640F5">
        <w:rPr>
          <w:sz w:val="18"/>
          <w:szCs w:val="16"/>
        </w:rPr>
        <w:t xml:space="preserve"> </w:t>
      </w:r>
      <w:proofErr w:type="spellStart"/>
      <w:r w:rsidRPr="008640F5">
        <w:rPr>
          <w:sz w:val="18"/>
          <w:szCs w:val="16"/>
        </w:rPr>
        <w:t>ආදායම්</w:t>
      </w:r>
      <w:proofErr w:type="spellEnd"/>
      <w:r w:rsidRPr="008640F5">
        <w:rPr>
          <w:sz w:val="18"/>
          <w:szCs w:val="16"/>
        </w:rPr>
        <w:t xml:space="preserve"> </w:t>
      </w:r>
      <w:proofErr w:type="spellStart"/>
      <w:r w:rsidRPr="008640F5">
        <w:rPr>
          <w:sz w:val="18"/>
          <w:szCs w:val="16"/>
        </w:rPr>
        <w:t>මුදලින්</w:t>
      </w:r>
      <w:proofErr w:type="spellEnd"/>
      <w:r w:rsidRPr="008640F5">
        <w:rPr>
          <w:sz w:val="18"/>
          <w:szCs w:val="16"/>
        </w:rPr>
        <w:t xml:space="preserve"> </w:t>
      </w:r>
      <w:proofErr w:type="spellStart"/>
      <w:r w:rsidRPr="008640F5">
        <w:rPr>
          <w:sz w:val="18"/>
          <w:szCs w:val="16"/>
        </w:rPr>
        <w:t>ලැබීම</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6 000, </w:t>
      </w:r>
      <w:proofErr w:type="spellStart"/>
      <w:r w:rsidRPr="008640F5">
        <w:rPr>
          <w:sz w:val="18"/>
          <w:szCs w:val="16"/>
        </w:rPr>
        <w:t>කුලී</w:t>
      </w:r>
      <w:proofErr w:type="spellEnd"/>
      <w:r w:rsidRPr="008640F5">
        <w:rPr>
          <w:sz w:val="18"/>
          <w:szCs w:val="16"/>
        </w:rPr>
        <w:t xml:space="preserve"> </w:t>
      </w:r>
      <w:proofErr w:type="spellStart"/>
      <w:r w:rsidRPr="008640F5">
        <w:rPr>
          <w:sz w:val="18"/>
          <w:szCs w:val="16"/>
        </w:rPr>
        <w:t>ආදායම්</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6 000 </w:t>
      </w:r>
      <w:proofErr w:type="spellStart"/>
      <w:r w:rsidRPr="008640F5">
        <w:rPr>
          <w:sz w:val="18"/>
          <w:szCs w:val="16"/>
        </w:rPr>
        <w:t>වේ</w:t>
      </w:r>
      <w:proofErr w:type="spellEnd"/>
      <w:r w:rsidRPr="008640F5">
        <w:rPr>
          <w:sz w:val="18"/>
          <w:szCs w:val="16"/>
        </w:rPr>
        <w:t>.</w:t>
      </w:r>
    </w:p>
    <w:p w14:paraId="02EC0024"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 </w:t>
      </w:r>
      <w:proofErr w:type="spellStart"/>
      <w:r w:rsidRPr="008640F5">
        <w:rPr>
          <w:i/>
          <w:sz w:val="18"/>
          <w:szCs w:val="16"/>
        </w:rPr>
        <w:t>ද්විත්ව</w:t>
      </w:r>
      <w:proofErr w:type="spellEnd"/>
      <w:r w:rsidRPr="008640F5">
        <w:rPr>
          <w:i/>
          <w:sz w:val="18"/>
          <w:szCs w:val="16"/>
        </w:rPr>
        <w:t xml:space="preserve"> </w:t>
      </w:r>
      <w:proofErr w:type="spellStart"/>
      <w:r w:rsidRPr="008640F5">
        <w:rPr>
          <w:i/>
          <w:sz w:val="18"/>
          <w:szCs w:val="16"/>
        </w:rPr>
        <w:t>සටහන්</w:t>
      </w:r>
      <w:proofErr w:type="spellEnd"/>
      <w:r w:rsidRPr="008640F5">
        <w:rPr>
          <w:i/>
          <w:sz w:val="18"/>
          <w:szCs w:val="16"/>
        </w:rPr>
        <w:t xml:space="preserve"> </w:t>
      </w:r>
      <w:proofErr w:type="spellStart"/>
      <w:r w:rsidRPr="008640F5">
        <w:rPr>
          <w:i/>
          <w:sz w:val="18"/>
          <w:szCs w:val="16"/>
        </w:rPr>
        <w:t>ක්‍රමය</w:t>
      </w:r>
      <w:proofErr w:type="spellEnd"/>
      <w:r w:rsidRPr="008640F5">
        <w:rPr>
          <w:i/>
          <w:sz w:val="18"/>
          <w:szCs w:val="16"/>
        </w:rPr>
        <w:t>]</w:t>
      </w:r>
    </w:p>
    <w:p w14:paraId="32CE1C87" w14:textId="77777777" w:rsidR="00EA27FE" w:rsidRPr="008640F5" w:rsidRDefault="00000000">
      <w:pPr>
        <w:spacing w:after="240" w:line="360" w:lineRule="auto"/>
        <w:rPr>
          <w:sz w:val="18"/>
          <w:szCs w:val="16"/>
        </w:rPr>
      </w:pPr>
      <w:r w:rsidRPr="008640F5">
        <w:rPr>
          <w:b/>
          <w:sz w:val="18"/>
          <w:szCs w:val="16"/>
        </w:rPr>
        <w:lastRenderedPageBreak/>
        <w:t>Q38:</w:t>
      </w:r>
      <w:r w:rsidRPr="008640F5">
        <w:rPr>
          <w:sz w:val="18"/>
          <w:szCs w:val="16"/>
        </w:rPr>
        <w:t xml:space="preserve"> </w:t>
      </w:r>
      <w:proofErr w:type="spellStart"/>
      <w:r w:rsidRPr="008640F5">
        <w:rPr>
          <w:sz w:val="18"/>
          <w:szCs w:val="16"/>
        </w:rPr>
        <w:t>අමල්ගේ</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පොතේ</w:t>
      </w:r>
      <w:proofErr w:type="spellEnd"/>
      <w:r w:rsidRPr="008640F5">
        <w:rPr>
          <w:sz w:val="18"/>
          <w:szCs w:val="16"/>
        </w:rPr>
        <w:t xml:space="preserve"> </w:t>
      </w:r>
      <w:proofErr w:type="spellStart"/>
      <w:r w:rsidRPr="008640F5">
        <w:rPr>
          <w:sz w:val="18"/>
          <w:szCs w:val="16"/>
        </w:rPr>
        <w:t>ලැබීම්</w:t>
      </w:r>
      <w:proofErr w:type="spellEnd"/>
      <w:r w:rsidRPr="008640F5">
        <w:rPr>
          <w:sz w:val="18"/>
          <w:szCs w:val="16"/>
        </w:rPr>
        <w:t xml:space="preserve"> </w:t>
      </w:r>
      <w:proofErr w:type="spellStart"/>
      <w:r w:rsidRPr="008640F5">
        <w:rPr>
          <w:sz w:val="18"/>
          <w:szCs w:val="16"/>
        </w:rPr>
        <w:t>එකතුව</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203 000ක් ද, </w:t>
      </w:r>
      <w:proofErr w:type="spellStart"/>
      <w:r w:rsidRPr="008640F5">
        <w:rPr>
          <w:sz w:val="18"/>
          <w:szCs w:val="16"/>
        </w:rPr>
        <w:t>ගෙවීම්</w:t>
      </w:r>
      <w:proofErr w:type="spellEnd"/>
      <w:r w:rsidRPr="008640F5">
        <w:rPr>
          <w:sz w:val="18"/>
          <w:szCs w:val="16"/>
        </w:rPr>
        <w:t xml:space="preserve"> </w:t>
      </w:r>
      <w:proofErr w:type="spellStart"/>
      <w:r w:rsidRPr="008640F5">
        <w:rPr>
          <w:sz w:val="18"/>
          <w:szCs w:val="16"/>
        </w:rPr>
        <w:t>එකතුව</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99 000ක් ද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නම්</w:t>
      </w:r>
      <w:proofErr w:type="spellEnd"/>
      <w:r w:rsidRPr="008640F5">
        <w:rPr>
          <w:sz w:val="18"/>
          <w:szCs w:val="16"/>
        </w:rPr>
        <w:t xml:space="preserve">, </w:t>
      </w:r>
      <w:proofErr w:type="spellStart"/>
      <w:r w:rsidRPr="008640F5">
        <w:rPr>
          <w:sz w:val="18"/>
          <w:szCs w:val="16"/>
        </w:rPr>
        <w:t>මාසය</w:t>
      </w:r>
      <w:proofErr w:type="spellEnd"/>
      <w:r w:rsidRPr="008640F5">
        <w:rPr>
          <w:sz w:val="18"/>
          <w:szCs w:val="16"/>
        </w:rPr>
        <w:t xml:space="preserve"> </w:t>
      </w:r>
      <w:proofErr w:type="spellStart"/>
      <w:r w:rsidRPr="008640F5">
        <w:rPr>
          <w:sz w:val="18"/>
          <w:szCs w:val="16"/>
        </w:rPr>
        <w:t>අවසානයේ</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තුලනය</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එහි</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w:t>
      </w:r>
      <w:proofErr w:type="spellStart"/>
      <w:r w:rsidRPr="008640F5">
        <w:rPr>
          <w:sz w:val="18"/>
          <w:szCs w:val="16"/>
        </w:rPr>
        <w:t>පෙන්වන</w:t>
      </w:r>
      <w:proofErr w:type="spellEnd"/>
      <w:r w:rsidRPr="008640F5">
        <w:rPr>
          <w:sz w:val="18"/>
          <w:szCs w:val="16"/>
        </w:rPr>
        <w:t xml:space="preserve"> </w:t>
      </w:r>
      <w:proofErr w:type="spellStart"/>
      <w:r w:rsidRPr="008640F5">
        <w:rPr>
          <w:sz w:val="18"/>
          <w:szCs w:val="16"/>
        </w:rPr>
        <w:t>ආකාරය</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28292A68" w14:textId="77777777" w:rsidR="00EA27FE" w:rsidRPr="008640F5" w:rsidRDefault="00000000">
      <w:pPr>
        <w:spacing w:after="240" w:line="360" w:lineRule="auto"/>
        <w:rPr>
          <w:sz w:val="18"/>
          <w:szCs w:val="16"/>
        </w:rPr>
      </w:pPr>
      <w:r w:rsidRPr="008640F5">
        <w:rPr>
          <w:b/>
          <w:sz w:val="18"/>
          <w:szCs w:val="16"/>
        </w:rPr>
        <w:t>A38:</w:t>
      </w:r>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පැත්තේ</w:t>
      </w:r>
      <w:proofErr w:type="spellEnd"/>
      <w:r w:rsidRPr="008640F5">
        <w:rPr>
          <w:sz w:val="18"/>
          <w:szCs w:val="16"/>
        </w:rPr>
        <w:t xml:space="preserve"> </w:t>
      </w:r>
      <w:proofErr w:type="spellStart"/>
      <w:r w:rsidRPr="008640F5">
        <w:rPr>
          <w:sz w:val="18"/>
          <w:szCs w:val="16"/>
        </w:rPr>
        <w:t>එකතුව</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203 000ක්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පැත්තේ</w:t>
      </w:r>
      <w:proofErr w:type="spellEnd"/>
      <w:r w:rsidRPr="008640F5">
        <w:rPr>
          <w:sz w:val="18"/>
          <w:szCs w:val="16"/>
        </w:rPr>
        <w:t xml:space="preserve"> </w:t>
      </w:r>
      <w:proofErr w:type="spellStart"/>
      <w:r w:rsidRPr="008640F5">
        <w:rPr>
          <w:sz w:val="18"/>
          <w:szCs w:val="16"/>
        </w:rPr>
        <w:t>එකතුව</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99 000කි. </w:t>
      </w:r>
      <w:proofErr w:type="spellStart"/>
      <w:r w:rsidRPr="008640F5">
        <w:rPr>
          <w:sz w:val="18"/>
          <w:szCs w:val="16"/>
        </w:rPr>
        <w:t>වෙනස</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104 000 (203 000 - 99 000) </w:t>
      </w:r>
      <w:proofErr w:type="spellStart"/>
      <w:r w:rsidRPr="008640F5">
        <w:rPr>
          <w:sz w:val="18"/>
          <w:szCs w:val="16"/>
        </w:rPr>
        <w:t>මාසයේ</w:t>
      </w:r>
      <w:proofErr w:type="spellEnd"/>
      <w:r w:rsidRPr="008640F5">
        <w:rPr>
          <w:sz w:val="18"/>
          <w:szCs w:val="16"/>
        </w:rPr>
        <w:t xml:space="preserve"> </w:t>
      </w:r>
      <w:proofErr w:type="spellStart"/>
      <w:r w:rsidRPr="008640F5">
        <w:rPr>
          <w:sz w:val="18"/>
          <w:szCs w:val="16"/>
        </w:rPr>
        <w:t>අවසාන</w:t>
      </w:r>
      <w:proofErr w:type="spellEnd"/>
      <w:r w:rsidRPr="008640F5">
        <w:rPr>
          <w:sz w:val="18"/>
          <w:szCs w:val="16"/>
        </w:rPr>
        <w:t xml:space="preserve"> </w:t>
      </w:r>
      <w:proofErr w:type="spellStart"/>
      <w:r w:rsidRPr="008640F5">
        <w:rPr>
          <w:sz w:val="18"/>
          <w:szCs w:val="16"/>
        </w:rPr>
        <w:t>දිනට</w:t>
      </w:r>
      <w:proofErr w:type="spellEnd"/>
      <w:r w:rsidRPr="008640F5">
        <w:rPr>
          <w:sz w:val="18"/>
          <w:szCs w:val="16"/>
        </w:rPr>
        <w:t xml:space="preserve">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පැත්තේ</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w:t>
      </w:r>
      <w:proofErr w:type="spellStart"/>
      <w:r w:rsidRPr="008640F5">
        <w:rPr>
          <w:sz w:val="18"/>
          <w:szCs w:val="16"/>
        </w:rPr>
        <w:t>පහළට</w:t>
      </w:r>
      <w:proofErr w:type="spellEnd"/>
      <w:r w:rsidRPr="008640F5">
        <w:rPr>
          <w:sz w:val="18"/>
          <w:szCs w:val="16"/>
        </w:rPr>
        <w:t xml:space="preserve"> </w:t>
      </w:r>
      <w:proofErr w:type="spellStart"/>
      <w:r w:rsidRPr="008640F5">
        <w:rPr>
          <w:sz w:val="18"/>
          <w:szCs w:val="16"/>
        </w:rPr>
        <w:t>ගෙන</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w:t>
      </w:r>
      <w:proofErr w:type="spellStart"/>
      <w:r w:rsidRPr="008640F5">
        <w:rPr>
          <w:sz w:val="18"/>
          <w:szCs w:val="16"/>
        </w:rPr>
        <w:t>ශේෂය</w:t>
      </w:r>
      <w:proofErr w:type="spellEnd"/>
      <w:r w:rsidRPr="008640F5">
        <w:rPr>
          <w:sz w:val="18"/>
          <w:szCs w:val="16"/>
        </w:rPr>
        <w:t xml:space="preserve"> ප/</w:t>
      </w:r>
      <w:proofErr w:type="spellStart"/>
      <w:r w:rsidRPr="008640F5">
        <w:rPr>
          <w:sz w:val="18"/>
          <w:szCs w:val="16"/>
        </w:rPr>
        <w:t>ගෙ</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දෙපසම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203 000 </w:t>
      </w:r>
      <w:proofErr w:type="spellStart"/>
      <w:r w:rsidRPr="008640F5">
        <w:rPr>
          <w:sz w:val="18"/>
          <w:szCs w:val="16"/>
        </w:rPr>
        <w:t>බැගින්</w:t>
      </w:r>
      <w:proofErr w:type="spellEnd"/>
      <w:r w:rsidRPr="008640F5">
        <w:rPr>
          <w:sz w:val="18"/>
          <w:szCs w:val="16"/>
        </w:rPr>
        <w:t xml:space="preserve"> </w:t>
      </w:r>
      <w:proofErr w:type="spellStart"/>
      <w:r w:rsidRPr="008640F5">
        <w:rPr>
          <w:sz w:val="18"/>
          <w:szCs w:val="16"/>
        </w:rPr>
        <w:t>එකතු</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සමාන</w:t>
      </w:r>
      <w:proofErr w:type="spellEnd"/>
      <w:r w:rsidRPr="008640F5">
        <w:rPr>
          <w:sz w:val="18"/>
          <w:szCs w:val="16"/>
        </w:rPr>
        <w:t xml:space="preserve"> </w:t>
      </w:r>
      <w:proofErr w:type="spellStart"/>
      <w:r w:rsidRPr="008640F5">
        <w:rPr>
          <w:sz w:val="18"/>
          <w:szCs w:val="16"/>
        </w:rPr>
        <w:t>කරයි</w:t>
      </w:r>
      <w:proofErr w:type="spellEnd"/>
      <w:r w:rsidRPr="008640F5">
        <w:rPr>
          <w:sz w:val="18"/>
          <w:szCs w:val="16"/>
        </w:rPr>
        <w:t xml:space="preserve">. </w:t>
      </w:r>
      <w:proofErr w:type="spellStart"/>
      <w:r w:rsidRPr="008640F5">
        <w:rPr>
          <w:sz w:val="18"/>
          <w:szCs w:val="16"/>
        </w:rPr>
        <w:t>ඊළඟ</w:t>
      </w:r>
      <w:proofErr w:type="spellEnd"/>
      <w:r w:rsidRPr="008640F5">
        <w:rPr>
          <w:sz w:val="18"/>
          <w:szCs w:val="16"/>
        </w:rPr>
        <w:t xml:space="preserve"> </w:t>
      </w:r>
      <w:proofErr w:type="spellStart"/>
      <w:r w:rsidRPr="008640F5">
        <w:rPr>
          <w:sz w:val="18"/>
          <w:szCs w:val="16"/>
        </w:rPr>
        <w:t>මාසයේ</w:t>
      </w:r>
      <w:proofErr w:type="spellEnd"/>
      <w:r w:rsidRPr="008640F5">
        <w:rPr>
          <w:sz w:val="18"/>
          <w:szCs w:val="16"/>
        </w:rPr>
        <w:t xml:space="preserve"> </w:t>
      </w:r>
      <w:proofErr w:type="spellStart"/>
      <w:r w:rsidRPr="008640F5">
        <w:rPr>
          <w:sz w:val="18"/>
          <w:szCs w:val="16"/>
        </w:rPr>
        <w:t>පළමු</w:t>
      </w:r>
      <w:proofErr w:type="spellEnd"/>
      <w:r w:rsidRPr="008640F5">
        <w:rPr>
          <w:sz w:val="18"/>
          <w:szCs w:val="16"/>
        </w:rPr>
        <w:t xml:space="preserve"> </w:t>
      </w:r>
      <w:proofErr w:type="spellStart"/>
      <w:r w:rsidRPr="008640F5">
        <w:rPr>
          <w:sz w:val="18"/>
          <w:szCs w:val="16"/>
        </w:rPr>
        <w:t>දිනට</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පැත්තේ</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w:t>
      </w:r>
      <w:proofErr w:type="spellStart"/>
      <w:r w:rsidRPr="008640F5">
        <w:rPr>
          <w:sz w:val="18"/>
          <w:szCs w:val="16"/>
        </w:rPr>
        <w:t>ඉදිරියට</w:t>
      </w:r>
      <w:proofErr w:type="spellEnd"/>
      <w:r w:rsidRPr="008640F5">
        <w:rPr>
          <w:sz w:val="18"/>
          <w:szCs w:val="16"/>
        </w:rPr>
        <w:t xml:space="preserve"> </w:t>
      </w:r>
      <w:proofErr w:type="spellStart"/>
      <w:r w:rsidRPr="008640F5">
        <w:rPr>
          <w:sz w:val="18"/>
          <w:szCs w:val="16"/>
        </w:rPr>
        <w:t>ගෙන</w:t>
      </w:r>
      <w:proofErr w:type="spellEnd"/>
      <w:r w:rsidRPr="008640F5">
        <w:rPr>
          <w:sz w:val="18"/>
          <w:szCs w:val="16"/>
        </w:rPr>
        <w:t xml:space="preserve"> </w:t>
      </w:r>
      <w:proofErr w:type="spellStart"/>
      <w:r w:rsidRPr="008640F5">
        <w:rPr>
          <w:sz w:val="18"/>
          <w:szCs w:val="16"/>
        </w:rPr>
        <w:t>ඒම</w:t>
      </w:r>
      <w:proofErr w:type="spellEnd"/>
      <w:r w:rsidRPr="008640F5">
        <w:rPr>
          <w:sz w:val="18"/>
          <w:szCs w:val="16"/>
        </w:rPr>
        <w:t>' (</w:t>
      </w:r>
      <w:proofErr w:type="spellStart"/>
      <w:r w:rsidRPr="008640F5">
        <w:rPr>
          <w:sz w:val="18"/>
          <w:szCs w:val="16"/>
        </w:rPr>
        <w:t>ශේෂය</w:t>
      </w:r>
      <w:proofErr w:type="spellEnd"/>
      <w:r w:rsidRPr="008640F5">
        <w:rPr>
          <w:sz w:val="18"/>
          <w:szCs w:val="16"/>
        </w:rPr>
        <w:t xml:space="preserve"> ඉ/</w:t>
      </w:r>
      <w:proofErr w:type="spellStart"/>
      <w:r w:rsidRPr="008640F5">
        <w:rPr>
          <w:sz w:val="18"/>
          <w:szCs w:val="16"/>
        </w:rPr>
        <w:t>ගෙ</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104 000ක්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කරයි</w:t>
      </w:r>
      <w:proofErr w:type="spellEnd"/>
      <w:r w:rsidRPr="008640F5">
        <w:rPr>
          <w:sz w:val="18"/>
          <w:szCs w:val="16"/>
        </w:rPr>
        <w:t>.</w:t>
      </w:r>
    </w:p>
    <w:p w14:paraId="4E4CAD93"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 </w:t>
      </w:r>
      <w:proofErr w:type="spellStart"/>
      <w:r w:rsidRPr="008640F5">
        <w:rPr>
          <w:i/>
          <w:sz w:val="18"/>
          <w:szCs w:val="16"/>
        </w:rPr>
        <w:t>මූලික</w:t>
      </w:r>
      <w:proofErr w:type="spellEnd"/>
      <w:r w:rsidRPr="008640F5">
        <w:rPr>
          <w:i/>
          <w:sz w:val="18"/>
          <w:szCs w:val="16"/>
        </w:rPr>
        <w:t xml:space="preserve"> </w:t>
      </w:r>
      <w:proofErr w:type="spellStart"/>
      <w:r w:rsidRPr="008640F5">
        <w:rPr>
          <w:i/>
          <w:sz w:val="18"/>
          <w:szCs w:val="16"/>
        </w:rPr>
        <w:t>පොත්</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ලෙජර්</w:t>
      </w:r>
      <w:proofErr w:type="spellEnd"/>
      <w:r w:rsidRPr="008640F5">
        <w:rPr>
          <w:i/>
          <w:sz w:val="18"/>
          <w:szCs w:val="16"/>
        </w:rPr>
        <w:t>]</w:t>
      </w:r>
    </w:p>
    <w:p w14:paraId="6EABB96A" w14:textId="77777777" w:rsidR="00EA27FE" w:rsidRPr="008640F5" w:rsidRDefault="00000000">
      <w:pPr>
        <w:spacing w:after="240" w:line="360" w:lineRule="auto"/>
        <w:rPr>
          <w:sz w:val="18"/>
          <w:szCs w:val="16"/>
        </w:rPr>
      </w:pPr>
      <w:r w:rsidRPr="008640F5">
        <w:rPr>
          <w:b/>
          <w:sz w:val="18"/>
          <w:szCs w:val="16"/>
        </w:rPr>
        <w:t>Q39:</w:t>
      </w:r>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දැක්වෙන</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ශේෂයන්</w:t>
      </w:r>
      <w:proofErr w:type="spellEnd"/>
      <w:r w:rsidRPr="008640F5">
        <w:rPr>
          <w:sz w:val="18"/>
          <w:szCs w:val="16"/>
        </w:rPr>
        <w:t xml:space="preserve"> </w:t>
      </w:r>
      <w:proofErr w:type="spellStart"/>
      <w:r w:rsidRPr="008640F5">
        <w:rPr>
          <w:sz w:val="18"/>
          <w:szCs w:val="16"/>
        </w:rPr>
        <w:t>ශේෂ</w:t>
      </w:r>
      <w:proofErr w:type="spellEnd"/>
      <w:r w:rsidRPr="008640F5">
        <w:rPr>
          <w:sz w:val="18"/>
          <w:szCs w:val="16"/>
        </w:rPr>
        <w:t xml:space="preserve"> </w:t>
      </w:r>
      <w:proofErr w:type="spellStart"/>
      <w:r w:rsidRPr="008640F5">
        <w:rPr>
          <w:sz w:val="18"/>
          <w:szCs w:val="16"/>
        </w:rPr>
        <w:t>පිරික්සුමේ</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තීරුවට</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තීරුවට</w:t>
      </w:r>
      <w:proofErr w:type="spellEnd"/>
      <w:r w:rsidRPr="008640F5">
        <w:rPr>
          <w:sz w:val="18"/>
          <w:szCs w:val="16"/>
        </w:rPr>
        <w:t xml:space="preserve"> </w:t>
      </w:r>
      <w:proofErr w:type="spellStart"/>
      <w:r w:rsidRPr="008640F5">
        <w:rPr>
          <w:sz w:val="18"/>
          <w:szCs w:val="16"/>
        </w:rPr>
        <w:t>ඇතුළත්</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ආකාරය</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80 000, </w:t>
      </w:r>
      <w:proofErr w:type="spellStart"/>
      <w:r w:rsidRPr="008640F5">
        <w:rPr>
          <w:sz w:val="18"/>
          <w:szCs w:val="16"/>
        </w:rPr>
        <w:t>ලී</w:t>
      </w:r>
      <w:proofErr w:type="spellEnd"/>
      <w:r w:rsidRPr="008640F5">
        <w:rPr>
          <w:sz w:val="18"/>
          <w:szCs w:val="16"/>
        </w:rPr>
        <w:t xml:space="preserve"> </w:t>
      </w:r>
      <w:proofErr w:type="spellStart"/>
      <w:r w:rsidRPr="008640F5">
        <w:rPr>
          <w:sz w:val="18"/>
          <w:szCs w:val="16"/>
        </w:rPr>
        <w:t>බඩු</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8 000, </w:t>
      </w:r>
      <w:proofErr w:type="spellStart"/>
      <w:r w:rsidRPr="008640F5">
        <w:rPr>
          <w:sz w:val="18"/>
          <w:szCs w:val="16"/>
        </w:rPr>
        <w:t>කඩ</w:t>
      </w:r>
      <w:proofErr w:type="spellEnd"/>
      <w:r w:rsidRPr="008640F5">
        <w:rPr>
          <w:sz w:val="18"/>
          <w:szCs w:val="16"/>
        </w:rPr>
        <w:t xml:space="preserve"> </w:t>
      </w:r>
      <w:proofErr w:type="spellStart"/>
      <w:r w:rsidRPr="008640F5">
        <w:rPr>
          <w:sz w:val="18"/>
          <w:szCs w:val="16"/>
        </w:rPr>
        <w:t>කුලී</w:t>
      </w:r>
      <w:proofErr w:type="spellEnd"/>
      <w:r w:rsidRPr="008640F5">
        <w:rPr>
          <w:sz w:val="18"/>
          <w:szCs w:val="16"/>
        </w:rPr>
        <w:t xml:space="preserve"> </w:t>
      </w:r>
      <w:proofErr w:type="spellStart"/>
      <w:r w:rsidRPr="008640F5">
        <w:rPr>
          <w:sz w:val="18"/>
          <w:szCs w:val="16"/>
        </w:rPr>
        <w:t>වියදම්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6 000, </w:t>
      </w:r>
      <w:proofErr w:type="spellStart"/>
      <w:r w:rsidRPr="008640F5">
        <w:rPr>
          <w:sz w:val="18"/>
          <w:szCs w:val="16"/>
        </w:rPr>
        <w:t>විකුණුම්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40 000,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ණය</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50 000.</w:t>
      </w:r>
    </w:p>
    <w:p w14:paraId="4CF50F9E" w14:textId="77777777" w:rsidR="00EA27FE" w:rsidRPr="008640F5" w:rsidRDefault="00000000">
      <w:pPr>
        <w:spacing w:after="240" w:line="360" w:lineRule="auto"/>
        <w:rPr>
          <w:sz w:val="18"/>
          <w:szCs w:val="16"/>
        </w:rPr>
      </w:pPr>
      <w:r w:rsidRPr="008640F5">
        <w:rPr>
          <w:b/>
          <w:sz w:val="18"/>
          <w:szCs w:val="16"/>
        </w:rPr>
        <w:t>A39:</w:t>
      </w:r>
      <w:r w:rsidRPr="008640F5">
        <w:rPr>
          <w:sz w:val="18"/>
          <w:szCs w:val="16"/>
        </w:rPr>
        <w:t xml:space="preserve"> </w:t>
      </w:r>
      <w:proofErr w:type="spellStart"/>
      <w:r w:rsidRPr="008640F5">
        <w:rPr>
          <w:sz w:val="18"/>
          <w:szCs w:val="16"/>
        </w:rPr>
        <w:t>ශේෂ</w:t>
      </w:r>
      <w:proofErr w:type="spellEnd"/>
      <w:r w:rsidRPr="008640F5">
        <w:rPr>
          <w:sz w:val="18"/>
          <w:szCs w:val="16"/>
        </w:rPr>
        <w:t xml:space="preserve"> </w:t>
      </w:r>
      <w:proofErr w:type="spellStart"/>
      <w:r w:rsidRPr="008640F5">
        <w:rPr>
          <w:sz w:val="18"/>
          <w:szCs w:val="16"/>
        </w:rPr>
        <w:t>පිරික්සුමේ</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තීරුවට</w:t>
      </w:r>
      <w:proofErr w:type="spellEnd"/>
      <w:r w:rsidRPr="008640F5">
        <w:rPr>
          <w:sz w:val="18"/>
          <w:szCs w:val="16"/>
        </w:rPr>
        <w:t xml:space="preserve"> </w:t>
      </w:r>
      <w:proofErr w:type="spellStart"/>
      <w:r w:rsidRPr="008640F5">
        <w:rPr>
          <w:sz w:val="18"/>
          <w:szCs w:val="16"/>
        </w:rPr>
        <w:t>ඇතුළත්</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ලී</w:t>
      </w:r>
      <w:proofErr w:type="spellEnd"/>
      <w:r w:rsidRPr="008640F5">
        <w:rPr>
          <w:sz w:val="18"/>
          <w:szCs w:val="16"/>
        </w:rPr>
        <w:t xml:space="preserve"> </w:t>
      </w:r>
      <w:proofErr w:type="spellStart"/>
      <w:r w:rsidRPr="008640F5">
        <w:rPr>
          <w:sz w:val="18"/>
          <w:szCs w:val="16"/>
        </w:rPr>
        <w:t>බඩු</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8 000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කඩ</w:t>
      </w:r>
      <w:proofErr w:type="spellEnd"/>
      <w:r w:rsidRPr="008640F5">
        <w:rPr>
          <w:sz w:val="18"/>
          <w:szCs w:val="16"/>
        </w:rPr>
        <w:t xml:space="preserve"> </w:t>
      </w:r>
      <w:proofErr w:type="spellStart"/>
      <w:r w:rsidRPr="008640F5">
        <w:rPr>
          <w:sz w:val="18"/>
          <w:szCs w:val="16"/>
        </w:rPr>
        <w:t>කුලී</w:t>
      </w:r>
      <w:proofErr w:type="spellEnd"/>
      <w:r w:rsidRPr="008640F5">
        <w:rPr>
          <w:sz w:val="18"/>
          <w:szCs w:val="16"/>
        </w:rPr>
        <w:t xml:space="preserve"> </w:t>
      </w:r>
      <w:proofErr w:type="spellStart"/>
      <w:r w:rsidRPr="008640F5">
        <w:rPr>
          <w:sz w:val="18"/>
          <w:szCs w:val="16"/>
        </w:rPr>
        <w:t>වියදම්</w:t>
      </w:r>
      <w:proofErr w:type="spellEnd"/>
      <w:r w:rsidRPr="008640F5">
        <w:rPr>
          <w:sz w:val="18"/>
          <w:szCs w:val="16"/>
        </w:rPr>
        <w:t xml:space="preserve"> (</w:t>
      </w:r>
      <w:proofErr w:type="spellStart"/>
      <w:r w:rsidRPr="008640F5">
        <w:rPr>
          <w:sz w:val="18"/>
          <w:szCs w:val="16"/>
        </w:rPr>
        <w:t>වියදම්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6 000 ය.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තීරුවට</w:t>
      </w:r>
      <w:proofErr w:type="spellEnd"/>
      <w:r w:rsidRPr="008640F5">
        <w:rPr>
          <w:sz w:val="18"/>
          <w:szCs w:val="16"/>
        </w:rPr>
        <w:t xml:space="preserve"> </w:t>
      </w:r>
      <w:proofErr w:type="spellStart"/>
      <w:r w:rsidRPr="008640F5">
        <w:rPr>
          <w:sz w:val="18"/>
          <w:szCs w:val="16"/>
        </w:rPr>
        <w:t>ඇතුළත්</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w:t>
      </w:r>
      <w:proofErr w:type="spellStart"/>
      <w:r w:rsidRPr="008640F5">
        <w:rPr>
          <w:sz w:val="18"/>
          <w:szCs w:val="16"/>
        </w:rPr>
        <w:t>හිමිකම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80 000, </w:t>
      </w:r>
      <w:proofErr w:type="spellStart"/>
      <w:r w:rsidRPr="008640F5">
        <w:rPr>
          <w:sz w:val="18"/>
          <w:szCs w:val="16"/>
        </w:rPr>
        <w:t>විකුණුම්</w:t>
      </w:r>
      <w:proofErr w:type="spellEnd"/>
      <w:r w:rsidRPr="008640F5">
        <w:rPr>
          <w:sz w:val="18"/>
          <w:szCs w:val="16"/>
        </w:rPr>
        <w:t xml:space="preserve"> (</w:t>
      </w:r>
      <w:proofErr w:type="spellStart"/>
      <w:r w:rsidRPr="008640F5">
        <w:rPr>
          <w:sz w:val="18"/>
          <w:szCs w:val="16"/>
        </w:rPr>
        <w:t>ආදායම්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40 000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ණය</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50 000 ය.</w:t>
      </w:r>
    </w:p>
    <w:p w14:paraId="706500D4"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 </w:t>
      </w:r>
      <w:proofErr w:type="spellStart"/>
      <w:r w:rsidRPr="008640F5">
        <w:rPr>
          <w:i/>
          <w:sz w:val="18"/>
          <w:szCs w:val="16"/>
        </w:rPr>
        <w:t>ශේෂ</w:t>
      </w:r>
      <w:proofErr w:type="spellEnd"/>
      <w:r w:rsidRPr="008640F5">
        <w:rPr>
          <w:i/>
          <w:sz w:val="18"/>
          <w:szCs w:val="16"/>
        </w:rPr>
        <w:t xml:space="preserve"> </w:t>
      </w:r>
      <w:proofErr w:type="spellStart"/>
      <w:r w:rsidRPr="008640F5">
        <w:rPr>
          <w:i/>
          <w:sz w:val="18"/>
          <w:szCs w:val="16"/>
        </w:rPr>
        <w:t>පිරික්සුම</w:t>
      </w:r>
      <w:proofErr w:type="spellEnd"/>
      <w:r w:rsidRPr="008640F5">
        <w:rPr>
          <w:i/>
          <w:sz w:val="18"/>
          <w:szCs w:val="16"/>
        </w:rPr>
        <w:t>]</w:t>
      </w:r>
    </w:p>
    <w:p w14:paraId="6DDDBC73" w14:textId="77777777" w:rsidR="00EA27FE" w:rsidRPr="008640F5" w:rsidRDefault="00000000">
      <w:pPr>
        <w:spacing w:after="240" w:line="360" w:lineRule="auto"/>
        <w:rPr>
          <w:sz w:val="18"/>
          <w:szCs w:val="16"/>
        </w:rPr>
      </w:pPr>
      <w:r w:rsidRPr="008640F5">
        <w:rPr>
          <w:b/>
          <w:sz w:val="18"/>
          <w:szCs w:val="16"/>
        </w:rPr>
        <w:t>Q40:</w:t>
      </w:r>
      <w:r w:rsidRPr="008640F5">
        <w:rPr>
          <w:sz w:val="18"/>
          <w:szCs w:val="16"/>
        </w:rPr>
        <w:t xml:space="preserve"> </w:t>
      </w:r>
      <w:proofErr w:type="spellStart"/>
      <w:r w:rsidRPr="008640F5">
        <w:rPr>
          <w:sz w:val="18"/>
          <w:szCs w:val="16"/>
        </w:rPr>
        <w:t>ශේෂ</w:t>
      </w:r>
      <w:proofErr w:type="spellEnd"/>
      <w:r w:rsidRPr="008640F5">
        <w:rPr>
          <w:sz w:val="18"/>
          <w:szCs w:val="16"/>
        </w:rPr>
        <w:t xml:space="preserve"> </w:t>
      </w:r>
      <w:proofErr w:type="spellStart"/>
      <w:r w:rsidRPr="008640F5">
        <w:rPr>
          <w:sz w:val="18"/>
          <w:szCs w:val="16"/>
        </w:rPr>
        <w:t>පිරික්සුමේ</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එකතුව</w:t>
      </w:r>
      <w:proofErr w:type="spellEnd"/>
      <w:r w:rsidRPr="008640F5">
        <w:rPr>
          <w:sz w:val="18"/>
          <w:szCs w:val="16"/>
        </w:rPr>
        <w:t xml:space="preserve"> </w:t>
      </w:r>
      <w:proofErr w:type="spellStart"/>
      <w:r w:rsidRPr="008640F5">
        <w:rPr>
          <w:sz w:val="18"/>
          <w:szCs w:val="16"/>
        </w:rPr>
        <w:t>එකිනෙකට</w:t>
      </w:r>
      <w:proofErr w:type="spellEnd"/>
      <w:r w:rsidRPr="008640F5">
        <w:rPr>
          <w:sz w:val="18"/>
          <w:szCs w:val="16"/>
        </w:rPr>
        <w:t xml:space="preserve"> </w:t>
      </w:r>
      <w:proofErr w:type="spellStart"/>
      <w:r w:rsidRPr="008640F5">
        <w:rPr>
          <w:sz w:val="18"/>
          <w:szCs w:val="16"/>
        </w:rPr>
        <w:t>සමාන</w:t>
      </w:r>
      <w:proofErr w:type="spellEnd"/>
      <w:r w:rsidRPr="008640F5">
        <w:rPr>
          <w:sz w:val="18"/>
          <w:szCs w:val="16"/>
        </w:rPr>
        <w:t xml:space="preserve"> </w:t>
      </w:r>
      <w:proofErr w:type="spellStart"/>
      <w:r w:rsidRPr="008640F5">
        <w:rPr>
          <w:sz w:val="18"/>
          <w:szCs w:val="16"/>
        </w:rPr>
        <w:t>නොවීමට</w:t>
      </w:r>
      <w:proofErr w:type="spellEnd"/>
      <w:r w:rsidRPr="008640F5">
        <w:rPr>
          <w:sz w:val="18"/>
          <w:szCs w:val="16"/>
        </w:rPr>
        <w:t xml:space="preserve"> </w:t>
      </w:r>
      <w:proofErr w:type="spellStart"/>
      <w:r w:rsidRPr="008640F5">
        <w:rPr>
          <w:sz w:val="18"/>
          <w:szCs w:val="16"/>
        </w:rPr>
        <w:t>හේතු</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වැරදි</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එමඟින්</w:t>
      </w:r>
      <w:proofErr w:type="spellEnd"/>
      <w:r w:rsidRPr="008640F5">
        <w:rPr>
          <w:sz w:val="18"/>
          <w:szCs w:val="16"/>
        </w:rPr>
        <w:t xml:space="preserve"> </w:t>
      </w:r>
      <w:proofErr w:type="spellStart"/>
      <w:r w:rsidRPr="008640F5">
        <w:rPr>
          <w:sz w:val="18"/>
          <w:szCs w:val="16"/>
        </w:rPr>
        <w:t>ශේෂ</w:t>
      </w:r>
      <w:proofErr w:type="spellEnd"/>
      <w:r w:rsidRPr="008640F5">
        <w:rPr>
          <w:sz w:val="18"/>
          <w:szCs w:val="16"/>
        </w:rPr>
        <w:t xml:space="preserve"> </w:t>
      </w:r>
      <w:proofErr w:type="spellStart"/>
      <w:r w:rsidRPr="008640F5">
        <w:rPr>
          <w:sz w:val="18"/>
          <w:szCs w:val="16"/>
        </w:rPr>
        <w:t>පිරික්සුමට</w:t>
      </w:r>
      <w:proofErr w:type="spellEnd"/>
      <w:r w:rsidRPr="008640F5">
        <w:rPr>
          <w:sz w:val="18"/>
          <w:szCs w:val="16"/>
        </w:rPr>
        <w:t xml:space="preserve"> </w:t>
      </w:r>
      <w:proofErr w:type="spellStart"/>
      <w:r w:rsidRPr="008640F5">
        <w:rPr>
          <w:sz w:val="18"/>
          <w:szCs w:val="16"/>
        </w:rPr>
        <w:t>සිදුවන</w:t>
      </w:r>
      <w:proofErr w:type="spellEnd"/>
      <w:r w:rsidRPr="008640F5">
        <w:rPr>
          <w:sz w:val="18"/>
          <w:szCs w:val="16"/>
        </w:rPr>
        <w:t xml:space="preserve"> </w:t>
      </w:r>
      <w:proofErr w:type="spellStart"/>
      <w:r w:rsidRPr="008640F5">
        <w:rPr>
          <w:sz w:val="18"/>
          <w:szCs w:val="16"/>
        </w:rPr>
        <w:t>බලපෑම</w:t>
      </w:r>
      <w:proofErr w:type="spellEnd"/>
      <w:r w:rsidRPr="008640F5">
        <w:rPr>
          <w:sz w:val="18"/>
          <w:szCs w:val="16"/>
        </w:rPr>
        <w:t xml:space="preserve"> </w:t>
      </w:r>
      <w:proofErr w:type="spellStart"/>
      <w:r w:rsidRPr="008640F5">
        <w:rPr>
          <w:sz w:val="18"/>
          <w:szCs w:val="16"/>
        </w:rPr>
        <w:t>විශ්ලේෂණය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6E93764B" w14:textId="77777777" w:rsidR="00EA27FE" w:rsidRPr="008640F5" w:rsidRDefault="00000000">
      <w:pPr>
        <w:spacing w:after="240" w:line="360" w:lineRule="auto"/>
        <w:rPr>
          <w:sz w:val="18"/>
          <w:szCs w:val="16"/>
        </w:rPr>
      </w:pPr>
      <w:r w:rsidRPr="008640F5">
        <w:rPr>
          <w:b/>
          <w:sz w:val="18"/>
          <w:szCs w:val="16"/>
        </w:rPr>
        <w:t>A40:</w:t>
      </w:r>
      <w:r w:rsidRPr="008640F5">
        <w:rPr>
          <w:sz w:val="18"/>
          <w:szCs w:val="16"/>
        </w:rPr>
        <w:t xml:space="preserve"> 1. </w:t>
      </w:r>
      <w:proofErr w:type="spellStart"/>
      <w:r w:rsidRPr="008640F5">
        <w:rPr>
          <w:sz w:val="18"/>
          <w:szCs w:val="16"/>
        </w:rPr>
        <w:t>දුරකථන</w:t>
      </w:r>
      <w:proofErr w:type="spellEnd"/>
      <w:r w:rsidRPr="008640F5">
        <w:rPr>
          <w:sz w:val="18"/>
          <w:szCs w:val="16"/>
        </w:rPr>
        <w:t xml:space="preserve"> </w:t>
      </w:r>
      <w:proofErr w:type="spellStart"/>
      <w:r w:rsidRPr="008640F5">
        <w:rPr>
          <w:sz w:val="18"/>
          <w:szCs w:val="16"/>
        </w:rPr>
        <w:t>ගාස්තු</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පැත්ත</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5 000ක් </w:t>
      </w:r>
      <w:proofErr w:type="spellStart"/>
      <w:r w:rsidRPr="008640F5">
        <w:rPr>
          <w:sz w:val="18"/>
          <w:szCs w:val="16"/>
        </w:rPr>
        <w:t>අඩුවෙන්</w:t>
      </w:r>
      <w:proofErr w:type="spellEnd"/>
      <w:r w:rsidRPr="008640F5">
        <w:rPr>
          <w:sz w:val="18"/>
          <w:szCs w:val="16"/>
        </w:rPr>
        <w:t xml:space="preserve"> </w:t>
      </w:r>
      <w:proofErr w:type="spellStart"/>
      <w:r w:rsidRPr="008640F5">
        <w:rPr>
          <w:sz w:val="18"/>
          <w:szCs w:val="16"/>
        </w:rPr>
        <w:t>එකතු</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ශේෂ</w:t>
      </w:r>
      <w:proofErr w:type="spellEnd"/>
      <w:r w:rsidRPr="008640F5">
        <w:rPr>
          <w:sz w:val="18"/>
          <w:szCs w:val="16"/>
        </w:rPr>
        <w:t xml:space="preserve"> </w:t>
      </w:r>
      <w:proofErr w:type="spellStart"/>
      <w:r w:rsidRPr="008640F5">
        <w:rPr>
          <w:sz w:val="18"/>
          <w:szCs w:val="16"/>
        </w:rPr>
        <w:t>පිරික්සුමේ</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එකතුව</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5 000කින් </w:t>
      </w:r>
      <w:proofErr w:type="spellStart"/>
      <w:r w:rsidRPr="008640F5">
        <w:rPr>
          <w:sz w:val="18"/>
          <w:szCs w:val="16"/>
        </w:rPr>
        <w:t>අඩුවේ</w:t>
      </w:r>
      <w:proofErr w:type="spellEnd"/>
      <w:r w:rsidRPr="008640F5">
        <w:rPr>
          <w:sz w:val="18"/>
          <w:szCs w:val="16"/>
        </w:rPr>
        <w:t xml:space="preserve">. 2. </w:t>
      </w:r>
      <w:proofErr w:type="spellStart"/>
      <w:r w:rsidRPr="008640F5">
        <w:rPr>
          <w:sz w:val="18"/>
          <w:szCs w:val="16"/>
        </w:rPr>
        <w:t>විකුණුම්</w:t>
      </w:r>
      <w:proofErr w:type="spellEnd"/>
      <w:r w:rsidRPr="008640F5">
        <w:rPr>
          <w:sz w:val="18"/>
          <w:szCs w:val="16"/>
        </w:rPr>
        <w:t xml:space="preserve"> </w:t>
      </w:r>
      <w:proofErr w:type="spellStart"/>
      <w:r w:rsidRPr="008640F5">
        <w:rPr>
          <w:sz w:val="18"/>
          <w:szCs w:val="16"/>
        </w:rPr>
        <w:t>ගිණුමේ</w:t>
      </w:r>
      <w:proofErr w:type="spellEnd"/>
      <w:r w:rsidRPr="008640F5">
        <w:rPr>
          <w:sz w:val="18"/>
          <w:szCs w:val="16"/>
        </w:rPr>
        <w:t xml:space="preserve">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පැත්ත</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6 000ක් </w:t>
      </w:r>
      <w:proofErr w:type="spellStart"/>
      <w:r w:rsidRPr="008640F5">
        <w:rPr>
          <w:sz w:val="18"/>
          <w:szCs w:val="16"/>
        </w:rPr>
        <w:t>අඩුවෙන්</w:t>
      </w:r>
      <w:proofErr w:type="spellEnd"/>
      <w:r w:rsidRPr="008640F5">
        <w:rPr>
          <w:sz w:val="18"/>
          <w:szCs w:val="16"/>
        </w:rPr>
        <w:t xml:space="preserve"> </w:t>
      </w:r>
      <w:proofErr w:type="spellStart"/>
      <w:r w:rsidRPr="008640F5">
        <w:rPr>
          <w:sz w:val="18"/>
          <w:szCs w:val="16"/>
        </w:rPr>
        <w:t>එකතු</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ශේෂ</w:t>
      </w:r>
      <w:proofErr w:type="spellEnd"/>
      <w:r w:rsidRPr="008640F5">
        <w:rPr>
          <w:sz w:val="18"/>
          <w:szCs w:val="16"/>
        </w:rPr>
        <w:t xml:space="preserve"> </w:t>
      </w:r>
      <w:proofErr w:type="spellStart"/>
      <w:r w:rsidRPr="008640F5">
        <w:rPr>
          <w:sz w:val="18"/>
          <w:szCs w:val="16"/>
        </w:rPr>
        <w:t>පිරික්සුමේ</w:t>
      </w:r>
      <w:proofErr w:type="spellEnd"/>
      <w:r w:rsidRPr="008640F5">
        <w:rPr>
          <w:sz w:val="18"/>
          <w:szCs w:val="16"/>
        </w:rPr>
        <w:t xml:space="preserve">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එකතුව</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6 000කින් </w:t>
      </w:r>
      <w:proofErr w:type="spellStart"/>
      <w:r w:rsidRPr="008640F5">
        <w:rPr>
          <w:sz w:val="18"/>
          <w:szCs w:val="16"/>
        </w:rPr>
        <w:t>අඩුවේ</w:t>
      </w:r>
      <w:proofErr w:type="spellEnd"/>
      <w:r w:rsidRPr="008640F5">
        <w:rPr>
          <w:sz w:val="18"/>
          <w:szCs w:val="16"/>
        </w:rPr>
        <w:t xml:space="preserve">. </w:t>
      </w:r>
      <w:proofErr w:type="spellStart"/>
      <w:r w:rsidRPr="008640F5">
        <w:rPr>
          <w:sz w:val="18"/>
          <w:szCs w:val="16"/>
        </w:rPr>
        <w:t>මෙමගින්</w:t>
      </w:r>
      <w:proofErr w:type="spellEnd"/>
      <w:r w:rsidRPr="008640F5">
        <w:rPr>
          <w:sz w:val="18"/>
          <w:szCs w:val="16"/>
        </w:rPr>
        <w:t xml:space="preserve"> </w:t>
      </w:r>
      <w:proofErr w:type="spellStart"/>
      <w:r w:rsidRPr="008640F5">
        <w:rPr>
          <w:sz w:val="18"/>
          <w:szCs w:val="16"/>
        </w:rPr>
        <w:t>ශේෂ</w:t>
      </w:r>
      <w:proofErr w:type="spellEnd"/>
      <w:r w:rsidRPr="008640F5">
        <w:rPr>
          <w:sz w:val="18"/>
          <w:szCs w:val="16"/>
        </w:rPr>
        <w:t xml:space="preserve"> </w:t>
      </w:r>
      <w:proofErr w:type="spellStart"/>
      <w:r w:rsidRPr="008640F5">
        <w:rPr>
          <w:sz w:val="18"/>
          <w:szCs w:val="16"/>
        </w:rPr>
        <w:t>පිරික්සුමේ</w:t>
      </w:r>
      <w:proofErr w:type="spellEnd"/>
      <w:r w:rsidRPr="008640F5">
        <w:rPr>
          <w:sz w:val="18"/>
          <w:szCs w:val="16"/>
        </w:rPr>
        <w:t xml:space="preserve"> </w:t>
      </w:r>
      <w:proofErr w:type="spellStart"/>
      <w:r w:rsidRPr="008640F5">
        <w:rPr>
          <w:sz w:val="18"/>
          <w:szCs w:val="16"/>
        </w:rPr>
        <w:t>දෙපස</w:t>
      </w:r>
      <w:proofErr w:type="spellEnd"/>
      <w:r w:rsidRPr="008640F5">
        <w:rPr>
          <w:sz w:val="18"/>
          <w:szCs w:val="16"/>
        </w:rPr>
        <w:t xml:space="preserve"> </w:t>
      </w:r>
      <w:proofErr w:type="spellStart"/>
      <w:r w:rsidRPr="008640F5">
        <w:rPr>
          <w:sz w:val="18"/>
          <w:szCs w:val="16"/>
        </w:rPr>
        <w:t>එකතුව</w:t>
      </w:r>
      <w:proofErr w:type="spellEnd"/>
      <w:r w:rsidRPr="008640F5">
        <w:rPr>
          <w:sz w:val="18"/>
          <w:szCs w:val="16"/>
        </w:rPr>
        <w:t xml:space="preserve"> </w:t>
      </w:r>
      <w:proofErr w:type="spellStart"/>
      <w:r w:rsidRPr="008640F5">
        <w:rPr>
          <w:sz w:val="18"/>
          <w:szCs w:val="16"/>
        </w:rPr>
        <w:t>අසමාන</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එම</w:t>
      </w:r>
      <w:proofErr w:type="spellEnd"/>
      <w:r w:rsidRPr="008640F5">
        <w:rPr>
          <w:sz w:val="18"/>
          <w:szCs w:val="16"/>
        </w:rPr>
        <w:t xml:space="preserve"> </w:t>
      </w:r>
      <w:proofErr w:type="spellStart"/>
      <w:r w:rsidRPr="008640F5">
        <w:rPr>
          <w:sz w:val="18"/>
          <w:szCs w:val="16"/>
        </w:rPr>
        <w:t>වෙනස</w:t>
      </w:r>
      <w:proofErr w:type="spellEnd"/>
      <w:r w:rsidRPr="008640F5">
        <w:rPr>
          <w:sz w:val="18"/>
          <w:szCs w:val="16"/>
        </w:rPr>
        <w:t xml:space="preserve"> </w:t>
      </w:r>
      <w:proofErr w:type="spellStart"/>
      <w:r w:rsidRPr="008640F5">
        <w:rPr>
          <w:sz w:val="18"/>
          <w:szCs w:val="16"/>
        </w:rPr>
        <w:t>අවිනිශ්චිත</w:t>
      </w:r>
      <w:proofErr w:type="spellEnd"/>
      <w:r w:rsidRPr="008640F5">
        <w:rPr>
          <w:sz w:val="18"/>
          <w:szCs w:val="16"/>
        </w:rPr>
        <w:t xml:space="preserve"> </w:t>
      </w:r>
      <w:proofErr w:type="spellStart"/>
      <w:r w:rsidRPr="008640F5">
        <w:rPr>
          <w:sz w:val="18"/>
          <w:szCs w:val="16"/>
        </w:rPr>
        <w:t>ගිණුමකට</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යුතුය</w:t>
      </w:r>
      <w:proofErr w:type="spellEnd"/>
      <w:r w:rsidRPr="008640F5">
        <w:rPr>
          <w:sz w:val="18"/>
          <w:szCs w:val="16"/>
        </w:rPr>
        <w:t>.</w:t>
      </w:r>
    </w:p>
    <w:p w14:paraId="2A2E1874"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විශ්ලේෂණය</w:t>
      </w:r>
      <w:proofErr w:type="spellEnd"/>
      <w:r w:rsidRPr="008640F5">
        <w:rPr>
          <w:i/>
          <w:sz w:val="18"/>
          <w:szCs w:val="16"/>
        </w:rPr>
        <w:t xml:space="preserve"> (Analysis) | - </w:t>
      </w:r>
      <w:proofErr w:type="spellStart"/>
      <w:r w:rsidRPr="008640F5">
        <w:rPr>
          <w:i/>
          <w:sz w:val="18"/>
          <w:szCs w:val="16"/>
        </w:rPr>
        <w:t>ශේෂ</w:t>
      </w:r>
      <w:proofErr w:type="spellEnd"/>
      <w:r w:rsidRPr="008640F5">
        <w:rPr>
          <w:i/>
          <w:sz w:val="18"/>
          <w:szCs w:val="16"/>
        </w:rPr>
        <w:t xml:space="preserve"> </w:t>
      </w:r>
      <w:proofErr w:type="spellStart"/>
      <w:r w:rsidRPr="008640F5">
        <w:rPr>
          <w:i/>
          <w:sz w:val="18"/>
          <w:szCs w:val="16"/>
        </w:rPr>
        <w:t>පිරික්සුම</w:t>
      </w:r>
      <w:proofErr w:type="spellEnd"/>
      <w:r w:rsidRPr="008640F5">
        <w:rPr>
          <w:i/>
          <w:sz w:val="18"/>
          <w:szCs w:val="16"/>
        </w:rPr>
        <w:t>]</w:t>
      </w:r>
    </w:p>
    <w:p w14:paraId="456CE1B2" w14:textId="77777777" w:rsidR="00EA27FE" w:rsidRPr="008640F5" w:rsidRDefault="00000000">
      <w:pPr>
        <w:spacing w:after="240" w:line="360" w:lineRule="auto"/>
        <w:rPr>
          <w:sz w:val="18"/>
          <w:szCs w:val="16"/>
        </w:rPr>
      </w:pPr>
      <w:r w:rsidRPr="008640F5">
        <w:rPr>
          <w:b/>
          <w:sz w:val="18"/>
          <w:szCs w:val="16"/>
        </w:rPr>
        <w:t>Q41:</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45 000ක් </w:t>
      </w:r>
      <w:proofErr w:type="spellStart"/>
      <w:r w:rsidRPr="008640F5">
        <w:rPr>
          <w:sz w:val="18"/>
          <w:szCs w:val="16"/>
        </w:rPr>
        <w:t>වටිනා</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ණයට</w:t>
      </w:r>
      <w:proofErr w:type="spellEnd"/>
      <w:r w:rsidRPr="008640F5">
        <w:rPr>
          <w:sz w:val="18"/>
          <w:szCs w:val="16"/>
        </w:rPr>
        <w:t xml:space="preserve"> </w:t>
      </w:r>
      <w:proofErr w:type="spellStart"/>
      <w:r w:rsidRPr="008640F5">
        <w:rPr>
          <w:sz w:val="18"/>
          <w:szCs w:val="16"/>
        </w:rPr>
        <w:t>මිලදී</w:t>
      </w:r>
      <w:proofErr w:type="spellEnd"/>
      <w:r w:rsidRPr="008640F5">
        <w:rPr>
          <w:sz w:val="18"/>
          <w:szCs w:val="16"/>
        </w:rPr>
        <w:t xml:space="preserve"> </w:t>
      </w:r>
      <w:proofErr w:type="spellStart"/>
      <w:r w:rsidRPr="008640F5">
        <w:rPr>
          <w:sz w:val="18"/>
          <w:szCs w:val="16"/>
        </w:rPr>
        <w:t>ගෙන</w:t>
      </w:r>
      <w:proofErr w:type="spellEnd"/>
      <w:r w:rsidRPr="008640F5">
        <w:rPr>
          <w:sz w:val="18"/>
          <w:szCs w:val="16"/>
        </w:rPr>
        <w:t xml:space="preserve">, </w:t>
      </w:r>
      <w:proofErr w:type="spellStart"/>
      <w:r w:rsidRPr="008640F5">
        <w:rPr>
          <w:sz w:val="18"/>
          <w:szCs w:val="16"/>
        </w:rPr>
        <w:t>පසුව</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34 000ක් </w:t>
      </w:r>
      <w:proofErr w:type="spellStart"/>
      <w:r w:rsidRPr="008640F5">
        <w:rPr>
          <w:sz w:val="18"/>
          <w:szCs w:val="16"/>
        </w:rPr>
        <w:t>ණයහිමියාට</w:t>
      </w:r>
      <w:proofErr w:type="spellEnd"/>
      <w:r w:rsidRPr="008640F5">
        <w:rPr>
          <w:sz w:val="18"/>
          <w:szCs w:val="16"/>
        </w:rPr>
        <w:t xml:space="preserve"> </w:t>
      </w:r>
      <w:proofErr w:type="spellStart"/>
      <w:r w:rsidRPr="008640F5">
        <w:rPr>
          <w:sz w:val="18"/>
          <w:szCs w:val="16"/>
        </w:rPr>
        <w:t>ගෙවා</w:t>
      </w:r>
      <w:proofErr w:type="spellEnd"/>
      <w:r w:rsidRPr="008640F5">
        <w:rPr>
          <w:sz w:val="18"/>
          <w:szCs w:val="16"/>
        </w:rPr>
        <w:t xml:space="preserve"> </w:t>
      </w:r>
      <w:proofErr w:type="spellStart"/>
      <w:r w:rsidRPr="008640F5">
        <w:rPr>
          <w:sz w:val="18"/>
          <w:szCs w:val="16"/>
        </w:rPr>
        <w:t>පියවන</w:t>
      </w:r>
      <w:proofErr w:type="spellEnd"/>
      <w:r w:rsidRPr="008640F5">
        <w:rPr>
          <w:sz w:val="18"/>
          <w:szCs w:val="16"/>
        </w:rPr>
        <w:t xml:space="preserve"> </w:t>
      </w:r>
      <w:proofErr w:type="spellStart"/>
      <w:r w:rsidRPr="008640F5">
        <w:rPr>
          <w:sz w:val="18"/>
          <w:szCs w:val="16"/>
        </w:rPr>
        <w:t>ලදී</w:t>
      </w:r>
      <w:proofErr w:type="spellEnd"/>
      <w:r w:rsidRPr="008640F5">
        <w:rPr>
          <w:sz w:val="18"/>
          <w:szCs w:val="16"/>
        </w:rPr>
        <w:t xml:space="preserve">. </w:t>
      </w:r>
      <w:proofErr w:type="spellStart"/>
      <w:r w:rsidRPr="008640F5">
        <w:rPr>
          <w:sz w:val="18"/>
          <w:szCs w:val="16"/>
        </w:rPr>
        <w:t>මෙම</w:t>
      </w:r>
      <w:proofErr w:type="spellEnd"/>
      <w:r w:rsidRPr="008640F5">
        <w:rPr>
          <w:sz w:val="18"/>
          <w:szCs w:val="16"/>
        </w:rPr>
        <w:t xml:space="preserve"> </w:t>
      </w:r>
      <w:proofErr w:type="spellStart"/>
      <w:r w:rsidRPr="008640F5">
        <w:rPr>
          <w:sz w:val="18"/>
          <w:szCs w:val="16"/>
        </w:rPr>
        <w:t>ගනුදෙනු</w:t>
      </w:r>
      <w:proofErr w:type="spellEnd"/>
      <w:r w:rsidRPr="008640F5">
        <w:rPr>
          <w:sz w:val="18"/>
          <w:szCs w:val="16"/>
        </w:rPr>
        <w:t xml:space="preserve"> </w:t>
      </w:r>
      <w:proofErr w:type="spellStart"/>
      <w:r w:rsidRPr="008640F5">
        <w:rPr>
          <w:sz w:val="18"/>
          <w:szCs w:val="16"/>
        </w:rPr>
        <w:t>දෙක</w:t>
      </w:r>
      <w:proofErr w:type="spellEnd"/>
      <w:r w:rsidRPr="008640F5">
        <w:rPr>
          <w:sz w:val="18"/>
          <w:szCs w:val="16"/>
        </w:rPr>
        <w:t xml:space="preserve"> </w:t>
      </w:r>
      <w:proofErr w:type="spellStart"/>
      <w:r w:rsidRPr="008640F5">
        <w:rPr>
          <w:sz w:val="18"/>
          <w:szCs w:val="16"/>
        </w:rPr>
        <w:t>මඟින්</w:t>
      </w:r>
      <w:proofErr w:type="spellEnd"/>
      <w:r w:rsidRPr="008640F5">
        <w:rPr>
          <w:sz w:val="18"/>
          <w:szCs w:val="16"/>
        </w:rPr>
        <w:t xml:space="preserve"> </w:t>
      </w:r>
      <w:proofErr w:type="spellStart"/>
      <w:r w:rsidRPr="008640F5">
        <w:rPr>
          <w:sz w:val="18"/>
          <w:szCs w:val="16"/>
        </w:rPr>
        <w:t>ගිණුම්කරණ</w:t>
      </w:r>
      <w:proofErr w:type="spellEnd"/>
      <w:r w:rsidRPr="008640F5">
        <w:rPr>
          <w:sz w:val="18"/>
          <w:szCs w:val="16"/>
        </w:rPr>
        <w:t xml:space="preserve"> </w:t>
      </w:r>
      <w:proofErr w:type="spellStart"/>
      <w:r w:rsidRPr="008640F5">
        <w:rPr>
          <w:sz w:val="18"/>
          <w:szCs w:val="16"/>
        </w:rPr>
        <w:t>සමීකරණයේ</w:t>
      </w:r>
      <w:proofErr w:type="spellEnd"/>
      <w:r w:rsidRPr="008640F5">
        <w:rPr>
          <w:sz w:val="18"/>
          <w:szCs w:val="16"/>
        </w:rPr>
        <w:t xml:space="preserve"> </w:t>
      </w:r>
      <w:proofErr w:type="spellStart"/>
      <w:r w:rsidRPr="008640F5">
        <w:rPr>
          <w:sz w:val="18"/>
          <w:szCs w:val="16"/>
        </w:rPr>
        <w:t>සංරචකවලට</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වෙනස්කම්</w:t>
      </w:r>
      <w:proofErr w:type="spellEnd"/>
      <w:r w:rsidRPr="008640F5">
        <w:rPr>
          <w:sz w:val="18"/>
          <w:szCs w:val="16"/>
        </w:rPr>
        <w:t xml:space="preserve"> </w:t>
      </w:r>
      <w:proofErr w:type="spellStart"/>
      <w:r w:rsidRPr="008640F5">
        <w:rPr>
          <w:sz w:val="18"/>
          <w:szCs w:val="16"/>
        </w:rPr>
        <w:t>විශ්ලේෂණය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7D1B5568" w14:textId="77777777" w:rsidR="00EA27FE" w:rsidRPr="008640F5" w:rsidRDefault="00000000">
      <w:pPr>
        <w:spacing w:after="240" w:line="360" w:lineRule="auto"/>
        <w:rPr>
          <w:sz w:val="18"/>
          <w:szCs w:val="16"/>
        </w:rPr>
      </w:pPr>
      <w:r w:rsidRPr="008640F5">
        <w:rPr>
          <w:b/>
          <w:sz w:val="18"/>
          <w:szCs w:val="16"/>
        </w:rPr>
        <w:t>A41:</w:t>
      </w:r>
      <w:r w:rsidRPr="008640F5">
        <w:rPr>
          <w:sz w:val="18"/>
          <w:szCs w:val="16"/>
        </w:rPr>
        <w:t xml:space="preserve"> 1.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ණයට</w:t>
      </w:r>
      <w:proofErr w:type="spellEnd"/>
      <w:r w:rsidRPr="008640F5">
        <w:rPr>
          <w:sz w:val="18"/>
          <w:szCs w:val="16"/>
        </w:rPr>
        <w:t xml:space="preserve"> </w:t>
      </w:r>
      <w:proofErr w:type="spellStart"/>
      <w:r w:rsidRPr="008640F5">
        <w:rPr>
          <w:sz w:val="18"/>
          <w:szCs w:val="16"/>
        </w:rPr>
        <w:t>මිලදී</w:t>
      </w:r>
      <w:proofErr w:type="spellEnd"/>
      <w:r w:rsidRPr="008640F5">
        <w:rPr>
          <w:sz w:val="18"/>
          <w:szCs w:val="16"/>
        </w:rPr>
        <w:t xml:space="preserve"> </w:t>
      </w:r>
      <w:proofErr w:type="spellStart"/>
      <w:r w:rsidRPr="008640F5">
        <w:rPr>
          <w:sz w:val="18"/>
          <w:szCs w:val="16"/>
        </w:rPr>
        <w:t>ගැනීමේදී</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තොගය</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45 000කින්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ණයහිමියන්</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45 000කින්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හිමිකමට</w:t>
      </w:r>
      <w:proofErr w:type="spellEnd"/>
      <w:r w:rsidRPr="008640F5">
        <w:rPr>
          <w:sz w:val="18"/>
          <w:szCs w:val="16"/>
        </w:rPr>
        <w:t xml:space="preserve"> </w:t>
      </w:r>
      <w:proofErr w:type="spellStart"/>
      <w:r w:rsidRPr="008640F5">
        <w:rPr>
          <w:sz w:val="18"/>
          <w:szCs w:val="16"/>
        </w:rPr>
        <w:t>බලපෑමක්</w:t>
      </w:r>
      <w:proofErr w:type="spellEnd"/>
      <w:r w:rsidRPr="008640F5">
        <w:rPr>
          <w:sz w:val="18"/>
          <w:szCs w:val="16"/>
        </w:rPr>
        <w:t xml:space="preserve"> </w:t>
      </w:r>
      <w:proofErr w:type="spellStart"/>
      <w:r w:rsidRPr="008640F5">
        <w:rPr>
          <w:sz w:val="18"/>
          <w:szCs w:val="16"/>
        </w:rPr>
        <w:t>නැත</w:t>
      </w:r>
      <w:proofErr w:type="spellEnd"/>
      <w:r w:rsidRPr="008640F5">
        <w:rPr>
          <w:sz w:val="18"/>
          <w:szCs w:val="16"/>
        </w:rPr>
        <w:t xml:space="preserve">. 2. </w:t>
      </w:r>
      <w:proofErr w:type="spellStart"/>
      <w:r w:rsidRPr="008640F5">
        <w:rPr>
          <w:sz w:val="18"/>
          <w:szCs w:val="16"/>
        </w:rPr>
        <w:t>ණය</w:t>
      </w:r>
      <w:proofErr w:type="spellEnd"/>
      <w:r w:rsidRPr="008640F5">
        <w:rPr>
          <w:sz w:val="18"/>
          <w:szCs w:val="16"/>
        </w:rPr>
        <w:t xml:space="preserve"> </w:t>
      </w:r>
      <w:proofErr w:type="spellStart"/>
      <w:r w:rsidRPr="008640F5">
        <w:rPr>
          <w:sz w:val="18"/>
          <w:szCs w:val="16"/>
        </w:rPr>
        <w:t>හිමියාට</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34 000ක් </w:t>
      </w:r>
      <w:proofErr w:type="spellStart"/>
      <w:r w:rsidRPr="008640F5">
        <w:rPr>
          <w:sz w:val="18"/>
          <w:szCs w:val="16"/>
        </w:rPr>
        <w:t>ගෙවීමේදී</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34 000කින් </w:t>
      </w:r>
      <w:proofErr w:type="spellStart"/>
      <w:r w:rsidRPr="008640F5">
        <w:rPr>
          <w:sz w:val="18"/>
          <w:szCs w:val="16"/>
        </w:rPr>
        <w:t>අඩු</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ණයහිමියන්</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34 000කින් </w:t>
      </w:r>
      <w:proofErr w:type="spellStart"/>
      <w:r w:rsidRPr="008640F5">
        <w:rPr>
          <w:sz w:val="18"/>
          <w:szCs w:val="16"/>
        </w:rPr>
        <w:t>අඩු</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අවසාන</w:t>
      </w:r>
      <w:proofErr w:type="spellEnd"/>
      <w:r w:rsidRPr="008640F5">
        <w:rPr>
          <w:sz w:val="18"/>
          <w:szCs w:val="16"/>
        </w:rPr>
        <w:t xml:space="preserve"> </w:t>
      </w:r>
      <w:proofErr w:type="spellStart"/>
      <w:r w:rsidRPr="008640F5">
        <w:rPr>
          <w:sz w:val="18"/>
          <w:szCs w:val="16"/>
        </w:rPr>
        <w:t>වශයෙන්</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දෙකම</w:t>
      </w:r>
      <w:proofErr w:type="spellEnd"/>
      <w:r w:rsidRPr="008640F5">
        <w:rPr>
          <w:sz w:val="18"/>
          <w:szCs w:val="16"/>
        </w:rPr>
        <w:t xml:space="preserve"> </w:t>
      </w:r>
      <w:proofErr w:type="spellStart"/>
      <w:r w:rsidRPr="008640F5">
        <w:rPr>
          <w:sz w:val="18"/>
          <w:szCs w:val="16"/>
        </w:rPr>
        <w:t>ශුද්ධ</w:t>
      </w:r>
      <w:proofErr w:type="spellEnd"/>
      <w:r w:rsidRPr="008640F5">
        <w:rPr>
          <w:sz w:val="18"/>
          <w:szCs w:val="16"/>
        </w:rPr>
        <w:t xml:space="preserve"> </w:t>
      </w:r>
      <w:proofErr w:type="spellStart"/>
      <w:r w:rsidRPr="008640F5">
        <w:rPr>
          <w:sz w:val="18"/>
          <w:szCs w:val="16"/>
        </w:rPr>
        <w:t>වශයෙන්</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11 000 </w:t>
      </w:r>
      <w:proofErr w:type="spellStart"/>
      <w:r w:rsidRPr="008640F5">
        <w:rPr>
          <w:sz w:val="18"/>
          <w:szCs w:val="16"/>
        </w:rPr>
        <w:t>බැගින්</w:t>
      </w:r>
      <w:proofErr w:type="spellEnd"/>
      <w:r w:rsidRPr="008640F5">
        <w:rPr>
          <w:sz w:val="18"/>
          <w:szCs w:val="16"/>
        </w:rPr>
        <w:t xml:space="preserve"> </w:t>
      </w:r>
      <w:proofErr w:type="spellStart"/>
      <w:r w:rsidRPr="008640F5">
        <w:rPr>
          <w:sz w:val="18"/>
          <w:szCs w:val="16"/>
        </w:rPr>
        <w:t>වැඩිවී</w:t>
      </w:r>
      <w:proofErr w:type="spellEnd"/>
      <w:r w:rsidRPr="008640F5">
        <w:rPr>
          <w:sz w:val="18"/>
          <w:szCs w:val="16"/>
        </w:rPr>
        <w:t xml:space="preserve"> </w:t>
      </w:r>
      <w:proofErr w:type="spellStart"/>
      <w:r w:rsidRPr="008640F5">
        <w:rPr>
          <w:sz w:val="18"/>
          <w:szCs w:val="16"/>
        </w:rPr>
        <w:t>පවතී</w:t>
      </w:r>
      <w:proofErr w:type="spellEnd"/>
      <w:r w:rsidRPr="008640F5">
        <w:rPr>
          <w:sz w:val="18"/>
          <w:szCs w:val="16"/>
        </w:rPr>
        <w:t>.</w:t>
      </w:r>
    </w:p>
    <w:p w14:paraId="1CA87EA1"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විශ්ලේෂණය</w:t>
      </w:r>
      <w:proofErr w:type="spellEnd"/>
      <w:r w:rsidRPr="008640F5">
        <w:rPr>
          <w:i/>
          <w:sz w:val="18"/>
          <w:szCs w:val="16"/>
        </w:rPr>
        <w:t xml:space="preserve"> (Analysis) | - </w:t>
      </w:r>
      <w:proofErr w:type="spellStart"/>
      <w:r w:rsidRPr="008640F5">
        <w:rPr>
          <w:i/>
          <w:sz w:val="18"/>
          <w:szCs w:val="16"/>
        </w:rPr>
        <w:t>ගිණුම්කරණ</w:t>
      </w:r>
      <w:proofErr w:type="spellEnd"/>
      <w:r w:rsidRPr="008640F5">
        <w:rPr>
          <w:i/>
          <w:sz w:val="18"/>
          <w:szCs w:val="16"/>
        </w:rPr>
        <w:t xml:space="preserve"> </w:t>
      </w:r>
      <w:proofErr w:type="spellStart"/>
      <w:r w:rsidRPr="008640F5">
        <w:rPr>
          <w:i/>
          <w:sz w:val="18"/>
          <w:szCs w:val="16"/>
        </w:rPr>
        <w:t>සමීකරණය</w:t>
      </w:r>
      <w:proofErr w:type="spellEnd"/>
      <w:r w:rsidRPr="008640F5">
        <w:rPr>
          <w:i/>
          <w:sz w:val="18"/>
          <w:szCs w:val="16"/>
        </w:rPr>
        <w:t>]</w:t>
      </w:r>
    </w:p>
    <w:p w14:paraId="070EA61B" w14:textId="77777777" w:rsidR="00EA27FE" w:rsidRPr="008640F5" w:rsidRDefault="00000000">
      <w:pPr>
        <w:spacing w:after="240" w:line="360" w:lineRule="auto"/>
        <w:rPr>
          <w:sz w:val="18"/>
          <w:szCs w:val="16"/>
        </w:rPr>
      </w:pPr>
      <w:r w:rsidRPr="008640F5">
        <w:rPr>
          <w:b/>
          <w:sz w:val="18"/>
          <w:szCs w:val="16"/>
        </w:rPr>
        <w:t>Q42:</w:t>
      </w:r>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සැසඳීම්</w:t>
      </w:r>
      <w:proofErr w:type="spellEnd"/>
      <w:r w:rsidRPr="008640F5">
        <w:rPr>
          <w:sz w:val="18"/>
          <w:szCs w:val="16"/>
        </w:rPr>
        <w:t xml:space="preserve"> </w:t>
      </w:r>
      <w:proofErr w:type="spellStart"/>
      <w:r w:rsidRPr="008640F5">
        <w:rPr>
          <w:sz w:val="18"/>
          <w:szCs w:val="16"/>
        </w:rPr>
        <w:t>ප්‍රකාශනයක්</w:t>
      </w:r>
      <w:proofErr w:type="spellEnd"/>
      <w:r w:rsidRPr="008640F5">
        <w:rPr>
          <w:sz w:val="18"/>
          <w:szCs w:val="16"/>
        </w:rPr>
        <w:t xml:space="preserve"> </w:t>
      </w:r>
      <w:proofErr w:type="spellStart"/>
      <w:r w:rsidRPr="008640F5">
        <w:rPr>
          <w:sz w:val="18"/>
          <w:szCs w:val="16"/>
        </w:rPr>
        <w:t>පිළියෙළ</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අරමුණ</w:t>
      </w:r>
      <w:proofErr w:type="spellEnd"/>
      <w:r w:rsidRPr="008640F5">
        <w:rPr>
          <w:sz w:val="18"/>
          <w:szCs w:val="16"/>
        </w:rPr>
        <w:t xml:space="preserve"> </w:t>
      </w:r>
      <w:proofErr w:type="spellStart"/>
      <w:r w:rsidRPr="008640F5">
        <w:rPr>
          <w:sz w:val="18"/>
          <w:szCs w:val="16"/>
        </w:rPr>
        <w:t>කුමක්ද</w:t>
      </w:r>
      <w:proofErr w:type="spellEnd"/>
      <w:r w:rsidRPr="008640F5">
        <w:rPr>
          <w:sz w:val="18"/>
          <w:szCs w:val="16"/>
        </w:rPr>
        <w:t>?</w:t>
      </w:r>
    </w:p>
    <w:p w14:paraId="58071573" w14:textId="77777777" w:rsidR="00EA27FE" w:rsidRPr="008640F5" w:rsidRDefault="00000000">
      <w:pPr>
        <w:spacing w:after="240" w:line="360" w:lineRule="auto"/>
        <w:rPr>
          <w:sz w:val="18"/>
          <w:szCs w:val="16"/>
        </w:rPr>
      </w:pPr>
      <w:r w:rsidRPr="008640F5">
        <w:rPr>
          <w:b/>
          <w:sz w:val="18"/>
          <w:szCs w:val="16"/>
        </w:rPr>
        <w:lastRenderedPageBreak/>
        <w:t>A42:</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පොතේ</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තීරුවේ</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අදාළ</w:t>
      </w:r>
      <w:proofErr w:type="spellEnd"/>
      <w:r w:rsidRPr="008640F5">
        <w:rPr>
          <w:sz w:val="18"/>
          <w:szCs w:val="16"/>
        </w:rPr>
        <w:t xml:space="preserve"> </w:t>
      </w:r>
      <w:proofErr w:type="spellStart"/>
      <w:r w:rsidRPr="008640F5">
        <w:rPr>
          <w:sz w:val="18"/>
          <w:szCs w:val="16"/>
        </w:rPr>
        <w:t>කාලඡේදය</w:t>
      </w:r>
      <w:proofErr w:type="spellEnd"/>
      <w:r w:rsidRPr="008640F5">
        <w:rPr>
          <w:sz w:val="18"/>
          <w:szCs w:val="16"/>
        </w:rPr>
        <w:t xml:space="preserve"> </w:t>
      </w:r>
      <w:proofErr w:type="spellStart"/>
      <w:r w:rsidRPr="008640F5">
        <w:rPr>
          <w:sz w:val="18"/>
          <w:szCs w:val="16"/>
        </w:rPr>
        <w:t>අවසානයේ</w:t>
      </w:r>
      <w:proofErr w:type="spellEnd"/>
      <w:r w:rsidRPr="008640F5">
        <w:rPr>
          <w:sz w:val="18"/>
          <w:szCs w:val="16"/>
        </w:rPr>
        <w:t xml:space="preserve"> </w:t>
      </w:r>
      <w:proofErr w:type="spellStart"/>
      <w:r w:rsidRPr="008640F5">
        <w:rPr>
          <w:sz w:val="18"/>
          <w:szCs w:val="16"/>
        </w:rPr>
        <w:t>බැංකුව</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දෙන</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ප්‍රකාශනයේ</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වෙනස්කම්</w:t>
      </w:r>
      <w:proofErr w:type="spellEnd"/>
      <w:r w:rsidRPr="008640F5">
        <w:rPr>
          <w:sz w:val="18"/>
          <w:szCs w:val="16"/>
        </w:rPr>
        <w:t xml:space="preserve"> </w:t>
      </w:r>
      <w:proofErr w:type="spellStart"/>
      <w:r w:rsidRPr="008640F5">
        <w:rPr>
          <w:sz w:val="18"/>
          <w:szCs w:val="16"/>
        </w:rPr>
        <w:t>හඳුනාගෙන</w:t>
      </w:r>
      <w:proofErr w:type="spellEnd"/>
      <w:r w:rsidRPr="008640F5">
        <w:rPr>
          <w:sz w:val="18"/>
          <w:szCs w:val="16"/>
        </w:rPr>
        <w:t xml:space="preserve">, </w:t>
      </w:r>
      <w:proofErr w:type="spellStart"/>
      <w:r w:rsidRPr="008640F5">
        <w:rPr>
          <w:sz w:val="18"/>
          <w:szCs w:val="16"/>
        </w:rPr>
        <w:t>එම</w:t>
      </w:r>
      <w:proofErr w:type="spellEnd"/>
      <w:r w:rsidRPr="008640F5">
        <w:rPr>
          <w:sz w:val="18"/>
          <w:szCs w:val="16"/>
        </w:rPr>
        <w:t xml:space="preserve"> </w:t>
      </w:r>
      <w:proofErr w:type="spellStart"/>
      <w:r w:rsidRPr="008640F5">
        <w:rPr>
          <w:sz w:val="18"/>
          <w:szCs w:val="16"/>
        </w:rPr>
        <w:t>වෙනස්කම්වලට</w:t>
      </w:r>
      <w:proofErr w:type="spellEnd"/>
      <w:r w:rsidRPr="008640F5">
        <w:rPr>
          <w:sz w:val="18"/>
          <w:szCs w:val="16"/>
        </w:rPr>
        <w:t xml:space="preserve"> </w:t>
      </w:r>
      <w:proofErr w:type="spellStart"/>
      <w:r w:rsidRPr="008640F5">
        <w:rPr>
          <w:sz w:val="18"/>
          <w:szCs w:val="16"/>
        </w:rPr>
        <w:t>හේතු</w:t>
      </w:r>
      <w:proofErr w:type="spellEnd"/>
      <w:r w:rsidRPr="008640F5">
        <w:rPr>
          <w:sz w:val="18"/>
          <w:szCs w:val="16"/>
        </w:rPr>
        <w:t xml:space="preserve"> </w:t>
      </w:r>
      <w:proofErr w:type="spellStart"/>
      <w:r w:rsidRPr="008640F5">
        <w:rPr>
          <w:sz w:val="18"/>
          <w:szCs w:val="16"/>
        </w:rPr>
        <w:t>දක්වමින්</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පොතේ</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ප්‍රකාශනයේ</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w:t>
      </w:r>
      <w:proofErr w:type="spellStart"/>
      <w:r w:rsidRPr="008640F5">
        <w:rPr>
          <w:sz w:val="18"/>
          <w:szCs w:val="16"/>
        </w:rPr>
        <w:t>සමඟ</w:t>
      </w:r>
      <w:proofErr w:type="spellEnd"/>
      <w:r w:rsidRPr="008640F5">
        <w:rPr>
          <w:sz w:val="18"/>
          <w:szCs w:val="16"/>
        </w:rPr>
        <w:t xml:space="preserve"> </w:t>
      </w:r>
      <w:proofErr w:type="spellStart"/>
      <w:r w:rsidRPr="008640F5">
        <w:rPr>
          <w:sz w:val="18"/>
          <w:szCs w:val="16"/>
        </w:rPr>
        <w:t>සැසඳීම</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සැසඳීම්</w:t>
      </w:r>
      <w:proofErr w:type="spellEnd"/>
      <w:r w:rsidRPr="008640F5">
        <w:rPr>
          <w:sz w:val="18"/>
          <w:szCs w:val="16"/>
        </w:rPr>
        <w:t xml:space="preserve"> </w:t>
      </w:r>
      <w:proofErr w:type="spellStart"/>
      <w:r w:rsidRPr="008640F5">
        <w:rPr>
          <w:sz w:val="18"/>
          <w:szCs w:val="16"/>
        </w:rPr>
        <w:t>ප්‍රකාශනයක්</w:t>
      </w:r>
      <w:proofErr w:type="spellEnd"/>
      <w:r w:rsidRPr="008640F5">
        <w:rPr>
          <w:sz w:val="18"/>
          <w:szCs w:val="16"/>
        </w:rPr>
        <w:t xml:space="preserve"> </w:t>
      </w:r>
      <w:proofErr w:type="spellStart"/>
      <w:r w:rsidRPr="008640F5">
        <w:rPr>
          <w:sz w:val="18"/>
          <w:szCs w:val="16"/>
        </w:rPr>
        <w:t>පිළියෙළ</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අරමුණ</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22CECD19"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 </w:t>
      </w:r>
      <w:proofErr w:type="spellStart"/>
      <w:r w:rsidRPr="008640F5">
        <w:rPr>
          <w:i/>
          <w:sz w:val="18"/>
          <w:szCs w:val="16"/>
        </w:rPr>
        <w:t>බැංකු</w:t>
      </w:r>
      <w:proofErr w:type="spellEnd"/>
      <w:r w:rsidRPr="008640F5">
        <w:rPr>
          <w:i/>
          <w:sz w:val="18"/>
          <w:szCs w:val="16"/>
        </w:rPr>
        <w:t xml:space="preserve"> </w:t>
      </w:r>
      <w:proofErr w:type="spellStart"/>
      <w:r w:rsidRPr="008640F5">
        <w:rPr>
          <w:i/>
          <w:sz w:val="18"/>
          <w:szCs w:val="16"/>
        </w:rPr>
        <w:t>සැසඳීම්</w:t>
      </w:r>
      <w:proofErr w:type="spellEnd"/>
      <w:r w:rsidRPr="008640F5">
        <w:rPr>
          <w:i/>
          <w:sz w:val="18"/>
          <w:szCs w:val="16"/>
        </w:rPr>
        <w:t xml:space="preserve"> </w:t>
      </w:r>
      <w:proofErr w:type="spellStart"/>
      <w:r w:rsidRPr="008640F5">
        <w:rPr>
          <w:i/>
          <w:sz w:val="18"/>
          <w:szCs w:val="16"/>
        </w:rPr>
        <w:t>ප්‍රකාශනය</w:t>
      </w:r>
      <w:proofErr w:type="spellEnd"/>
      <w:r w:rsidRPr="008640F5">
        <w:rPr>
          <w:i/>
          <w:sz w:val="18"/>
          <w:szCs w:val="16"/>
        </w:rPr>
        <w:t>]</w:t>
      </w:r>
    </w:p>
    <w:p w14:paraId="729EF645" w14:textId="77777777" w:rsidR="00EA27FE" w:rsidRPr="008640F5" w:rsidRDefault="00000000">
      <w:pPr>
        <w:spacing w:after="240" w:line="360" w:lineRule="auto"/>
        <w:rPr>
          <w:sz w:val="18"/>
          <w:szCs w:val="16"/>
        </w:rPr>
      </w:pPr>
      <w:r w:rsidRPr="008640F5">
        <w:rPr>
          <w:b/>
          <w:sz w:val="18"/>
          <w:szCs w:val="16"/>
        </w:rPr>
        <w:t>Q43:</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මූල්‍ය</w:t>
      </w:r>
      <w:proofErr w:type="spellEnd"/>
      <w:r w:rsidRPr="008640F5">
        <w:rPr>
          <w:sz w:val="18"/>
          <w:szCs w:val="16"/>
        </w:rPr>
        <w:t xml:space="preserve"> </w:t>
      </w:r>
      <w:proofErr w:type="spellStart"/>
      <w:r w:rsidRPr="008640F5">
        <w:rPr>
          <w:sz w:val="18"/>
          <w:szCs w:val="16"/>
        </w:rPr>
        <w:t>තත්ත්ව</w:t>
      </w:r>
      <w:proofErr w:type="spellEnd"/>
      <w:r w:rsidRPr="008640F5">
        <w:rPr>
          <w:sz w:val="18"/>
          <w:szCs w:val="16"/>
        </w:rPr>
        <w:t xml:space="preserve"> </w:t>
      </w:r>
      <w:proofErr w:type="spellStart"/>
      <w:r w:rsidRPr="008640F5">
        <w:rPr>
          <w:sz w:val="18"/>
          <w:szCs w:val="16"/>
        </w:rPr>
        <w:t>ප්‍රකාශනය</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නිරූපණය</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ගිණුම්කරණ</w:t>
      </w:r>
      <w:proofErr w:type="spellEnd"/>
      <w:r w:rsidRPr="008640F5">
        <w:rPr>
          <w:sz w:val="18"/>
          <w:szCs w:val="16"/>
        </w:rPr>
        <w:t xml:space="preserve"> </w:t>
      </w:r>
      <w:proofErr w:type="spellStart"/>
      <w:r w:rsidRPr="008640F5">
        <w:rPr>
          <w:sz w:val="18"/>
          <w:szCs w:val="16"/>
        </w:rPr>
        <w:t>මූලාංග</w:t>
      </w:r>
      <w:proofErr w:type="spellEnd"/>
      <w:r w:rsidRPr="008640F5">
        <w:rPr>
          <w:sz w:val="18"/>
          <w:szCs w:val="16"/>
        </w:rPr>
        <w:t xml:space="preserve"> </w:t>
      </w:r>
      <w:proofErr w:type="spellStart"/>
      <w:r w:rsidRPr="008640F5">
        <w:rPr>
          <w:sz w:val="18"/>
          <w:szCs w:val="16"/>
        </w:rPr>
        <w:t>තුන</w:t>
      </w:r>
      <w:proofErr w:type="spellEnd"/>
      <w:r w:rsidRPr="008640F5">
        <w:rPr>
          <w:sz w:val="18"/>
          <w:szCs w:val="16"/>
        </w:rPr>
        <w:t xml:space="preserve"> </w:t>
      </w:r>
      <w:proofErr w:type="spellStart"/>
      <w:r w:rsidRPr="008640F5">
        <w:rPr>
          <w:sz w:val="18"/>
          <w:szCs w:val="16"/>
        </w:rPr>
        <w:t>මොනවාද</w:t>
      </w:r>
      <w:proofErr w:type="spellEnd"/>
      <w:r w:rsidRPr="008640F5">
        <w:rPr>
          <w:sz w:val="18"/>
          <w:szCs w:val="16"/>
        </w:rPr>
        <w:t>?</w:t>
      </w:r>
    </w:p>
    <w:p w14:paraId="575AAC20" w14:textId="77777777" w:rsidR="00EA27FE" w:rsidRPr="008640F5" w:rsidRDefault="00000000">
      <w:pPr>
        <w:spacing w:after="240" w:line="360" w:lineRule="auto"/>
        <w:rPr>
          <w:sz w:val="18"/>
          <w:szCs w:val="16"/>
        </w:rPr>
      </w:pPr>
      <w:r w:rsidRPr="008640F5">
        <w:rPr>
          <w:b/>
          <w:sz w:val="18"/>
          <w:szCs w:val="16"/>
        </w:rPr>
        <w:t>A43:</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මූල්‍ය</w:t>
      </w:r>
      <w:proofErr w:type="spellEnd"/>
      <w:r w:rsidRPr="008640F5">
        <w:rPr>
          <w:sz w:val="18"/>
          <w:szCs w:val="16"/>
        </w:rPr>
        <w:t xml:space="preserve"> </w:t>
      </w:r>
      <w:proofErr w:type="spellStart"/>
      <w:r w:rsidRPr="008640F5">
        <w:rPr>
          <w:sz w:val="18"/>
          <w:szCs w:val="16"/>
        </w:rPr>
        <w:t>තත්ත්ව</w:t>
      </w:r>
      <w:proofErr w:type="spellEnd"/>
      <w:r w:rsidRPr="008640F5">
        <w:rPr>
          <w:sz w:val="18"/>
          <w:szCs w:val="16"/>
        </w:rPr>
        <w:t xml:space="preserve"> </w:t>
      </w:r>
      <w:proofErr w:type="spellStart"/>
      <w:r w:rsidRPr="008640F5">
        <w:rPr>
          <w:sz w:val="18"/>
          <w:szCs w:val="16"/>
        </w:rPr>
        <w:t>ප්‍රකාශනය</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නිරූපණය</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ගිණුම්කරණ</w:t>
      </w:r>
      <w:proofErr w:type="spellEnd"/>
      <w:r w:rsidRPr="008640F5">
        <w:rPr>
          <w:sz w:val="18"/>
          <w:szCs w:val="16"/>
        </w:rPr>
        <w:t xml:space="preserve"> </w:t>
      </w:r>
      <w:proofErr w:type="spellStart"/>
      <w:r w:rsidRPr="008640F5">
        <w:rPr>
          <w:sz w:val="18"/>
          <w:szCs w:val="16"/>
        </w:rPr>
        <w:t>මූලාංග</w:t>
      </w:r>
      <w:proofErr w:type="spellEnd"/>
      <w:r w:rsidRPr="008640F5">
        <w:rPr>
          <w:sz w:val="18"/>
          <w:szCs w:val="16"/>
        </w:rPr>
        <w:t xml:space="preserve"> </w:t>
      </w:r>
      <w:proofErr w:type="spellStart"/>
      <w:r w:rsidRPr="008640F5">
        <w:rPr>
          <w:sz w:val="18"/>
          <w:szCs w:val="16"/>
        </w:rPr>
        <w:t>තුන</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හිමිකම</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w:t>
      </w:r>
      <w:proofErr w:type="spellStart"/>
      <w:r w:rsidRPr="008640F5">
        <w:rPr>
          <w:sz w:val="18"/>
          <w:szCs w:val="16"/>
        </w:rPr>
        <w:t>යි</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නිශ්චිත</w:t>
      </w:r>
      <w:proofErr w:type="spellEnd"/>
      <w:r w:rsidRPr="008640F5">
        <w:rPr>
          <w:sz w:val="18"/>
          <w:szCs w:val="16"/>
        </w:rPr>
        <w:t xml:space="preserve"> </w:t>
      </w:r>
      <w:proofErr w:type="spellStart"/>
      <w:r w:rsidRPr="008640F5">
        <w:rPr>
          <w:sz w:val="18"/>
          <w:szCs w:val="16"/>
        </w:rPr>
        <w:t>දිනයකට</w:t>
      </w:r>
      <w:proofErr w:type="spellEnd"/>
      <w:r w:rsidRPr="008640F5">
        <w:rPr>
          <w:sz w:val="18"/>
          <w:szCs w:val="16"/>
        </w:rPr>
        <w:t xml:space="preserve"> </w:t>
      </w:r>
      <w:proofErr w:type="spellStart"/>
      <w:r w:rsidRPr="008640F5">
        <w:rPr>
          <w:sz w:val="18"/>
          <w:szCs w:val="16"/>
        </w:rPr>
        <w:t>අදාළව</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සතු</w:t>
      </w:r>
      <w:proofErr w:type="spellEnd"/>
      <w:r w:rsidRPr="008640F5">
        <w:rPr>
          <w:sz w:val="18"/>
          <w:szCs w:val="16"/>
        </w:rPr>
        <w:t xml:space="preserve"> </w:t>
      </w:r>
      <w:proofErr w:type="spellStart"/>
      <w:r w:rsidRPr="008640F5">
        <w:rPr>
          <w:sz w:val="18"/>
          <w:szCs w:val="16"/>
        </w:rPr>
        <w:t>සම්පත්</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එම</w:t>
      </w:r>
      <w:proofErr w:type="spellEnd"/>
      <w:r w:rsidRPr="008640F5">
        <w:rPr>
          <w:sz w:val="18"/>
          <w:szCs w:val="16"/>
        </w:rPr>
        <w:t xml:space="preserve"> </w:t>
      </w:r>
      <w:proofErr w:type="spellStart"/>
      <w:r w:rsidRPr="008640F5">
        <w:rPr>
          <w:sz w:val="18"/>
          <w:szCs w:val="16"/>
        </w:rPr>
        <w:t>සම්පත්</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හිමිකම්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බැඳීම්</w:t>
      </w:r>
      <w:proofErr w:type="spellEnd"/>
      <w:r w:rsidRPr="008640F5">
        <w:rPr>
          <w:sz w:val="18"/>
          <w:szCs w:val="16"/>
        </w:rPr>
        <w:t xml:space="preserve"> </w:t>
      </w:r>
      <w:proofErr w:type="spellStart"/>
      <w:r w:rsidRPr="008640F5">
        <w:rPr>
          <w:sz w:val="18"/>
          <w:szCs w:val="16"/>
        </w:rPr>
        <w:t>මෙහිදී</w:t>
      </w:r>
      <w:proofErr w:type="spellEnd"/>
      <w:r w:rsidRPr="008640F5">
        <w:rPr>
          <w:sz w:val="18"/>
          <w:szCs w:val="16"/>
        </w:rPr>
        <w:t xml:space="preserve"> </w:t>
      </w:r>
      <w:proofErr w:type="spellStart"/>
      <w:r w:rsidRPr="008640F5">
        <w:rPr>
          <w:sz w:val="18"/>
          <w:szCs w:val="16"/>
        </w:rPr>
        <w:t>නිරූපණය</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4C8A3997"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 </w:t>
      </w:r>
      <w:proofErr w:type="spellStart"/>
      <w:r w:rsidRPr="008640F5">
        <w:rPr>
          <w:i/>
          <w:sz w:val="18"/>
          <w:szCs w:val="16"/>
        </w:rPr>
        <w:t>මූල්‍ය</w:t>
      </w:r>
      <w:proofErr w:type="spellEnd"/>
      <w:r w:rsidRPr="008640F5">
        <w:rPr>
          <w:i/>
          <w:sz w:val="18"/>
          <w:szCs w:val="16"/>
        </w:rPr>
        <w:t xml:space="preserve"> </w:t>
      </w:r>
      <w:proofErr w:type="spellStart"/>
      <w:r w:rsidRPr="008640F5">
        <w:rPr>
          <w:i/>
          <w:sz w:val="18"/>
          <w:szCs w:val="16"/>
        </w:rPr>
        <w:t>ප්‍රකාශන</w:t>
      </w:r>
      <w:proofErr w:type="spellEnd"/>
      <w:r w:rsidRPr="008640F5">
        <w:rPr>
          <w:i/>
          <w:sz w:val="18"/>
          <w:szCs w:val="16"/>
        </w:rPr>
        <w:t>]</w:t>
      </w:r>
    </w:p>
    <w:p w14:paraId="6DD03A42" w14:textId="77777777" w:rsidR="00EA27FE" w:rsidRPr="008640F5" w:rsidRDefault="00000000">
      <w:pPr>
        <w:spacing w:after="240" w:line="360" w:lineRule="auto"/>
        <w:rPr>
          <w:sz w:val="18"/>
          <w:szCs w:val="16"/>
        </w:rPr>
      </w:pPr>
      <w:r w:rsidRPr="008640F5">
        <w:rPr>
          <w:b/>
          <w:sz w:val="18"/>
          <w:szCs w:val="16"/>
        </w:rPr>
        <w:t>Q44:</w:t>
      </w:r>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පොතේ</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තිබුණ</w:t>
      </w:r>
      <w:proofErr w:type="spellEnd"/>
      <w:r w:rsidRPr="008640F5">
        <w:rPr>
          <w:sz w:val="18"/>
          <w:szCs w:val="16"/>
        </w:rPr>
        <w:t xml:space="preserve"> ද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ප්‍රකාශනයේ</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නොවන</w:t>
      </w:r>
      <w:proofErr w:type="spellEnd"/>
      <w:r w:rsidRPr="008640F5">
        <w:rPr>
          <w:sz w:val="18"/>
          <w:szCs w:val="16"/>
        </w:rPr>
        <w:t xml:space="preserve"> </w:t>
      </w:r>
      <w:proofErr w:type="spellStart"/>
      <w:r w:rsidRPr="008640F5">
        <w:rPr>
          <w:sz w:val="18"/>
          <w:szCs w:val="16"/>
        </w:rPr>
        <w:t>කරුණු</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6857DF19" w14:textId="77777777" w:rsidR="00EA27FE" w:rsidRPr="008640F5" w:rsidRDefault="00000000">
      <w:pPr>
        <w:spacing w:after="240" w:line="360" w:lineRule="auto"/>
        <w:rPr>
          <w:sz w:val="18"/>
          <w:szCs w:val="16"/>
        </w:rPr>
      </w:pPr>
      <w:r w:rsidRPr="008640F5">
        <w:rPr>
          <w:b/>
          <w:sz w:val="18"/>
          <w:szCs w:val="16"/>
        </w:rPr>
        <w:t>A44:</w:t>
      </w:r>
      <w:r w:rsidRPr="008640F5">
        <w:rPr>
          <w:sz w:val="18"/>
          <w:szCs w:val="16"/>
        </w:rPr>
        <w:t xml:space="preserve"> 1. </w:t>
      </w:r>
      <w:proofErr w:type="spellStart"/>
      <w:r w:rsidRPr="008640F5">
        <w:rPr>
          <w:sz w:val="18"/>
          <w:szCs w:val="16"/>
        </w:rPr>
        <w:t>ඉදිරිපත්</w:t>
      </w:r>
      <w:proofErr w:type="spellEnd"/>
      <w:r w:rsidRPr="008640F5">
        <w:rPr>
          <w:sz w:val="18"/>
          <w:szCs w:val="16"/>
        </w:rPr>
        <w:t xml:space="preserve"> </w:t>
      </w:r>
      <w:proofErr w:type="spellStart"/>
      <w:r w:rsidRPr="008640F5">
        <w:rPr>
          <w:sz w:val="18"/>
          <w:szCs w:val="16"/>
        </w:rPr>
        <w:t>නොකළ</w:t>
      </w:r>
      <w:proofErr w:type="spellEnd"/>
      <w:r w:rsidRPr="008640F5">
        <w:rPr>
          <w:sz w:val="18"/>
          <w:szCs w:val="16"/>
        </w:rPr>
        <w:t xml:space="preserve"> </w:t>
      </w:r>
      <w:proofErr w:type="spellStart"/>
      <w:r w:rsidRPr="008640F5">
        <w:rPr>
          <w:sz w:val="18"/>
          <w:szCs w:val="16"/>
        </w:rPr>
        <w:t>චෙක්පත්</w:t>
      </w:r>
      <w:proofErr w:type="spellEnd"/>
      <w:r w:rsidRPr="008640F5">
        <w:rPr>
          <w:sz w:val="18"/>
          <w:szCs w:val="16"/>
        </w:rPr>
        <w:t xml:space="preserve">: </w:t>
      </w:r>
      <w:proofErr w:type="spellStart"/>
      <w:r w:rsidRPr="008640F5">
        <w:rPr>
          <w:sz w:val="18"/>
          <w:szCs w:val="16"/>
        </w:rPr>
        <w:t>ගෙවීම්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නිකුත්</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ලද</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චෙක්පත්</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ලබාගැනීමට</w:t>
      </w:r>
      <w:proofErr w:type="spellEnd"/>
      <w:r w:rsidRPr="008640F5">
        <w:rPr>
          <w:sz w:val="18"/>
          <w:szCs w:val="16"/>
        </w:rPr>
        <w:t xml:space="preserve"> </w:t>
      </w:r>
      <w:proofErr w:type="spellStart"/>
      <w:r w:rsidRPr="008640F5">
        <w:rPr>
          <w:sz w:val="18"/>
          <w:szCs w:val="16"/>
        </w:rPr>
        <w:t>බැංකුවට</w:t>
      </w:r>
      <w:proofErr w:type="spellEnd"/>
      <w:r w:rsidRPr="008640F5">
        <w:rPr>
          <w:sz w:val="18"/>
          <w:szCs w:val="16"/>
        </w:rPr>
        <w:t xml:space="preserve"> </w:t>
      </w:r>
      <w:proofErr w:type="spellStart"/>
      <w:r w:rsidRPr="008640F5">
        <w:rPr>
          <w:sz w:val="18"/>
          <w:szCs w:val="16"/>
        </w:rPr>
        <w:t>ඉදිරිපත්</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චෙක්පත්</w:t>
      </w:r>
      <w:proofErr w:type="spellEnd"/>
      <w:r w:rsidRPr="008640F5">
        <w:rPr>
          <w:sz w:val="18"/>
          <w:szCs w:val="16"/>
        </w:rPr>
        <w:t xml:space="preserve">. 2. </w:t>
      </w:r>
      <w:proofErr w:type="spellStart"/>
      <w:r w:rsidRPr="008640F5">
        <w:rPr>
          <w:sz w:val="18"/>
          <w:szCs w:val="16"/>
        </w:rPr>
        <w:t>තැන්පත්</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නමුදු</w:t>
      </w:r>
      <w:proofErr w:type="spellEnd"/>
      <w:r w:rsidRPr="008640F5">
        <w:rPr>
          <w:sz w:val="18"/>
          <w:szCs w:val="16"/>
        </w:rPr>
        <w:t xml:space="preserve"> </w:t>
      </w:r>
      <w:proofErr w:type="spellStart"/>
      <w:r w:rsidRPr="008640F5">
        <w:rPr>
          <w:sz w:val="18"/>
          <w:szCs w:val="16"/>
        </w:rPr>
        <w:t>අගය</w:t>
      </w:r>
      <w:proofErr w:type="spellEnd"/>
      <w:r w:rsidRPr="008640F5">
        <w:rPr>
          <w:sz w:val="18"/>
          <w:szCs w:val="16"/>
        </w:rPr>
        <w:t xml:space="preserve"> </w:t>
      </w:r>
      <w:proofErr w:type="spellStart"/>
      <w:r w:rsidRPr="008640F5">
        <w:rPr>
          <w:sz w:val="18"/>
          <w:szCs w:val="16"/>
        </w:rPr>
        <w:t>නොපූරණය</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චෙක්පත්</w:t>
      </w:r>
      <w:proofErr w:type="spellEnd"/>
      <w:r w:rsidRPr="008640F5">
        <w:rPr>
          <w:sz w:val="18"/>
          <w:szCs w:val="16"/>
        </w:rPr>
        <w:t xml:space="preserve">: </w:t>
      </w:r>
      <w:proofErr w:type="spellStart"/>
      <w:r w:rsidRPr="008640F5">
        <w:rPr>
          <w:sz w:val="18"/>
          <w:szCs w:val="16"/>
        </w:rPr>
        <w:t>බැංකුවට</w:t>
      </w:r>
      <w:proofErr w:type="spellEnd"/>
      <w:r w:rsidRPr="008640F5">
        <w:rPr>
          <w:sz w:val="18"/>
          <w:szCs w:val="16"/>
        </w:rPr>
        <w:t xml:space="preserve"> </w:t>
      </w:r>
      <w:proofErr w:type="spellStart"/>
      <w:r w:rsidRPr="008640F5">
        <w:rPr>
          <w:sz w:val="18"/>
          <w:szCs w:val="16"/>
        </w:rPr>
        <w:t>තැන්පත්</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පොතේ</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බැංකුව</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තවමත්</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එකතු</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ගිණුමට</w:t>
      </w:r>
      <w:proofErr w:type="spellEnd"/>
      <w:r w:rsidRPr="008640F5">
        <w:rPr>
          <w:sz w:val="18"/>
          <w:szCs w:val="16"/>
        </w:rPr>
        <w:t xml:space="preserve">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චෙක්පත්</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0E16BC4B"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 </w:t>
      </w:r>
      <w:proofErr w:type="spellStart"/>
      <w:r w:rsidRPr="008640F5">
        <w:rPr>
          <w:i/>
          <w:sz w:val="18"/>
          <w:szCs w:val="16"/>
        </w:rPr>
        <w:t>බැංකු</w:t>
      </w:r>
      <w:proofErr w:type="spellEnd"/>
      <w:r w:rsidRPr="008640F5">
        <w:rPr>
          <w:i/>
          <w:sz w:val="18"/>
          <w:szCs w:val="16"/>
        </w:rPr>
        <w:t xml:space="preserve"> </w:t>
      </w:r>
      <w:proofErr w:type="spellStart"/>
      <w:r w:rsidRPr="008640F5">
        <w:rPr>
          <w:i/>
          <w:sz w:val="18"/>
          <w:szCs w:val="16"/>
        </w:rPr>
        <w:t>සැසඳීම්</w:t>
      </w:r>
      <w:proofErr w:type="spellEnd"/>
      <w:r w:rsidRPr="008640F5">
        <w:rPr>
          <w:i/>
          <w:sz w:val="18"/>
          <w:szCs w:val="16"/>
        </w:rPr>
        <w:t xml:space="preserve"> </w:t>
      </w:r>
      <w:proofErr w:type="spellStart"/>
      <w:r w:rsidRPr="008640F5">
        <w:rPr>
          <w:i/>
          <w:sz w:val="18"/>
          <w:szCs w:val="16"/>
        </w:rPr>
        <w:t>ප්‍රකාශනය</w:t>
      </w:r>
      <w:proofErr w:type="spellEnd"/>
      <w:r w:rsidRPr="008640F5">
        <w:rPr>
          <w:i/>
          <w:sz w:val="18"/>
          <w:szCs w:val="16"/>
        </w:rPr>
        <w:t>]</w:t>
      </w:r>
    </w:p>
    <w:p w14:paraId="1942468A" w14:textId="77777777" w:rsidR="00EA27FE" w:rsidRPr="008640F5" w:rsidRDefault="00000000">
      <w:pPr>
        <w:spacing w:after="240" w:line="360" w:lineRule="auto"/>
        <w:rPr>
          <w:sz w:val="18"/>
          <w:szCs w:val="16"/>
        </w:rPr>
      </w:pPr>
      <w:r w:rsidRPr="008640F5">
        <w:rPr>
          <w:b/>
          <w:sz w:val="18"/>
          <w:szCs w:val="16"/>
        </w:rPr>
        <w:t>Q45:</w:t>
      </w:r>
      <w:r w:rsidRPr="008640F5">
        <w:rPr>
          <w:sz w:val="18"/>
          <w:szCs w:val="16"/>
        </w:rPr>
        <w:t xml:space="preserve"> </w:t>
      </w:r>
      <w:proofErr w:type="spellStart"/>
      <w:r w:rsidRPr="008640F5">
        <w:rPr>
          <w:sz w:val="18"/>
          <w:szCs w:val="16"/>
        </w:rPr>
        <w:t>ජලිත</w:t>
      </w:r>
      <w:proofErr w:type="spellEnd"/>
      <w:r w:rsidRPr="008640F5">
        <w:rPr>
          <w:sz w:val="18"/>
          <w:szCs w:val="16"/>
        </w:rPr>
        <w:t xml:space="preserve"> </w:t>
      </w:r>
      <w:proofErr w:type="spellStart"/>
      <w:r w:rsidRPr="008640F5">
        <w:rPr>
          <w:sz w:val="18"/>
          <w:szCs w:val="16"/>
        </w:rPr>
        <w:t>වෙළෙඳුන්ගේ</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අලාභ</w:t>
      </w:r>
      <w:proofErr w:type="spellEnd"/>
      <w:r w:rsidRPr="008640F5">
        <w:rPr>
          <w:sz w:val="18"/>
          <w:szCs w:val="16"/>
        </w:rPr>
        <w:t xml:space="preserve"> </w:t>
      </w:r>
      <w:proofErr w:type="spellStart"/>
      <w:r w:rsidRPr="008640F5">
        <w:rPr>
          <w:sz w:val="18"/>
          <w:szCs w:val="16"/>
        </w:rPr>
        <w:t>ප්‍රකාශනයේ</w:t>
      </w:r>
      <w:proofErr w:type="spellEnd"/>
      <w:r w:rsidRPr="008640F5">
        <w:rPr>
          <w:sz w:val="18"/>
          <w:szCs w:val="16"/>
        </w:rPr>
        <w:t xml:space="preserve"> </w:t>
      </w:r>
      <w:proofErr w:type="spellStart"/>
      <w:r w:rsidRPr="008640F5">
        <w:rPr>
          <w:sz w:val="18"/>
          <w:szCs w:val="16"/>
        </w:rPr>
        <w:t>දෝෂයක්</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විකුණූ</w:t>
      </w:r>
      <w:proofErr w:type="spellEnd"/>
      <w:r w:rsidRPr="008640F5">
        <w:rPr>
          <w:sz w:val="18"/>
          <w:szCs w:val="16"/>
        </w:rPr>
        <w:t xml:space="preserve"> </w:t>
      </w:r>
      <w:proofErr w:type="spellStart"/>
      <w:r w:rsidRPr="008640F5">
        <w:rPr>
          <w:sz w:val="18"/>
          <w:szCs w:val="16"/>
        </w:rPr>
        <w:t>භාණ්ඩවල</w:t>
      </w:r>
      <w:proofErr w:type="spellEnd"/>
      <w:r w:rsidRPr="008640F5">
        <w:rPr>
          <w:sz w:val="18"/>
          <w:szCs w:val="16"/>
        </w:rPr>
        <w:t xml:space="preserve"> </w:t>
      </w:r>
      <w:proofErr w:type="spellStart"/>
      <w:r w:rsidRPr="008640F5">
        <w:rPr>
          <w:sz w:val="18"/>
          <w:szCs w:val="16"/>
        </w:rPr>
        <w:t>පිරිවැය</w:t>
      </w:r>
      <w:proofErr w:type="spellEnd"/>
      <w:r w:rsidRPr="008640F5">
        <w:rPr>
          <w:sz w:val="18"/>
          <w:szCs w:val="16"/>
        </w:rPr>
        <w:t xml:space="preserve"> </w:t>
      </w:r>
      <w:proofErr w:type="spellStart"/>
      <w:r w:rsidRPr="008640F5">
        <w:rPr>
          <w:sz w:val="18"/>
          <w:szCs w:val="16"/>
        </w:rPr>
        <w:t>අඩු</w:t>
      </w:r>
      <w:proofErr w:type="spellEnd"/>
      <w:r w:rsidRPr="008640F5">
        <w:rPr>
          <w:sz w:val="18"/>
          <w:szCs w:val="16"/>
        </w:rPr>
        <w:t xml:space="preserve"> </w:t>
      </w:r>
      <w:proofErr w:type="spellStart"/>
      <w:r w:rsidRPr="008640F5">
        <w:rPr>
          <w:sz w:val="18"/>
          <w:szCs w:val="16"/>
        </w:rPr>
        <w:t>අගයකින්</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විය</w:t>
      </w:r>
      <w:proofErr w:type="spellEnd"/>
      <w:r w:rsidRPr="008640F5">
        <w:rPr>
          <w:sz w:val="18"/>
          <w:szCs w:val="16"/>
        </w:rPr>
        <w:t xml:space="preserve">. </w:t>
      </w:r>
      <w:proofErr w:type="spellStart"/>
      <w:r w:rsidRPr="008640F5">
        <w:rPr>
          <w:sz w:val="18"/>
          <w:szCs w:val="16"/>
        </w:rPr>
        <w:t>මෙයින්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ශුද්ධ</w:t>
      </w:r>
      <w:proofErr w:type="spellEnd"/>
      <w:r w:rsidRPr="008640F5">
        <w:rPr>
          <w:sz w:val="18"/>
          <w:szCs w:val="16"/>
        </w:rPr>
        <w:t xml:space="preserve"> </w:t>
      </w:r>
      <w:proofErr w:type="spellStart"/>
      <w:r w:rsidRPr="008640F5">
        <w:rPr>
          <w:sz w:val="18"/>
          <w:szCs w:val="16"/>
        </w:rPr>
        <w:t>ලාභයට</w:t>
      </w:r>
      <w:proofErr w:type="spellEnd"/>
      <w:r w:rsidRPr="008640F5">
        <w:rPr>
          <w:sz w:val="18"/>
          <w:szCs w:val="16"/>
        </w:rPr>
        <w:t xml:space="preserve"> </w:t>
      </w:r>
      <w:proofErr w:type="spellStart"/>
      <w:r w:rsidRPr="008640F5">
        <w:rPr>
          <w:sz w:val="18"/>
          <w:szCs w:val="16"/>
        </w:rPr>
        <w:t>සිදුවන</w:t>
      </w:r>
      <w:proofErr w:type="spellEnd"/>
      <w:r w:rsidRPr="008640F5">
        <w:rPr>
          <w:sz w:val="18"/>
          <w:szCs w:val="16"/>
        </w:rPr>
        <w:t xml:space="preserve"> </w:t>
      </w:r>
      <w:proofErr w:type="spellStart"/>
      <w:r w:rsidRPr="008640F5">
        <w:rPr>
          <w:sz w:val="18"/>
          <w:szCs w:val="16"/>
        </w:rPr>
        <w:t>බලපෑම</w:t>
      </w:r>
      <w:proofErr w:type="spellEnd"/>
      <w:r w:rsidRPr="008640F5">
        <w:rPr>
          <w:sz w:val="18"/>
          <w:szCs w:val="16"/>
        </w:rPr>
        <w:t xml:space="preserve"> </w:t>
      </w:r>
      <w:proofErr w:type="spellStart"/>
      <w:r w:rsidRPr="008640F5">
        <w:rPr>
          <w:sz w:val="18"/>
          <w:szCs w:val="16"/>
        </w:rPr>
        <w:t>කුමක්දැයි</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1E98E5F1" w14:textId="77777777" w:rsidR="00EA27FE" w:rsidRPr="008640F5" w:rsidRDefault="00000000">
      <w:pPr>
        <w:spacing w:after="240" w:line="360" w:lineRule="auto"/>
        <w:rPr>
          <w:sz w:val="18"/>
          <w:szCs w:val="16"/>
        </w:rPr>
      </w:pPr>
      <w:r w:rsidRPr="008640F5">
        <w:rPr>
          <w:b/>
          <w:sz w:val="18"/>
          <w:szCs w:val="16"/>
        </w:rPr>
        <w:t>A45:</w:t>
      </w:r>
      <w:r w:rsidRPr="008640F5">
        <w:rPr>
          <w:sz w:val="18"/>
          <w:szCs w:val="16"/>
        </w:rPr>
        <w:t xml:space="preserve"> </w:t>
      </w:r>
      <w:proofErr w:type="spellStart"/>
      <w:r w:rsidRPr="008640F5">
        <w:rPr>
          <w:sz w:val="18"/>
          <w:szCs w:val="16"/>
        </w:rPr>
        <w:t>විකුණූ</w:t>
      </w:r>
      <w:proofErr w:type="spellEnd"/>
      <w:r w:rsidRPr="008640F5">
        <w:rPr>
          <w:sz w:val="18"/>
          <w:szCs w:val="16"/>
        </w:rPr>
        <w:t xml:space="preserve"> </w:t>
      </w:r>
      <w:proofErr w:type="spellStart"/>
      <w:r w:rsidRPr="008640F5">
        <w:rPr>
          <w:sz w:val="18"/>
          <w:szCs w:val="16"/>
        </w:rPr>
        <w:t>භාණ්ඩවල</w:t>
      </w:r>
      <w:proofErr w:type="spellEnd"/>
      <w:r w:rsidRPr="008640F5">
        <w:rPr>
          <w:sz w:val="18"/>
          <w:szCs w:val="16"/>
        </w:rPr>
        <w:t xml:space="preserve"> </w:t>
      </w:r>
      <w:proofErr w:type="spellStart"/>
      <w:r w:rsidRPr="008640F5">
        <w:rPr>
          <w:sz w:val="18"/>
          <w:szCs w:val="16"/>
        </w:rPr>
        <w:t>පිරිවැය</w:t>
      </w:r>
      <w:proofErr w:type="spellEnd"/>
      <w:r w:rsidRPr="008640F5">
        <w:rPr>
          <w:sz w:val="18"/>
          <w:szCs w:val="16"/>
        </w:rPr>
        <w:t xml:space="preserve"> </w:t>
      </w:r>
      <w:proofErr w:type="spellStart"/>
      <w:r w:rsidRPr="008640F5">
        <w:rPr>
          <w:sz w:val="18"/>
          <w:szCs w:val="16"/>
        </w:rPr>
        <w:t>අඩුවෙන්</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විට</w:t>
      </w:r>
      <w:proofErr w:type="spellEnd"/>
      <w:r w:rsidRPr="008640F5">
        <w:rPr>
          <w:sz w:val="18"/>
          <w:szCs w:val="16"/>
        </w:rPr>
        <w:t xml:space="preserve">, </w:t>
      </w:r>
      <w:proofErr w:type="spellStart"/>
      <w:r w:rsidRPr="008640F5">
        <w:rPr>
          <w:sz w:val="18"/>
          <w:szCs w:val="16"/>
        </w:rPr>
        <w:t>විකුණුම්</w:t>
      </w:r>
      <w:proofErr w:type="spellEnd"/>
      <w:r w:rsidRPr="008640F5">
        <w:rPr>
          <w:sz w:val="18"/>
          <w:szCs w:val="16"/>
        </w:rPr>
        <w:t xml:space="preserve"> </w:t>
      </w:r>
      <w:proofErr w:type="spellStart"/>
      <w:r w:rsidRPr="008640F5">
        <w:rPr>
          <w:sz w:val="18"/>
          <w:szCs w:val="16"/>
        </w:rPr>
        <w:t>ආදායමෙන්</w:t>
      </w:r>
      <w:proofErr w:type="spellEnd"/>
      <w:r w:rsidRPr="008640F5">
        <w:rPr>
          <w:sz w:val="18"/>
          <w:szCs w:val="16"/>
        </w:rPr>
        <w:t xml:space="preserve"> </w:t>
      </w:r>
      <w:proofErr w:type="spellStart"/>
      <w:r w:rsidRPr="008640F5">
        <w:rPr>
          <w:sz w:val="18"/>
          <w:szCs w:val="16"/>
        </w:rPr>
        <w:t>අඩු</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පිරිවැය</w:t>
      </w:r>
      <w:proofErr w:type="spellEnd"/>
      <w:r w:rsidRPr="008640F5">
        <w:rPr>
          <w:sz w:val="18"/>
          <w:szCs w:val="16"/>
        </w:rPr>
        <w:t xml:space="preserve"> </w:t>
      </w:r>
      <w:proofErr w:type="spellStart"/>
      <w:r w:rsidRPr="008640F5">
        <w:rPr>
          <w:sz w:val="18"/>
          <w:szCs w:val="16"/>
        </w:rPr>
        <w:t>ප්‍රමාණය</w:t>
      </w:r>
      <w:proofErr w:type="spellEnd"/>
      <w:r w:rsidRPr="008640F5">
        <w:rPr>
          <w:sz w:val="18"/>
          <w:szCs w:val="16"/>
        </w:rPr>
        <w:t xml:space="preserve"> </w:t>
      </w:r>
      <w:proofErr w:type="spellStart"/>
      <w:r w:rsidRPr="008640F5">
        <w:rPr>
          <w:sz w:val="18"/>
          <w:szCs w:val="16"/>
        </w:rPr>
        <w:t>අඩුවන</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දූල්‍ය</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අගයකින්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එහි</w:t>
      </w:r>
      <w:proofErr w:type="spellEnd"/>
      <w:r w:rsidRPr="008640F5">
        <w:rPr>
          <w:sz w:val="18"/>
          <w:szCs w:val="16"/>
        </w:rPr>
        <w:t xml:space="preserve"> </w:t>
      </w:r>
      <w:proofErr w:type="spellStart"/>
      <w:r w:rsidRPr="008640F5">
        <w:rPr>
          <w:sz w:val="18"/>
          <w:szCs w:val="16"/>
        </w:rPr>
        <w:t>ප්‍රතිඵලයක්</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මෙහෙයුම්</w:t>
      </w:r>
      <w:proofErr w:type="spellEnd"/>
      <w:r w:rsidRPr="008640F5">
        <w:rPr>
          <w:sz w:val="18"/>
          <w:szCs w:val="16"/>
        </w:rPr>
        <w:t xml:space="preserve"> </w:t>
      </w:r>
      <w:proofErr w:type="spellStart"/>
      <w:r w:rsidRPr="008640F5">
        <w:rPr>
          <w:sz w:val="18"/>
          <w:szCs w:val="16"/>
        </w:rPr>
        <w:t>වියදම්</w:t>
      </w:r>
      <w:proofErr w:type="spellEnd"/>
      <w:r w:rsidRPr="008640F5">
        <w:rPr>
          <w:sz w:val="18"/>
          <w:szCs w:val="16"/>
        </w:rPr>
        <w:t xml:space="preserve"> </w:t>
      </w:r>
      <w:proofErr w:type="spellStart"/>
      <w:r w:rsidRPr="008640F5">
        <w:rPr>
          <w:sz w:val="18"/>
          <w:szCs w:val="16"/>
        </w:rPr>
        <w:t>අඩු</w:t>
      </w:r>
      <w:proofErr w:type="spellEnd"/>
      <w:r w:rsidRPr="008640F5">
        <w:rPr>
          <w:sz w:val="18"/>
          <w:szCs w:val="16"/>
        </w:rPr>
        <w:t xml:space="preserve"> </w:t>
      </w:r>
      <w:proofErr w:type="spellStart"/>
      <w:r w:rsidRPr="008640F5">
        <w:rPr>
          <w:sz w:val="18"/>
          <w:szCs w:val="16"/>
        </w:rPr>
        <w:t>කිරීමෙන්</w:t>
      </w:r>
      <w:proofErr w:type="spellEnd"/>
      <w:r w:rsidRPr="008640F5">
        <w:rPr>
          <w:sz w:val="18"/>
          <w:szCs w:val="16"/>
        </w:rPr>
        <w:t xml:space="preserve"> </w:t>
      </w:r>
      <w:proofErr w:type="spellStart"/>
      <w:r w:rsidRPr="008640F5">
        <w:rPr>
          <w:sz w:val="18"/>
          <w:szCs w:val="16"/>
        </w:rPr>
        <w:t>පසු</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ශුද්ධ</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ද </w:t>
      </w:r>
      <w:proofErr w:type="spellStart"/>
      <w:r w:rsidRPr="008640F5">
        <w:rPr>
          <w:sz w:val="18"/>
          <w:szCs w:val="16"/>
        </w:rPr>
        <w:t>සැබෑ</w:t>
      </w:r>
      <w:proofErr w:type="spellEnd"/>
      <w:r w:rsidRPr="008640F5">
        <w:rPr>
          <w:sz w:val="18"/>
          <w:szCs w:val="16"/>
        </w:rPr>
        <w:t xml:space="preserve"> </w:t>
      </w:r>
      <w:proofErr w:type="spellStart"/>
      <w:r w:rsidRPr="008640F5">
        <w:rPr>
          <w:sz w:val="18"/>
          <w:szCs w:val="16"/>
        </w:rPr>
        <w:t>අගයට</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අගයකින්</w:t>
      </w:r>
      <w:proofErr w:type="spellEnd"/>
      <w:r w:rsidRPr="008640F5">
        <w:rPr>
          <w:sz w:val="18"/>
          <w:szCs w:val="16"/>
        </w:rPr>
        <w:t xml:space="preserve"> (</w:t>
      </w:r>
      <w:proofErr w:type="spellStart"/>
      <w:r w:rsidRPr="008640F5">
        <w:rPr>
          <w:sz w:val="18"/>
          <w:szCs w:val="16"/>
        </w:rPr>
        <w:t>අතිඅප්‍රමාණ</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පෙන්නුම්</w:t>
      </w:r>
      <w:proofErr w:type="spellEnd"/>
      <w:r w:rsidRPr="008640F5">
        <w:rPr>
          <w:sz w:val="18"/>
          <w:szCs w:val="16"/>
        </w:rPr>
        <w:t xml:space="preserve"> </w:t>
      </w:r>
      <w:proofErr w:type="spellStart"/>
      <w:r w:rsidRPr="008640F5">
        <w:rPr>
          <w:sz w:val="18"/>
          <w:szCs w:val="16"/>
        </w:rPr>
        <w:t>කරයි</w:t>
      </w:r>
      <w:proofErr w:type="spellEnd"/>
      <w:r w:rsidRPr="008640F5">
        <w:rPr>
          <w:sz w:val="18"/>
          <w:szCs w:val="16"/>
        </w:rPr>
        <w:t>.</w:t>
      </w:r>
    </w:p>
    <w:p w14:paraId="6AB9FECD"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 </w:t>
      </w:r>
      <w:proofErr w:type="spellStart"/>
      <w:r w:rsidRPr="008640F5">
        <w:rPr>
          <w:i/>
          <w:sz w:val="18"/>
          <w:szCs w:val="16"/>
        </w:rPr>
        <w:t>මූල්‍ය</w:t>
      </w:r>
      <w:proofErr w:type="spellEnd"/>
      <w:r w:rsidRPr="008640F5">
        <w:rPr>
          <w:i/>
          <w:sz w:val="18"/>
          <w:szCs w:val="16"/>
        </w:rPr>
        <w:t xml:space="preserve"> </w:t>
      </w:r>
      <w:proofErr w:type="spellStart"/>
      <w:r w:rsidRPr="008640F5">
        <w:rPr>
          <w:i/>
          <w:sz w:val="18"/>
          <w:szCs w:val="16"/>
        </w:rPr>
        <w:t>ප්‍රකාශන</w:t>
      </w:r>
      <w:proofErr w:type="spellEnd"/>
      <w:r w:rsidRPr="008640F5">
        <w:rPr>
          <w:i/>
          <w:sz w:val="18"/>
          <w:szCs w:val="16"/>
        </w:rPr>
        <w:t>]</w:t>
      </w:r>
    </w:p>
    <w:p w14:paraId="7C70FDC6" w14:textId="77777777" w:rsidR="00EA27FE" w:rsidRPr="008640F5" w:rsidRDefault="00000000">
      <w:pPr>
        <w:spacing w:after="240" w:line="360" w:lineRule="auto"/>
        <w:rPr>
          <w:sz w:val="18"/>
          <w:szCs w:val="16"/>
        </w:rPr>
      </w:pPr>
      <w:r w:rsidRPr="008640F5">
        <w:rPr>
          <w:b/>
          <w:sz w:val="18"/>
          <w:szCs w:val="16"/>
        </w:rPr>
        <w:t>Q46:</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ජංගම</w:t>
      </w:r>
      <w:proofErr w:type="spellEnd"/>
      <w:r w:rsidRPr="008640F5">
        <w:rPr>
          <w:sz w:val="18"/>
          <w:szCs w:val="16"/>
        </w:rPr>
        <w:t xml:space="preserve"> </w:t>
      </w:r>
      <w:proofErr w:type="spellStart"/>
      <w:r w:rsidRPr="008640F5">
        <w:rPr>
          <w:sz w:val="18"/>
          <w:szCs w:val="16"/>
        </w:rPr>
        <w:t>අනුපාතය</w:t>
      </w:r>
      <w:proofErr w:type="spellEnd"/>
      <w:r w:rsidRPr="008640F5">
        <w:rPr>
          <w:sz w:val="18"/>
          <w:szCs w:val="16"/>
        </w:rPr>
        <w:t xml:space="preserve"> 2:1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පැවතීමෙන්</w:t>
      </w:r>
      <w:proofErr w:type="spellEnd"/>
      <w:r w:rsidRPr="008640F5">
        <w:rPr>
          <w:sz w:val="18"/>
          <w:szCs w:val="16"/>
        </w:rPr>
        <w:t xml:space="preserve"> </w:t>
      </w:r>
      <w:proofErr w:type="spellStart"/>
      <w:r w:rsidRPr="008640F5">
        <w:rPr>
          <w:sz w:val="18"/>
          <w:szCs w:val="16"/>
        </w:rPr>
        <w:t>අදහස්</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කුමක්ද</w:t>
      </w:r>
      <w:proofErr w:type="spellEnd"/>
      <w:r w:rsidRPr="008640F5">
        <w:rPr>
          <w:sz w:val="18"/>
          <w:szCs w:val="16"/>
        </w:rPr>
        <w:t>?</w:t>
      </w:r>
    </w:p>
    <w:p w14:paraId="15C48613" w14:textId="77777777" w:rsidR="00EA27FE" w:rsidRPr="008640F5" w:rsidRDefault="00000000">
      <w:pPr>
        <w:spacing w:after="240" w:line="360" w:lineRule="auto"/>
        <w:rPr>
          <w:sz w:val="18"/>
          <w:szCs w:val="16"/>
        </w:rPr>
      </w:pPr>
      <w:r w:rsidRPr="008640F5">
        <w:rPr>
          <w:b/>
          <w:sz w:val="18"/>
          <w:szCs w:val="16"/>
        </w:rPr>
        <w:t>A46:</w:t>
      </w:r>
      <w:r w:rsidRPr="008640F5">
        <w:rPr>
          <w:sz w:val="18"/>
          <w:szCs w:val="16"/>
        </w:rPr>
        <w:t xml:space="preserve"> </w:t>
      </w:r>
      <w:proofErr w:type="spellStart"/>
      <w:r w:rsidRPr="008640F5">
        <w:rPr>
          <w:sz w:val="18"/>
          <w:szCs w:val="16"/>
        </w:rPr>
        <w:t>ජංගම</w:t>
      </w:r>
      <w:proofErr w:type="spellEnd"/>
      <w:r w:rsidRPr="008640F5">
        <w:rPr>
          <w:sz w:val="18"/>
          <w:szCs w:val="16"/>
        </w:rPr>
        <w:t xml:space="preserve"> </w:t>
      </w:r>
      <w:proofErr w:type="spellStart"/>
      <w:r w:rsidRPr="008640F5">
        <w:rPr>
          <w:sz w:val="18"/>
          <w:szCs w:val="16"/>
        </w:rPr>
        <w:t>අනුපාතය</w:t>
      </w:r>
      <w:proofErr w:type="spellEnd"/>
      <w:r w:rsidRPr="008640F5">
        <w:rPr>
          <w:sz w:val="18"/>
          <w:szCs w:val="16"/>
        </w:rPr>
        <w:t xml:space="preserve"> 2:1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වීමෙන්</w:t>
      </w:r>
      <w:proofErr w:type="spellEnd"/>
      <w:r w:rsidRPr="008640F5">
        <w:rPr>
          <w:sz w:val="18"/>
          <w:szCs w:val="16"/>
        </w:rPr>
        <w:t xml:space="preserve"> </w:t>
      </w:r>
      <w:proofErr w:type="spellStart"/>
      <w:r w:rsidRPr="008640F5">
        <w:rPr>
          <w:sz w:val="18"/>
          <w:szCs w:val="16"/>
        </w:rPr>
        <w:t>අදහස්</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සතු</w:t>
      </w:r>
      <w:proofErr w:type="spellEnd"/>
      <w:r w:rsidRPr="008640F5">
        <w:rPr>
          <w:sz w:val="18"/>
          <w:szCs w:val="16"/>
        </w:rPr>
        <w:t xml:space="preserve"> </w:t>
      </w:r>
      <w:proofErr w:type="spellStart"/>
      <w:r w:rsidRPr="008640F5">
        <w:rPr>
          <w:sz w:val="18"/>
          <w:szCs w:val="16"/>
        </w:rPr>
        <w:t>සෑම</w:t>
      </w:r>
      <w:proofErr w:type="spellEnd"/>
      <w:r w:rsidRPr="008640F5">
        <w:rPr>
          <w:sz w:val="18"/>
          <w:szCs w:val="16"/>
        </w:rPr>
        <w:t xml:space="preserve"> </w:t>
      </w:r>
      <w:proofErr w:type="spellStart"/>
      <w:r w:rsidRPr="008640F5">
        <w:rPr>
          <w:sz w:val="18"/>
          <w:szCs w:val="16"/>
        </w:rPr>
        <w:t>රුපියලක</w:t>
      </w:r>
      <w:proofErr w:type="spellEnd"/>
      <w:r w:rsidRPr="008640F5">
        <w:rPr>
          <w:sz w:val="18"/>
          <w:szCs w:val="16"/>
        </w:rPr>
        <w:t xml:space="preserve"> </w:t>
      </w:r>
      <w:proofErr w:type="spellStart"/>
      <w:r w:rsidRPr="008640F5">
        <w:rPr>
          <w:sz w:val="18"/>
          <w:szCs w:val="16"/>
        </w:rPr>
        <w:t>ජංගම</w:t>
      </w:r>
      <w:proofErr w:type="spellEnd"/>
      <w:r w:rsidRPr="008640F5">
        <w:rPr>
          <w:sz w:val="18"/>
          <w:szCs w:val="16"/>
        </w:rPr>
        <w:t xml:space="preserve"> </w:t>
      </w:r>
      <w:proofErr w:type="spellStart"/>
      <w:r w:rsidRPr="008640F5">
        <w:rPr>
          <w:sz w:val="18"/>
          <w:szCs w:val="16"/>
        </w:rPr>
        <w:t>වගකීමක්</w:t>
      </w:r>
      <w:proofErr w:type="spellEnd"/>
      <w:r w:rsidRPr="008640F5">
        <w:rPr>
          <w:sz w:val="18"/>
          <w:szCs w:val="16"/>
        </w:rPr>
        <w:t xml:space="preserve"> </w:t>
      </w:r>
      <w:proofErr w:type="spellStart"/>
      <w:r w:rsidRPr="008640F5">
        <w:rPr>
          <w:sz w:val="18"/>
          <w:szCs w:val="16"/>
        </w:rPr>
        <w:t>වෙනුවෙන්ම</w:t>
      </w:r>
      <w:proofErr w:type="spellEnd"/>
      <w:r w:rsidRPr="008640F5">
        <w:rPr>
          <w:sz w:val="18"/>
          <w:szCs w:val="16"/>
        </w:rPr>
        <w:t xml:space="preserve"> </w:t>
      </w:r>
      <w:proofErr w:type="spellStart"/>
      <w:r w:rsidRPr="008640F5">
        <w:rPr>
          <w:sz w:val="18"/>
          <w:szCs w:val="16"/>
        </w:rPr>
        <w:t>රුපියල්</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ජංගම</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බවයි</w:t>
      </w:r>
      <w:proofErr w:type="spellEnd"/>
      <w:r w:rsidRPr="008640F5">
        <w:rPr>
          <w:sz w:val="18"/>
          <w:szCs w:val="16"/>
        </w:rPr>
        <w:t xml:space="preserve">. </w:t>
      </w:r>
      <w:proofErr w:type="spellStart"/>
      <w:r w:rsidRPr="008640F5">
        <w:rPr>
          <w:sz w:val="18"/>
          <w:szCs w:val="16"/>
        </w:rPr>
        <w:t>එනම්</w:t>
      </w:r>
      <w:proofErr w:type="spellEnd"/>
      <w:r w:rsidRPr="008640F5">
        <w:rPr>
          <w:sz w:val="18"/>
          <w:szCs w:val="16"/>
        </w:rPr>
        <w:t xml:space="preserve"> </w:t>
      </w:r>
      <w:proofErr w:type="spellStart"/>
      <w:r w:rsidRPr="008640F5">
        <w:rPr>
          <w:sz w:val="18"/>
          <w:szCs w:val="16"/>
        </w:rPr>
        <w:t>කෙටි</w:t>
      </w:r>
      <w:proofErr w:type="spellEnd"/>
      <w:r w:rsidRPr="008640F5">
        <w:rPr>
          <w:sz w:val="18"/>
          <w:szCs w:val="16"/>
        </w:rPr>
        <w:t xml:space="preserve"> </w:t>
      </w:r>
      <w:proofErr w:type="spellStart"/>
      <w:r w:rsidRPr="008640F5">
        <w:rPr>
          <w:sz w:val="18"/>
          <w:szCs w:val="16"/>
        </w:rPr>
        <w:t>කාලීන</w:t>
      </w:r>
      <w:proofErr w:type="spellEnd"/>
      <w:r w:rsidRPr="008640F5">
        <w:rPr>
          <w:sz w:val="18"/>
          <w:szCs w:val="16"/>
        </w:rPr>
        <w:t xml:space="preserve"> </w:t>
      </w:r>
      <w:proofErr w:type="spellStart"/>
      <w:r w:rsidRPr="008640F5">
        <w:rPr>
          <w:sz w:val="18"/>
          <w:szCs w:val="16"/>
        </w:rPr>
        <w:t>ණය</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පියවීමට</w:t>
      </w:r>
      <w:proofErr w:type="spellEnd"/>
      <w:r w:rsidRPr="008640F5">
        <w:rPr>
          <w:sz w:val="18"/>
          <w:szCs w:val="16"/>
        </w:rPr>
        <w:t xml:space="preserve"> </w:t>
      </w:r>
      <w:proofErr w:type="spellStart"/>
      <w:r w:rsidRPr="008640F5">
        <w:rPr>
          <w:sz w:val="18"/>
          <w:szCs w:val="16"/>
        </w:rPr>
        <w:t>ව්‍යාපාරයට</w:t>
      </w:r>
      <w:proofErr w:type="spellEnd"/>
      <w:r w:rsidRPr="008640F5">
        <w:rPr>
          <w:sz w:val="18"/>
          <w:szCs w:val="16"/>
        </w:rPr>
        <w:t xml:space="preserve"> </w:t>
      </w:r>
      <w:proofErr w:type="spellStart"/>
      <w:r w:rsidRPr="008640F5">
        <w:rPr>
          <w:sz w:val="18"/>
          <w:szCs w:val="16"/>
        </w:rPr>
        <w:t>ප්‍රමාණවත්</w:t>
      </w:r>
      <w:proofErr w:type="spellEnd"/>
      <w:r w:rsidRPr="008640F5">
        <w:rPr>
          <w:sz w:val="18"/>
          <w:szCs w:val="16"/>
        </w:rPr>
        <w:t xml:space="preserve"> </w:t>
      </w:r>
      <w:proofErr w:type="spellStart"/>
      <w:r w:rsidRPr="008640F5">
        <w:rPr>
          <w:sz w:val="18"/>
          <w:szCs w:val="16"/>
        </w:rPr>
        <w:t>කෙටි</w:t>
      </w:r>
      <w:proofErr w:type="spellEnd"/>
      <w:r w:rsidRPr="008640F5">
        <w:rPr>
          <w:sz w:val="18"/>
          <w:szCs w:val="16"/>
        </w:rPr>
        <w:t xml:space="preserve"> </w:t>
      </w:r>
      <w:proofErr w:type="spellStart"/>
      <w:r w:rsidRPr="008640F5">
        <w:rPr>
          <w:sz w:val="18"/>
          <w:szCs w:val="16"/>
        </w:rPr>
        <w:t>කාලීන</w:t>
      </w:r>
      <w:proofErr w:type="spellEnd"/>
      <w:r w:rsidRPr="008640F5">
        <w:rPr>
          <w:sz w:val="18"/>
          <w:szCs w:val="16"/>
        </w:rPr>
        <w:t xml:space="preserve"> </w:t>
      </w:r>
      <w:proofErr w:type="spellStart"/>
      <w:r w:rsidRPr="008640F5">
        <w:rPr>
          <w:sz w:val="18"/>
          <w:szCs w:val="16"/>
        </w:rPr>
        <w:t>මූල්‍ය</w:t>
      </w:r>
      <w:proofErr w:type="spellEnd"/>
      <w:r w:rsidRPr="008640F5">
        <w:rPr>
          <w:sz w:val="18"/>
          <w:szCs w:val="16"/>
        </w:rPr>
        <w:t xml:space="preserve"> </w:t>
      </w:r>
      <w:proofErr w:type="spellStart"/>
      <w:r w:rsidRPr="008640F5">
        <w:rPr>
          <w:sz w:val="18"/>
          <w:szCs w:val="16"/>
        </w:rPr>
        <w:t>ශක්තියක්</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ද්‍රවශීලතාවක්</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බව</w:t>
      </w:r>
      <w:proofErr w:type="spellEnd"/>
      <w:r w:rsidRPr="008640F5">
        <w:rPr>
          <w:sz w:val="18"/>
          <w:szCs w:val="16"/>
        </w:rPr>
        <w:t xml:space="preserve"> </w:t>
      </w:r>
      <w:proofErr w:type="spellStart"/>
      <w:r w:rsidRPr="008640F5">
        <w:rPr>
          <w:sz w:val="18"/>
          <w:szCs w:val="16"/>
        </w:rPr>
        <w:t>මෙයින්</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2F58452B"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 </w:t>
      </w:r>
      <w:proofErr w:type="spellStart"/>
      <w:r w:rsidRPr="008640F5">
        <w:rPr>
          <w:i/>
          <w:sz w:val="18"/>
          <w:szCs w:val="16"/>
        </w:rPr>
        <w:t>අනුපාත</w:t>
      </w:r>
      <w:proofErr w:type="spellEnd"/>
      <w:r w:rsidRPr="008640F5">
        <w:rPr>
          <w:i/>
          <w:sz w:val="18"/>
          <w:szCs w:val="16"/>
        </w:rPr>
        <w:t xml:space="preserve"> </w:t>
      </w:r>
      <w:proofErr w:type="spellStart"/>
      <w:r w:rsidRPr="008640F5">
        <w:rPr>
          <w:i/>
          <w:sz w:val="18"/>
          <w:szCs w:val="16"/>
        </w:rPr>
        <w:t>විශ්ලේෂණය</w:t>
      </w:r>
      <w:proofErr w:type="spellEnd"/>
      <w:r w:rsidRPr="008640F5">
        <w:rPr>
          <w:i/>
          <w:sz w:val="18"/>
          <w:szCs w:val="16"/>
        </w:rPr>
        <w:t>]</w:t>
      </w:r>
    </w:p>
    <w:p w14:paraId="68625A49" w14:textId="77777777" w:rsidR="00EA27FE" w:rsidRPr="008640F5" w:rsidRDefault="00000000">
      <w:pPr>
        <w:spacing w:after="240" w:line="360" w:lineRule="auto"/>
        <w:rPr>
          <w:sz w:val="18"/>
          <w:szCs w:val="16"/>
        </w:rPr>
      </w:pPr>
      <w:r w:rsidRPr="008640F5">
        <w:rPr>
          <w:b/>
          <w:sz w:val="18"/>
          <w:szCs w:val="16"/>
        </w:rPr>
        <w:lastRenderedPageBreak/>
        <w:t>Q47:</w:t>
      </w:r>
      <w:r w:rsidRPr="008640F5">
        <w:rPr>
          <w:sz w:val="18"/>
          <w:szCs w:val="16"/>
        </w:rPr>
        <w:t xml:space="preserve"> </w:t>
      </w:r>
      <w:proofErr w:type="spellStart"/>
      <w:r w:rsidRPr="008640F5">
        <w:rPr>
          <w:sz w:val="18"/>
          <w:szCs w:val="16"/>
        </w:rPr>
        <w:t>නයනගේ</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2023.12.31 </w:t>
      </w:r>
      <w:proofErr w:type="spellStart"/>
      <w:r w:rsidRPr="008640F5">
        <w:rPr>
          <w:sz w:val="18"/>
          <w:szCs w:val="16"/>
        </w:rPr>
        <w:t>දිනට</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පොතේ</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තීරුවේ</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45,000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බැංකුවට</w:t>
      </w:r>
      <w:proofErr w:type="spellEnd"/>
      <w:r w:rsidRPr="008640F5">
        <w:rPr>
          <w:sz w:val="18"/>
          <w:szCs w:val="16"/>
        </w:rPr>
        <w:t xml:space="preserve"> </w:t>
      </w:r>
      <w:proofErr w:type="spellStart"/>
      <w:r w:rsidRPr="008640F5">
        <w:rPr>
          <w:sz w:val="18"/>
          <w:szCs w:val="16"/>
        </w:rPr>
        <w:t>තැන්පත්</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මුත්</w:t>
      </w:r>
      <w:proofErr w:type="spellEnd"/>
      <w:r w:rsidRPr="008640F5">
        <w:rPr>
          <w:sz w:val="18"/>
          <w:szCs w:val="16"/>
        </w:rPr>
        <w:t xml:space="preserve"> </w:t>
      </w:r>
      <w:proofErr w:type="spellStart"/>
      <w:r w:rsidRPr="008640F5">
        <w:rPr>
          <w:sz w:val="18"/>
          <w:szCs w:val="16"/>
        </w:rPr>
        <w:t>අගය</w:t>
      </w:r>
      <w:proofErr w:type="spellEnd"/>
      <w:r w:rsidRPr="008640F5">
        <w:rPr>
          <w:sz w:val="18"/>
          <w:szCs w:val="16"/>
        </w:rPr>
        <w:t xml:space="preserve"> </w:t>
      </w:r>
      <w:proofErr w:type="spellStart"/>
      <w:r w:rsidRPr="008640F5">
        <w:rPr>
          <w:sz w:val="18"/>
          <w:szCs w:val="16"/>
        </w:rPr>
        <w:t>නොපූරණය</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චෙක්පත්</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10,000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ගෙවීමට</w:t>
      </w:r>
      <w:proofErr w:type="spellEnd"/>
      <w:r w:rsidRPr="008640F5">
        <w:rPr>
          <w:sz w:val="18"/>
          <w:szCs w:val="16"/>
        </w:rPr>
        <w:t xml:space="preserve"> </w:t>
      </w:r>
      <w:proofErr w:type="spellStart"/>
      <w:r w:rsidRPr="008640F5">
        <w:rPr>
          <w:sz w:val="18"/>
          <w:szCs w:val="16"/>
        </w:rPr>
        <w:t>නිකුත්</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මුත්</w:t>
      </w:r>
      <w:proofErr w:type="spellEnd"/>
      <w:r w:rsidRPr="008640F5">
        <w:rPr>
          <w:sz w:val="18"/>
          <w:szCs w:val="16"/>
        </w:rPr>
        <w:t xml:space="preserve"> </w:t>
      </w:r>
      <w:proofErr w:type="spellStart"/>
      <w:r w:rsidRPr="008640F5">
        <w:rPr>
          <w:sz w:val="18"/>
          <w:szCs w:val="16"/>
        </w:rPr>
        <w:t>ඉදිරිපත්</w:t>
      </w:r>
      <w:proofErr w:type="spellEnd"/>
      <w:r w:rsidRPr="008640F5">
        <w:rPr>
          <w:sz w:val="18"/>
          <w:szCs w:val="16"/>
        </w:rPr>
        <w:t xml:space="preserve"> </w:t>
      </w:r>
      <w:proofErr w:type="spellStart"/>
      <w:r w:rsidRPr="008640F5">
        <w:rPr>
          <w:sz w:val="18"/>
          <w:szCs w:val="16"/>
        </w:rPr>
        <w:t>නොකළ</w:t>
      </w:r>
      <w:proofErr w:type="spellEnd"/>
      <w:r w:rsidRPr="008640F5">
        <w:rPr>
          <w:sz w:val="18"/>
          <w:szCs w:val="16"/>
        </w:rPr>
        <w:t xml:space="preserve"> </w:t>
      </w:r>
      <w:proofErr w:type="spellStart"/>
      <w:r w:rsidRPr="008640F5">
        <w:rPr>
          <w:sz w:val="18"/>
          <w:szCs w:val="16"/>
        </w:rPr>
        <w:t>චෙක්පත්</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15,000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නම්</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සැසඳීම්</w:t>
      </w:r>
      <w:proofErr w:type="spellEnd"/>
      <w:r w:rsidRPr="008640F5">
        <w:rPr>
          <w:sz w:val="18"/>
          <w:szCs w:val="16"/>
        </w:rPr>
        <w:t xml:space="preserve"> </w:t>
      </w:r>
      <w:proofErr w:type="spellStart"/>
      <w:r w:rsidRPr="008640F5">
        <w:rPr>
          <w:sz w:val="18"/>
          <w:szCs w:val="16"/>
        </w:rPr>
        <w:t>ප්‍රකාශනයට</w:t>
      </w:r>
      <w:proofErr w:type="spellEnd"/>
      <w:r w:rsidRPr="008640F5">
        <w:rPr>
          <w:sz w:val="18"/>
          <w:szCs w:val="16"/>
        </w:rPr>
        <w:t xml:space="preserve"> </w:t>
      </w:r>
      <w:proofErr w:type="spellStart"/>
      <w:r w:rsidRPr="008640F5">
        <w:rPr>
          <w:sz w:val="18"/>
          <w:szCs w:val="16"/>
        </w:rPr>
        <w:t>අනුව</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ප්‍රකාශනයේ</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w:t>
      </w:r>
      <w:proofErr w:type="spellStart"/>
      <w:r w:rsidRPr="008640F5">
        <w:rPr>
          <w:sz w:val="18"/>
          <w:szCs w:val="16"/>
        </w:rPr>
        <w:t>ගණනය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202E904B" w14:textId="77777777" w:rsidR="00EA27FE" w:rsidRPr="008640F5" w:rsidRDefault="00000000">
      <w:pPr>
        <w:spacing w:after="240" w:line="360" w:lineRule="auto"/>
        <w:rPr>
          <w:sz w:val="18"/>
          <w:szCs w:val="16"/>
        </w:rPr>
      </w:pPr>
      <w:r w:rsidRPr="008640F5">
        <w:rPr>
          <w:b/>
          <w:sz w:val="18"/>
          <w:szCs w:val="16"/>
        </w:rPr>
        <w:t>A47:</w:t>
      </w:r>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පොතේ</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 </w:t>
      </w:r>
      <w:proofErr w:type="spellStart"/>
      <w:r w:rsidRPr="008640F5">
        <w:rPr>
          <w:sz w:val="18"/>
          <w:szCs w:val="16"/>
        </w:rPr>
        <w:t>රු</w:t>
      </w:r>
      <w:proofErr w:type="spellEnd"/>
      <w:r w:rsidRPr="008640F5">
        <w:rPr>
          <w:sz w:val="18"/>
          <w:szCs w:val="16"/>
        </w:rPr>
        <w:t xml:space="preserve">. 45,000. </w:t>
      </w:r>
      <w:proofErr w:type="spellStart"/>
      <w:r w:rsidRPr="008640F5">
        <w:rPr>
          <w:sz w:val="18"/>
          <w:szCs w:val="16"/>
        </w:rPr>
        <w:t>එකතු</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ඉදිරිපත්</w:t>
      </w:r>
      <w:proofErr w:type="spellEnd"/>
      <w:r w:rsidRPr="008640F5">
        <w:rPr>
          <w:sz w:val="18"/>
          <w:szCs w:val="16"/>
        </w:rPr>
        <w:t xml:space="preserve"> </w:t>
      </w:r>
      <w:proofErr w:type="spellStart"/>
      <w:r w:rsidRPr="008640F5">
        <w:rPr>
          <w:sz w:val="18"/>
          <w:szCs w:val="16"/>
        </w:rPr>
        <w:t>නොකළ</w:t>
      </w:r>
      <w:proofErr w:type="spellEnd"/>
      <w:r w:rsidRPr="008640F5">
        <w:rPr>
          <w:sz w:val="18"/>
          <w:szCs w:val="16"/>
        </w:rPr>
        <w:t xml:space="preserve"> </w:t>
      </w:r>
      <w:proofErr w:type="spellStart"/>
      <w:r w:rsidRPr="008640F5">
        <w:rPr>
          <w:sz w:val="18"/>
          <w:szCs w:val="16"/>
        </w:rPr>
        <w:t>චෙක්පත්</w:t>
      </w:r>
      <w:proofErr w:type="spellEnd"/>
      <w:r w:rsidRPr="008640F5">
        <w:rPr>
          <w:sz w:val="18"/>
          <w:szCs w:val="16"/>
        </w:rPr>
        <w:t xml:space="preserve"> = </w:t>
      </w:r>
      <w:proofErr w:type="spellStart"/>
      <w:r w:rsidRPr="008640F5">
        <w:rPr>
          <w:sz w:val="18"/>
          <w:szCs w:val="16"/>
        </w:rPr>
        <w:t>රු</w:t>
      </w:r>
      <w:proofErr w:type="spellEnd"/>
      <w:r w:rsidRPr="008640F5">
        <w:rPr>
          <w:sz w:val="18"/>
          <w:szCs w:val="16"/>
        </w:rPr>
        <w:t>. 15,000 (</w:t>
      </w:r>
      <w:proofErr w:type="spellStart"/>
      <w:r w:rsidRPr="008640F5">
        <w:rPr>
          <w:sz w:val="18"/>
          <w:szCs w:val="16"/>
        </w:rPr>
        <w:t>එකතුව</w:t>
      </w:r>
      <w:proofErr w:type="spellEnd"/>
      <w:r w:rsidRPr="008640F5">
        <w:rPr>
          <w:sz w:val="18"/>
          <w:szCs w:val="16"/>
        </w:rPr>
        <w:t xml:space="preserve"> = </w:t>
      </w:r>
      <w:proofErr w:type="spellStart"/>
      <w:r w:rsidRPr="008640F5">
        <w:rPr>
          <w:sz w:val="18"/>
          <w:szCs w:val="16"/>
        </w:rPr>
        <w:t>රු</w:t>
      </w:r>
      <w:proofErr w:type="spellEnd"/>
      <w:r w:rsidRPr="008640F5">
        <w:rPr>
          <w:sz w:val="18"/>
          <w:szCs w:val="16"/>
        </w:rPr>
        <w:t xml:space="preserve">. 60,000). </w:t>
      </w:r>
      <w:proofErr w:type="spellStart"/>
      <w:r w:rsidRPr="008640F5">
        <w:rPr>
          <w:sz w:val="18"/>
          <w:szCs w:val="16"/>
        </w:rPr>
        <w:t>අඩු</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තැන්පත්</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අගය</w:t>
      </w:r>
      <w:proofErr w:type="spellEnd"/>
      <w:r w:rsidRPr="008640F5">
        <w:rPr>
          <w:sz w:val="18"/>
          <w:szCs w:val="16"/>
        </w:rPr>
        <w:t xml:space="preserve"> </w:t>
      </w:r>
      <w:proofErr w:type="spellStart"/>
      <w:r w:rsidRPr="008640F5">
        <w:rPr>
          <w:sz w:val="18"/>
          <w:szCs w:val="16"/>
        </w:rPr>
        <w:t>නොපූරණය</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චෙක්පත්</w:t>
      </w:r>
      <w:proofErr w:type="spellEnd"/>
      <w:r w:rsidRPr="008640F5">
        <w:rPr>
          <w:sz w:val="18"/>
          <w:szCs w:val="16"/>
        </w:rPr>
        <w:t xml:space="preserve"> = </w:t>
      </w:r>
      <w:proofErr w:type="spellStart"/>
      <w:r w:rsidRPr="008640F5">
        <w:rPr>
          <w:sz w:val="18"/>
          <w:szCs w:val="16"/>
        </w:rPr>
        <w:t>රු</w:t>
      </w:r>
      <w:proofErr w:type="spellEnd"/>
      <w:r w:rsidRPr="008640F5">
        <w:rPr>
          <w:sz w:val="18"/>
          <w:szCs w:val="16"/>
        </w:rPr>
        <w:t xml:space="preserve">. 10,000. </w:t>
      </w:r>
      <w:proofErr w:type="spellStart"/>
      <w:r w:rsidRPr="008640F5">
        <w:rPr>
          <w:sz w:val="18"/>
          <w:szCs w:val="16"/>
        </w:rPr>
        <w:t>එබැවින්</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ප්‍රකාශනයේ</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 </w:t>
      </w:r>
      <w:proofErr w:type="spellStart"/>
      <w:r w:rsidRPr="008640F5">
        <w:rPr>
          <w:sz w:val="18"/>
          <w:szCs w:val="16"/>
        </w:rPr>
        <w:t>රු</w:t>
      </w:r>
      <w:proofErr w:type="spellEnd"/>
      <w:r w:rsidRPr="008640F5">
        <w:rPr>
          <w:sz w:val="18"/>
          <w:szCs w:val="16"/>
        </w:rPr>
        <w:t>. 50,000 (</w:t>
      </w:r>
      <w:proofErr w:type="spellStart"/>
      <w:r w:rsidRPr="008640F5">
        <w:rPr>
          <w:sz w:val="18"/>
          <w:szCs w:val="16"/>
        </w:rPr>
        <w:t>බැර</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356244B2"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 </w:t>
      </w:r>
      <w:proofErr w:type="spellStart"/>
      <w:r w:rsidRPr="008640F5">
        <w:rPr>
          <w:i/>
          <w:sz w:val="18"/>
          <w:szCs w:val="16"/>
        </w:rPr>
        <w:t>බැංකු</w:t>
      </w:r>
      <w:proofErr w:type="spellEnd"/>
      <w:r w:rsidRPr="008640F5">
        <w:rPr>
          <w:i/>
          <w:sz w:val="18"/>
          <w:szCs w:val="16"/>
        </w:rPr>
        <w:t xml:space="preserve"> </w:t>
      </w:r>
      <w:proofErr w:type="spellStart"/>
      <w:r w:rsidRPr="008640F5">
        <w:rPr>
          <w:i/>
          <w:sz w:val="18"/>
          <w:szCs w:val="16"/>
        </w:rPr>
        <w:t>සැසඳීම්</w:t>
      </w:r>
      <w:proofErr w:type="spellEnd"/>
      <w:r w:rsidRPr="008640F5">
        <w:rPr>
          <w:i/>
          <w:sz w:val="18"/>
          <w:szCs w:val="16"/>
        </w:rPr>
        <w:t xml:space="preserve"> </w:t>
      </w:r>
      <w:proofErr w:type="spellStart"/>
      <w:r w:rsidRPr="008640F5">
        <w:rPr>
          <w:i/>
          <w:sz w:val="18"/>
          <w:szCs w:val="16"/>
        </w:rPr>
        <w:t>ප්‍රකාශනය</w:t>
      </w:r>
      <w:proofErr w:type="spellEnd"/>
      <w:r w:rsidRPr="008640F5">
        <w:rPr>
          <w:i/>
          <w:sz w:val="18"/>
          <w:szCs w:val="16"/>
        </w:rPr>
        <w:t>]</w:t>
      </w:r>
    </w:p>
    <w:p w14:paraId="15F22407" w14:textId="77777777" w:rsidR="00EA27FE" w:rsidRPr="008640F5" w:rsidRDefault="00000000">
      <w:pPr>
        <w:spacing w:after="240" w:line="360" w:lineRule="auto"/>
        <w:rPr>
          <w:sz w:val="18"/>
          <w:szCs w:val="16"/>
        </w:rPr>
      </w:pPr>
      <w:r w:rsidRPr="008640F5">
        <w:rPr>
          <w:b/>
          <w:sz w:val="18"/>
          <w:szCs w:val="16"/>
        </w:rPr>
        <w:t>Q48:</w:t>
      </w:r>
      <w:r w:rsidRPr="008640F5">
        <w:rPr>
          <w:sz w:val="18"/>
          <w:szCs w:val="16"/>
        </w:rPr>
        <w:t xml:space="preserve"> '</w:t>
      </w:r>
      <w:proofErr w:type="spellStart"/>
      <w:r w:rsidRPr="008640F5">
        <w:rPr>
          <w:sz w:val="18"/>
          <w:szCs w:val="16"/>
        </w:rPr>
        <w:t>සුරනි</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අලාභ</w:t>
      </w:r>
      <w:proofErr w:type="spellEnd"/>
      <w:r w:rsidRPr="008640F5">
        <w:rPr>
          <w:sz w:val="18"/>
          <w:szCs w:val="16"/>
        </w:rPr>
        <w:t xml:space="preserve"> </w:t>
      </w:r>
      <w:proofErr w:type="spellStart"/>
      <w:r w:rsidRPr="008640F5">
        <w:rPr>
          <w:sz w:val="18"/>
          <w:szCs w:val="16"/>
        </w:rPr>
        <w:t>ප්‍රකාශනයේ</w:t>
      </w:r>
      <w:proofErr w:type="spellEnd"/>
      <w:r w:rsidRPr="008640F5">
        <w:rPr>
          <w:sz w:val="18"/>
          <w:szCs w:val="16"/>
        </w:rPr>
        <w:t xml:space="preserve"> </w:t>
      </w:r>
      <w:proofErr w:type="spellStart"/>
      <w:r w:rsidRPr="008640F5">
        <w:rPr>
          <w:sz w:val="18"/>
          <w:szCs w:val="16"/>
        </w:rPr>
        <w:t>විකුණුම්</w:t>
      </w:r>
      <w:proofErr w:type="spellEnd"/>
      <w:r w:rsidRPr="008640F5">
        <w:rPr>
          <w:sz w:val="18"/>
          <w:szCs w:val="16"/>
        </w:rPr>
        <w:t xml:space="preserve"> </w:t>
      </w:r>
      <w:proofErr w:type="spellStart"/>
      <w:r w:rsidRPr="008640F5">
        <w:rPr>
          <w:sz w:val="18"/>
          <w:szCs w:val="16"/>
        </w:rPr>
        <w:t>ආදායම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200,000 </w:t>
      </w:r>
      <w:proofErr w:type="spellStart"/>
      <w:r w:rsidRPr="008640F5">
        <w:rPr>
          <w:sz w:val="18"/>
          <w:szCs w:val="16"/>
        </w:rPr>
        <w:t>ක්</w:t>
      </w:r>
      <w:proofErr w:type="spellEnd"/>
      <w:r w:rsidRPr="008640F5">
        <w:rPr>
          <w:sz w:val="18"/>
          <w:szCs w:val="16"/>
        </w:rPr>
        <w:t xml:space="preserve"> ද, </w:t>
      </w:r>
      <w:proofErr w:type="spellStart"/>
      <w:r w:rsidRPr="008640F5">
        <w:rPr>
          <w:sz w:val="18"/>
          <w:szCs w:val="16"/>
        </w:rPr>
        <w:t>ආරම්භක</w:t>
      </w:r>
      <w:proofErr w:type="spellEnd"/>
      <w:r w:rsidRPr="008640F5">
        <w:rPr>
          <w:sz w:val="18"/>
          <w:szCs w:val="16"/>
        </w:rPr>
        <w:t xml:space="preserve"> </w:t>
      </w:r>
      <w:proofErr w:type="spellStart"/>
      <w:r w:rsidRPr="008640F5">
        <w:rPr>
          <w:sz w:val="18"/>
          <w:szCs w:val="16"/>
        </w:rPr>
        <w:t>තොගය</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30,000 </w:t>
      </w:r>
      <w:proofErr w:type="spellStart"/>
      <w:r w:rsidRPr="008640F5">
        <w:rPr>
          <w:sz w:val="18"/>
          <w:szCs w:val="16"/>
        </w:rPr>
        <w:t>ක්</w:t>
      </w:r>
      <w:proofErr w:type="spellEnd"/>
      <w:r w:rsidRPr="008640F5">
        <w:rPr>
          <w:sz w:val="18"/>
          <w:szCs w:val="16"/>
        </w:rPr>
        <w:t xml:space="preserve"> ද,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120,000 </w:t>
      </w:r>
      <w:proofErr w:type="spellStart"/>
      <w:r w:rsidRPr="008640F5">
        <w:rPr>
          <w:sz w:val="18"/>
          <w:szCs w:val="16"/>
        </w:rPr>
        <w:t>ක්</w:t>
      </w:r>
      <w:proofErr w:type="spellEnd"/>
      <w:r w:rsidRPr="008640F5">
        <w:rPr>
          <w:sz w:val="18"/>
          <w:szCs w:val="16"/>
        </w:rPr>
        <w:t xml:space="preserve"> ද, </w:t>
      </w:r>
      <w:proofErr w:type="spellStart"/>
      <w:r w:rsidRPr="008640F5">
        <w:rPr>
          <w:sz w:val="18"/>
          <w:szCs w:val="16"/>
        </w:rPr>
        <w:t>අවසාන</w:t>
      </w:r>
      <w:proofErr w:type="spellEnd"/>
      <w:r w:rsidRPr="008640F5">
        <w:rPr>
          <w:sz w:val="18"/>
          <w:szCs w:val="16"/>
        </w:rPr>
        <w:t xml:space="preserve"> </w:t>
      </w:r>
      <w:proofErr w:type="spellStart"/>
      <w:r w:rsidRPr="008640F5">
        <w:rPr>
          <w:sz w:val="18"/>
          <w:szCs w:val="16"/>
        </w:rPr>
        <w:t>තොගය</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40,000 </w:t>
      </w:r>
      <w:proofErr w:type="spellStart"/>
      <w:r w:rsidRPr="008640F5">
        <w:rPr>
          <w:sz w:val="18"/>
          <w:szCs w:val="16"/>
        </w:rPr>
        <w:t>ක්</w:t>
      </w:r>
      <w:proofErr w:type="spellEnd"/>
      <w:r w:rsidRPr="008640F5">
        <w:rPr>
          <w:sz w:val="18"/>
          <w:szCs w:val="16"/>
        </w:rPr>
        <w:t xml:space="preserve"> ද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මෙහෙයුම්</w:t>
      </w:r>
      <w:proofErr w:type="spellEnd"/>
      <w:r w:rsidRPr="008640F5">
        <w:rPr>
          <w:sz w:val="18"/>
          <w:szCs w:val="16"/>
        </w:rPr>
        <w:t xml:space="preserve"> </w:t>
      </w:r>
      <w:proofErr w:type="spellStart"/>
      <w:r w:rsidRPr="008640F5">
        <w:rPr>
          <w:sz w:val="18"/>
          <w:szCs w:val="16"/>
        </w:rPr>
        <w:t>වියදම්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25,000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නම්</w:t>
      </w:r>
      <w:proofErr w:type="spellEnd"/>
      <w:r w:rsidRPr="008640F5">
        <w:rPr>
          <w:sz w:val="18"/>
          <w:szCs w:val="16"/>
        </w:rPr>
        <w:t xml:space="preserve"> </w:t>
      </w:r>
      <w:proofErr w:type="spellStart"/>
      <w:r w:rsidRPr="008640F5">
        <w:rPr>
          <w:sz w:val="18"/>
          <w:szCs w:val="16"/>
        </w:rPr>
        <w:t>දූල්‍ය</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ශුද්ධ</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w:t>
      </w:r>
      <w:proofErr w:type="spellStart"/>
      <w:r w:rsidRPr="008640F5">
        <w:rPr>
          <w:sz w:val="18"/>
          <w:szCs w:val="16"/>
        </w:rPr>
        <w:t>ගණනය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055CDF56" w14:textId="77777777" w:rsidR="00EA27FE" w:rsidRPr="008640F5" w:rsidRDefault="00000000">
      <w:pPr>
        <w:spacing w:after="240" w:line="360" w:lineRule="auto"/>
        <w:rPr>
          <w:sz w:val="18"/>
          <w:szCs w:val="16"/>
        </w:rPr>
      </w:pPr>
      <w:r w:rsidRPr="008640F5">
        <w:rPr>
          <w:b/>
          <w:sz w:val="18"/>
          <w:szCs w:val="16"/>
        </w:rPr>
        <w:t>A48:</w:t>
      </w:r>
      <w:r w:rsidRPr="008640F5">
        <w:rPr>
          <w:sz w:val="18"/>
          <w:szCs w:val="16"/>
        </w:rPr>
        <w:t xml:space="preserve"> </w:t>
      </w:r>
      <w:proofErr w:type="spellStart"/>
      <w:r w:rsidRPr="008640F5">
        <w:rPr>
          <w:sz w:val="18"/>
          <w:szCs w:val="16"/>
        </w:rPr>
        <w:t>විකුණූ</w:t>
      </w:r>
      <w:proofErr w:type="spellEnd"/>
      <w:r w:rsidRPr="008640F5">
        <w:rPr>
          <w:sz w:val="18"/>
          <w:szCs w:val="16"/>
        </w:rPr>
        <w:t xml:space="preserve"> </w:t>
      </w:r>
      <w:proofErr w:type="spellStart"/>
      <w:r w:rsidRPr="008640F5">
        <w:rPr>
          <w:sz w:val="18"/>
          <w:szCs w:val="16"/>
        </w:rPr>
        <w:t>භාණ්ඩවල</w:t>
      </w:r>
      <w:proofErr w:type="spellEnd"/>
      <w:r w:rsidRPr="008640F5">
        <w:rPr>
          <w:sz w:val="18"/>
          <w:szCs w:val="16"/>
        </w:rPr>
        <w:t xml:space="preserve"> </w:t>
      </w:r>
      <w:proofErr w:type="spellStart"/>
      <w:r w:rsidRPr="008640F5">
        <w:rPr>
          <w:sz w:val="18"/>
          <w:szCs w:val="16"/>
        </w:rPr>
        <w:t>පිරිවැය</w:t>
      </w:r>
      <w:proofErr w:type="spellEnd"/>
      <w:r w:rsidRPr="008640F5">
        <w:rPr>
          <w:sz w:val="18"/>
          <w:szCs w:val="16"/>
        </w:rPr>
        <w:t xml:space="preserve"> = </w:t>
      </w:r>
      <w:proofErr w:type="spellStart"/>
      <w:r w:rsidRPr="008640F5">
        <w:rPr>
          <w:sz w:val="18"/>
          <w:szCs w:val="16"/>
        </w:rPr>
        <w:t>ආරම්භක</w:t>
      </w:r>
      <w:proofErr w:type="spellEnd"/>
      <w:r w:rsidRPr="008640F5">
        <w:rPr>
          <w:sz w:val="18"/>
          <w:szCs w:val="16"/>
        </w:rPr>
        <w:t xml:space="preserve"> </w:t>
      </w:r>
      <w:proofErr w:type="spellStart"/>
      <w:r w:rsidRPr="008640F5">
        <w:rPr>
          <w:sz w:val="18"/>
          <w:szCs w:val="16"/>
        </w:rPr>
        <w:t>තොගය</w:t>
      </w:r>
      <w:proofErr w:type="spellEnd"/>
      <w:r w:rsidRPr="008640F5">
        <w:rPr>
          <w:sz w:val="18"/>
          <w:szCs w:val="16"/>
        </w:rPr>
        <w:t xml:space="preserve"> (30,000) + </w:t>
      </w:r>
      <w:proofErr w:type="spellStart"/>
      <w:r w:rsidRPr="008640F5">
        <w:rPr>
          <w:sz w:val="18"/>
          <w:szCs w:val="16"/>
        </w:rPr>
        <w:t>ගැනුම්</w:t>
      </w:r>
      <w:proofErr w:type="spellEnd"/>
      <w:r w:rsidRPr="008640F5">
        <w:rPr>
          <w:sz w:val="18"/>
          <w:szCs w:val="16"/>
        </w:rPr>
        <w:t xml:space="preserve"> (120,000) - </w:t>
      </w:r>
      <w:proofErr w:type="spellStart"/>
      <w:r w:rsidRPr="008640F5">
        <w:rPr>
          <w:sz w:val="18"/>
          <w:szCs w:val="16"/>
        </w:rPr>
        <w:t>අවසාන</w:t>
      </w:r>
      <w:proofErr w:type="spellEnd"/>
      <w:r w:rsidRPr="008640F5">
        <w:rPr>
          <w:sz w:val="18"/>
          <w:szCs w:val="16"/>
        </w:rPr>
        <w:t xml:space="preserve"> </w:t>
      </w:r>
      <w:proofErr w:type="spellStart"/>
      <w:r w:rsidRPr="008640F5">
        <w:rPr>
          <w:sz w:val="18"/>
          <w:szCs w:val="16"/>
        </w:rPr>
        <w:t>තොගය</w:t>
      </w:r>
      <w:proofErr w:type="spellEnd"/>
      <w:r w:rsidRPr="008640F5">
        <w:rPr>
          <w:sz w:val="18"/>
          <w:szCs w:val="16"/>
        </w:rPr>
        <w:t xml:space="preserve"> (40,000) = </w:t>
      </w:r>
      <w:proofErr w:type="spellStart"/>
      <w:r w:rsidRPr="008640F5">
        <w:rPr>
          <w:sz w:val="18"/>
          <w:szCs w:val="16"/>
        </w:rPr>
        <w:t>රු</w:t>
      </w:r>
      <w:proofErr w:type="spellEnd"/>
      <w:r w:rsidRPr="008640F5">
        <w:rPr>
          <w:sz w:val="18"/>
          <w:szCs w:val="16"/>
        </w:rPr>
        <w:t xml:space="preserve">. 110,000. </w:t>
      </w:r>
      <w:proofErr w:type="spellStart"/>
      <w:r w:rsidRPr="008640F5">
        <w:rPr>
          <w:sz w:val="18"/>
          <w:szCs w:val="16"/>
        </w:rPr>
        <w:t>දූල්‍ය</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 </w:t>
      </w:r>
      <w:proofErr w:type="spellStart"/>
      <w:r w:rsidRPr="008640F5">
        <w:rPr>
          <w:sz w:val="18"/>
          <w:szCs w:val="16"/>
        </w:rPr>
        <w:t>විකුණුම්</w:t>
      </w:r>
      <w:proofErr w:type="spellEnd"/>
      <w:r w:rsidRPr="008640F5">
        <w:rPr>
          <w:sz w:val="18"/>
          <w:szCs w:val="16"/>
        </w:rPr>
        <w:t xml:space="preserve"> (200,000) - </w:t>
      </w:r>
      <w:proofErr w:type="spellStart"/>
      <w:r w:rsidRPr="008640F5">
        <w:rPr>
          <w:sz w:val="18"/>
          <w:szCs w:val="16"/>
        </w:rPr>
        <w:t>විකුණූ</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පිරිවැය</w:t>
      </w:r>
      <w:proofErr w:type="spellEnd"/>
      <w:r w:rsidRPr="008640F5">
        <w:rPr>
          <w:sz w:val="18"/>
          <w:szCs w:val="16"/>
        </w:rPr>
        <w:t xml:space="preserve"> (110,000) = </w:t>
      </w:r>
      <w:proofErr w:type="spellStart"/>
      <w:r w:rsidRPr="008640F5">
        <w:rPr>
          <w:sz w:val="18"/>
          <w:szCs w:val="16"/>
        </w:rPr>
        <w:t>රු</w:t>
      </w:r>
      <w:proofErr w:type="spellEnd"/>
      <w:r w:rsidRPr="008640F5">
        <w:rPr>
          <w:sz w:val="18"/>
          <w:szCs w:val="16"/>
        </w:rPr>
        <w:t xml:space="preserve">. 90,000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ශුද්ධ</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 </w:t>
      </w:r>
      <w:proofErr w:type="spellStart"/>
      <w:r w:rsidRPr="008640F5">
        <w:rPr>
          <w:sz w:val="18"/>
          <w:szCs w:val="16"/>
        </w:rPr>
        <w:t>දූල්‍ය</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(90,000) - </w:t>
      </w:r>
      <w:proofErr w:type="spellStart"/>
      <w:r w:rsidRPr="008640F5">
        <w:rPr>
          <w:sz w:val="18"/>
          <w:szCs w:val="16"/>
        </w:rPr>
        <w:t>මෙහෙයුම්</w:t>
      </w:r>
      <w:proofErr w:type="spellEnd"/>
      <w:r w:rsidRPr="008640F5">
        <w:rPr>
          <w:sz w:val="18"/>
          <w:szCs w:val="16"/>
        </w:rPr>
        <w:t xml:space="preserve"> </w:t>
      </w:r>
      <w:proofErr w:type="spellStart"/>
      <w:r w:rsidRPr="008640F5">
        <w:rPr>
          <w:sz w:val="18"/>
          <w:szCs w:val="16"/>
        </w:rPr>
        <w:t>වියදම්</w:t>
      </w:r>
      <w:proofErr w:type="spellEnd"/>
      <w:r w:rsidRPr="008640F5">
        <w:rPr>
          <w:sz w:val="18"/>
          <w:szCs w:val="16"/>
        </w:rPr>
        <w:t xml:space="preserve"> (25,000) = </w:t>
      </w:r>
      <w:proofErr w:type="spellStart"/>
      <w:r w:rsidRPr="008640F5">
        <w:rPr>
          <w:sz w:val="18"/>
          <w:szCs w:val="16"/>
        </w:rPr>
        <w:t>රු</w:t>
      </w:r>
      <w:proofErr w:type="spellEnd"/>
      <w:r w:rsidRPr="008640F5">
        <w:rPr>
          <w:sz w:val="18"/>
          <w:szCs w:val="16"/>
        </w:rPr>
        <w:t xml:space="preserve">. 65,000 </w:t>
      </w:r>
      <w:proofErr w:type="spellStart"/>
      <w:r w:rsidRPr="008640F5">
        <w:rPr>
          <w:sz w:val="18"/>
          <w:szCs w:val="16"/>
        </w:rPr>
        <w:t>වේ</w:t>
      </w:r>
      <w:proofErr w:type="spellEnd"/>
      <w:r w:rsidRPr="008640F5">
        <w:rPr>
          <w:sz w:val="18"/>
          <w:szCs w:val="16"/>
        </w:rPr>
        <w:t>.</w:t>
      </w:r>
    </w:p>
    <w:p w14:paraId="56F0A1F5"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 </w:t>
      </w:r>
      <w:proofErr w:type="spellStart"/>
      <w:r w:rsidRPr="008640F5">
        <w:rPr>
          <w:i/>
          <w:sz w:val="18"/>
          <w:szCs w:val="16"/>
        </w:rPr>
        <w:t>මූල්‍ය</w:t>
      </w:r>
      <w:proofErr w:type="spellEnd"/>
      <w:r w:rsidRPr="008640F5">
        <w:rPr>
          <w:i/>
          <w:sz w:val="18"/>
          <w:szCs w:val="16"/>
        </w:rPr>
        <w:t xml:space="preserve"> </w:t>
      </w:r>
      <w:proofErr w:type="spellStart"/>
      <w:r w:rsidRPr="008640F5">
        <w:rPr>
          <w:i/>
          <w:sz w:val="18"/>
          <w:szCs w:val="16"/>
        </w:rPr>
        <w:t>ප්‍රකාශන</w:t>
      </w:r>
      <w:proofErr w:type="spellEnd"/>
      <w:r w:rsidRPr="008640F5">
        <w:rPr>
          <w:i/>
          <w:sz w:val="18"/>
          <w:szCs w:val="16"/>
        </w:rPr>
        <w:t>]</w:t>
      </w:r>
    </w:p>
    <w:p w14:paraId="68822B4A" w14:textId="77777777" w:rsidR="00EA27FE" w:rsidRPr="008640F5" w:rsidRDefault="00000000">
      <w:pPr>
        <w:spacing w:after="240" w:line="360" w:lineRule="auto"/>
        <w:rPr>
          <w:sz w:val="18"/>
          <w:szCs w:val="16"/>
        </w:rPr>
      </w:pPr>
      <w:r w:rsidRPr="008640F5">
        <w:rPr>
          <w:b/>
          <w:sz w:val="18"/>
          <w:szCs w:val="16"/>
        </w:rPr>
        <w:t>Q49:</w:t>
      </w:r>
      <w:r w:rsidRPr="008640F5">
        <w:rPr>
          <w:sz w:val="18"/>
          <w:szCs w:val="16"/>
        </w:rPr>
        <w:t xml:space="preserve"> '</w:t>
      </w:r>
      <w:proofErr w:type="spellStart"/>
      <w:r w:rsidRPr="008640F5">
        <w:rPr>
          <w:sz w:val="18"/>
          <w:szCs w:val="16"/>
        </w:rPr>
        <w:t>අමල්</w:t>
      </w:r>
      <w:proofErr w:type="spellEnd"/>
      <w:r w:rsidRPr="008640F5">
        <w:rPr>
          <w:sz w:val="18"/>
          <w:szCs w:val="16"/>
        </w:rPr>
        <w:t xml:space="preserve"> </w:t>
      </w:r>
      <w:proofErr w:type="spellStart"/>
      <w:r w:rsidRPr="008640F5">
        <w:rPr>
          <w:sz w:val="18"/>
          <w:szCs w:val="16"/>
        </w:rPr>
        <w:t>වෙළෙඳුන්'ගේ</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ජංගම</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80,000 </w:t>
      </w:r>
      <w:proofErr w:type="spellStart"/>
      <w:r w:rsidRPr="008640F5">
        <w:rPr>
          <w:sz w:val="18"/>
          <w:szCs w:val="16"/>
        </w:rPr>
        <w:t>ක්</w:t>
      </w:r>
      <w:proofErr w:type="spellEnd"/>
      <w:r w:rsidRPr="008640F5">
        <w:rPr>
          <w:sz w:val="18"/>
          <w:szCs w:val="16"/>
        </w:rPr>
        <w:t xml:space="preserve"> ද, </w:t>
      </w:r>
      <w:proofErr w:type="spellStart"/>
      <w:r w:rsidRPr="008640F5">
        <w:rPr>
          <w:sz w:val="18"/>
          <w:szCs w:val="16"/>
        </w:rPr>
        <w:t>තොගය</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20,000 </w:t>
      </w:r>
      <w:proofErr w:type="spellStart"/>
      <w:r w:rsidRPr="008640F5">
        <w:rPr>
          <w:sz w:val="18"/>
          <w:szCs w:val="16"/>
        </w:rPr>
        <w:t>ක්</w:t>
      </w:r>
      <w:proofErr w:type="spellEnd"/>
      <w:r w:rsidRPr="008640F5">
        <w:rPr>
          <w:sz w:val="18"/>
          <w:szCs w:val="16"/>
        </w:rPr>
        <w:t xml:space="preserve"> ද, </w:t>
      </w:r>
      <w:proofErr w:type="spellStart"/>
      <w:r w:rsidRPr="008640F5">
        <w:rPr>
          <w:sz w:val="18"/>
          <w:szCs w:val="16"/>
        </w:rPr>
        <w:t>ජංගම</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30,000 </w:t>
      </w:r>
      <w:proofErr w:type="spellStart"/>
      <w:r w:rsidRPr="008640F5">
        <w:rPr>
          <w:sz w:val="18"/>
          <w:szCs w:val="16"/>
        </w:rPr>
        <w:t>ක්</w:t>
      </w:r>
      <w:proofErr w:type="spellEnd"/>
      <w:r w:rsidRPr="008640F5">
        <w:rPr>
          <w:sz w:val="18"/>
          <w:szCs w:val="16"/>
        </w:rPr>
        <w:t xml:space="preserve"> ද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ජංගම</w:t>
      </w:r>
      <w:proofErr w:type="spellEnd"/>
      <w:r w:rsidRPr="008640F5">
        <w:rPr>
          <w:sz w:val="18"/>
          <w:szCs w:val="16"/>
        </w:rPr>
        <w:t xml:space="preserve"> </w:t>
      </w:r>
      <w:proofErr w:type="spellStart"/>
      <w:r w:rsidRPr="008640F5">
        <w:rPr>
          <w:sz w:val="18"/>
          <w:szCs w:val="16"/>
        </w:rPr>
        <w:t>අනුපාතය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ශීඝ්‍ර</w:t>
      </w:r>
      <w:proofErr w:type="spellEnd"/>
      <w:r w:rsidRPr="008640F5">
        <w:rPr>
          <w:sz w:val="18"/>
          <w:szCs w:val="16"/>
        </w:rPr>
        <w:t xml:space="preserve"> </w:t>
      </w:r>
      <w:proofErr w:type="spellStart"/>
      <w:r w:rsidRPr="008640F5">
        <w:rPr>
          <w:sz w:val="18"/>
          <w:szCs w:val="16"/>
        </w:rPr>
        <w:t>අනුපාතය</w:t>
      </w:r>
      <w:proofErr w:type="spellEnd"/>
      <w:r w:rsidRPr="008640F5">
        <w:rPr>
          <w:sz w:val="18"/>
          <w:szCs w:val="16"/>
        </w:rPr>
        <w:t xml:space="preserve"> </w:t>
      </w:r>
      <w:proofErr w:type="spellStart"/>
      <w:r w:rsidRPr="008640F5">
        <w:rPr>
          <w:sz w:val="18"/>
          <w:szCs w:val="16"/>
        </w:rPr>
        <w:t>ගණනය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64C39650" w14:textId="77777777" w:rsidR="00EA27FE" w:rsidRPr="008640F5" w:rsidRDefault="00000000">
      <w:pPr>
        <w:spacing w:after="240" w:line="360" w:lineRule="auto"/>
        <w:rPr>
          <w:sz w:val="18"/>
          <w:szCs w:val="16"/>
        </w:rPr>
      </w:pPr>
      <w:r w:rsidRPr="008640F5">
        <w:rPr>
          <w:b/>
          <w:sz w:val="18"/>
          <w:szCs w:val="16"/>
        </w:rPr>
        <w:t>A49:</w:t>
      </w:r>
      <w:r w:rsidRPr="008640F5">
        <w:rPr>
          <w:sz w:val="18"/>
          <w:szCs w:val="16"/>
        </w:rPr>
        <w:t xml:space="preserve"> </w:t>
      </w:r>
      <w:proofErr w:type="spellStart"/>
      <w:r w:rsidRPr="008640F5">
        <w:rPr>
          <w:sz w:val="18"/>
          <w:szCs w:val="16"/>
        </w:rPr>
        <w:t>ජංගම</w:t>
      </w:r>
      <w:proofErr w:type="spellEnd"/>
      <w:r w:rsidRPr="008640F5">
        <w:rPr>
          <w:sz w:val="18"/>
          <w:szCs w:val="16"/>
        </w:rPr>
        <w:t xml:space="preserve"> </w:t>
      </w:r>
      <w:proofErr w:type="spellStart"/>
      <w:r w:rsidRPr="008640F5">
        <w:rPr>
          <w:sz w:val="18"/>
          <w:szCs w:val="16"/>
        </w:rPr>
        <w:t>අනුපාතය</w:t>
      </w:r>
      <w:proofErr w:type="spellEnd"/>
      <w:r w:rsidRPr="008640F5">
        <w:rPr>
          <w:sz w:val="18"/>
          <w:szCs w:val="16"/>
        </w:rPr>
        <w:t xml:space="preserve"> = </w:t>
      </w:r>
      <w:proofErr w:type="spellStart"/>
      <w:r w:rsidRPr="008640F5">
        <w:rPr>
          <w:sz w:val="18"/>
          <w:szCs w:val="16"/>
        </w:rPr>
        <w:t>ජංගම</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 </w:t>
      </w:r>
      <w:proofErr w:type="spellStart"/>
      <w:r w:rsidRPr="008640F5">
        <w:rPr>
          <w:sz w:val="18"/>
          <w:szCs w:val="16"/>
        </w:rPr>
        <w:t>ජංගම</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 80,000 / 30,000 = </w:t>
      </w:r>
      <w:proofErr w:type="gramStart"/>
      <w:r w:rsidRPr="008640F5">
        <w:rPr>
          <w:sz w:val="18"/>
          <w:szCs w:val="16"/>
        </w:rPr>
        <w:t>2.67 :</w:t>
      </w:r>
      <w:proofErr w:type="gramEnd"/>
      <w:r w:rsidRPr="008640F5">
        <w:rPr>
          <w:sz w:val="18"/>
          <w:szCs w:val="16"/>
        </w:rPr>
        <w:t xml:space="preserve"> 1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ශීඝ්‍ර</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 </w:t>
      </w:r>
      <w:proofErr w:type="spellStart"/>
      <w:r w:rsidRPr="008640F5">
        <w:rPr>
          <w:sz w:val="18"/>
          <w:szCs w:val="16"/>
        </w:rPr>
        <w:t>ජංගම</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 </w:t>
      </w:r>
      <w:proofErr w:type="spellStart"/>
      <w:r w:rsidRPr="008640F5">
        <w:rPr>
          <w:sz w:val="18"/>
          <w:szCs w:val="16"/>
        </w:rPr>
        <w:t>තොගය</w:t>
      </w:r>
      <w:proofErr w:type="spellEnd"/>
      <w:r w:rsidRPr="008640F5">
        <w:rPr>
          <w:sz w:val="18"/>
          <w:szCs w:val="16"/>
        </w:rPr>
        <w:t xml:space="preserve"> = 80,000 - 20,000 = </w:t>
      </w:r>
      <w:proofErr w:type="spellStart"/>
      <w:r w:rsidRPr="008640F5">
        <w:rPr>
          <w:sz w:val="18"/>
          <w:szCs w:val="16"/>
        </w:rPr>
        <w:t>රු</w:t>
      </w:r>
      <w:proofErr w:type="spellEnd"/>
      <w:r w:rsidRPr="008640F5">
        <w:rPr>
          <w:sz w:val="18"/>
          <w:szCs w:val="16"/>
        </w:rPr>
        <w:t xml:space="preserve">. 60,000. </w:t>
      </w:r>
      <w:proofErr w:type="spellStart"/>
      <w:r w:rsidRPr="008640F5">
        <w:rPr>
          <w:sz w:val="18"/>
          <w:szCs w:val="16"/>
        </w:rPr>
        <w:t>ශීඝ්‍ර</w:t>
      </w:r>
      <w:proofErr w:type="spellEnd"/>
      <w:r w:rsidRPr="008640F5">
        <w:rPr>
          <w:sz w:val="18"/>
          <w:szCs w:val="16"/>
        </w:rPr>
        <w:t xml:space="preserve"> </w:t>
      </w:r>
      <w:proofErr w:type="spellStart"/>
      <w:r w:rsidRPr="008640F5">
        <w:rPr>
          <w:sz w:val="18"/>
          <w:szCs w:val="16"/>
        </w:rPr>
        <w:t>අනුපාතය</w:t>
      </w:r>
      <w:proofErr w:type="spellEnd"/>
      <w:r w:rsidRPr="008640F5">
        <w:rPr>
          <w:sz w:val="18"/>
          <w:szCs w:val="16"/>
        </w:rPr>
        <w:t xml:space="preserve"> = </w:t>
      </w:r>
      <w:proofErr w:type="spellStart"/>
      <w:r w:rsidRPr="008640F5">
        <w:rPr>
          <w:sz w:val="18"/>
          <w:szCs w:val="16"/>
        </w:rPr>
        <w:t>ශීඝ්‍ර</w:t>
      </w:r>
      <w:proofErr w:type="spellEnd"/>
      <w:r w:rsidRPr="008640F5">
        <w:rPr>
          <w:sz w:val="18"/>
          <w:szCs w:val="16"/>
        </w:rPr>
        <w:t xml:space="preserve"> </w:t>
      </w:r>
      <w:proofErr w:type="spellStart"/>
      <w:r w:rsidRPr="008640F5">
        <w:rPr>
          <w:sz w:val="18"/>
          <w:szCs w:val="16"/>
        </w:rPr>
        <w:t>වත්කම්</w:t>
      </w:r>
      <w:proofErr w:type="spellEnd"/>
      <w:r w:rsidRPr="008640F5">
        <w:rPr>
          <w:sz w:val="18"/>
          <w:szCs w:val="16"/>
        </w:rPr>
        <w:t xml:space="preserve"> / </w:t>
      </w:r>
      <w:proofErr w:type="spellStart"/>
      <w:r w:rsidRPr="008640F5">
        <w:rPr>
          <w:sz w:val="18"/>
          <w:szCs w:val="16"/>
        </w:rPr>
        <w:t>ජංගම</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 60,000 / 30,000 = </w:t>
      </w:r>
      <w:proofErr w:type="gramStart"/>
      <w:r w:rsidRPr="008640F5">
        <w:rPr>
          <w:sz w:val="18"/>
          <w:szCs w:val="16"/>
        </w:rPr>
        <w:t>2 :</w:t>
      </w:r>
      <w:proofErr w:type="gramEnd"/>
      <w:r w:rsidRPr="008640F5">
        <w:rPr>
          <w:sz w:val="18"/>
          <w:szCs w:val="16"/>
        </w:rPr>
        <w:t xml:space="preserve"> 1 </w:t>
      </w:r>
      <w:proofErr w:type="spellStart"/>
      <w:r w:rsidRPr="008640F5">
        <w:rPr>
          <w:sz w:val="18"/>
          <w:szCs w:val="16"/>
        </w:rPr>
        <w:t>වේ</w:t>
      </w:r>
      <w:proofErr w:type="spellEnd"/>
      <w:r w:rsidRPr="008640F5">
        <w:rPr>
          <w:sz w:val="18"/>
          <w:szCs w:val="16"/>
        </w:rPr>
        <w:t>.</w:t>
      </w:r>
    </w:p>
    <w:p w14:paraId="3E6A7280"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 </w:t>
      </w:r>
      <w:proofErr w:type="spellStart"/>
      <w:r w:rsidRPr="008640F5">
        <w:rPr>
          <w:i/>
          <w:sz w:val="18"/>
          <w:szCs w:val="16"/>
        </w:rPr>
        <w:t>අනුපාත</w:t>
      </w:r>
      <w:proofErr w:type="spellEnd"/>
      <w:r w:rsidRPr="008640F5">
        <w:rPr>
          <w:i/>
          <w:sz w:val="18"/>
          <w:szCs w:val="16"/>
        </w:rPr>
        <w:t xml:space="preserve"> </w:t>
      </w:r>
      <w:proofErr w:type="spellStart"/>
      <w:r w:rsidRPr="008640F5">
        <w:rPr>
          <w:i/>
          <w:sz w:val="18"/>
          <w:szCs w:val="16"/>
        </w:rPr>
        <w:t>විශ්ලේෂණය</w:t>
      </w:r>
      <w:proofErr w:type="spellEnd"/>
      <w:r w:rsidRPr="008640F5">
        <w:rPr>
          <w:i/>
          <w:sz w:val="18"/>
          <w:szCs w:val="16"/>
        </w:rPr>
        <w:t>]</w:t>
      </w:r>
    </w:p>
    <w:p w14:paraId="14B76082" w14:textId="77777777" w:rsidR="00EA27FE" w:rsidRPr="008640F5" w:rsidRDefault="00000000">
      <w:pPr>
        <w:spacing w:after="240" w:line="360" w:lineRule="auto"/>
        <w:rPr>
          <w:sz w:val="18"/>
          <w:szCs w:val="16"/>
        </w:rPr>
      </w:pPr>
      <w:r w:rsidRPr="008640F5">
        <w:rPr>
          <w:b/>
          <w:sz w:val="18"/>
          <w:szCs w:val="16"/>
        </w:rPr>
        <w:t>Q50:</w:t>
      </w:r>
      <w:r w:rsidRPr="008640F5">
        <w:rPr>
          <w:sz w:val="18"/>
          <w:szCs w:val="16"/>
        </w:rPr>
        <w:t xml:space="preserve"> 2023.01.01 </w:t>
      </w:r>
      <w:proofErr w:type="spellStart"/>
      <w:r w:rsidRPr="008640F5">
        <w:rPr>
          <w:sz w:val="18"/>
          <w:szCs w:val="16"/>
        </w:rPr>
        <w:t>දින</w:t>
      </w:r>
      <w:proofErr w:type="spellEnd"/>
      <w:r w:rsidRPr="008640F5">
        <w:rPr>
          <w:sz w:val="18"/>
          <w:szCs w:val="16"/>
        </w:rPr>
        <w:t xml:space="preserve"> </w:t>
      </w:r>
      <w:proofErr w:type="spellStart"/>
      <w:r w:rsidRPr="008640F5">
        <w:rPr>
          <w:sz w:val="18"/>
          <w:szCs w:val="16"/>
        </w:rPr>
        <w:t>පූර්ණිමාගේ</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100,000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වසර</w:t>
      </w:r>
      <w:proofErr w:type="spellEnd"/>
      <w:r w:rsidRPr="008640F5">
        <w:rPr>
          <w:sz w:val="18"/>
          <w:szCs w:val="16"/>
        </w:rPr>
        <w:t xml:space="preserve"> </w:t>
      </w:r>
      <w:proofErr w:type="spellStart"/>
      <w:r w:rsidRPr="008640F5">
        <w:rPr>
          <w:sz w:val="18"/>
          <w:szCs w:val="16"/>
        </w:rPr>
        <w:t>තුළ</w:t>
      </w:r>
      <w:proofErr w:type="spellEnd"/>
      <w:r w:rsidRPr="008640F5">
        <w:rPr>
          <w:sz w:val="18"/>
          <w:szCs w:val="16"/>
        </w:rPr>
        <w:t xml:space="preserve"> </w:t>
      </w:r>
      <w:proofErr w:type="spellStart"/>
      <w:r w:rsidRPr="008640F5">
        <w:rPr>
          <w:sz w:val="18"/>
          <w:szCs w:val="16"/>
        </w:rPr>
        <w:t>ඇය</w:t>
      </w:r>
      <w:proofErr w:type="spellEnd"/>
      <w:r w:rsidRPr="008640F5">
        <w:rPr>
          <w:sz w:val="18"/>
          <w:szCs w:val="16"/>
        </w:rPr>
        <w:t xml:space="preserve"> </w:t>
      </w:r>
      <w:proofErr w:type="spellStart"/>
      <w:r w:rsidRPr="008640F5">
        <w:rPr>
          <w:sz w:val="18"/>
          <w:szCs w:val="16"/>
        </w:rPr>
        <w:t>අමතර</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20,000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යෙදවූ</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ව්‍යාපාරයෙන්</w:t>
      </w:r>
      <w:proofErr w:type="spellEnd"/>
      <w:r w:rsidRPr="008640F5">
        <w:rPr>
          <w:sz w:val="18"/>
          <w:szCs w:val="16"/>
        </w:rPr>
        <w:t xml:space="preserve"> </w:t>
      </w:r>
      <w:proofErr w:type="spellStart"/>
      <w:r w:rsidRPr="008640F5">
        <w:rPr>
          <w:sz w:val="18"/>
          <w:szCs w:val="16"/>
        </w:rPr>
        <w:t>පෞද්ගලික</w:t>
      </w:r>
      <w:proofErr w:type="spellEnd"/>
      <w:r w:rsidRPr="008640F5">
        <w:rPr>
          <w:sz w:val="18"/>
          <w:szCs w:val="16"/>
        </w:rPr>
        <w:t xml:space="preserve"> </w:t>
      </w:r>
      <w:proofErr w:type="spellStart"/>
      <w:r w:rsidRPr="008640F5">
        <w:rPr>
          <w:sz w:val="18"/>
          <w:szCs w:val="16"/>
        </w:rPr>
        <w:t>ප්‍රයෝජනයට</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15,000 ක </w:t>
      </w:r>
      <w:proofErr w:type="spellStart"/>
      <w:r w:rsidRPr="008640F5">
        <w:rPr>
          <w:sz w:val="18"/>
          <w:szCs w:val="16"/>
        </w:rPr>
        <w:t>මුදලක්</w:t>
      </w:r>
      <w:proofErr w:type="spellEnd"/>
      <w:r w:rsidRPr="008640F5">
        <w:rPr>
          <w:sz w:val="18"/>
          <w:szCs w:val="16"/>
        </w:rPr>
        <w:t xml:space="preserve"> </w:t>
      </w:r>
      <w:proofErr w:type="spellStart"/>
      <w:r w:rsidRPr="008640F5">
        <w:rPr>
          <w:sz w:val="18"/>
          <w:szCs w:val="16"/>
        </w:rPr>
        <w:t>ගත්තාය</w:t>
      </w:r>
      <w:proofErr w:type="spellEnd"/>
      <w:r w:rsidRPr="008640F5">
        <w:rPr>
          <w:sz w:val="18"/>
          <w:szCs w:val="16"/>
        </w:rPr>
        <w:t xml:space="preserve">. </w:t>
      </w:r>
      <w:proofErr w:type="spellStart"/>
      <w:r w:rsidRPr="008640F5">
        <w:rPr>
          <w:sz w:val="18"/>
          <w:szCs w:val="16"/>
        </w:rPr>
        <w:t>වසර</w:t>
      </w:r>
      <w:proofErr w:type="spellEnd"/>
      <w:r w:rsidRPr="008640F5">
        <w:rPr>
          <w:sz w:val="18"/>
          <w:szCs w:val="16"/>
        </w:rPr>
        <w:t xml:space="preserve"> </w:t>
      </w:r>
      <w:proofErr w:type="spellStart"/>
      <w:r w:rsidRPr="008640F5">
        <w:rPr>
          <w:sz w:val="18"/>
          <w:szCs w:val="16"/>
        </w:rPr>
        <w:t>අවසානයේ</w:t>
      </w:r>
      <w:proofErr w:type="spellEnd"/>
      <w:r w:rsidRPr="008640F5">
        <w:rPr>
          <w:sz w:val="18"/>
          <w:szCs w:val="16"/>
        </w:rPr>
        <w:t xml:space="preserve"> </w:t>
      </w:r>
      <w:proofErr w:type="spellStart"/>
      <w:r w:rsidRPr="008640F5">
        <w:rPr>
          <w:sz w:val="18"/>
          <w:szCs w:val="16"/>
        </w:rPr>
        <w:t>ශුද්ධ</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w:t>
      </w:r>
      <w:proofErr w:type="spellStart"/>
      <w:r w:rsidRPr="008640F5">
        <w:rPr>
          <w:sz w:val="18"/>
          <w:szCs w:val="16"/>
        </w:rPr>
        <w:t>රු</w:t>
      </w:r>
      <w:proofErr w:type="spellEnd"/>
      <w:r w:rsidRPr="008640F5">
        <w:rPr>
          <w:sz w:val="18"/>
          <w:szCs w:val="16"/>
        </w:rPr>
        <w:t xml:space="preserve">. 35,000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නම්</w:t>
      </w:r>
      <w:proofErr w:type="spellEnd"/>
      <w:r w:rsidRPr="008640F5">
        <w:rPr>
          <w:sz w:val="18"/>
          <w:szCs w:val="16"/>
        </w:rPr>
        <w:t xml:space="preserve">, 2023.12.31 </w:t>
      </w:r>
      <w:proofErr w:type="spellStart"/>
      <w:r w:rsidRPr="008640F5">
        <w:rPr>
          <w:sz w:val="18"/>
          <w:szCs w:val="16"/>
        </w:rPr>
        <w:t>දිනට</w:t>
      </w:r>
      <w:proofErr w:type="spellEnd"/>
      <w:r w:rsidRPr="008640F5">
        <w:rPr>
          <w:sz w:val="18"/>
          <w:szCs w:val="16"/>
        </w:rPr>
        <w:t xml:space="preserve"> </w:t>
      </w:r>
      <w:proofErr w:type="spellStart"/>
      <w:r w:rsidRPr="008640F5">
        <w:rPr>
          <w:sz w:val="18"/>
          <w:szCs w:val="16"/>
        </w:rPr>
        <w:t>හිමිකම</w:t>
      </w:r>
      <w:proofErr w:type="spellEnd"/>
      <w:r w:rsidRPr="008640F5">
        <w:rPr>
          <w:sz w:val="18"/>
          <w:szCs w:val="16"/>
        </w:rPr>
        <w:t xml:space="preserve"> (</w:t>
      </w:r>
      <w:proofErr w:type="spellStart"/>
      <w:r w:rsidRPr="008640F5">
        <w:rPr>
          <w:sz w:val="18"/>
          <w:szCs w:val="16"/>
        </w:rPr>
        <w:t>අවසාන</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w:t>
      </w:r>
      <w:proofErr w:type="spellStart"/>
      <w:r w:rsidRPr="008640F5">
        <w:rPr>
          <w:sz w:val="18"/>
          <w:szCs w:val="16"/>
        </w:rPr>
        <w:t>ගණනය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59FE240E" w14:textId="77777777" w:rsidR="00EA27FE" w:rsidRPr="008640F5" w:rsidRDefault="00000000">
      <w:pPr>
        <w:spacing w:after="240" w:line="360" w:lineRule="auto"/>
        <w:rPr>
          <w:sz w:val="18"/>
          <w:szCs w:val="16"/>
        </w:rPr>
      </w:pPr>
      <w:r w:rsidRPr="008640F5">
        <w:rPr>
          <w:b/>
          <w:sz w:val="18"/>
          <w:szCs w:val="16"/>
        </w:rPr>
        <w:t>A50:</w:t>
      </w:r>
      <w:r w:rsidRPr="008640F5">
        <w:rPr>
          <w:sz w:val="18"/>
          <w:szCs w:val="16"/>
        </w:rPr>
        <w:t xml:space="preserve"> </w:t>
      </w:r>
      <w:proofErr w:type="spellStart"/>
      <w:r w:rsidRPr="008640F5">
        <w:rPr>
          <w:sz w:val="18"/>
          <w:szCs w:val="16"/>
        </w:rPr>
        <w:t>අවසාන</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 </w:t>
      </w:r>
      <w:proofErr w:type="spellStart"/>
      <w:r w:rsidRPr="008640F5">
        <w:rPr>
          <w:sz w:val="18"/>
          <w:szCs w:val="16"/>
        </w:rPr>
        <w:t>ආරම්භක</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 </w:t>
      </w:r>
      <w:proofErr w:type="spellStart"/>
      <w:r w:rsidRPr="008640F5">
        <w:rPr>
          <w:sz w:val="18"/>
          <w:szCs w:val="16"/>
        </w:rPr>
        <w:t>අමතර</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 </w:t>
      </w:r>
      <w:proofErr w:type="spellStart"/>
      <w:r w:rsidRPr="008640F5">
        <w:rPr>
          <w:sz w:val="18"/>
          <w:szCs w:val="16"/>
        </w:rPr>
        <w:t>ශුද්ධ</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එනම්</w:t>
      </w:r>
      <w:proofErr w:type="spellEnd"/>
      <w:r w:rsidRPr="008640F5">
        <w:rPr>
          <w:sz w:val="18"/>
          <w:szCs w:val="16"/>
        </w:rPr>
        <w:t xml:space="preserve">, </w:t>
      </w:r>
      <w:proofErr w:type="spellStart"/>
      <w:r w:rsidRPr="008640F5">
        <w:rPr>
          <w:sz w:val="18"/>
          <w:szCs w:val="16"/>
        </w:rPr>
        <w:t>අවසාන</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 </w:t>
      </w:r>
      <w:proofErr w:type="spellStart"/>
      <w:r w:rsidRPr="008640F5">
        <w:rPr>
          <w:sz w:val="18"/>
          <w:szCs w:val="16"/>
        </w:rPr>
        <w:t>රු</w:t>
      </w:r>
      <w:proofErr w:type="spellEnd"/>
      <w:r w:rsidRPr="008640F5">
        <w:rPr>
          <w:sz w:val="18"/>
          <w:szCs w:val="16"/>
        </w:rPr>
        <w:t xml:space="preserve">. 100,000 + </w:t>
      </w:r>
      <w:proofErr w:type="spellStart"/>
      <w:r w:rsidRPr="008640F5">
        <w:rPr>
          <w:sz w:val="18"/>
          <w:szCs w:val="16"/>
        </w:rPr>
        <w:t>රු</w:t>
      </w:r>
      <w:proofErr w:type="spellEnd"/>
      <w:r w:rsidRPr="008640F5">
        <w:rPr>
          <w:sz w:val="18"/>
          <w:szCs w:val="16"/>
        </w:rPr>
        <w:t xml:space="preserve">. 20,000 + </w:t>
      </w:r>
      <w:proofErr w:type="spellStart"/>
      <w:r w:rsidRPr="008640F5">
        <w:rPr>
          <w:sz w:val="18"/>
          <w:szCs w:val="16"/>
        </w:rPr>
        <w:t>රු</w:t>
      </w:r>
      <w:proofErr w:type="spellEnd"/>
      <w:r w:rsidRPr="008640F5">
        <w:rPr>
          <w:sz w:val="18"/>
          <w:szCs w:val="16"/>
        </w:rPr>
        <w:t xml:space="preserve">. 35,000 - </w:t>
      </w:r>
      <w:proofErr w:type="spellStart"/>
      <w:r w:rsidRPr="008640F5">
        <w:rPr>
          <w:sz w:val="18"/>
          <w:szCs w:val="16"/>
        </w:rPr>
        <w:t>රු</w:t>
      </w:r>
      <w:proofErr w:type="spellEnd"/>
      <w:r w:rsidRPr="008640F5">
        <w:rPr>
          <w:sz w:val="18"/>
          <w:szCs w:val="16"/>
        </w:rPr>
        <w:t xml:space="preserve">. 15,000 = </w:t>
      </w:r>
      <w:proofErr w:type="spellStart"/>
      <w:r w:rsidRPr="008640F5">
        <w:rPr>
          <w:sz w:val="18"/>
          <w:szCs w:val="16"/>
        </w:rPr>
        <w:t>රු</w:t>
      </w:r>
      <w:proofErr w:type="spellEnd"/>
      <w:r w:rsidRPr="008640F5">
        <w:rPr>
          <w:sz w:val="18"/>
          <w:szCs w:val="16"/>
        </w:rPr>
        <w:t xml:space="preserve">. 140,000 </w:t>
      </w:r>
      <w:proofErr w:type="spellStart"/>
      <w:r w:rsidRPr="008640F5">
        <w:rPr>
          <w:sz w:val="18"/>
          <w:szCs w:val="16"/>
        </w:rPr>
        <w:t>කි</w:t>
      </w:r>
      <w:proofErr w:type="spellEnd"/>
      <w:r w:rsidRPr="008640F5">
        <w:rPr>
          <w:sz w:val="18"/>
          <w:szCs w:val="16"/>
        </w:rPr>
        <w:t>.</w:t>
      </w:r>
    </w:p>
    <w:p w14:paraId="05BA1C35"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 </w:t>
      </w:r>
      <w:proofErr w:type="spellStart"/>
      <w:r w:rsidRPr="008640F5">
        <w:rPr>
          <w:i/>
          <w:sz w:val="18"/>
          <w:szCs w:val="16"/>
        </w:rPr>
        <w:t>මූල්‍ය</w:t>
      </w:r>
      <w:proofErr w:type="spellEnd"/>
      <w:r w:rsidRPr="008640F5">
        <w:rPr>
          <w:i/>
          <w:sz w:val="18"/>
          <w:szCs w:val="16"/>
        </w:rPr>
        <w:t xml:space="preserve"> </w:t>
      </w:r>
      <w:proofErr w:type="spellStart"/>
      <w:r w:rsidRPr="008640F5">
        <w:rPr>
          <w:i/>
          <w:sz w:val="18"/>
          <w:szCs w:val="16"/>
        </w:rPr>
        <w:t>ප්‍රකාශන</w:t>
      </w:r>
      <w:proofErr w:type="spellEnd"/>
      <w:r w:rsidRPr="008640F5">
        <w:rPr>
          <w:i/>
          <w:sz w:val="18"/>
          <w:szCs w:val="16"/>
        </w:rPr>
        <w:t>]</w:t>
      </w:r>
    </w:p>
    <w:p w14:paraId="4FD8DF0A" w14:textId="77777777" w:rsidR="00EA27FE" w:rsidRPr="008640F5" w:rsidRDefault="00000000">
      <w:pPr>
        <w:spacing w:after="240" w:line="360" w:lineRule="auto"/>
        <w:rPr>
          <w:sz w:val="18"/>
          <w:szCs w:val="16"/>
        </w:rPr>
      </w:pPr>
      <w:r w:rsidRPr="008640F5">
        <w:rPr>
          <w:b/>
          <w:sz w:val="18"/>
          <w:szCs w:val="16"/>
        </w:rPr>
        <w:t>Q51:</w:t>
      </w:r>
      <w:r w:rsidRPr="008640F5">
        <w:rPr>
          <w:sz w:val="18"/>
          <w:szCs w:val="16"/>
        </w:rPr>
        <w:t xml:space="preserve"> '</w:t>
      </w:r>
      <w:proofErr w:type="spellStart"/>
      <w:r w:rsidRPr="008640F5">
        <w:rPr>
          <w:sz w:val="18"/>
          <w:szCs w:val="16"/>
        </w:rPr>
        <w:t>කමල්</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ශුද්ධ</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අනුපාතය</w:t>
      </w:r>
      <w:proofErr w:type="spellEnd"/>
      <w:r w:rsidRPr="008640F5">
        <w:rPr>
          <w:sz w:val="18"/>
          <w:szCs w:val="16"/>
        </w:rPr>
        <w:t xml:space="preserve"> 15%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නිමල්</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ශුද්ධ</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අනුපාතය</w:t>
      </w:r>
      <w:proofErr w:type="spellEnd"/>
      <w:r w:rsidRPr="008640F5">
        <w:rPr>
          <w:sz w:val="18"/>
          <w:szCs w:val="16"/>
        </w:rPr>
        <w:t xml:space="preserve"> 8% </w:t>
      </w:r>
      <w:proofErr w:type="spellStart"/>
      <w:r w:rsidRPr="008640F5">
        <w:rPr>
          <w:sz w:val="18"/>
          <w:szCs w:val="16"/>
        </w:rPr>
        <w:t>කි</w:t>
      </w:r>
      <w:proofErr w:type="spellEnd"/>
      <w:r w:rsidRPr="008640F5">
        <w:rPr>
          <w:sz w:val="18"/>
          <w:szCs w:val="16"/>
        </w:rPr>
        <w:t xml:space="preserve">. </w:t>
      </w:r>
      <w:proofErr w:type="spellStart"/>
      <w:r w:rsidRPr="008640F5">
        <w:rPr>
          <w:sz w:val="18"/>
          <w:szCs w:val="16"/>
        </w:rPr>
        <w:t>මෙම</w:t>
      </w:r>
      <w:proofErr w:type="spellEnd"/>
      <w:r w:rsidRPr="008640F5">
        <w:rPr>
          <w:sz w:val="18"/>
          <w:szCs w:val="16"/>
        </w:rPr>
        <w:t xml:space="preserve"> </w:t>
      </w:r>
      <w:proofErr w:type="spellStart"/>
      <w:r w:rsidRPr="008640F5">
        <w:rPr>
          <w:sz w:val="18"/>
          <w:szCs w:val="16"/>
        </w:rPr>
        <w:t>අනුපාත</w:t>
      </w:r>
      <w:proofErr w:type="spellEnd"/>
      <w:r w:rsidRPr="008640F5">
        <w:rPr>
          <w:sz w:val="18"/>
          <w:szCs w:val="16"/>
        </w:rPr>
        <w:t xml:space="preserve"> </w:t>
      </w:r>
      <w:proofErr w:type="spellStart"/>
      <w:r w:rsidRPr="008640F5">
        <w:rPr>
          <w:sz w:val="18"/>
          <w:szCs w:val="16"/>
        </w:rPr>
        <w:t>පදනම්</w:t>
      </w:r>
      <w:proofErr w:type="spellEnd"/>
      <w:r w:rsidRPr="008640F5">
        <w:rPr>
          <w:sz w:val="18"/>
          <w:szCs w:val="16"/>
        </w:rPr>
        <w:t xml:space="preserve"> </w:t>
      </w:r>
      <w:proofErr w:type="spellStart"/>
      <w:r w:rsidRPr="008640F5">
        <w:rPr>
          <w:sz w:val="18"/>
          <w:szCs w:val="16"/>
        </w:rPr>
        <w:t>කරගෙන</w:t>
      </w:r>
      <w:proofErr w:type="spellEnd"/>
      <w:r w:rsidRPr="008640F5">
        <w:rPr>
          <w:sz w:val="18"/>
          <w:szCs w:val="16"/>
        </w:rPr>
        <w:t xml:space="preserve"> </w:t>
      </w:r>
      <w:proofErr w:type="spellStart"/>
      <w:r w:rsidRPr="008640F5">
        <w:rPr>
          <w:sz w:val="18"/>
          <w:szCs w:val="16"/>
        </w:rPr>
        <w:t>ව්‍යාපාර</w:t>
      </w:r>
      <w:proofErr w:type="spellEnd"/>
      <w:r w:rsidRPr="008640F5">
        <w:rPr>
          <w:sz w:val="18"/>
          <w:szCs w:val="16"/>
        </w:rPr>
        <w:t xml:space="preserve"> </w:t>
      </w:r>
      <w:proofErr w:type="spellStart"/>
      <w:r w:rsidRPr="008640F5">
        <w:rPr>
          <w:sz w:val="18"/>
          <w:szCs w:val="16"/>
        </w:rPr>
        <w:t>දෙකෙහි</w:t>
      </w:r>
      <w:proofErr w:type="spellEnd"/>
      <w:r w:rsidRPr="008640F5">
        <w:rPr>
          <w:sz w:val="18"/>
          <w:szCs w:val="16"/>
        </w:rPr>
        <w:t xml:space="preserve"> </w:t>
      </w:r>
      <w:proofErr w:type="spellStart"/>
      <w:r w:rsidRPr="008640F5">
        <w:rPr>
          <w:sz w:val="18"/>
          <w:szCs w:val="16"/>
        </w:rPr>
        <w:t>මෙහෙයුම්</w:t>
      </w:r>
      <w:proofErr w:type="spellEnd"/>
      <w:r w:rsidRPr="008640F5">
        <w:rPr>
          <w:sz w:val="18"/>
          <w:szCs w:val="16"/>
        </w:rPr>
        <w:t xml:space="preserve"> </w:t>
      </w:r>
      <w:proofErr w:type="spellStart"/>
      <w:r w:rsidRPr="008640F5">
        <w:rPr>
          <w:sz w:val="18"/>
          <w:szCs w:val="16"/>
        </w:rPr>
        <w:t>කාර්යක්ෂමතාව</w:t>
      </w:r>
      <w:proofErr w:type="spellEnd"/>
      <w:r w:rsidRPr="008640F5">
        <w:rPr>
          <w:sz w:val="18"/>
          <w:szCs w:val="16"/>
        </w:rPr>
        <w:t xml:space="preserve"> </w:t>
      </w:r>
      <w:proofErr w:type="spellStart"/>
      <w:r w:rsidRPr="008640F5">
        <w:rPr>
          <w:sz w:val="18"/>
          <w:szCs w:val="16"/>
        </w:rPr>
        <w:t>සසඳා</w:t>
      </w:r>
      <w:proofErr w:type="spellEnd"/>
      <w:r w:rsidRPr="008640F5">
        <w:rPr>
          <w:sz w:val="18"/>
          <w:szCs w:val="16"/>
        </w:rPr>
        <w:t xml:space="preserve"> </w:t>
      </w:r>
      <w:proofErr w:type="spellStart"/>
      <w:r w:rsidRPr="008640F5">
        <w:rPr>
          <w:sz w:val="18"/>
          <w:szCs w:val="16"/>
        </w:rPr>
        <w:t>විශ්ලේෂණය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4DF16EE7" w14:textId="77777777" w:rsidR="00EA27FE" w:rsidRPr="008640F5" w:rsidRDefault="00000000">
      <w:pPr>
        <w:spacing w:after="240" w:line="360" w:lineRule="auto"/>
        <w:rPr>
          <w:sz w:val="18"/>
          <w:szCs w:val="16"/>
        </w:rPr>
      </w:pPr>
      <w:r w:rsidRPr="008640F5">
        <w:rPr>
          <w:b/>
          <w:sz w:val="18"/>
          <w:szCs w:val="16"/>
        </w:rPr>
        <w:lastRenderedPageBreak/>
        <w:t>A51:</w:t>
      </w:r>
      <w:r w:rsidRPr="008640F5">
        <w:rPr>
          <w:sz w:val="18"/>
          <w:szCs w:val="16"/>
        </w:rPr>
        <w:t xml:space="preserve"> </w:t>
      </w:r>
      <w:proofErr w:type="spellStart"/>
      <w:r w:rsidRPr="008640F5">
        <w:rPr>
          <w:sz w:val="18"/>
          <w:szCs w:val="16"/>
        </w:rPr>
        <w:t>කමල්</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ශුද්ධ</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අනුපාතය</w:t>
      </w:r>
      <w:proofErr w:type="spellEnd"/>
      <w:r w:rsidRPr="008640F5">
        <w:rPr>
          <w:sz w:val="18"/>
          <w:szCs w:val="16"/>
        </w:rPr>
        <w:t xml:space="preserve"> (15%) </w:t>
      </w:r>
      <w:proofErr w:type="spellStart"/>
      <w:r w:rsidRPr="008640F5">
        <w:rPr>
          <w:sz w:val="18"/>
          <w:szCs w:val="16"/>
        </w:rPr>
        <w:t>නිමල්</w:t>
      </w:r>
      <w:proofErr w:type="spellEnd"/>
      <w:r w:rsidRPr="008640F5">
        <w:rPr>
          <w:sz w:val="18"/>
          <w:szCs w:val="16"/>
        </w:rPr>
        <w:t xml:space="preserve"> </w:t>
      </w:r>
      <w:proofErr w:type="spellStart"/>
      <w:r w:rsidRPr="008640F5">
        <w:rPr>
          <w:sz w:val="18"/>
          <w:szCs w:val="16"/>
        </w:rPr>
        <w:t>ව්‍යාපාරයට</w:t>
      </w:r>
      <w:proofErr w:type="spellEnd"/>
      <w:r w:rsidRPr="008640F5">
        <w:rPr>
          <w:sz w:val="18"/>
          <w:szCs w:val="16"/>
        </w:rPr>
        <w:t xml:space="preserve"> (8%)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අගයක්</w:t>
      </w:r>
      <w:proofErr w:type="spellEnd"/>
      <w:r w:rsidRPr="008640F5">
        <w:rPr>
          <w:sz w:val="18"/>
          <w:szCs w:val="16"/>
        </w:rPr>
        <w:t xml:space="preserve"> </w:t>
      </w:r>
      <w:proofErr w:type="spellStart"/>
      <w:r w:rsidRPr="008640F5">
        <w:rPr>
          <w:sz w:val="18"/>
          <w:szCs w:val="16"/>
        </w:rPr>
        <w:t>ගනී</w:t>
      </w:r>
      <w:proofErr w:type="spellEnd"/>
      <w:r w:rsidRPr="008640F5">
        <w:rPr>
          <w:sz w:val="18"/>
          <w:szCs w:val="16"/>
        </w:rPr>
        <w:t xml:space="preserve">. </w:t>
      </w:r>
      <w:proofErr w:type="spellStart"/>
      <w:r w:rsidRPr="008640F5">
        <w:rPr>
          <w:sz w:val="18"/>
          <w:szCs w:val="16"/>
        </w:rPr>
        <w:t>මෙයින්</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කමල්</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සිය</w:t>
      </w:r>
      <w:proofErr w:type="spellEnd"/>
      <w:r w:rsidRPr="008640F5">
        <w:rPr>
          <w:sz w:val="18"/>
          <w:szCs w:val="16"/>
        </w:rPr>
        <w:t xml:space="preserve"> </w:t>
      </w:r>
      <w:proofErr w:type="spellStart"/>
      <w:r w:rsidRPr="008640F5">
        <w:rPr>
          <w:sz w:val="18"/>
          <w:szCs w:val="16"/>
        </w:rPr>
        <w:t>විකුණුම්</w:t>
      </w:r>
      <w:proofErr w:type="spellEnd"/>
      <w:r w:rsidRPr="008640F5">
        <w:rPr>
          <w:sz w:val="18"/>
          <w:szCs w:val="16"/>
        </w:rPr>
        <w:t xml:space="preserve"> </w:t>
      </w:r>
      <w:proofErr w:type="spellStart"/>
      <w:r w:rsidRPr="008640F5">
        <w:rPr>
          <w:sz w:val="18"/>
          <w:szCs w:val="16"/>
        </w:rPr>
        <w:t>ආදායමෙන්</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ප්‍රතිශතයක්</w:t>
      </w:r>
      <w:proofErr w:type="spellEnd"/>
      <w:r w:rsidRPr="008640F5">
        <w:rPr>
          <w:sz w:val="18"/>
          <w:szCs w:val="16"/>
        </w:rPr>
        <w:t xml:space="preserve"> </w:t>
      </w:r>
      <w:proofErr w:type="spellStart"/>
      <w:r w:rsidRPr="008640F5">
        <w:rPr>
          <w:sz w:val="18"/>
          <w:szCs w:val="16"/>
        </w:rPr>
        <w:t>ශුද්ධ</w:t>
      </w:r>
      <w:proofErr w:type="spellEnd"/>
      <w:r w:rsidRPr="008640F5">
        <w:rPr>
          <w:sz w:val="18"/>
          <w:szCs w:val="16"/>
        </w:rPr>
        <w:t xml:space="preserve"> </w:t>
      </w:r>
      <w:proofErr w:type="spellStart"/>
      <w:r w:rsidRPr="008640F5">
        <w:rPr>
          <w:sz w:val="18"/>
          <w:szCs w:val="16"/>
        </w:rPr>
        <w:t>ලාභය</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ඉතිරි</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සමත්ව</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බවයි</w:t>
      </w:r>
      <w:proofErr w:type="spellEnd"/>
      <w:r w:rsidRPr="008640F5">
        <w:rPr>
          <w:sz w:val="18"/>
          <w:szCs w:val="16"/>
        </w:rPr>
        <w:t xml:space="preserve">. </w:t>
      </w:r>
      <w:proofErr w:type="spellStart"/>
      <w:r w:rsidRPr="008640F5">
        <w:rPr>
          <w:sz w:val="18"/>
          <w:szCs w:val="16"/>
        </w:rPr>
        <w:t>කමල්</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මෙහෙයුම්</w:t>
      </w:r>
      <w:proofErr w:type="spellEnd"/>
      <w:r w:rsidRPr="008640F5">
        <w:rPr>
          <w:sz w:val="18"/>
          <w:szCs w:val="16"/>
        </w:rPr>
        <w:t xml:space="preserve"> </w:t>
      </w:r>
      <w:proofErr w:type="spellStart"/>
      <w:r w:rsidRPr="008640F5">
        <w:rPr>
          <w:sz w:val="18"/>
          <w:szCs w:val="16"/>
        </w:rPr>
        <w:t>වියදම්</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w:t>
      </w:r>
      <w:proofErr w:type="spellStart"/>
      <w:r w:rsidRPr="008640F5">
        <w:rPr>
          <w:sz w:val="18"/>
          <w:szCs w:val="16"/>
        </w:rPr>
        <w:t>කිරීමේදී</w:t>
      </w:r>
      <w:proofErr w:type="spellEnd"/>
      <w:r w:rsidRPr="008640F5">
        <w:rPr>
          <w:sz w:val="18"/>
          <w:szCs w:val="16"/>
        </w:rPr>
        <w:t xml:space="preserve"> </w:t>
      </w:r>
      <w:proofErr w:type="spellStart"/>
      <w:r w:rsidRPr="008640F5">
        <w:rPr>
          <w:sz w:val="18"/>
          <w:szCs w:val="16"/>
        </w:rPr>
        <w:t>නිමල්</w:t>
      </w:r>
      <w:proofErr w:type="spellEnd"/>
      <w:r w:rsidRPr="008640F5">
        <w:rPr>
          <w:sz w:val="18"/>
          <w:szCs w:val="16"/>
        </w:rPr>
        <w:t xml:space="preserve"> </w:t>
      </w:r>
      <w:proofErr w:type="spellStart"/>
      <w:r w:rsidRPr="008640F5">
        <w:rPr>
          <w:sz w:val="18"/>
          <w:szCs w:val="16"/>
        </w:rPr>
        <w:t>ව්‍යාපාරයට</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කාර්යක්ෂමතාවක්</w:t>
      </w:r>
      <w:proofErr w:type="spellEnd"/>
      <w:r w:rsidRPr="008640F5">
        <w:rPr>
          <w:sz w:val="18"/>
          <w:szCs w:val="16"/>
        </w:rPr>
        <w:t xml:space="preserve"> </w:t>
      </w:r>
      <w:proofErr w:type="spellStart"/>
      <w:r w:rsidRPr="008640F5">
        <w:rPr>
          <w:sz w:val="18"/>
          <w:szCs w:val="16"/>
        </w:rPr>
        <w:t>පෙන්වන</w:t>
      </w:r>
      <w:proofErr w:type="spellEnd"/>
      <w:r w:rsidRPr="008640F5">
        <w:rPr>
          <w:sz w:val="18"/>
          <w:szCs w:val="16"/>
        </w:rPr>
        <w:t xml:space="preserve"> </w:t>
      </w:r>
      <w:proofErr w:type="spellStart"/>
      <w:r w:rsidRPr="008640F5">
        <w:rPr>
          <w:sz w:val="18"/>
          <w:szCs w:val="16"/>
        </w:rPr>
        <w:t>බව</w:t>
      </w:r>
      <w:proofErr w:type="spellEnd"/>
      <w:r w:rsidRPr="008640F5">
        <w:rPr>
          <w:sz w:val="18"/>
          <w:szCs w:val="16"/>
        </w:rPr>
        <w:t xml:space="preserve"> </w:t>
      </w:r>
      <w:proofErr w:type="spellStart"/>
      <w:r w:rsidRPr="008640F5">
        <w:rPr>
          <w:sz w:val="18"/>
          <w:szCs w:val="16"/>
        </w:rPr>
        <w:t>මෙයින්</w:t>
      </w:r>
      <w:proofErr w:type="spellEnd"/>
      <w:r w:rsidRPr="008640F5">
        <w:rPr>
          <w:sz w:val="18"/>
          <w:szCs w:val="16"/>
        </w:rPr>
        <w:t xml:space="preserve"> </w:t>
      </w:r>
      <w:proofErr w:type="spellStart"/>
      <w:r w:rsidRPr="008640F5">
        <w:rPr>
          <w:sz w:val="18"/>
          <w:szCs w:val="16"/>
        </w:rPr>
        <w:t>නිගමනය</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හැකිය</w:t>
      </w:r>
      <w:proofErr w:type="spellEnd"/>
      <w:r w:rsidRPr="008640F5">
        <w:rPr>
          <w:sz w:val="18"/>
          <w:szCs w:val="16"/>
        </w:rPr>
        <w:t>.</w:t>
      </w:r>
    </w:p>
    <w:p w14:paraId="42387FD1"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විශ්ලේෂණය</w:t>
      </w:r>
      <w:proofErr w:type="spellEnd"/>
      <w:r w:rsidRPr="008640F5">
        <w:rPr>
          <w:i/>
          <w:sz w:val="18"/>
          <w:szCs w:val="16"/>
        </w:rPr>
        <w:t xml:space="preserve"> (Analysis) | - </w:t>
      </w:r>
      <w:proofErr w:type="spellStart"/>
      <w:r w:rsidRPr="008640F5">
        <w:rPr>
          <w:i/>
          <w:sz w:val="18"/>
          <w:szCs w:val="16"/>
        </w:rPr>
        <w:t>අනුපාත</w:t>
      </w:r>
      <w:proofErr w:type="spellEnd"/>
      <w:r w:rsidRPr="008640F5">
        <w:rPr>
          <w:i/>
          <w:sz w:val="18"/>
          <w:szCs w:val="16"/>
        </w:rPr>
        <w:t xml:space="preserve"> </w:t>
      </w:r>
      <w:proofErr w:type="spellStart"/>
      <w:r w:rsidRPr="008640F5">
        <w:rPr>
          <w:i/>
          <w:sz w:val="18"/>
          <w:szCs w:val="16"/>
        </w:rPr>
        <w:t>විශ්ලේෂණය</w:t>
      </w:r>
      <w:proofErr w:type="spellEnd"/>
      <w:r w:rsidRPr="008640F5">
        <w:rPr>
          <w:i/>
          <w:sz w:val="18"/>
          <w:szCs w:val="16"/>
        </w:rPr>
        <w:t>]</w:t>
      </w:r>
    </w:p>
    <w:p w14:paraId="0C8C3DFC" w14:textId="77777777" w:rsidR="00EA27FE" w:rsidRPr="008640F5" w:rsidRDefault="00000000">
      <w:pPr>
        <w:spacing w:after="240" w:line="360" w:lineRule="auto"/>
        <w:rPr>
          <w:sz w:val="18"/>
          <w:szCs w:val="16"/>
        </w:rPr>
      </w:pPr>
      <w:r w:rsidRPr="008640F5">
        <w:rPr>
          <w:b/>
          <w:sz w:val="18"/>
          <w:szCs w:val="16"/>
        </w:rPr>
        <w:t>Q52:</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පොතේ</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ප්‍රකාශනයේ</w:t>
      </w:r>
      <w:proofErr w:type="spellEnd"/>
      <w:r w:rsidRPr="008640F5">
        <w:rPr>
          <w:sz w:val="18"/>
          <w:szCs w:val="16"/>
        </w:rPr>
        <w:t xml:space="preserve"> </w:t>
      </w:r>
      <w:proofErr w:type="spellStart"/>
      <w:r w:rsidRPr="008640F5">
        <w:rPr>
          <w:sz w:val="18"/>
          <w:szCs w:val="16"/>
        </w:rPr>
        <w:t>ශේෂය</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වෙනස්කම්</w:t>
      </w:r>
      <w:proofErr w:type="spellEnd"/>
      <w:r w:rsidRPr="008640F5">
        <w:rPr>
          <w:sz w:val="18"/>
          <w:szCs w:val="16"/>
        </w:rPr>
        <w:t xml:space="preserve"> </w:t>
      </w:r>
      <w:proofErr w:type="spellStart"/>
      <w:r w:rsidRPr="008640F5">
        <w:rPr>
          <w:sz w:val="18"/>
          <w:szCs w:val="16"/>
        </w:rPr>
        <w:t>ඇතිවීමට</w:t>
      </w:r>
      <w:proofErr w:type="spellEnd"/>
      <w:r w:rsidRPr="008640F5">
        <w:rPr>
          <w:sz w:val="18"/>
          <w:szCs w:val="16"/>
        </w:rPr>
        <w:t xml:space="preserve"> </w:t>
      </w:r>
      <w:proofErr w:type="spellStart"/>
      <w:r w:rsidRPr="008640F5">
        <w:rPr>
          <w:sz w:val="18"/>
          <w:szCs w:val="16"/>
        </w:rPr>
        <w:t>බලපාන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හේතු</w:t>
      </w:r>
      <w:proofErr w:type="spellEnd"/>
      <w:r w:rsidRPr="008640F5">
        <w:rPr>
          <w:sz w:val="18"/>
          <w:szCs w:val="16"/>
        </w:rPr>
        <w:t xml:space="preserve"> </w:t>
      </w:r>
      <w:proofErr w:type="spellStart"/>
      <w:r w:rsidRPr="008640F5">
        <w:rPr>
          <w:sz w:val="18"/>
          <w:szCs w:val="16"/>
        </w:rPr>
        <w:t>කාණ්ඩ</w:t>
      </w:r>
      <w:proofErr w:type="spellEnd"/>
      <w:r w:rsidRPr="008640F5">
        <w:rPr>
          <w:sz w:val="18"/>
          <w:szCs w:val="16"/>
        </w:rPr>
        <w:t xml:space="preserve"> </w:t>
      </w:r>
      <w:proofErr w:type="spellStart"/>
      <w:r w:rsidRPr="008640F5">
        <w:rPr>
          <w:sz w:val="18"/>
          <w:szCs w:val="16"/>
        </w:rPr>
        <w:t>දෙක</w:t>
      </w:r>
      <w:proofErr w:type="spellEnd"/>
      <w:r w:rsidRPr="008640F5">
        <w:rPr>
          <w:sz w:val="18"/>
          <w:szCs w:val="16"/>
        </w:rPr>
        <w:t xml:space="preserve"> </w:t>
      </w:r>
      <w:proofErr w:type="spellStart"/>
      <w:r w:rsidRPr="008640F5">
        <w:rPr>
          <w:sz w:val="18"/>
          <w:szCs w:val="16"/>
        </w:rPr>
        <w:t>විශ්ලේෂණය</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කෙටියෙන්</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7B32A3D7" w14:textId="77777777" w:rsidR="00EA27FE" w:rsidRPr="008640F5" w:rsidRDefault="00000000">
      <w:pPr>
        <w:spacing w:after="240" w:line="360" w:lineRule="auto"/>
        <w:rPr>
          <w:sz w:val="18"/>
          <w:szCs w:val="16"/>
        </w:rPr>
      </w:pPr>
      <w:r w:rsidRPr="008640F5">
        <w:rPr>
          <w:b/>
          <w:sz w:val="18"/>
          <w:szCs w:val="16"/>
        </w:rPr>
        <w:t>A52:</w:t>
      </w:r>
      <w:r w:rsidRPr="008640F5">
        <w:rPr>
          <w:sz w:val="18"/>
          <w:szCs w:val="16"/>
        </w:rPr>
        <w:t xml:space="preserve"> 1. </w:t>
      </w:r>
      <w:proofErr w:type="spellStart"/>
      <w:r w:rsidRPr="008640F5">
        <w:rPr>
          <w:sz w:val="18"/>
          <w:szCs w:val="16"/>
        </w:rPr>
        <w:t>කාල</w:t>
      </w:r>
      <w:proofErr w:type="spellEnd"/>
      <w:r w:rsidRPr="008640F5">
        <w:rPr>
          <w:sz w:val="18"/>
          <w:szCs w:val="16"/>
        </w:rPr>
        <w:t xml:space="preserve"> </w:t>
      </w:r>
      <w:proofErr w:type="spellStart"/>
      <w:r w:rsidRPr="008640F5">
        <w:rPr>
          <w:sz w:val="18"/>
          <w:szCs w:val="16"/>
        </w:rPr>
        <w:t>පරතරයන්</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ඇතිවන</w:t>
      </w:r>
      <w:proofErr w:type="spellEnd"/>
      <w:r w:rsidRPr="008640F5">
        <w:rPr>
          <w:sz w:val="18"/>
          <w:szCs w:val="16"/>
        </w:rPr>
        <w:t xml:space="preserve"> </w:t>
      </w:r>
      <w:proofErr w:type="spellStart"/>
      <w:r w:rsidRPr="008640F5">
        <w:rPr>
          <w:sz w:val="18"/>
          <w:szCs w:val="16"/>
        </w:rPr>
        <w:t>වෙනස්කම්</w:t>
      </w:r>
      <w:proofErr w:type="spellEnd"/>
      <w:r w:rsidRPr="008640F5">
        <w:rPr>
          <w:sz w:val="18"/>
          <w:szCs w:val="16"/>
        </w:rPr>
        <w:t xml:space="preserve">: </w:t>
      </w:r>
      <w:proofErr w:type="spellStart"/>
      <w:r w:rsidRPr="008640F5">
        <w:rPr>
          <w:sz w:val="18"/>
          <w:szCs w:val="16"/>
        </w:rPr>
        <w:t>එක්</w:t>
      </w:r>
      <w:proofErr w:type="spellEnd"/>
      <w:r w:rsidRPr="008640F5">
        <w:rPr>
          <w:sz w:val="18"/>
          <w:szCs w:val="16"/>
        </w:rPr>
        <w:t xml:space="preserve"> </w:t>
      </w:r>
      <w:proofErr w:type="spellStart"/>
      <w:r w:rsidRPr="008640F5">
        <w:rPr>
          <w:sz w:val="18"/>
          <w:szCs w:val="16"/>
        </w:rPr>
        <w:t>පොතක</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ද </w:t>
      </w:r>
      <w:proofErr w:type="spellStart"/>
      <w:r w:rsidRPr="008640F5">
        <w:rPr>
          <w:sz w:val="18"/>
          <w:szCs w:val="16"/>
        </w:rPr>
        <w:t>අනික්</w:t>
      </w:r>
      <w:proofErr w:type="spellEnd"/>
      <w:r w:rsidRPr="008640F5">
        <w:rPr>
          <w:sz w:val="18"/>
          <w:szCs w:val="16"/>
        </w:rPr>
        <w:t xml:space="preserve"> </w:t>
      </w:r>
      <w:proofErr w:type="spellStart"/>
      <w:r w:rsidRPr="008640F5">
        <w:rPr>
          <w:sz w:val="18"/>
          <w:szCs w:val="16"/>
        </w:rPr>
        <w:t>පොතෙහි</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වීමට</w:t>
      </w:r>
      <w:proofErr w:type="spellEnd"/>
      <w:r w:rsidRPr="008640F5">
        <w:rPr>
          <w:sz w:val="18"/>
          <w:szCs w:val="16"/>
        </w:rPr>
        <w:t xml:space="preserve"> </w:t>
      </w:r>
      <w:proofErr w:type="spellStart"/>
      <w:r w:rsidRPr="008640F5">
        <w:rPr>
          <w:sz w:val="18"/>
          <w:szCs w:val="16"/>
        </w:rPr>
        <w:t>නිශ්චිත</w:t>
      </w:r>
      <w:proofErr w:type="spellEnd"/>
      <w:r w:rsidRPr="008640F5">
        <w:rPr>
          <w:sz w:val="18"/>
          <w:szCs w:val="16"/>
        </w:rPr>
        <w:t xml:space="preserve"> </w:t>
      </w:r>
      <w:proofErr w:type="spellStart"/>
      <w:r w:rsidRPr="008640F5">
        <w:rPr>
          <w:sz w:val="18"/>
          <w:szCs w:val="16"/>
        </w:rPr>
        <w:t>කාලයක්</w:t>
      </w:r>
      <w:proofErr w:type="spellEnd"/>
      <w:r w:rsidRPr="008640F5">
        <w:rPr>
          <w:sz w:val="18"/>
          <w:szCs w:val="16"/>
        </w:rPr>
        <w:t xml:space="preserve"> </w:t>
      </w:r>
      <w:proofErr w:type="spellStart"/>
      <w:r w:rsidRPr="008640F5">
        <w:rPr>
          <w:sz w:val="18"/>
          <w:szCs w:val="16"/>
        </w:rPr>
        <w:t>ගතවීම</w:t>
      </w:r>
      <w:proofErr w:type="spellEnd"/>
      <w:r w:rsidRPr="008640F5">
        <w:rPr>
          <w:sz w:val="18"/>
          <w:szCs w:val="16"/>
        </w:rPr>
        <w:t xml:space="preserve"> (</w:t>
      </w:r>
      <w:proofErr w:type="spellStart"/>
      <w:r w:rsidRPr="008640F5">
        <w:rPr>
          <w:sz w:val="18"/>
          <w:szCs w:val="16"/>
        </w:rPr>
        <w:t>උදා</w:t>
      </w:r>
      <w:proofErr w:type="spellEnd"/>
      <w:r w:rsidRPr="008640F5">
        <w:rPr>
          <w:sz w:val="18"/>
          <w:szCs w:val="16"/>
        </w:rPr>
        <w:t xml:space="preserve">: </w:t>
      </w:r>
      <w:proofErr w:type="spellStart"/>
      <w:r w:rsidRPr="008640F5">
        <w:rPr>
          <w:sz w:val="18"/>
          <w:szCs w:val="16"/>
        </w:rPr>
        <w:t>තැන්පත්</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නොපූරණය</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චෙක්පත්</w:t>
      </w:r>
      <w:proofErr w:type="spellEnd"/>
      <w:r w:rsidRPr="008640F5">
        <w:rPr>
          <w:sz w:val="18"/>
          <w:szCs w:val="16"/>
        </w:rPr>
        <w:t xml:space="preserve">, </w:t>
      </w:r>
      <w:proofErr w:type="spellStart"/>
      <w:r w:rsidRPr="008640F5">
        <w:rPr>
          <w:sz w:val="18"/>
          <w:szCs w:val="16"/>
        </w:rPr>
        <w:t>ඉදිරිපත්</w:t>
      </w:r>
      <w:proofErr w:type="spellEnd"/>
      <w:r w:rsidRPr="008640F5">
        <w:rPr>
          <w:sz w:val="18"/>
          <w:szCs w:val="16"/>
        </w:rPr>
        <w:t xml:space="preserve"> </w:t>
      </w:r>
      <w:proofErr w:type="spellStart"/>
      <w:r w:rsidRPr="008640F5">
        <w:rPr>
          <w:sz w:val="18"/>
          <w:szCs w:val="16"/>
        </w:rPr>
        <w:t>නොකළ</w:t>
      </w:r>
      <w:proofErr w:type="spellEnd"/>
      <w:r w:rsidRPr="008640F5">
        <w:rPr>
          <w:sz w:val="18"/>
          <w:szCs w:val="16"/>
        </w:rPr>
        <w:t xml:space="preserve"> </w:t>
      </w:r>
      <w:proofErr w:type="spellStart"/>
      <w:r w:rsidRPr="008640F5">
        <w:rPr>
          <w:sz w:val="18"/>
          <w:szCs w:val="16"/>
        </w:rPr>
        <w:t>චෙක්පත්</w:t>
      </w:r>
      <w:proofErr w:type="spellEnd"/>
      <w:r w:rsidRPr="008640F5">
        <w:rPr>
          <w:sz w:val="18"/>
          <w:szCs w:val="16"/>
        </w:rPr>
        <w:t xml:space="preserve">). 2. </w:t>
      </w:r>
      <w:proofErr w:type="spellStart"/>
      <w:r w:rsidRPr="008640F5">
        <w:rPr>
          <w:sz w:val="18"/>
          <w:szCs w:val="16"/>
        </w:rPr>
        <w:t>බැංකුව</w:t>
      </w:r>
      <w:proofErr w:type="spellEnd"/>
      <w:r w:rsidRPr="008640F5">
        <w:rPr>
          <w:sz w:val="18"/>
          <w:szCs w:val="16"/>
        </w:rPr>
        <w:t xml:space="preserve"> </w:t>
      </w:r>
      <w:proofErr w:type="spellStart"/>
      <w:r w:rsidRPr="008640F5">
        <w:rPr>
          <w:sz w:val="18"/>
          <w:szCs w:val="16"/>
        </w:rPr>
        <w:t>විසින්</w:t>
      </w:r>
      <w:proofErr w:type="spellEnd"/>
      <w:r w:rsidRPr="008640F5">
        <w:rPr>
          <w:sz w:val="18"/>
          <w:szCs w:val="16"/>
        </w:rPr>
        <w:t xml:space="preserve"> </w:t>
      </w:r>
      <w:proofErr w:type="spellStart"/>
      <w:r w:rsidRPr="008640F5">
        <w:rPr>
          <w:sz w:val="18"/>
          <w:szCs w:val="16"/>
        </w:rPr>
        <w:t>කෙලින්ම</w:t>
      </w:r>
      <w:proofErr w:type="spellEnd"/>
      <w:r w:rsidRPr="008640F5">
        <w:rPr>
          <w:sz w:val="18"/>
          <w:szCs w:val="16"/>
        </w:rPr>
        <w:t xml:space="preserve"> </w:t>
      </w:r>
      <w:proofErr w:type="spellStart"/>
      <w:r w:rsidRPr="008640F5">
        <w:rPr>
          <w:sz w:val="18"/>
          <w:szCs w:val="16"/>
        </w:rPr>
        <w:t>සිදුකරන</w:t>
      </w:r>
      <w:proofErr w:type="spellEnd"/>
      <w:r w:rsidRPr="008640F5">
        <w:rPr>
          <w:sz w:val="18"/>
          <w:szCs w:val="16"/>
        </w:rPr>
        <w:t xml:space="preserve"> </w:t>
      </w:r>
      <w:proofErr w:type="spellStart"/>
      <w:r w:rsidRPr="008640F5">
        <w:rPr>
          <w:sz w:val="18"/>
          <w:szCs w:val="16"/>
        </w:rPr>
        <w:t>ලද</w:t>
      </w:r>
      <w:proofErr w:type="spellEnd"/>
      <w:r w:rsidRPr="008640F5">
        <w:rPr>
          <w:sz w:val="18"/>
          <w:szCs w:val="16"/>
        </w:rPr>
        <w:t xml:space="preserve"> </w:t>
      </w:r>
      <w:proofErr w:type="spellStart"/>
      <w:r w:rsidRPr="008640F5">
        <w:rPr>
          <w:sz w:val="18"/>
          <w:szCs w:val="16"/>
        </w:rPr>
        <w:t>ගනුදෙනු</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පොතේ</w:t>
      </w:r>
      <w:proofErr w:type="spellEnd"/>
      <w:r w:rsidRPr="008640F5">
        <w:rPr>
          <w:sz w:val="18"/>
          <w:szCs w:val="16"/>
        </w:rPr>
        <w:t xml:space="preserve"> </w:t>
      </w:r>
      <w:proofErr w:type="spellStart"/>
      <w:r w:rsidRPr="008640F5">
        <w:rPr>
          <w:sz w:val="18"/>
          <w:szCs w:val="16"/>
        </w:rPr>
        <w:t>සටහන්</w:t>
      </w:r>
      <w:proofErr w:type="spellEnd"/>
      <w:r w:rsidRPr="008640F5">
        <w:rPr>
          <w:sz w:val="18"/>
          <w:szCs w:val="16"/>
        </w:rPr>
        <w:t xml:space="preserve"> </w:t>
      </w:r>
      <w:proofErr w:type="spellStart"/>
      <w:r w:rsidRPr="008640F5">
        <w:rPr>
          <w:sz w:val="18"/>
          <w:szCs w:val="16"/>
        </w:rPr>
        <w:t>නොවීම</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පොත</w:t>
      </w:r>
      <w:proofErr w:type="spellEnd"/>
      <w:r w:rsidRPr="008640F5">
        <w:rPr>
          <w:sz w:val="18"/>
          <w:szCs w:val="16"/>
        </w:rPr>
        <w:t xml:space="preserve"> </w:t>
      </w:r>
      <w:proofErr w:type="spellStart"/>
      <w:r w:rsidRPr="008640F5">
        <w:rPr>
          <w:sz w:val="18"/>
          <w:szCs w:val="16"/>
        </w:rPr>
        <w:t>තබන්නා</w:t>
      </w:r>
      <w:proofErr w:type="spellEnd"/>
      <w:r w:rsidRPr="008640F5">
        <w:rPr>
          <w:sz w:val="18"/>
          <w:szCs w:val="16"/>
        </w:rPr>
        <w:t xml:space="preserve"> </w:t>
      </w:r>
      <w:proofErr w:type="spellStart"/>
      <w:r w:rsidRPr="008640F5">
        <w:rPr>
          <w:sz w:val="18"/>
          <w:szCs w:val="16"/>
        </w:rPr>
        <w:t>නොදන්නා</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ගාස්තු</w:t>
      </w:r>
      <w:proofErr w:type="spellEnd"/>
      <w:r w:rsidRPr="008640F5">
        <w:rPr>
          <w:sz w:val="18"/>
          <w:szCs w:val="16"/>
        </w:rPr>
        <w:t xml:space="preserve">, </w:t>
      </w:r>
      <w:proofErr w:type="spellStart"/>
      <w:r w:rsidRPr="008640F5">
        <w:rPr>
          <w:sz w:val="18"/>
          <w:szCs w:val="16"/>
        </w:rPr>
        <w:t>බැංකු</w:t>
      </w:r>
      <w:proofErr w:type="spellEnd"/>
      <w:r w:rsidRPr="008640F5">
        <w:rPr>
          <w:sz w:val="18"/>
          <w:szCs w:val="16"/>
        </w:rPr>
        <w:t xml:space="preserve"> </w:t>
      </w:r>
      <w:proofErr w:type="spellStart"/>
      <w:r w:rsidRPr="008640F5">
        <w:rPr>
          <w:sz w:val="18"/>
          <w:szCs w:val="16"/>
        </w:rPr>
        <w:t>පොලී</w:t>
      </w:r>
      <w:proofErr w:type="spellEnd"/>
      <w:r w:rsidRPr="008640F5">
        <w:rPr>
          <w:sz w:val="18"/>
          <w:szCs w:val="16"/>
        </w:rPr>
        <w:t xml:space="preserve">, </w:t>
      </w:r>
      <w:proofErr w:type="spellStart"/>
      <w:r w:rsidRPr="008640F5">
        <w:rPr>
          <w:sz w:val="18"/>
          <w:szCs w:val="16"/>
        </w:rPr>
        <w:t>ස්ථාවර</w:t>
      </w:r>
      <w:proofErr w:type="spellEnd"/>
      <w:r w:rsidRPr="008640F5">
        <w:rPr>
          <w:sz w:val="18"/>
          <w:szCs w:val="16"/>
        </w:rPr>
        <w:t xml:space="preserve"> </w:t>
      </w:r>
      <w:proofErr w:type="spellStart"/>
      <w:r w:rsidRPr="008640F5">
        <w:rPr>
          <w:sz w:val="18"/>
          <w:szCs w:val="16"/>
        </w:rPr>
        <w:t>නියෝග</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සෘජු</w:t>
      </w:r>
      <w:proofErr w:type="spellEnd"/>
      <w:r w:rsidRPr="008640F5">
        <w:rPr>
          <w:sz w:val="18"/>
          <w:szCs w:val="16"/>
        </w:rPr>
        <w:t xml:space="preserve"> </w:t>
      </w:r>
      <w:proofErr w:type="spellStart"/>
      <w:r w:rsidRPr="008640F5">
        <w:rPr>
          <w:sz w:val="18"/>
          <w:szCs w:val="16"/>
        </w:rPr>
        <w:t>තැන්පතු</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පොතේ</w:t>
      </w:r>
      <w:proofErr w:type="spellEnd"/>
      <w:r w:rsidRPr="008640F5">
        <w:rPr>
          <w:sz w:val="18"/>
          <w:szCs w:val="16"/>
        </w:rPr>
        <w:t xml:space="preserve"> </w:t>
      </w:r>
      <w:proofErr w:type="spellStart"/>
      <w:r w:rsidRPr="008640F5">
        <w:rPr>
          <w:sz w:val="18"/>
          <w:szCs w:val="16"/>
        </w:rPr>
        <w:t>නොතිබීම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මෙම</w:t>
      </w:r>
      <w:proofErr w:type="spellEnd"/>
      <w:r w:rsidRPr="008640F5">
        <w:rPr>
          <w:sz w:val="18"/>
          <w:szCs w:val="16"/>
        </w:rPr>
        <w:t xml:space="preserve"> </w:t>
      </w:r>
      <w:proofErr w:type="spellStart"/>
      <w:r w:rsidRPr="008640F5">
        <w:rPr>
          <w:sz w:val="18"/>
          <w:szCs w:val="16"/>
        </w:rPr>
        <w:t>වෙනස්කම්</w:t>
      </w:r>
      <w:proofErr w:type="spellEnd"/>
      <w:r w:rsidRPr="008640F5">
        <w:rPr>
          <w:sz w:val="18"/>
          <w:szCs w:val="16"/>
        </w:rPr>
        <w:t xml:space="preserve"> </w:t>
      </w:r>
      <w:proofErr w:type="spellStart"/>
      <w:r w:rsidRPr="008640F5">
        <w:rPr>
          <w:sz w:val="18"/>
          <w:szCs w:val="16"/>
        </w:rPr>
        <w:t>සිදුවේ</w:t>
      </w:r>
      <w:proofErr w:type="spellEnd"/>
      <w:r w:rsidRPr="008640F5">
        <w:rPr>
          <w:sz w:val="18"/>
          <w:szCs w:val="16"/>
        </w:rPr>
        <w:t>.</w:t>
      </w:r>
    </w:p>
    <w:p w14:paraId="60C47141"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විශ්ලේෂණය</w:t>
      </w:r>
      <w:proofErr w:type="spellEnd"/>
      <w:r w:rsidRPr="008640F5">
        <w:rPr>
          <w:i/>
          <w:sz w:val="18"/>
          <w:szCs w:val="16"/>
        </w:rPr>
        <w:t xml:space="preserve"> (Analysis) | - </w:t>
      </w:r>
      <w:proofErr w:type="spellStart"/>
      <w:r w:rsidRPr="008640F5">
        <w:rPr>
          <w:i/>
          <w:sz w:val="18"/>
          <w:szCs w:val="16"/>
        </w:rPr>
        <w:t>බැංකු</w:t>
      </w:r>
      <w:proofErr w:type="spellEnd"/>
      <w:r w:rsidRPr="008640F5">
        <w:rPr>
          <w:i/>
          <w:sz w:val="18"/>
          <w:szCs w:val="16"/>
        </w:rPr>
        <w:t xml:space="preserve"> </w:t>
      </w:r>
      <w:proofErr w:type="spellStart"/>
      <w:r w:rsidRPr="008640F5">
        <w:rPr>
          <w:i/>
          <w:sz w:val="18"/>
          <w:szCs w:val="16"/>
        </w:rPr>
        <w:t>සැසඳීම්</w:t>
      </w:r>
      <w:proofErr w:type="spellEnd"/>
      <w:r w:rsidRPr="008640F5">
        <w:rPr>
          <w:i/>
          <w:sz w:val="18"/>
          <w:szCs w:val="16"/>
        </w:rPr>
        <w:t xml:space="preserve"> </w:t>
      </w:r>
      <w:proofErr w:type="spellStart"/>
      <w:r w:rsidRPr="008640F5">
        <w:rPr>
          <w:i/>
          <w:sz w:val="18"/>
          <w:szCs w:val="16"/>
        </w:rPr>
        <w:t>ප්‍රකාශනය</w:t>
      </w:r>
      <w:proofErr w:type="spellEnd"/>
      <w:r w:rsidRPr="008640F5">
        <w:rPr>
          <w:i/>
          <w:sz w:val="18"/>
          <w:szCs w:val="16"/>
        </w:rPr>
        <w:t>]</w:t>
      </w:r>
    </w:p>
    <w:p w14:paraId="6B39B815" w14:textId="77777777" w:rsidR="00EA27FE" w:rsidRPr="008640F5" w:rsidRDefault="00000000">
      <w:pPr>
        <w:spacing w:after="240" w:line="360" w:lineRule="auto"/>
        <w:rPr>
          <w:sz w:val="18"/>
          <w:szCs w:val="16"/>
        </w:rPr>
      </w:pPr>
      <w:r w:rsidRPr="008640F5">
        <w:rPr>
          <w:b/>
          <w:sz w:val="18"/>
          <w:szCs w:val="16"/>
        </w:rPr>
        <w:t xml:space="preserve">Topic: </w:t>
      </w:r>
      <w:proofErr w:type="spellStart"/>
      <w:r w:rsidRPr="008640F5">
        <w:rPr>
          <w:b/>
          <w:sz w:val="18"/>
          <w:szCs w:val="16"/>
        </w:rPr>
        <w:t>මානව</w:t>
      </w:r>
      <w:proofErr w:type="spellEnd"/>
      <w:r w:rsidRPr="008640F5">
        <w:rPr>
          <w:b/>
          <w:sz w:val="18"/>
          <w:szCs w:val="16"/>
        </w:rPr>
        <w:t xml:space="preserve"> </w:t>
      </w:r>
      <w:proofErr w:type="spellStart"/>
      <w:r w:rsidRPr="008640F5">
        <w:rPr>
          <w:b/>
          <w:sz w:val="18"/>
          <w:szCs w:val="16"/>
        </w:rPr>
        <w:t>සම්පත්</w:t>
      </w:r>
      <w:proofErr w:type="spellEnd"/>
      <w:r w:rsidRPr="008640F5">
        <w:rPr>
          <w:b/>
          <w:sz w:val="18"/>
          <w:szCs w:val="16"/>
        </w:rPr>
        <w:t xml:space="preserve"> </w:t>
      </w:r>
      <w:proofErr w:type="spellStart"/>
      <w:r w:rsidRPr="008640F5">
        <w:rPr>
          <w:b/>
          <w:sz w:val="18"/>
          <w:szCs w:val="16"/>
        </w:rPr>
        <w:t>කළමනාකරණය</w:t>
      </w:r>
      <w:proofErr w:type="spellEnd"/>
      <w:r w:rsidRPr="008640F5">
        <w:rPr>
          <w:b/>
          <w:sz w:val="18"/>
          <w:szCs w:val="16"/>
        </w:rPr>
        <w:t xml:space="preserve"> (Human </w:t>
      </w:r>
      <w:proofErr w:type="gramStart"/>
      <w:r w:rsidRPr="008640F5">
        <w:rPr>
          <w:b/>
          <w:sz w:val="18"/>
          <w:szCs w:val="16"/>
        </w:rPr>
        <w:t>Resources) —</w:t>
      </w:r>
      <w:proofErr w:type="gramEnd"/>
      <w:r w:rsidRPr="008640F5">
        <w:rPr>
          <w:b/>
          <w:sz w:val="18"/>
          <w:szCs w:val="16"/>
        </w:rPr>
        <w:t xml:space="preserve"> 10 questions</w:t>
      </w:r>
    </w:p>
    <w:p w14:paraId="2057E5EE" w14:textId="77777777" w:rsidR="00EA27FE" w:rsidRPr="008640F5" w:rsidRDefault="00000000">
      <w:pPr>
        <w:spacing w:after="240" w:line="360" w:lineRule="auto"/>
        <w:rPr>
          <w:sz w:val="18"/>
          <w:szCs w:val="16"/>
        </w:rPr>
      </w:pPr>
      <w:r w:rsidRPr="008640F5">
        <w:rPr>
          <w:b/>
          <w:sz w:val="18"/>
          <w:szCs w:val="16"/>
        </w:rPr>
        <w:t>Q53:</w:t>
      </w:r>
      <w:r w:rsidRPr="008640F5">
        <w:rPr>
          <w:sz w:val="18"/>
          <w:szCs w:val="16"/>
        </w:rPr>
        <w:t xml:space="preserve"> </w:t>
      </w:r>
      <w:proofErr w:type="spellStart"/>
      <w:r w:rsidRPr="008640F5">
        <w:rPr>
          <w:sz w:val="18"/>
          <w:szCs w:val="16"/>
        </w:rPr>
        <w:t>මානව</w:t>
      </w:r>
      <w:proofErr w:type="spellEnd"/>
      <w:r w:rsidRPr="008640F5">
        <w:rPr>
          <w:sz w:val="18"/>
          <w:szCs w:val="16"/>
        </w:rPr>
        <w:t xml:space="preserve"> </w:t>
      </w:r>
      <w:proofErr w:type="spellStart"/>
      <w:r w:rsidRPr="008640F5">
        <w:rPr>
          <w:sz w:val="18"/>
          <w:szCs w:val="16"/>
        </w:rPr>
        <w:t>සම්පත්</w:t>
      </w:r>
      <w:proofErr w:type="spellEnd"/>
      <w:r w:rsidRPr="008640F5">
        <w:rPr>
          <w:sz w:val="18"/>
          <w:szCs w:val="16"/>
        </w:rPr>
        <w:t xml:space="preserve"> </w:t>
      </w:r>
      <w:proofErr w:type="spellStart"/>
      <w:r w:rsidRPr="008640F5">
        <w:rPr>
          <w:sz w:val="18"/>
          <w:szCs w:val="16"/>
        </w:rPr>
        <w:t>කළමනාකරණය</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කුමක්දැයි</w:t>
      </w:r>
      <w:proofErr w:type="spellEnd"/>
      <w:r w:rsidRPr="008640F5">
        <w:rPr>
          <w:sz w:val="18"/>
          <w:szCs w:val="16"/>
        </w:rPr>
        <w:t xml:space="preserve"> </w:t>
      </w:r>
      <w:proofErr w:type="spellStart"/>
      <w:r w:rsidRPr="008640F5">
        <w:rPr>
          <w:sz w:val="18"/>
          <w:szCs w:val="16"/>
        </w:rPr>
        <w:t>අර්ථ</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w:t>
      </w:r>
    </w:p>
    <w:p w14:paraId="671CAF4E" w14:textId="77777777" w:rsidR="00EA27FE" w:rsidRPr="008640F5" w:rsidRDefault="00000000">
      <w:pPr>
        <w:spacing w:after="240" w:line="360" w:lineRule="auto"/>
        <w:rPr>
          <w:sz w:val="18"/>
          <w:szCs w:val="16"/>
        </w:rPr>
      </w:pPr>
      <w:r w:rsidRPr="008640F5">
        <w:rPr>
          <w:b/>
          <w:sz w:val="18"/>
          <w:szCs w:val="16"/>
        </w:rPr>
        <w:t>A53:</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අභිප්‍රායන්</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අරමුණු</w:t>
      </w:r>
      <w:proofErr w:type="spellEnd"/>
      <w:r w:rsidRPr="008640F5">
        <w:rPr>
          <w:sz w:val="18"/>
          <w:szCs w:val="16"/>
        </w:rPr>
        <w:t xml:space="preserve"> </w:t>
      </w:r>
      <w:proofErr w:type="spellStart"/>
      <w:r w:rsidRPr="008640F5">
        <w:rPr>
          <w:sz w:val="18"/>
          <w:szCs w:val="16"/>
        </w:rPr>
        <w:t>සඵල</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අවශ්‍ය</w:t>
      </w:r>
      <w:proofErr w:type="spellEnd"/>
      <w:r w:rsidRPr="008640F5">
        <w:rPr>
          <w:sz w:val="18"/>
          <w:szCs w:val="16"/>
        </w:rPr>
        <w:t xml:space="preserve"> </w:t>
      </w:r>
      <w:proofErr w:type="spellStart"/>
      <w:r w:rsidRPr="008640F5">
        <w:rPr>
          <w:sz w:val="18"/>
          <w:szCs w:val="16"/>
        </w:rPr>
        <w:t>මානව</w:t>
      </w:r>
      <w:proofErr w:type="spellEnd"/>
      <w:r w:rsidRPr="008640F5">
        <w:rPr>
          <w:sz w:val="18"/>
          <w:szCs w:val="16"/>
        </w:rPr>
        <w:t xml:space="preserve"> </w:t>
      </w:r>
      <w:proofErr w:type="spellStart"/>
      <w:r w:rsidRPr="008640F5">
        <w:rPr>
          <w:sz w:val="18"/>
          <w:szCs w:val="16"/>
        </w:rPr>
        <w:t>සම්පත්</w:t>
      </w:r>
      <w:proofErr w:type="spellEnd"/>
      <w:r w:rsidRPr="008640F5">
        <w:rPr>
          <w:sz w:val="18"/>
          <w:szCs w:val="16"/>
        </w:rPr>
        <w:t xml:space="preserve"> </w:t>
      </w:r>
      <w:proofErr w:type="spellStart"/>
      <w:r w:rsidRPr="008640F5">
        <w:rPr>
          <w:sz w:val="18"/>
          <w:szCs w:val="16"/>
        </w:rPr>
        <w:t>ආකර්ෂණය</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සංවර්ධනය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පවත්වාගෙන</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ඵලදායී</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උපයෝජනය</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කළමනාකරණ</w:t>
      </w:r>
      <w:proofErr w:type="spellEnd"/>
      <w:r w:rsidRPr="008640F5">
        <w:rPr>
          <w:sz w:val="18"/>
          <w:szCs w:val="16"/>
        </w:rPr>
        <w:t xml:space="preserve"> </w:t>
      </w:r>
      <w:proofErr w:type="spellStart"/>
      <w:r w:rsidRPr="008640F5">
        <w:rPr>
          <w:sz w:val="18"/>
          <w:szCs w:val="16"/>
        </w:rPr>
        <w:t>ක්‍රියාවලිය</w:t>
      </w:r>
      <w:proofErr w:type="spellEnd"/>
      <w:r w:rsidRPr="008640F5">
        <w:rPr>
          <w:sz w:val="18"/>
          <w:szCs w:val="16"/>
        </w:rPr>
        <w:t xml:space="preserve"> </w:t>
      </w:r>
      <w:proofErr w:type="spellStart"/>
      <w:r w:rsidRPr="008640F5">
        <w:rPr>
          <w:sz w:val="18"/>
          <w:szCs w:val="16"/>
        </w:rPr>
        <w:t>මානව</w:t>
      </w:r>
      <w:proofErr w:type="spellEnd"/>
      <w:r w:rsidRPr="008640F5">
        <w:rPr>
          <w:sz w:val="18"/>
          <w:szCs w:val="16"/>
        </w:rPr>
        <w:t xml:space="preserve"> </w:t>
      </w:r>
      <w:proofErr w:type="spellStart"/>
      <w:r w:rsidRPr="008640F5">
        <w:rPr>
          <w:sz w:val="18"/>
          <w:szCs w:val="16"/>
        </w:rPr>
        <w:t>සම්පත්</w:t>
      </w:r>
      <w:proofErr w:type="spellEnd"/>
      <w:r w:rsidRPr="008640F5">
        <w:rPr>
          <w:sz w:val="18"/>
          <w:szCs w:val="16"/>
        </w:rPr>
        <w:t xml:space="preserve"> </w:t>
      </w:r>
      <w:proofErr w:type="spellStart"/>
      <w:r w:rsidRPr="008640F5">
        <w:rPr>
          <w:sz w:val="18"/>
          <w:szCs w:val="16"/>
        </w:rPr>
        <w:t>කළමනාකරණය</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හඳුන්වනු</w:t>
      </w:r>
      <w:proofErr w:type="spellEnd"/>
      <w:r w:rsidRPr="008640F5">
        <w:rPr>
          <w:sz w:val="18"/>
          <w:szCs w:val="16"/>
        </w:rPr>
        <w:t xml:space="preserve"> </w:t>
      </w:r>
      <w:proofErr w:type="spellStart"/>
      <w:r w:rsidRPr="008640F5">
        <w:rPr>
          <w:sz w:val="18"/>
          <w:szCs w:val="16"/>
        </w:rPr>
        <w:t>ලබයි</w:t>
      </w:r>
      <w:proofErr w:type="spellEnd"/>
      <w:r w:rsidRPr="008640F5">
        <w:rPr>
          <w:sz w:val="18"/>
          <w:szCs w:val="16"/>
        </w:rPr>
        <w:t xml:space="preserve">. </w:t>
      </w:r>
      <w:proofErr w:type="spellStart"/>
      <w:r w:rsidRPr="008640F5">
        <w:rPr>
          <w:sz w:val="18"/>
          <w:szCs w:val="16"/>
        </w:rPr>
        <w:t>මෙයට</w:t>
      </w:r>
      <w:proofErr w:type="spellEnd"/>
      <w:r w:rsidRPr="008640F5">
        <w:rPr>
          <w:sz w:val="18"/>
          <w:szCs w:val="16"/>
        </w:rPr>
        <w:t xml:space="preserve"> </w:t>
      </w:r>
      <w:proofErr w:type="spellStart"/>
      <w:r w:rsidRPr="008640F5">
        <w:rPr>
          <w:sz w:val="18"/>
          <w:szCs w:val="16"/>
        </w:rPr>
        <w:t>සේවක</w:t>
      </w:r>
      <w:proofErr w:type="spellEnd"/>
      <w:r w:rsidRPr="008640F5">
        <w:rPr>
          <w:sz w:val="18"/>
          <w:szCs w:val="16"/>
        </w:rPr>
        <w:t xml:space="preserve"> </w:t>
      </w:r>
      <w:proofErr w:type="spellStart"/>
      <w:r w:rsidRPr="008640F5">
        <w:rPr>
          <w:sz w:val="18"/>
          <w:szCs w:val="16"/>
        </w:rPr>
        <w:t>බඳවා</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පුහුණු</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ඇගයීම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අභිප්‍රේරණය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කර්තව්‍යයන්</w:t>
      </w:r>
      <w:proofErr w:type="spellEnd"/>
      <w:r w:rsidRPr="008640F5">
        <w:rPr>
          <w:sz w:val="18"/>
          <w:szCs w:val="16"/>
        </w:rPr>
        <w:t xml:space="preserve"> </w:t>
      </w:r>
      <w:proofErr w:type="spellStart"/>
      <w:r w:rsidRPr="008640F5">
        <w:rPr>
          <w:sz w:val="18"/>
          <w:szCs w:val="16"/>
        </w:rPr>
        <w:t>අයත්</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527E26FD"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w:t>
      </w:r>
      <w:proofErr w:type="spellStart"/>
      <w:r w:rsidRPr="008640F5">
        <w:rPr>
          <w:i/>
          <w:sz w:val="18"/>
          <w:szCs w:val="16"/>
        </w:rPr>
        <w:t>මානව</w:t>
      </w:r>
      <w:proofErr w:type="spellEnd"/>
      <w:r w:rsidRPr="008640F5">
        <w:rPr>
          <w:i/>
          <w:sz w:val="18"/>
          <w:szCs w:val="16"/>
        </w:rPr>
        <w:t xml:space="preserve"> </w:t>
      </w:r>
      <w:proofErr w:type="spellStart"/>
      <w:r w:rsidRPr="008640F5">
        <w:rPr>
          <w:i/>
          <w:sz w:val="18"/>
          <w:szCs w:val="16"/>
        </w:rPr>
        <w:t>සම්පත්</w:t>
      </w:r>
      <w:proofErr w:type="spellEnd"/>
      <w:r w:rsidRPr="008640F5">
        <w:rPr>
          <w:i/>
          <w:sz w:val="18"/>
          <w:szCs w:val="16"/>
        </w:rPr>
        <w:t xml:space="preserve"> </w:t>
      </w:r>
      <w:proofErr w:type="spellStart"/>
      <w:r w:rsidRPr="008640F5">
        <w:rPr>
          <w:i/>
          <w:sz w:val="18"/>
          <w:szCs w:val="16"/>
        </w:rPr>
        <w:t>කළමනාකරණයේ</w:t>
      </w:r>
      <w:proofErr w:type="spellEnd"/>
      <w:r w:rsidRPr="008640F5">
        <w:rPr>
          <w:i/>
          <w:sz w:val="18"/>
          <w:szCs w:val="16"/>
        </w:rPr>
        <w:t xml:space="preserve"> </w:t>
      </w:r>
      <w:proofErr w:type="spellStart"/>
      <w:r w:rsidRPr="008640F5">
        <w:rPr>
          <w:i/>
          <w:sz w:val="18"/>
          <w:szCs w:val="16"/>
        </w:rPr>
        <w:t>හැඳින්වීම</w:t>
      </w:r>
      <w:proofErr w:type="spellEnd"/>
      <w:r w:rsidRPr="008640F5">
        <w:rPr>
          <w:i/>
          <w:sz w:val="18"/>
          <w:szCs w:val="16"/>
        </w:rPr>
        <w:t>]</w:t>
      </w:r>
    </w:p>
    <w:p w14:paraId="4CAAA814" w14:textId="77777777" w:rsidR="00EA27FE" w:rsidRPr="008640F5" w:rsidRDefault="00000000">
      <w:pPr>
        <w:spacing w:after="240" w:line="360" w:lineRule="auto"/>
        <w:rPr>
          <w:sz w:val="18"/>
          <w:szCs w:val="16"/>
        </w:rPr>
      </w:pPr>
      <w:r w:rsidRPr="008640F5">
        <w:rPr>
          <w:b/>
          <w:sz w:val="18"/>
          <w:szCs w:val="16"/>
        </w:rPr>
        <w:t>Q54:</w:t>
      </w:r>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අභිප්‍රේරණය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භාවිත</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මූල්‍යමය</w:t>
      </w:r>
      <w:proofErr w:type="spellEnd"/>
      <w:r w:rsidRPr="008640F5">
        <w:rPr>
          <w:sz w:val="18"/>
          <w:szCs w:val="16"/>
        </w:rPr>
        <w:t xml:space="preserve"> </w:t>
      </w:r>
      <w:proofErr w:type="spellStart"/>
      <w:r w:rsidRPr="008640F5">
        <w:rPr>
          <w:sz w:val="18"/>
          <w:szCs w:val="16"/>
        </w:rPr>
        <w:t>ප්‍රසාදක</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අමූල්‍යමය</w:t>
      </w:r>
      <w:proofErr w:type="spellEnd"/>
      <w:r w:rsidRPr="008640F5">
        <w:rPr>
          <w:sz w:val="18"/>
          <w:szCs w:val="16"/>
        </w:rPr>
        <w:t xml:space="preserve"> </w:t>
      </w:r>
      <w:proofErr w:type="spellStart"/>
      <w:r w:rsidRPr="008640F5">
        <w:rPr>
          <w:sz w:val="18"/>
          <w:szCs w:val="16"/>
        </w:rPr>
        <w:t>ප්‍රසාදක</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නම්</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49FEDDE2" w14:textId="77777777" w:rsidR="00EA27FE" w:rsidRPr="008640F5" w:rsidRDefault="00000000">
      <w:pPr>
        <w:spacing w:after="240" w:line="360" w:lineRule="auto"/>
        <w:rPr>
          <w:sz w:val="18"/>
          <w:szCs w:val="16"/>
        </w:rPr>
      </w:pPr>
      <w:r w:rsidRPr="008640F5">
        <w:rPr>
          <w:b/>
          <w:sz w:val="18"/>
          <w:szCs w:val="16"/>
        </w:rPr>
        <w:t>A54:</w:t>
      </w:r>
      <w:r w:rsidRPr="008640F5">
        <w:rPr>
          <w:sz w:val="18"/>
          <w:szCs w:val="16"/>
        </w:rPr>
        <w:t xml:space="preserve"> </w:t>
      </w:r>
      <w:proofErr w:type="spellStart"/>
      <w:r w:rsidRPr="008640F5">
        <w:rPr>
          <w:sz w:val="18"/>
          <w:szCs w:val="16"/>
        </w:rPr>
        <w:t>සේවක</w:t>
      </w:r>
      <w:proofErr w:type="spellEnd"/>
      <w:r w:rsidRPr="008640F5">
        <w:rPr>
          <w:sz w:val="18"/>
          <w:szCs w:val="16"/>
        </w:rPr>
        <w:t xml:space="preserve"> </w:t>
      </w:r>
      <w:proofErr w:type="spellStart"/>
      <w:r w:rsidRPr="008640F5">
        <w:rPr>
          <w:sz w:val="18"/>
          <w:szCs w:val="16"/>
        </w:rPr>
        <w:t>අභිප්‍රේරණය</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භාවිත</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මූල්‍යමය</w:t>
      </w:r>
      <w:proofErr w:type="spellEnd"/>
      <w:r w:rsidRPr="008640F5">
        <w:rPr>
          <w:sz w:val="18"/>
          <w:szCs w:val="16"/>
        </w:rPr>
        <w:t xml:space="preserve"> </w:t>
      </w:r>
      <w:proofErr w:type="spellStart"/>
      <w:r w:rsidRPr="008640F5">
        <w:rPr>
          <w:sz w:val="18"/>
          <w:szCs w:val="16"/>
        </w:rPr>
        <w:t>ප්‍රසාදක</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වැටුප්</w:t>
      </w:r>
      <w:proofErr w:type="spellEnd"/>
      <w:r w:rsidRPr="008640F5">
        <w:rPr>
          <w:sz w:val="18"/>
          <w:szCs w:val="16"/>
        </w:rPr>
        <w:t xml:space="preserve"> </w:t>
      </w:r>
      <w:proofErr w:type="spellStart"/>
      <w:r w:rsidRPr="008640F5">
        <w:rPr>
          <w:sz w:val="18"/>
          <w:szCs w:val="16"/>
        </w:rPr>
        <w:t>වර්ධක</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දීම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අතිරේක</w:t>
      </w:r>
      <w:proofErr w:type="spellEnd"/>
      <w:r w:rsidRPr="008640F5">
        <w:rPr>
          <w:sz w:val="18"/>
          <w:szCs w:val="16"/>
        </w:rPr>
        <w:t xml:space="preserve"> </w:t>
      </w:r>
      <w:proofErr w:type="spellStart"/>
      <w:r w:rsidRPr="008640F5">
        <w:rPr>
          <w:sz w:val="18"/>
          <w:szCs w:val="16"/>
        </w:rPr>
        <w:t>දීමනා</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බෝනස්</w:t>
      </w:r>
      <w:proofErr w:type="spellEnd"/>
      <w:r w:rsidRPr="008640F5">
        <w:rPr>
          <w:sz w:val="18"/>
          <w:szCs w:val="16"/>
        </w:rPr>
        <w:t xml:space="preserve"> </w:t>
      </w:r>
      <w:proofErr w:type="spellStart"/>
      <w:r w:rsidRPr="008640F5">
        <w:rPr>
          <w:sz w:val="18"/>
          <w:szCs w:val="16"/>
        </w:rPr>
        <w:t>මුදල්</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දීමයි</w:t>
      </w:r>
      <w:proofErr w:type="spellEnd"/>
      <w:r w:rsidRPr="008640F5">
        <w:rPr>
          <w:sz w:val="18"/>
          <w:szCs w:val="16"/>
        </w:rPr>
        <w:t xml:space="preserve">. </w:t>
      </w:r>
      <w:proofErr w:type="spellStart"/>
      <w:r w:rsidRPr="008640F5">
        <w:rPr>
          <w:sz w:val="18"/>
          <w:szCs w:val="16"/>
        </w:rPr>
        <w:t>අමූල්‍යමය</w:t>
      </w:r>
      <w:proofErr w:type="spellEnd"/>
      <w:r w:rsidRPr="008640F5">
        <w:rPr>
          <w:sz w:val="18"/>
          <w:szCs w:val="16"/>
        </w:rPr>
        <w:t xml:space="preserve"> </w:t>
      </w:r>
      <w:proofErr w:type="spellStart"/>
      <w:r w:rsidRPr="008640F5">
        <w:rPr>
          <w:sz w:val="18"/>
          <w:szCs w:val="16"/>
        </w:rPr>
        <w:t>ප්‍රසාදක</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සේවකයින්ගේ</w:t>
      </w:r>
      <w:proofErr w:type="spellEnd"/>
      <w:r w:rsidRPr="008640F5">
        <w:rPr>
          <w:sz w:val="18"/>
          <w:szCs w:val="16"/>
        </w:rPr>
        <w:t xml:space="preserve"> </w:t>
      </w:r>
      <w:proofErr w:type="spellStart"/>
      <w:r w:rsidRPr="008640F5">
        <w:rPr>
          <w:sz w:val="18"/>
          <w:szCs w:val="16"/>
        </w:rPr>
        <w:t>දක්ෂතා</w:t>
      </w:r>
      <w:proofErr w:type="spellEnd"/>
      <w:r w:rsidRPr="008640F5">
        <w:rPr>
          <w:sz w:val="18"/>
          <w:szCs w:val="16"/>
        </w:rPr>
        <w:t xml:space="preserve"> </w:t>
      </w:r>
      <w:proofErr w:type="spellStart"/>
      <w:r w:rsidRPr="008640F5">
        <w:rPr>
          <w:sz w:val="18"/>
          <w:szCs w:val="16"/>
        </w:rPr>
        <w:t>ඇගයීමට</w:t>
      </w:r>
      <w:proofErr w:type="spellEnd"/>
      <w:r w:rsidRPr="008640F5">
        <w:rPr>
          <w:sz w:val="18"/>
          <w:szCs w:val="16"/>
        </w:rPr>
        <w:t xml:space="preserve"> </w:t>
      </w:r>
      <w:proofErr w:type="spellStart"/>
      <w:r w:rsidRPr="008640F5">
        <w:rPr>
          <w:sz w:val="18"/>
          <w:szCs w:val="16"/>
        </w:rPr>
        <w:t>ලක්</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ඇගයීම්</w:t>
      </w:r>
      <w:proofErr w:type="spellEnd"/>
      <w:r w:rsidRPr="008640F5">
        <w:rPr>
          <w:sz w:val="18"/>
          <w:szCs w:val="16"/>
        </w:rPr>
        <w:t xml:space="preserve"> </w:t>
      </w:r>
      <w:proofErr w:type="spellStart"/>
      <w:r w:rsidRPr="008640F5">
        <w:rPr>
          <w:sz w:val="18"/>
          <w:szCs w:val="16"/>
        </w:rPr>
        <w:t>සම්මාන</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උසස්වීම්</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දීමයි</w:t>
      </w:r>
      <w:proofErr w:type="spellEnd"/>
      <w:r w:rsidRPr="008640F5">
        <w:rPr>
          <w:sz w:val="18"/>
          <w:szCs w:val="16"/>
        </w:rPr>
        <w:t>.</w:t>
      </w:r>
    </w:p>
    <w:p w14:paraId="5193000A"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w:t>
      </w:r>
      <w:proofErr w:type="spellStart"/>
      <w:r w:rsidRPr="008640F5">
        <w:rPr>
          <w:i/>
          <w:sz w:val="18"/>
          <w:szCs w:val="16"/>
        </w:rPr>
        <w:t>අභිප්‍රේරණය</w:t>
      </w:r>
      <w:proofErr w:type="spellEnd"/>
      <w:r w:rsidRPr="008640F5">
        <w:rPr>
          <w:i/>
          <w:sz w:val="18"/>
          <w:szCs w:val="16"/>
        </w:rPr>
        <w:t>]</w:t>
      </w:r>
    </w:p>
    <w:p w14:paraId="0F7570C7" w14:textId="77777777" w:rsidR="00EA27FE" w:rsidRPr="008640F5" w:rsidRDefault="00000000">
      <w:pPr>
        <w:spacing w:after="240" w:line="360" w:lineRule="auto"/>
        <w:rPr>
          <w:sz w:val="18"/>
          <w:szCs w:val="16"/>
        </w:rPr>
      </w:pPr>
      <w:r w:rsidRPr="008640F5">
        <w:rPr>
          <w:b/>
          <w:sz w:val="18"/>
          <w:szCs w:val="16"/>
        </w:rPr>
        <w:t>Q55:</w:t>
      </w:r>
      <w:r w:rsidRPr="008640F5">
        <w:rPr>
          <w:sz w:val="18"/>
          <w:szCs w:val="16"/>
        </w:rPr>
        <w:t xml:space="preserve"> </w:t>
      </w:r>
      <w:proofErr w:type="spellStart"/>
      <w:r w:rsidRPr="008640F5">
        <w:rPr>
          <w:sz w:val="18"/>
          <w:szCs w:val="16"/>
        </w:rPr>
        <w:t>ආයතනයක්</w:t>
      </w:r>
      <w:proofErr w:type="spellEnd"/>
      <w:r w:rsidRPr="008640F5">
        <w:rPr>
          <w:sz w:val="18"/>
          <w:szCs w:val="16"/>
        </w:rPr>
        <w:t xml:space="preserve"> </w:t>
      </w:r>
      <w:proofErr w:type="spellStart"/>
      <w:r w:rsidRPr="008640F5">
        <w:rPr>
          <w:sz w:val="18"/>
          <w:szCs w:val="16"/>
        </w:rPr>
        <w:t>තුළ</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පුරප්පාඩුවක්</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මූලාශ්‍රවලින්</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බඳවා</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27744069" w14:textId="77777777" w:rsidR="00EA27FE" w:rsidRPr="008640F5" w:rsidRDefault="00000000">
      <w:pPr>
        <w:spacing w:after="240" w:line="360" w:lineRule="auto"/>
        <w:rPr>
          <w:sz w:val="18"/>
          <w:szCs w:val="16"/>
        </w:rPr>
      </w:pPr>
      <w:r w:rsidRPr="008640F5">
        <w:rPr>
          <w:b/>
          <w:sz w:val="18"/>
          <w:szCs w:val="16"/>
        </w:rPr>
        <w:t>A55:</w:t>
      </w:r>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මූලාශ්‍රවලින්</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බඳවා</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පරිදි</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1.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අදහස්</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නවීන</w:t>
      </w:r>
      <w:proofErr w:type="spellEnd"/>
      <w:r w:rsidRPr="008640F5">
        <w:rPr>
          <w:sz w:val="18"/>
          <w:szCs w:val="16"/>
        </w:rPr>
        <w:t xml:space="preserve"> </w:t>
      </w:r>
      <w:proofErr w:type="spellStart"/>
      <w:r w:rsidRPr="008640F5">
        <w:rPr>
          <w:sz w:val="18"/>
          <w:szCs w:val="16"/>
        </w:rPr>
        <w:t>දැනුම</w:t>
      </w:r>
      <w:proofErr w:type="spellEnd"/>
      <w:r w:rsidRPr="008640F5">
        <w:rPr>
          <w:sz w:val="18"/>
          <w:szCs w:val="16"/>
        </w:rPr>
        <w:t xml:space="preserve"> </w:t>
      </w:r>
      <w:proofErr w:type="spellStart"/>
      <w:r w:rsidRPr="008640F5">
        <w:rPr>
          <w:sz w:val="18"/>
          <w:szCs w:val="16"/>
        </w:rPr>
        <w:t>ආයතනයට</w:t>
      </w:r>
      <w:proofErr w:type="spellEnd"/>
      <w:r w:rsidRPr="008640F5">
        <w:rPr>
          <w:sz w:val="18"/>
          <w:szCs w:val="16"/>
        </w:rPr>
        <w:t xml:space="preserve"> </w:t>
      </w:r>
      <w:proofErr w:type="spellStart"/>
      <w:r w:rsidRPr="008640F5">
        <w:rPr>
          <w:sz w:val="18"/>
          <w:szCs w:val="16"/>
        </w:rPr>
        <w:t>ලබාගත</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 </w:t>
      </w:r>
      <w:proofErr w:type="spellStart"/>
      <w:r w:rsidRPr="008640F5">
        <w:rPr>
          <w:sz w:val="18"/>
          <w:szCs w:val="16"/>
        </w:rPr>
        <w:t>බාහිරින්</w:t>
      </w:r>
      <w:proofErr w:type="spellEnd"/>
      <w:r w:rsidRPr="008640F5">
        <w:rPr>
          <w:sz w:val="18"/>
          <w:szCs w:val="16"/>
        </w:rPr>
        <w:t xml:space="preserve"> </w:t>
      </w:r>
      <w:proofErr w:type="spellStart"/>
      <w:r w:rsidRPr="008640F5">
        <w:rPr>
          <w:sz w:val="18"/>
          <w:szCs w:val="16"/>
        </w:rPr>
        <w:t>පැමිණෙන</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සතුව</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නවීන</w:t>
      </w:r>
      <w:proofErr w:type="spellEnd"/>
      <w:r w:rsidRPr="008640F5">
        <w:rPr>
          <w:sz w:val="18"/>
          <w:szCs w:val="16"/>
        </w:rPr>
        <w:t xml:space="preserve"> </w:t>
      </w:r>
      <w:proofErr w:type="spellStart"/>
      <w:r w:rsidRPr="008640F5">
        <w:rPr>
          <w:sz w:val="18"/>
          <w:szCs w:val="16"/>
        </w:rPr>
        <w:lastRenderedPageBreak/>
        <w:t>තාක්ෂණික</w:t>
      </w:r>
      <w:proofErr w:type="spellEnd"/>
      <w:r w:rsidRPr="008640F5">
        <w:rPr>
          <w:sz w:val="18"/>
          <w:szCs w:val="16"/>
        </w:rPr>
        <w:t xml:space="preserve"> </w:t>
      </w:r>
      <w:proofErr w:type="spellStart"/>
      <w:r w:rsidRPr="008640F5">
        <w:rPr>
          <w:sz w:val="18"/>
          <w:szCs w:val="16"/>
        </w:rPr>
        <w:t>දැනුම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චින්තන</w:t>
      </w:r>
      <w:proofErr w:type="spellEnd"/>
      <w:r w:rsidRPr="008640F5">
        <w:rPr>
          <w:sz w:val="18"/>
          <w:szCs w:val="16"/>
        </w:rPr>
        <w:t xml:space="preserve"> </w:t>
      </w:r>
      <w:proofErr w:type="spellStart"/>
      <w:r w:rsidRPr="008640F5">
        <w:rPr>
          <w:sz w:val="18"/>
          <w:szCs w:val="16"/>
        </w:rPr>
        <w:t>රටා</w:t>
      </w:r>
      <w:proofErr w:type="spellEnd"/>
      <w:r w:rsidRPr="008640F5">
        <w:rPr>
          <w:sz w:val="18"/>
          <w:szCs w:val="16"/>
        </w:rPr>
        <w:t xml:space="preserve"> </w:t>
      </w:r>
      <w:proofErr w:type="spellStart"/>
      <w:r w:rsidRPr="008640F5">
        <w:rPr>
          <w:sz w:val="18"/>
          <w:szCs w:val="16"/>
        </w:rPr>
        <w:t>ආයතනයේ</w:t>
      </w:r>
      <w:proofErr w:type="spellEnd"/>
      <w:r w:rsidRPr="008640F5">
        <w:rPr>
          <w:sz w:val="18"/>
          <w:szCs w:val="16"/>
        </w:rPr>
        <w:t xml:space="preserve"> </w:t>
      </w:r>
      <w:proofErr w:type="spellStart"/>
      <w:r w:rsidRPr="008640F5">
        <w:rPr>
          <w:sz w:val="18"/>
          <w:szCs w:val="16"/>
        </w:rPr>
        <w:t>ප්‍රගතියට</w:t>
      </w:r>
      <w:proofErr w:type="spellEnd"/>
      <w:r w:rsidRPr="008640F5">
        <w:rPr>
          <w:sz w:val="18"/>
          <w:szCs w:val="16"/>
        </w:rPr>
        <w:t xml:space="preserve"> </w:t>
      </w:r>
      <w:proofErr w:type="spellStart"/>
      <w:r w:rsidRPr="008640F5">
        <w:rPr>
          <w:sz w:val="18"/>
          <w:szCs w:val="16"/>
        </w:rPr>
        <w:t>යොදා</w:t>
      </w:r>
      <w:proofErr w:type="spellEnd"/>
      <w:r w:rsidRPr="008640F5">
        <w:rPr>
          <w:sz w:val="18"/>
          <w:szCs w:val="16"/>
        </w:rPr>
        <w:t xml:space="preserve"> </w:t>
      </w:r>
      <w:proofErr w:type="spellStart"/>
      <w:r w:rsidRPr="008640F5">
        <w:rPr>
          <w:sz w:val="18"/>
          <w:szCs w:val="16"/>
        </w:rPr>
        <w:t>ගත</w:t>
      </w:r>
      <w:proofErr w:type="spellEnd"/>
      <w:r w:rsidRPr="008640F5">
        <w:rPr>
          <w:sz w:val="18"/>
          <w:szCs w:val="16"/>
        </w:rPr>
        <w:t xml:space="preserve"> </w:t>
      </w:r>
      <w:proofErr w:type="spellStart"/>
      <w:r w:rsidRPr="008640F5">
        <w:rPr>
          <w:sz w:val="18"/>
          <w:szCs w:val="16"/>
        </w:rPr>
        <w:t>හැකිය</w:t>
      </w:r>
      <w:proofErr w:type="spellEnd"/>
      <w:r w:rsidRPr="008640F5">
        <w:rPr>
          <w:sz w:val="18"/>
          <w:szCs w:val="16"/>
        </w:rPr>
        <w:t xml:space="preserve">. 2. </w:t>
      </w:r>
      <w:proofErr w:type="spellStart"/>
      <w:r w:rsidRPr="008640F5">
        <w:rPr>
          <w:sz w:val="18"/>
          <w:szCs w:val="16"/>
        </w:rPr>
        <w:t>වඩාත්</w:t>
      </w:r>
      <w:proofErr w:type="spellEnd"/>
      <w:r w:rsidRPr="008640F5">
        <w:rPr>
          <w:sz w:val="18"/>
          <w:szCs w:val="16"/>
        </w:rPr>
        <w:t xml:space="preserve"> </w:t>
      </w:r>
      <w:proofErr w:type="spellStart"/>
      <w:r w:rsidRPr="008640F5">
        <w:rPr>
          <w:sz w:val="18"/>
          <w:szCs w:val="16"/>
        </w:rPr>
        <w:t>සුදුසු</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පුළුල්</w:t>
      </w:r>
      <w:proofErr w:type="spellEnd"/>
      <w:r w:rsidRPr="008640F5">
        <w:rPr>
          <w:sz w:val="18"/>
          <w:szCs w:val="16"/>
        </w:rPr>
        <w:t xml:space="preserve"> </w:t>
      </w:r>
      <w:proofErr w:type="spellStart"/>
      <w:r w:rsidRPr="008640F5">
        <w:rPr>
          <w:sz w:val="18"/>
          <w:szCs w:val="16"/>
        </w:rPr>
        <w:t>තේරීමක්</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 </w:t>
      </w:r>
      <w:proofErr w:type="spellStart"/>
      <w:r w:rsidRPr="008640F5">
        <w:rPr>
          <w:sz w:val="18"/>
          <w:szCs w:val="16"/>
        </w:rPr>
        <w:t>විශාල</w:t>
      </w:r>
      <w:proofErr w:type="spellEnd"/>
      <w:r w:rsidRPr="008640F5">
        <w:rPr>
          <w:sz w:val="18"/>
          <w:szCs w:val="16"/>
        </w:rPr>
        <w:t xml:space="preserve"> </w:t>
      </w:r>
      <w:proofErr w:type="spellStart"/>
      <w:r w:rsidRPr="008640F5">
        <w:rPr>
          <w:sz w:val="18"/>
          <w:szCs w:val="16"/>
        </w:rPr>
        <w:t>පිරිසක්</w:t>
      </w:r>
      <w:proofErr w:type="spellEnd"/>
      <w:r w:rsidRPr="008640F5">
        <w:rPr>
          <w:sz w:val="18"/>
          <w:szCs w:val="16"/>
        </w:rPr>
        <w:t xml:space="preserve"> </w:t>
      </w:r>
      <w:proofErr w:type="spellStart"/>
      <w:r w:rsidRPr="008640F5">
        <w:rPr>
          <w:sz w:val="18"/>
          <w:szCs w:val="16"/>
        </w:rPr>
        <w:t>අතුරින්</w:t>
      </w:r>
      <w:proofErr w:type="spellEnd"/>
      <w:r w:rsidRPr="008640F5">
        <w:rPr>
          <w:sz w:val="18"/>
          <w:szCs w:val="16"/>
        </w:rPr>
        <w:t xml:space="preserve"> </w:t>
      </w:r>
      <w:proofErr w:type="spellStart"/>
      <w:r w:rsidRPr="008640F5">
        <w:rPr>
          <w:sz w:val="18"/>
          <w:szCs w:val="16"/>
        </w:rPr>
        <w:t>ආයතනයට</w:t>
      </w:r>
      <w:proofErr w:type="spellEnd"/>
      <w:r w:rsidRPr="008640F5">
        <w:rPr>
          <w:sz w:val="18"/>
          <w:szCs w:val="16"/>
        </w:rPr>
        <w:t xml:space="preserve"> </w:t>
      </w:r>
      <w:proofErr w:type="spellStart"/>
      <w:r w:rsidRPr="008640F5">
        <w:rPr>
          <w:sz w:val="18"/>
          <w:szCs w:val="16"/>
        </w:rPr>
        <w:t>වඩාත්ම</w:t>
      </w:r>
      <w:proofErr w:type="spellEnd"/>
      <w:r w:rsidRPr="008640F5">
        <w:rPr>
          <w:sz w:val="18"/>
          <w:szCs w:val="16"/>
        </w:rPr>
        <w:t xml:space="preserve"> </w:t>
      </w:r>
      <w:proofErr w:type="spellStart"/>
      <w:r w:rsidRPr="008640F5">
        <w:rPr>
          <w:sz w:val="18"/>
          <w:szCs w:val="16"/>
        </w:rPr>
        <w:t>සුදුසු</w:t>
      </w:r>
      <w:proofErr w:type="spellEnd"/>
      <w:r w:rsidRPr="008640F5">
        <w:rPr>
          <w:sz w:val="18"/>
          <w:szCs w:val="16"/>
        </w:rPr>
        <w:t xml:space="preserve">, </w:t>
      </w:r>
      <w:proofErr w:type="spellStart"/>
      <w:r w:rsidRPr="008640F5">
        <w:rPr>
          <w:sz w:val="18"/>
          <w:szCs w:val="16"/>
        </w:rPr>
        <w:t>දක්ෂ</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පළපුරුදු</w:t>
      </w:r>
      <w:proofErr w:type="spellEnd"/>
      <w:r w:rsidRPr="008640F5">
        <w:rPr>
          <w:sz w:val="18"/>
          <w:szCs w:val="16"/>
        </w:rPr>
        <w:t xml:space="preserve"> </w:t>
      </w:r>
      <w:proofErr w:type="spellStart"/>
      <w:r w:rsidRPr="008640F5">
        <w:rPr>
          <w:sz w:val="18"/>
          <w:szCs w:val="16"/>
        </w:rPr>
        <w:t>පුද්ගලයා</w:t>
      </w:r>
      <w:proofErr w:type="spellEnd"/>
      <w:r w:rsidRPr="008640F5">
        <w:rPr>
          <w:sz w:val="18"/>
          <w:szCs w:val="16"/>
        </w:rPr>
        <w:t xml:space="preserve"> </w:t>
      </w:r>
      <w:proofErr w:type="spellStart"/>
      <w:r w:rsidRPr="008640F5">
        <w:rPr>
          <w:sz w:val="18"/>
          <w:szCs w:val="16"/>
        </w:rPr>
        <w:t>තෝරා</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අවස්ථාව</w:t>
      </w:r>
      <w:proofErr w:type="spellEnd"/>
      <w:r w:rsidRPr="008640F5">
        <w:rPr>
          <w:sz w:val="18"/>
          <w:szCs w:val="16"/>
        </w:rPr>
        <w:t xml:space="preserve"> </w:t>
      </w:r>
      <w:proofErr w:type="spellStart"/>
      <w:r w:rsidRPr="008640F5">
        <w:rPr>
          <w:sz w:val="18"/>
          <w:szCs w:val="16"/>
        </w:rPr>
        <w:t>හිමි</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31D7C5E0"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සේවක</w:t>
      </w:r>
      <w:proofErr w:type="spellEnd"/>
      <w:r w:rsidRPr="008640F5">
        <w:rPr>
          <w:i/>
          <w:sz w:val="18"/>
          <w:szCs w:val="16"/>
        </w:rPr>
        <w:t xml:space="preserve"> </w:t>
      </w:r>
      <w:proofErr w:type="spellStart"/>
      <w:r w:rsidRPr="008640F5">
        <w:rPr>
          <w:i/>
          <w:sz w:val="18"/>
          <w:szCs w:val="16"/>
        </w:rPr>
        <w:t>බඳවා</w:t>
      </w:r>
      <w:proofErr w:type="spellEnd"/>
      <w:r w:rsidRPr="008640F5">
        <w:rPr>
          <w:i/>
          <w:sz w:val="18"/>
          <w:szCs w:val="16"/>
        </w:rPr>
        <w:t xml:space="preserve"> </w:t>
      </w:r>
      <w:proofErr w:type="spellStart"/>
      <w:r w:rsidRPr="008640F5">
        <w:rPr>
          <w:i/>
          <w:sz w:val="18"/>
          <w:szCs w:val="16"/>
        </w:rPr>
        <w:t>ගැනීම</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තෝරා</w:t>
      </w:r>
      <w:proofErr w:type="spellEnd"/>
      <w:r w:rsidRPr="008640F5">
        <w:rPr>
          <w:i/>
          <w:sz w:val="18"/>
          <w:szCs w:val="16"/>
        </w:rPr>
        <w:t xml:space="preserve"> </w:t>
      </w:r>
      <w:proofErr w:type="spellStart"/>
      <w:r w:rsidRPr="008640F5">
        <w:rPr>
          <w:i/>
          <w:sz w:val="18"/>
          <w:szCs w:val="16"/>
        </w:rPr>
        <w:t>ගැනීම</w:t>
      </w:r>
      <w:proofErr w:type="spellEnd"/>
      <w:r w:rsidRPr="008640F5">
        <w:rPr>
          <w:i/>
          <w:sz w:val="18"/>
          <w:szCs w:val="16"/>
        </w:rPr>
        <w:t>]</w:t>
      </w:r>
    </w:p>
    <w:p w14:paraId="3DCEF206" w14:textId="77777777" w:rsidR="00EA27FE" w:rsidRPr="008640F5" w:rsidRDefault="00000000">
      <w:pPr>
        <w:spacing w:after="240" w:line="360" w:lineRule="auto"/>
        <w:rPr>
          <w:sz w:val="18"/>
          <w:szCs w:val="16"/>
        </w:rPr>
      </w:pPr>
      <w:r w:rsidRPr="008640F5">
        <w:rPr>
          <w:b/>
          <w:sz w:val="18"/>
          <w:szCs w:val="16"/>
        </w:rPr>
        <w:t>Q56:</w:t>
      </w:r>
      <w:r w:rsidRPr="008640F5">
        <w:rPr>
          <w:sz w:val="18"/>
          <w:szCs w:val="16"/>
        </w:rPr>
        <w:t xml:space="preserve"> </w:t>
      </w:r>
      <w:proofErr w:type="spellStart"/>
      <w:r w:rsidRPr="008640F5">
        <w:rPr>
          <w:sz w:val="18"/>
          <w:szCs w:val="16"/>
        </w:rPr>
        <w:t>සේවක</w:t>
      </w:r>
      <w:proofErr w:type="spellEnd"/>
      <w:r w:rsidRPr="008640F5">
        <w:rPr>
          <w:sz w:val="18"/>
          <w:szCs w:val="16"/>
        </w:rPr>
        <w:t xml:space="preserve"> </w:t>
      </w:r>
      <w:proofErr w:type="spellStart"/>
      <w:r w:rsidRPr="008640F5">
        <w:rPr>
          <w:sz w:val="18"/>
          <w:szCs w:val="16"/>
        </w:rPr>
        <w:t>පුහුණුව</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සේවක</w:t>
      </w:r>
      <w:proofErr w:type="spellEnd"/>
      <w:r w:rsidRPr="008640F5">
        <w:rPr>
          <w:sz w:val="18"/>
          <w:szCs w:val="16"/>
        </w:rPr>
        <w:t xml:space="preserve"> </w:t>
      </w:r>
      <w:proofErr w:type="spellStart"/>
      <w:r w:rsidRPr="008640F5">
        <w:rPr>
          <w:sz w:val="18"/>
          <w:szCs w:val="16"/>
        </w:rPr>
        <w:t>සංවර්ධනය</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වෙනස්කම්</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විස්තර</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4727AD3E" w14:textId="77777777" w:rsidR="00EA27FE" w:rsidRPr="008640F5" w:rsidRDefault="00000000">
      <w:pPr>
        <w:spacing w:after="240" w:line="360" w:lineRule="auto"/>
        <w:rPr>
          <w:sz w:val="18"/>
          <w:szCs w:val="16"/>
        </w:rPr>
      </w:pPr>
      <w:r w:rsidRPr="008640F5">
        <w:rPr>
          <w:b/>
          <w:sz w:val="18"/>
          <w:szCs w:val="16"/>
        </w:rPr>
        <w:t>A56:</w:t>
      </w:r>
      <w:r w:rsidRPr="008640F5">
        <w:rPr>
          <w:sz w:val="18"/>
          <w:szCs w:val="16"/>
        </w:rPr>
        <w:t xml:space="preserve"> </w:t>
      </w:r>
      <w:proofErr w:type="spellStart"/>
      <w:r w:rsidRPr="008640F5">
        <w:rPr>
          <w:sz w:val="18"/>
          <w:szCs w:val="16"/>
        </w:rPr>
        <w:t>සේවක</w:t>
      </w:r>
      <w:proofErr w:type="spellEnd"/>
      <w:r w:rsidRPr="008640F5">
        <w:rPr>
          <w:sz w:val="18"/>
          <w:szCs w:val="16"/>
        </w:rPr>
        <w:t xml:space="preserve"> </w:t>
      </w:r>
      <w:proofErr w:type="spellStart"/>
      <w:r w:rsidRPr="008640F5">
        <w:rPr>
          <w:sz w:val="18"/>
          <w:szCs w:val="16"/>
        </w:rPr>
        <w:t>පුහුණුව</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සේවකයෙකු</w:t>
      </w:r>
      <w:proofErr w:type="spellEnd"/>
      <w:r w:rsidRPr="008640F5">
        <w:rPr>
          <w:sz w:val="18"/>
          <w:szCs w:val="16"/>
        </w:rPr>
        <w:t xml:space="preserve"> </w:t>
      </w:r>
      <w:proofErr w:type="spellStart"/>
      <w:r w:rsidRPr="008640F5">
        <w:rPr>
          <w:sz w:val="18"/>
          <w:szCs w:val="16"/>
        </w:rPr>
        <w:t>දැනට</w:t>
      </w:r>
      <w:proofErr w:type="spellEnd"/>
      <w:r w:rsidRPr="008640F5">
        <w:rPr>
          <w:sz w:val="18"/>
          <w:szCs w:val="16"/>
        </w:rPr>
        <w:t xml:space="preserve"> </w:t>
      </w:r>
      <w:proofErr w:type="spellStart"/>
      <w:r w:rsidRPr="008640F5">
        <w:rPr>
          <w:sz w:val="18"/>
          <w:szCs w:val="16"/>
        </w:rPr>
        <w:t>නිරතව</w:t>
      </w:r>
      <w:proofErr w:type="spellEnd"/>
      <w:r w:rsidRPr="008640F5">
        <w:rPr>
          <w:sz w:val="18"/>
          <w:szCs w:val="16"/>
        </w:rPr>
        <w:t xml:space="preserve"> </w:t>
      </w:r>
      <w:proofErr w:type="spellStart"/>
      <w:r w:rsidRPr="008640F5">
        <w:rPr>
          <w:sz w:val="18"/>
          <w:szCs w:val="16"/>
        </w:rPr>
        <w:t>සිටින</w:t>
      </w:r>
      <w:proofErr w:type="spellEnd"/>
      <w:r w:rsidRPr="008640F5">
        <w:rPr>
          <w:sz w:val="18"/>
          <w:szCs w:val="16"/>
        </w:rPr>
        <w:t xml:space="preserve"> </w:t>
      </w:r>
      <w:proofErr w:type="spellStart"/>
      <w:r w:rsidRPr="008640F5">
        <w:rPr>
          <w:sz w:val="18"/>
          <w:szCs w:val="16"/>
        </w:rPr>
        <w:t>රැකියාව</w:t>
      </w:r>
      <w:proofErr w:type="spellEnd"/>
      <w:r w:rsidRPr="008640F5">
        <w:rPr>
          <w:sz w:val="18"/>
          <w:szCs w:val="16"/>
        </w:rPr>
        <w:t xml:space="preserve"> </w:t>
      </w:r>
      <w:proofErr w:type="spellStart"/>
      <w:r w:rsidRPr="008640F5">
        <w:rPr>
          <w:sz w:val="18"/>
          <w:szCs w:val="16"/>
        </w:rPr>
        <w:t>සඵලව</w:t>
      </w:r>
      <w:proofErr w:type="spellEnd"/>
      <w:r w:rsidRPr="008640F5">
        <w:rPr>
          <w:sz w:val="18"/>
          <w:szCs w:val="16"/>
        </w:rPr>
        <w:t xml:space="preserve"> </w:t>
      </w:r>
      <w:proofErr w:type="spellStart"/>
      <w:r w:rsidRPr="008640F5">
        <w:rPr>
          <w:sz w:val="18"/>
          <w:szCs w:val="16"/>
        </w:rPr>
        <w:t>ඉටු</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අවශ්‍ය</w:t>
      </w:r>
      <w:proofErr w:type="spellEnd"/>
      <w:r w:rsidRPr="008640F5">
        <w:rPr>
          <w:sz w:val="18"/>
          <w:szCs w:val="16"/>
        </w:rPr>
        <w:t xml:space="preserve"> </w:t>
      </w:r>
      <w:proofErr w:type="spellStart"/>
      <w:r w:rsidRPr="008640F5">
        <w:rPr>
          <w:sz w:val="18"/>
          <w:szCs w:val="16"/>
        </w:rPr>
        <w:t>නිශ්චිත</w:t>
      </w:r>
      <w:proofErr w:type="spellEnd"/>
      <w:r w:rsidRPr="008640F5">
        <w:rPr>
          <w:sz w:val="18"/>
          <w:szCs w:val="16"/>
        </w:rPr>
        <w:t xml:space="preserve"> </w:t>
      </w:r>
      <w:proofErr w:type="spellStart"/>
      <w:r w:rsidRPr="008640F5">
        <w:rPr>
          <w:sz w:val="18"/>
          <w:szCs w:val="16"/>
        </w:rPr>
        <w:t>දැනුම</w:t>
      </w:r>
      <w:proofErr w:type="spellEnd"/>
      <w:r w:rsidRPr="008640F5">
        <w:rPr>
          <w:sz w:val="18"/>
          <w:szCs w:val="16"/>
        </w:rPr>
        <w:t xml:space="preserve">, </w:t>
      </w:r>
      <w:proofErr w:type="spellStart"/>
      <w:r w:rsidRPr="008640F5">
        <w:rPr>
          <w:sz w:val="18"/>
          <w:szCs w:val="16"/>
        </w:rPr>
        <w:t>කුසලතා</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ආකල්ප</w:t>
      </w:r>
      <w:proofErr w:type="spellEnd"/>
      <w:r w:rsidRPr="008640F5">
        <w:rPr>
          <w:sz w:val="18"/>
          <w:szCs w:val="16"/>
        </w:rPr>
        <w:t xml:space="preserve"> </w:t>
      </w:r>
      <w:proofErr w:type="spellStart"/>
      <w:r w:rsidRPr="008640F5">
        <w:rPr>
          <w:sz w:val="18"/>
          <w:szCs w:val="16"/>
        </w:rPr>
        <w:t>වර්ධනය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කෙටිකාලීන</w:t>
      </w:r>
      <w:proofErr w:type="spellEnd"/>
      <w:r w:rsidRPr="008640F5">
        <w:rPr>
          <w:sz w:val="18"/>
          <w:szCs w:val="16"/>
        </w:rPr>
        <w:t xml:space="preserve"> </w:t>
      </w:r>
      <w:proofErr w:type="spellStart"/>
      <w:r w:rsidRPr="008640F5">
        <w:rPr>
          <w:sz w:val="18"/>
          <w:szCs w:val="16"/>
        </w:rPr>
        <w:t>ක්‍රියාවලියකි</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සේවක</w:t>
      </w:r>
      <w:proofErr w:type="spellEnd"/>
      <w:r w:rsidRPr="008640F5">
        <w:rPr>
          <w:sz w:val="18"/>
          <w:szCs w:val="16"/>
        </w:rPr>
        <w:t xml:space="preserve"> </w:t>
      </w:r>
      <w:proofErr w:type="spellStart"/>
      <w:r w:rsidRPr="008640F5">
        <w:rPr>
          <w:sz w:val="18"/>
          <w:szCs w:val="16"/>
        </w:rPr>
        <w:t>සංවර්ධනය</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සේවකයාගේ</w:t>
      </w:r>
      <w:proofErr w:type="spellEnd"/>
      <w:r w:rsidRPr="008640F5">
        <w:rPr>
          <w:sz w:val="18"/>
          <w:szCs w:val="16"/>
        </w:rPr>
        <w:t xml:space="preserve"> </w:t>
      </w:r>
      <w:proofErr w:type="spellStart"/>
      <w:r w:rsidRPr="008640F5">
        <w:rPr>
          <w:sz w:val="18"/>
          <w:szCs w:val="16"/>
        </w:rPr>
        <w:t>අනාගත</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උසස්</w:t>
      </w:r>
      <w:proofErr w:type="spellEnd"/>
      <w:r w:rsidRPr="008640F5">
        <w:rPr>
          <w:sz w:val="18"/>
          <w:szCs w:val="16"/>
        </w:rPr>
        <w:t xml:space="preserve"> </w:t>
      </w:r>
      <w:proofErr w:type="spellStart"/>
      <w:r w:rsidRPr="008640F5">
        <w:rPr>
          <w:sz w:val="18"/>
          <w:szCs w:val="16"/>
        </w:rPr>
        <w:t>තනතුරු</w:t>
      </w:r>
      <w:proofErr w:type="spellEnd"/>
      <w:r w:rsidRPr="008640F5">
        <w:rPr>
          <w:sz w:val="18"/>
          <w:szCs w:val="16"/>
        </w:rPr>
        <w:t xml:space="preserve"> </w:t>
      </w:r>
      <w:proofErr w:type="spellStart"/>
      <w:r w:rsidRPr="008640F5">
        <w:rPr>
          <w:sz w:val="18"/>
          <w:szCs w:val="16"/>
        </w:rPr>
        <w:t>දැරීමට</w:t>
      </w:r>
      <w:proofErr w:type="spellEnd"/>
      <w:r w:rsidRPr="008640F5">
        <w:rPr>
          <w:sz w:val="18"/>
          <w:szCs w:val="16"/>
        </w:rPr>
        <w:t xml:space="preserve"> </w:t>
      </w:r>
      <w:proofErr w:type="spellStart"/>
      <w:r w:rsidRPr="008640F5">
        <w:rPr>
          <w:sz w:val="18"/>
          <w:szCs w:val="16"/>
        </w:rPr>
        <w:t>අවශ්‍ය</w:t>
      </w:r>
      <w:proofErr w:type="spellEnd"/>
      <w:r w:rsidRPr="008640F5">
        <w:rPr>
          <w:sz w:val="18"/>
          <w:szCs w:val="16"/>
        </w:rPr>
        <w:t xml:space="preserve"> </w:t>
      </w:r>
      <w:proofErr w:type="spellStart"/>
      <w:r w:rsidRPr="008640F5">
        <w:rPr>
          <w:sz w:val="18"/>
          <w:szCs w:val="16"/>
        </w:rPr>
        <w:t>සර්වග්‍රාහී</w:t>
      </w:r>
      <w:proofErr w:type="spellEnd"/>
      <w:r w:rsidRPr="008640F5">
        <w:rPr>
          <w:sz w:val="18"/>
          <w:szCs w:val="16"/>
        </w:rPr>
        <w:t xml:space="preserve"> </w:t>
      </w:r>
      <w:proofErr w:type="spellStart"/>
      <w:r w:rsidRPr="008640F5">
        <w:rPr>
          <w:sz w:val="18"/>
          <w:szCs w:val="16"/>
        </w:rPr>
        <w:t>හැකියාවන්</w:t>
      </w:r>
      <w:proofErr w:type="spellEnd"/>
      <w:r w:rsidRPr="008640F5">
        <w:rPr>
          <w:sz w:val="18"/>
          <w:szCs w:val="16"/>
        </w:rPr>
        <w:t xml:space="preserve"> </w:t>
      </w:r>
      <w:proofErr w:type="spellStart"/>
      <w:r w:rsidRPr="008640F5">
        <w:rPr>
          <w:sz w:val="18"/>
          <w:szCs w:val="16"/>
        </w:rPr>
        <w:t>දීර්ඝකාලීනව</w:t>
      </w:r>
      <w:proofErr w:type="spellEnd"/>
      <w:r w:rsidRPr="008640F5">
        <w:rPr>
          <w:sz w:val="18"/>
          <w:szCs w:val="16"/>
        </w:rPr>
        <w:t xml:space="preserve"> </w:t>
      </w:r>
      <w:proofErr w:type="spellStart"/>
      <w:r w:rsidRPr="008640F5">
        <w:rPr>
          <w:sz w:val="18"/>
          <w:szCs w:val="16"/>
        </w:rPr>
        <w:t>වර්ධනය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ක්‍රියාවලියකි</w:t>
      </w:r>
      <w:proofErr w:type="spellEnd"/>
      <w:r w:rsidRPr="008640F5">
        <w:rPr>
          <w:sz w:val="18"/>
          <w:szCs w:val="16"/>
        </w:rPr>
        <w:t xml:space="preserve">. </w:t>
      </w:r>
      <w:proofErr w:type="spellStart"/>
      <w:r w:rsidRPr="008640F5">
        <w:rPr>
          <w:sz w:val="18"/>
          <w:szCs w:val="16"/>
        </w:rPr>
        <w:t>පුහුණුව</w:t>
      </w:r>
      <w:proofErr w:type="spellEnd"/>
      <w:r w:rsidRPr="008640F5">
        <w:rPr>
          <w:sz w:val="18"/>
          <w:szCs w:val="16"/>
        </w:rPr>
        <w:t xml:space="preserve"> </w:t>
      </w:r>
      <w:proofErr w:type="spellStart"/>
      <w:r w:rsidRPr="008640F5">
        <w:rPr>
          <w:sz w:val="18"/>
          <w:szCs w:val="16"/>
        </w:rPr>
        <w:t>වර්තමාන</w:t>
      </w:r>
      <w:proofErr w:type="spellEnd"/>
      <w:r w:rsidRPr="008640F5">
        <w:rPr>
          <w:sz w:val="18"/>
          <w:szCs w:val="16"/>
        </w:rPr>
        <w:t xml:space="preserve"> </w:t>
      </w:r>
      <w:proofErr w:type="spellStart"/>
      <w:r w:rsidRPr="008640F5">
        <w:rPr>
          <w:sz w:val="18"/>
          <w:szCs w:val="16"/>
        </w:rPr>
        <w:t>රැකියාව</w:t>
      </w:r>
      <w:proofErr w:type="spellEnd"/>
      <w:r w:rsidRPr="008640F5">
        <w:rPr>
          <w:sz w:val="18"/>
          <w:szCs w:val="16"/>
        </w:rPr>
        <w:t xml:space="preserve"> </w:t>
      </w:r>
      <w:proofErr w:type="spellStart"/>
      <w:r w:rsidRPr="008640F5">
        <w:rPr>
          <w:sz w:val="18"/>
          <w:szCs w:val="16"/>
        </w:rPr>
        <w:t>කෙරෙහි</w:t>
      </w:r>
      <w:proofErr w:type="spellEnd"/>
      <w:r w:rsidRPr="008640F5">
        <w:rPr>
          <w:sz w:val="18"/>
          <w:szCs w:val="16"/>
        </w:rPr>
        <w:t xml:space="preserve"> </w:t>
      </w:r>
      <w:proofErr w:type="spellStart"/>
      <w:r w:rsidRPr="008640F5">
        <w:rPr>
          <w:sz w:val="18"/>
          <w:szCs w:val="16"/>
        </w:rPr>
        <w:t>අවධානය</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සංවර්ධනය</w:t>
      </w:r>
      <w:proofErr w:type="spellEnd"/>
      <w:r w:rsidRPr="008640F5">
        <w:rPr>
          <w:sz w:val="18"/>
          <w:szCs w:val="16"/>
        </w:rPr>
        <w:t xml:space="preserve"> </w:t>
      </w:r>
      <w:proofErr w:type="spellStart"/>
      <w:r w:rsidRPr="008640F5">
        <w:rPr>
          <w:sz w:val="18"/>
          <w:szCs w:val="16"/>
        </w:rPr>
        <w:t>අනාගත</w:t>
      </w:r>
      <w:proofErr w:type="spellEnd"/>
      <w:r w:rsidRPr="008640F5">
        <w:rPr>
          <w:sz w:val="18"/>
          <w:szCs w:val="16"/>
        </w:rPr>
        <w:t xml:space="preserve"> </w:t>
      </w:r>
      <w:proofErr w:type="spellStart"/>
      <w:r w:rsidRPr="008640F5">
        <w:rPr>
          <w:sz w:val="18"/>
          <w:szCs w:val="16"/>
        </w:rPr>
        <w:t>වෘත්තීය</w:t>
      </w:r>
      <w:proofErr w:type="spellEnd"/>
      <w:r w:rsidRPr="008640F5">
        <w:rPr>
          <w:sz w:val="18"/>
          <w:szCs w:val="16"/>
        </w:rPr>
        <w:t xml:space="preserve"> </w:t>
      </w:r>
      <w:proofErr w:type="spellStart"/>
      <w:r w:rsidRPr="008640F5">
        <w:rPr>
          <w:sz w:val="18"/>
          <w:szCs w:val="16"/>
        </w:rPr>
        <w:t>ප්‍රගතිය</w:t>
      </w:r>
      <w:proofErr w:type="spellEnd"/>
      <w:r w:rsidRPr="008640F5">
        <w:rPr>
          <w:sz w:val="18"/>
          <w:szCs w:val="16"/>
        </w:rPr>
        <w:t xml:space="preserve"> </w:t>
      </w:r>
      <w:proofErr w:type="spellStart"/>
      <w:r w:rsidRPr="008640F5">
        <w:rPr>
          <w:sz w:val="18"/>
          <w:szCs w:val="16"/>
        </w:rPr>
        <w:t>කෙරෙහි</w:t>
      </w:r>
      <w:proofErr w:type="spellEnd"/>
      <w:r w:rsidRPr="008640F5">
        <w:rPr>
          <w:sz w:val="18"/>
          <w:szCs w:val="16"/>
        </w:rPr>
        <w:t xml:space="preserve"> </w:t>
      </w:r>
      <w:proofErr w:type="spellStart"/>
      <w:r w:rsidRPr="008640F5">
        <w:rPr>
          <w:sz w:val="18"/>
          <w:szCs w:val="16"/>
        </w:rPr>
        <w:t>අවධානය</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කරයි</w:t>
      </w:r>
      <w:proofErr w:type="spellEnd"/>
      <w:r w:rsidRPr="008640F5">
        <w:rPr>
          <w:sz w:val="18"/>
          <w:szCs w:val="16"/>
        </w:rPr>
        <w:t>.</w:t>
      </w:r>
    </w:p>
    <w:p w14:paraId="582DEDED"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පුහුණුව</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සංවර්ධනය</w:t>
      </w:r>
      <w:proofErr w:type="spellEnd"/>
      <w:r w:rsidRPr="008640F5">
        <w:rPr>
          <w:i/>
          <w:sz w:val="18"/>
          <w:szCs w:val="16"/>
        </w:rPr>
        <w:t>]</w:t>
      </w:r>
    </w:p>
    <w:p w14:paraId="750D8518" w14:textId="77777777" w:rsidR="00EA27FE" w:rsidRPr="008640F5" w:rsidRDefault="00000000">
      <w:pPr>
        <w:spacing w:after="240" w:line="360" w:lineRule="auto"/>
        <w:rPr>
          <w:sz w:val="18"/>
          <w:szCs w:val="16"/>
        </w:rPr>
      </w:pPr>
      <w:r w:rsidRPr="008640F5">
        <w:rPr>
          <w:b/>
          <w:sz w:val="18"/>
          <w:szCs w:val="16"/>
        </w:rPr>
        <w:t>Q57:</w:t>
      </w:r>
      <w:r w:rsidRPr="008640F5">
        <w:rPr>
          <w:sz w:val="18"/>
          <w:szCs w:val="16"/>
        </w:rPr>
        <w:t xml:space="preserve"> </w:t>
      </w:r>
      <w:proofErr w:type="spellStart"/>
      <w:r w:rsidRPr="008640F5">
        <w:rPr>
          <w:sz w:val="18"/>
          <w:szCs w:val="16"/>
        </w:rPr>
        <w:t>වෘත්තීය</w:t>
      </w:r>
      <w:proofErr w:type="spellEnd"/>
      <w:r w:rsidRPr="008640F5">
        <w:rPr>
          <w:sz w:val="18"/>
          <w:szCs w:val="16"/>
        </w:rPr>
        <w:t xml:space="preserve"> </w:t>
      </w:r>
      <w:proofErr w:type="spellStart"/>
      <w:r w:rsidRPr="008640F5">
        <w:rPr>
          <w:sz w:val="18"/>
          <w:szCs w:val="16"/>
        </w:rPr>
        <w:t>සමිතියක්</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කුමක්දැයි</w:t>
      </w:r>
      <w:proofErr w:type="spellEnd"/>
      <w:r w:rsidRPr="008640F5">
        <w:rPr>
          <w:sz w:val="18"/>
          <w:szCs w:val="16"/>
        </w:rPr>
        <w:t xml:space="preserve"> </w:t>
      </w:r>
      <w:proofErr w:type="spellStart"/>
      <w:r w:rsidRPr="008640F5">
        <w:rPr>
          <w:sz w:val="18"/>
          <w:szCs w:val="16"/>
        </w:rPr>
        <w:t>දක්වා</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යහපත්</w:t>
      </w:r>
      <w:proofErr w:type="spellEnd"/>
      <w:r w:rsidRPr="008640F5">
        <w:rPr>
          <w:sz w:val="18"/>
          <w:szCs w:val="16"/>
        </w:rPr>
        <w:t xml:space="preserve"> </w:t>
      </w:r>
      <w:proofErr w:type="spellStart"/>
      <w:r w:rsidRPr="008640F5">
        <w:rPr>
          <w:sz w:val="18"/>
          <w:szCs w:val="16"/>
        </w:rPr>
        <w:t>කම්කරු</w:t>
      </w:r>
      <w:proofErr w:type="spellEnd"/>
      <w:r w:rsidRPr="008640F5">
        <w:rPr>
          <w:sz w:val="18"/>
          <w:szCs w:val="16"/>
        </w:rPr>
        <w:t xml:space="preserve"> </w:t>
      </w:r>
      <w:proofErr w:type="spellStart"/>
      <w:r w:rsidRPr="008640F5">
        <w:rPr>
          <w:sz w:val="18"/>
          <w:szCs w:val="16"/>
        </w:rPr>
        <w:t>සබඳතා</w:t>
      </w:r>
      <w:proofErr w:type="spellEnd"/>
      <w:r w:rsidRPr="008640F5">
        <w:rPr>
          <w:sz w:val="18"/>
          <w:szCs w:val="16"/>
        </w:rPr>
        <w:t xml:space="preserve"> </w:t>
      </w:r>
      <w:proofErr w:type="spellStart"/>
      <w:r w:rsidRPr="008640F5">
        <w:rPr>
          <w:sz w:val="18"/>
          <w:szCs w:val="16"/>
        </w:rPr>
        <w:t>පවත්වා</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වැදගත්</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ආකාරය</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22B7EE6B" w14:textId="77777777" w:rsidR="00EA27FE" w:rsidRPr="008640F5" w:rsidRDefault="00000000">
      <w:pPr>
        <w:spacing w:after="240" w:line="360" w:lineRule="auto"/>
        <w:rPr>
          <w:sz w:val="18"/>
          <w:szCs w:val="16"/>
        </w:rPr>
      </w:pPr>
      <w:r w:rsidRPr="008640F5">
        <w:rPr>
          <w:b/>
          <w:sz w:val="18"/>
          <w:szCs w:val="16"/>
        </w:rPr>
        <w:t>A57:</w:t>
      </w:r>
      <w:r w:rsidRPr="008640F5">
        <w:rPr>
          <w:sz w:val="18"/>
          <w:szCs w:val="16"/>
        </w:rPr>
        <w:t xml:space="preserve"> </w:t>
      </w:r>
      <w:proofErr w:type="spellStart"/>
      <w:r w:rsidRPr="008640F5">
        <w:rPr>
          <w:sz w:val="18"/>
          <w:szCs w:val="16"/>
        </w:rPr>
        <w:t>වෘත්තීය</w:t>
      </w:r>
      <w:proofErr w:type="spellEnd"/>
      <w:r w:rsidRPr="008640F5">
        <w:rPr>
          <w:sz w:val="18"/>
          <w:szCs w:val="16"/>
        </w:rPr>
        <w:t xml:space="preserve"> </w:t>
      </w:r>
      <w:proofErr w:type="spellStart"/>
      <w:r w:rsidRPr="008640F5">
        <w:rPr>
          <w:sz w:val="18"/>
          <w:szCs w:val="16"/>
        </w:rPr>
        <w:t>සමිතියක්</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සේවකයින්ගේ</w:t>
      </w:r>
      <w:proofErr w:type="spellEnd"/>
      <w:r w:rsidRPr="008640F5">
        <w:rPr>
          <w:sz w:val="18"/>
          <w:szCs w:val="16"/>
        </w:rPr>
        <w:t xml:space="preserve"> </w:t>
      </w:r>
      <w:proofErr w:type="spellStart"/>
      <w:r w:rsidRPr="008640F5">
        <w:rPr>
          <w:sz w:val="18"/>
          <w:szCs w:val="16"/>
        </w:rPr>
        <w:t>අයිතිවාසිකම්</w:t>
      </w:r>
      <w:proofErr w:type="spellEnd"/>
      <w:r w:rsidRPr="008640F5">
        <w:rPr>
          <w:sz w:val="18"/>
          <w:szCs w:val="16"/>
        </w:rPr>
        <w:t xml:space="preserve">, </w:t>
      </w:r>
      <w:proofErr w:type="spellStart"/>
      <w:r w:rsidRPr="008640F5">
        <w:rPr>
          <w:sz w:val="18"/>
          <w:szCs w:val="16"/>
        </w:rPr>
        <w:t>සුබසාධනය</w:t>
      </w:r>
      <w:proofErr w:type="spellEnd"/>
      <w:r w:rsidRPr="008640F5">
        <w:rPr>
          <w:sz w:val="18"/>
          <w:szCs w:val="16"/>
        </w:rPr>
        <w:t xml:space="preserve">, </w:t>
      </w:r>
      <w:proofErr w:type="spellStart"/>
      <w:r w:rsidRPr="008640F5">
        <w:rPr>
          <w:sz w:val="18"/>
          <w:szCs w:val="16"/>
        </w:rPr>
        <w:t>වැටුප්</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කොන්දේසි</w:t>
      </w:r>
      <w:proofErr w:type="spellEnd"/>
      <w:r w:rsidRPr="008640F5">
        <w:rPr>
          <w:sz w:val="18"/>
          <w:szCs w:val="16"/>
        </w:rPr>
        <w:t xml:space="preserve"> </w:t>
      </w:r>
      <w:proofErr w:type="spellStart"/>
      <w:r w:rsidRPr="008640F5">
        <w:rPr>
          <w:sz w:val="18"/>
          <w:szCs w:val="16"/>
        </w:rPr>
        <w:t>සුරක්ෂිත</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විසින්ම</w:t>
      </w:r>
      <w:proofErr w:type="spellEnd"/>
      <w:r w:rsidRPr="008640F5">
        <w:rPr>
          <w:sz w:val="18"/>
          <w:szCs w:val="16"/>
        </w:rPr>
        <w:t xml:space="preserve"> </w:t>
      </w:r>
      <w:proofErr w:type="spellStart"/>
      <w:r w:rsidRPr="008640F5">
        <w:rPr>
          <w:sz w:val="18"/>
          <w:szCs w:val="16"/>
        </w:rPr>
        <w:t>එකතුව</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ගන්නා</w:t>
      </w:r>
      <w:proofErr w:type="spellEnd"/>
      <w:r w:rsidRPr="008640F5">
        <w:rPr>
          <w:sz w:val="18"/>
          <w:szCs w:val="16"/>
        </w:rPr>
        <w:t xml:space="preserve"> </w:t>
      </w:r>
      <w:proofErr w:type="spellStart"/>
      <w:r w:rsidRPr="008640F5">
        <w:rPr>
          <w:sz w:val="18"/>
          <w:szCs w:val="16"/>
        </w:rPr>
        <w:t>ලද</w:t>
      </w:r>
      <w:proofErr w:type="spellEnd"/>
      <w:r w:rsidRPr="008640F5">
        <w:rPr>
          <w:sz w:val="18"/>
          <w:szCs w:val="16"/>
        </w:rPr>
        <w:t xml:space="preserve"> </w:t>
      </w:r>
      <w:proofErr w:type="spellStart"/>
      <w:r w:rsidRPr="008640F5">
        <w:rPr>
          <w:sz w:val="18"/>
          <w:szCs w:val="16"/>
        </w:rPr>
        <w:t>සංවිධානයකි</w:t>
      </w:r>
      <w:proofErr w:type="spellEnd"/>
      <w:r w:rsidRPr="008640F5">
        <w:rPr>
          <w:sz w:val="18"/>
          <w:szCs w:val="16"/>
        </w:rPr>
        <w:t xml:space="preserve">. </w:t>
      </w:r>
      <w:proofErr w:type="spellStart"/>
      <w:r w:rsidRPr="008640F5">
        <w:rPr>
          <w:sz w:val="18"/>
          <w:szCs w:val="16"/>
        </w:rPr>
        <w:t>යහපත්</w:t>
      </w:r>
      <w:proofErr w:type="spellEnd"/>
      <w:r w:rsidRPr="008640F5">
        <w:rPr>
          <w:sz w:val="18"/>
          <w:szCs w:val="16"/>
        </w:rPr>
        <w:t xml:space="preserve"> </w:t>
      </w:r>
      <w:proofErr w:type="spellStart"/>
      <w:r w:rsidRPr="008640F5">
        <w:rPr>
          <w:sz w:val="18"/>
          <w:szCs w:val="16"/>
        </w:rPr>
        <w:t>කම්කරු</w:t>
      </w:r>
      <w:proofErr w:type="spellEnd"/>
      <w:r w:rsidRPr="008640F5">
        <w:rPr>
          <w:sz w:val="18"/>
          <w:szCs w:val="16"/>
        </w:rPr>
        <w:t xml:space="preserve"> </w:t>
      </w:r>
      <w:proofErr w:type="spellStart"/>
      <w:r w:rsidRPr="008640F5">
        <w:rPr>
          <w:sz w:val="18"/>
          <w:szCs w:val="16"/>
        </w:rPr>
        <w:t>සබඳතා</w:t>
      </w:r>
      <w:proofErr w:type="spellEnd"/>
      <w:r w:rsidRPr="008640F5">
        <w:rPr>
          <w:sz w:val="18"/>
          <w:szCs w:val="16"/>
        </w:rPr>
        <w:t xml:space="preserve"> </w:t>
      </w:r>
      <w:proofErr w:type="spellStart"/>
      <w:r w:rsidRPr="008640F5">
        <w:rPr>
          <w:sz w:val="18"/>
          <w:szCs w:val="16"/>
        </w:rPr>
        <w:t>පවත්වා</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සේවක</w:t>
      </w:r>
      <w:proofErr w:type="spellEnd"/>
      <w:r w:rsidRPr="008640F5">
        <w:rPr>
          <w:sz w:val="18"/>
          <w:szCs w:val="16"/>
        </w:rPr>
        <w:t xml:space="preserve"> </w:t>
      </w:r>
      <w:proofErr w:type="spellStart"/>
      <w:r w:rsidRPr="008640F5">
        <w:rPr>
          <w:sz w:val="18"/>
          <w:szCs w:val="16"/>
        </w:rPr>
        <w:t>අතෘප්තිය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වර්ජන</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කාර්මික</w:t>
      </w:r>
      <w:proofErr w:type="spellEnd"/>
      <w:r w:rsidRPr="008640F5">
        <w:rPr>
          <w:sz w:val="18"/>
          <w:szCs w:val="16"/>
        </w:rPr>
        <w:t xml:space="preserve"> </w:t>
      </w:r>
      <w:proofErr w:type="spellStart"/>
      <w:r w:rsidRPr="008640F5">
        <w:rPr>
          <w:sz w:val="18"/>
          <w:szCs w:val="16"/>
        </w:rPr>
        <w:t>ආරවුල්</w:t>
      </w:r>
      <w:proofErr w:type="spellEnd"/>
      <w:r w:rsidRPr="008640F5">
        <w:rPr>
          <w:sz w:val="18"/>
          <w:szCs w:val="16"/>
        </w:rPr>
        <w:t xml:space="preserve"> </w:t>
      </w:r>
      <w:proofErr w:type="spellStart"/>
      <w:r w:rsidRPr="008640F5">
        <w:rPr>
          <w:sz w:val="18"/>
          <w:szCs w:val="16"/>
        </w:rPr>
        <w:t>අවම</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ගත</w:t>
      </w:r>
      <w:proofErr w:type="spellEnd"/>
      <w:r w:rsidRPr="008640F5">
        <w:rPr>
          <w:sz w:val="18"/>
          <w:szCs w:val="16"/>
        </w:rPr>
        <w:t xml:space="preserve"> </w:t>
      </w:r>
      <w:proofErr w:type="spellStart"/>
      <w:r w:rsidRPr="008640F5">
        <w:rPr>
          <w:sz w:val="18"/>
          <w:szCs w:val="16"/>
        </w:rPr>
        <w:t>හැකිය</w:t>
      </w:r>
      <w:proofErr w:type="spellEnd"/>
      <w:r w:rsidRPr="008640F5">
        <w:rPr>
          <w:sz w:val="18"/>
          <w:szCs w:val="16"/>
        </w:rPr>
        <w:t xml:space="preserve">. </w:t>
      </w:r>
      <w:proofErr w:type="spellStart"/>
      <w:r w:rsidRPr="008640F5">
        <w:rPr>
          <w:sz w:val="18"/>
          <w:szCs w:val="16"/>
        </w:rPr>
        <w:t>එමගින්</w:t>
      </w:r>
      <w:proofErr w:type="spellEnd"/>
      <w:r w:rsidRPr="008640F5">
        <w:rPr>
          <w:sz w:val="18"/>
          <w:szCs w:val="16"/>
        </w:rPr>
        <w:t xml:space="preserve"> </w:t>
      </w:r>
      <w:proofErr w:type="spellStart"/>
      <w:r w:rsidRPr="008640F5">
        <w:rPr>
          <w:sz w:val="18"/>
          <w:szCs w:val="16"/>
        </w:rPr>
        <w:t>ආයතනයේ</w:t>
      </w:r>
      <w:proofErr w:type="spellEnd"/>
      <w:r w:rsidRPr="008640F5">
        <w:rPr>
          <w:sz w:val="18"/>
          <w:szCs w:val="16"/>
        </w:rPr>
        <w:t xml:space="preserve"> </w:t>
      </w:r>
      <w:proofErr w:type="spellStart"/>
      <w:r w:rsidRPr="008640F5">
        <w:rPr>
          <w:sz w:val="18"/>
          <w:szCs w:val="16"/>
        </w:rPr>
        <w:t>කාර්යක්ෂමතාව</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අඛණ්ඩව</w:t>
      </w:r>
      <w:proofErr w:type="spellEnd"/>
      <w:r w:rsidRPr="008640F5">
        <w:rPr>
          <w:sz w:val="18"/>
          <w:szCs w:val="16"/>
        </w:rPr>
        <w:t xml:space="preserve"> </w:t>
      </w:r>
      <w:proofErr w:type="spellStart"/>
      <w:r w:rsidRPr="008640F5">
        <w:rPr>
          <w:sz w:val="18"/>
          <w:szCs w:val="16"/>
        </w:rPr>
        <w:t>පවත්වා</w:t>
      </w:r>
      <w:proofErr w:type="spellEnd"/>
      <w:r w:rsidRPr="008640F5">
        <w:rPr>
          <w:sz w:val="18"/>
          <w:szCs w:val="16"/>
        </w:rPr>
        <w:t xml:space="preserve"> </w:t>
      </w:r>
      <w:proofErr w:type="spellStart"/>
      <w:r w:rsidRPr="008640F5">
        <w:rPr>
          <w:sz w:val="18"/>
          <w:szCs w:val="16"/>
        </w:rPr>
        <w:t>ගැනීමටත්</w:t>
      </w:r>
      <w:proofErr w:type="spellEnd"/>
      <w:r w:rsidRPr="008640F5">
        <w:rPr>
          <w:sz w:val="18"/>
          <w:szCs w:val="16"/>
        </w:rPr>
        <w:t xml:space="preserve">, </w:t>
      </w:r>
      <w:proofErr w:type="spellStart"/>
      <w:r w:rsidRPr="008640F5">
        <w:rPr>
          <w:sz w:val="18"/>
          <w:szCs w:val="16"/>
        </w:rPr>
        <w:t>සේවකයින්ගේ</w:t>
      </w:r>
      <w:proofErr w:type="spellEnd"/>
      <w:r w:rsidRPr="008640F5">
        <w:rPr>
          <w:sz w:val="18"/>
          <w:szCs w:val="16"/>
        </w:rPr>
        <w:t xml:space="preserve"> </w:t>
      </w:r>
      <w:proofErr w:type="spellStart"/>
      <w:r w:rsidRPr="008640F5">
        <w:rPr>
          <w:sz w:val="18"/>
          <w:szCs w:val="16"/>
        </w:rPr>
        <w:t>රැකියා</w:t>
      </w:r>
      <w:proofErr w:type="spellEnd"/>
      <w:r w:rsidRPr="008640F5">
        <w:rPr>
          <w:sz w:val="18"/>
          <w:szCs w:val="16"/>
        </w:rPr>
        <w:t xml:space="preserve"> </w:t>
      </w:r>
      <w:proofErr w:type="spellStart"/>
      <w:r w:rsidRPr="008640F5">
        <w:rPr>
          <w:sz w:val="18"/>
          <w:szCs w:val="16"/>
        </w:rPr>
        <w:t>තෘප්තිය</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නැංවීමටත්</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05424CBA"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කම්කරු</w:t>
      </w:r>
      <w:proofErr w:type="spellEnd"/>
      <w:r w:rsidRPr="008640F5">
        <w:rPr>
          <w:i/>
          <w:sz w:val="18"/>
          <w:szCs w:val="16"/>
        </w:rPr>
        <w:t xml:space="preserve"> </w:t>
      </w:r>
      <w:proofErr w:type="spellStart"/>
      <w:r w:rsidRPr="008640F5">
        <w:rPr>
          <w:i/>
          <w:sz w:val="18"/>
          <w:szCs w:val="16"/>
        </w:rPr>
        <w:t>සබඳතා</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වෘත්තීය</w:t>
      </w:r>
      <w:proofErr w:type="spellEnd"/>
      <w:r w:rsidRPr="008640F5">
        <w:rPr>
          <w:i/>
          <w:sz w:val="18"/>
          <w:szCs w:val="16"/>
        </w:rPr>
        <w:t xml:space="preserve"> </w:t>
      </w:r>
      <w:proofErr w:type="spellStart"/>
      <w:r w:rsidRPr="008640F5">
        <w:rPr>
          <w:i/>
          <w:sz w:val="18"/>
          <w:szCs w:val="16"/>
        </w:rPr>
        <w:t>සමිති</w:t>
      </w:r>
      <w:proofErr w:type="spellEnd"/>
      <w:r w:rsidRPr="008640F5">
        <w:rPr>
          <w:i/>
          <w:sz w:val="18"/>
          <w:szCs w:val="16"/>
        </w:rPr>
        <w:t>]</w:t>
      </w:r>
    </w:p>
    <w:p w14:paraId="5B86247B" w14:textId="77777777" w:rsidR="00EA27FE" w:rsidRPr="008640F5" w:rsidRDefault="00000000">
      <w:pPr>
        <w:spacing w:after="240" w:line="360" w:lineRule="auto"/>
        <w:rPr>
          <w:sz w:val="18"/>
          <w:szCs w:val="16"/>
        </w:rPr>
      </w:pPr>
      <w:r w:rsidRPr="008640F5">
        <w:rPr>
          <w:b/>
          <w:sz w:val="18"/>
          <w:szCs w:val="16"/>
        </w:rPr>
        <w:t>Q58:</w:t>
      </w:r>
      <w:r w:rsidRPr="008640F5">
        <w:rPr>
          <w:sz w:val="18"/>
          <w:szCs w:val="16"/>
        </w:rPr>
        <w:t xml:space="preserve"> </w:t>
      </w:r>
      <w:proofErr w:type="spellStart"/>
      <w:r w:rsidRPr="008640F5">
        <w:rPr>
          <w:sz w:val="18"/>
          <w:szCs w:val="16"/>
        </w:rPr>
        <w:t>සේවක</w:t>
      </w:r>
      <w:proofErr w:type="spellEnd"/>
      <w:r w:rsidRPr="008640F5">
        <w:rPr>
          <w:sz w:val="18"/>
          <w:szCs w:val="16"/>
        </w:rPr>
        <w:t xml:space="preserve"> </w:t>
      </w:r>
      <w:proofErr w:type="spellStart"/>
      <w:r w:rsidRPr="008640F5">
        <w:rPr>
          <w:sz w:val="18"/>
          <w:szCs w:val="16"/>
        </w:rPr>
        <w:t>කාර්යසාධන</w:t>
      </w:r>
      <w:proofErr w:type="spellEnd"/>
      <w:r w:rsidRPr="008640F5">
        <w:rPr>
          <w:sz w:val="18"/>
          <w:szCs w:val="16"/>
        </w:rPr>
        <w:t xml:space="preserve"> </w:t>
      </w:r>
      <w:proofErr w:type="spellStart"/>
      <w:r w:rsidRPr="008640F5">
        <w:rPr>
          <w:sz w:val="18"/>
          <w:szCs w:val="16"/>
        </w:rPr>
        <w:t>ඇගයීම</w:t>
      </w:r>
      <w:proofErr w:type="spellEnd"/>
      <w:r w:rsidRPr="008640F5">
        <w:rPr>
          <w:sz w:val="18"/>
          <w:szCs w:val="16"/>
        </w:rPr>
        <w:t xml:space="preserve"> </w:t>
      </w:r>
      <w:proofErr w:type="spellStart"/>
      <w:r w:rsidRPr="008640F5">
        <w:rPr>
          <w:sz w:val="18"/>
          <w:szCs w:val="16"/>
        </w:rPr>
        <w:t>යන්නෙන්</w:t>
      </w:r>
      <w:proofErr w:type="spellEnd"/>
      <w:r w:rsidRPr="008640F5">
        <w:rPr>
          <w:sz w:val="18"/>
          <w:szCs w:val="16"/>
        </w:rPr>
        <w:t xml:space="preserve"> </w:t>
      </w:r>
      <w:proofErr w:type="spellStart"/>
      <w:r w:rsidRPr="008640F5">
        <w:rPr>
          <w:sz w:val="18"/>
          <w:szCs w:val="16"/>
        </w:rPr>
        <w:t>අදහස්</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 xml:space="preserve"> </w:t>
      </w:r>
      <w:proofErr w:type="spellStart"/>
      <w:r w:rsidRPr="008640F5">
        <w:rPr>
          <w:sz w:val="18"/>
          <w:szCs w:val="16"/>
        </w:rPr>
        <w:t>කුමක්ද</w:t>
      </w:r>
      <w:proofErr w:type="spellEnd"/>
      <w:r w:rsidRPr="008640F5">
        <w:rPr>
          <w:sz w:val="18"/>
          <w:szCs w:val="16"/>
        </w:rPr>
        <w:t xml:space="preserve">? </w:t>
      </w:r>
      <w:proofErr w:type="spellStart"/>
      <w:r w:rsidRPr="008640F5">
        <w:rPr>
          <w:sz w:val="18"/>
          <w:szCs w:val="16"/>
        </w:rPr>
        <w:t>එමගින්</w:t>
      </w:r>
      <w:proofErr w:type="spellEnd"/>
      <w:r w:rsidRPr="008640F5">
        <w:rPr>
          <w:sz w:val="18"/>
          <w:szCs w:val="16"/>
        </w:rPr>
        <w:t xml:space="preserve"> </w:t>
      </w:r>
      <w:proofErr w:type="spellStart"/>
      <w:r w:rsidRPr="008640F5">
        <w:rPr>
          <w:sz w:val="18"/>
          <w:szCs w:val="16"/>
        </w:rPr>
        <w:t>ආයතනයකට</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ප්‍රයෝජන</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44326344" w14:textId="77777777" w:rsidR="00EA27FE" w:rsidRPr="008640F5" w:rsidRDefault="00000000">
      <w:pPr>
        <w:spacing w:after="240" w:line="360" w:lineRule="auto"/>
        <w:rPr>
          <w:sz w:val="18"/>
          <w:szCs w:val="16"/>
        </w:rPr>
      </w:pPr>
      <w:r w:rsidRPr="008640F5">
        <w:rPr>
          <w:b/>
          <w:sz w:val="18"/>
          <w:szCs w:val="16"/>
        </w:rPr>
        <w:t>A58:</w:t>
      </w:r>
      <w:r w:rsidRPr="008640F5">
        <w:rPr>
          <w:sz w:val="18"/>
          <w:szCs w:val="16"/>
        </w:rPr>
        <w:t xml:space="preserve"> </w:t>
      </w:r>
      <w:proofErr w:type="spellStart"/>
      <w:r w:rsidRPr="008640F5">
        <w:rPr>
          <w:sz w:val="18"/>
          <w:szCs w:val="16"/>
        </w:rPr>
        <w:t>සේවකයෙකු</w:t>
      </w:r>
      <w:proofErr w:type="spellEnd"/>
      <w:r w:rsidRPr="008640F5">
        <w:rPr>
          <w:sz w:val="18"/>
          <w:szCs w:val="16"/>
        </w:rPr>
        <w:t xml:space="preserve"> </w:t>
      </w:r>
      <w:proofErr w:type="spellStart"/>
      <w:r w:rsidRPr="008640F5">
        <w:rPr>
          <w:sz w:val="18"/>
          <w:szCs w:val="16"/>
        </w:rPr>
        <w:t>තමාට</w:t>
      </w:r>
      <w:proofErr w:type="spellEnd"/>
      <w:r w:rsidRPr="008640F5">
        <w:rPr>
          <w:sz w:val="18"/>
          <w:szCs w:val="16"/>
        </w:rPr>
        <w:t xml:space="preserve"> </w:t>
      </w:r>
      <w:proofErr w:type="spellStart"/>
      <w:r w:rsidRPr="008640F5">
        <w:rPr>
          <w:sz w:val="18"/>
          <w:szCs w:val="16"/>
        </w:rPr>
        <w:t>පවරා</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රැකියාව</w:t>
      </w:r>
      <w:proofErr w:type="spellEnd"/>
      <w:r w:rsidRPr="008640F5">
        <w:rPr>
          <w:sz w:val="18"/>
          <w:szCs w:val="16"/>
        </w:rPr>
        <w:t xml:space="preserve"> </w:t>
      </w:r>
      <w:proofErr w:type="spellStart"/>
      <w:r w:rsidRPr="008640F5">
        <w:rPr>
          <w:sz w:val="18"/>
          <w:szCs w:val="16"/>
        </w:rPr>
        <w:t>කෙතරම්</w:t>
      </w:r>
      <w:proofErr w:type="spellEnd"/>
      <w:r w:rsidRPr="008640F5">
        <w:rPr>
          <w:sz w:val="18"/>
          <w:szCs w:val="16"/>
        </w:rPr>
        <w:t xml:space="preserve"> </w:t>
      </w:r>
      <w:proofErr w:type="spellStart"/>
      <w:r w:rsidRPr="008640F5">
        <w:rPr>
          <w:sz w:val="18"/>
          <w:szCs w:val="16"/>
        </w:rPr>
        <w:t>දුරට</w:t>
      </w:r>
      <w:proofErr w:type="spellEnd"/>
      <w:r w:rsidRPr="008640F5">
        <w:rPr>
          <w:sz w:val="18"/>
          <w:szCs w:val="16"/>
        </w:rPr>
        <w:t xml:space="preserve"> </w:t>
      </w:r>
      <w:proofErr w:type="spellStart"/>
      <w:r w:rsidRPr="008640F5">
        <w:rPr>
          <w:sz w:val="18"/>
          <w:szCs w:val="16"/>
        </w:rPr>
        <w:t>සාර්ථකව</w:t>
      </w:r>
      <w:proofErr w:type="spellEnd"/>
      <w:r w:rsidRPr="008640F5">
        <w:rPr>
          <w:sz w:val="18"/>
          <w:szCs w:val="16"/>
        </w:rPr>
        <w:t xml:space="preserve"> </w:t>
      </w:r>
      <w:proofErr w:type="spellStart"/>
      <w:r w:rsidRPr="008640F5">
        <w:rPr>
          <w:sz w:val="18"/>
          <w:szCs w:val="16"/>
        </w:rPr>
        <w:t>ඉටු</w:t>
      </w:r>
      <w:proofErr w:type="spellEnd"/>
      <w:r w:rsidRPr="008640F5">
        <w:rPr>
          <w:sz w:val="18"/>
          <w:szCs w:val="16"/>
        </w:rPr>
        <w:t xml:space="preserve"> </w:t>
      </w:r>
      <w:proofErr w:type="spellStart"/>
      <w:r w:rsidRPr="008640F5">
        <w:rPr>
          <w:sz w:val="18"/>
          <w:szCs w:val="16"/>
        </w:rPr>
        <w:t>කරන්නේද</w:t>
      </w:r>
      <w:proofErr w:type="spellEnd"/>
      <w:r w:rsidRPr="008640F5">
        <w:rPr>
          <w:sz w:val="18"/>
          <w:szCs w:val="16"/>
        </w:rPr>
        <w:t xml:space="preserve"> </w:t>
      </w:r>
      <w:proofErr w:type="spellStart"/>
      <w:r w:rsidRPr="008640F5">
        <w:rPr>
          <w:sz w:val="18"/>
          <w:szCs w:val="16"/>
        </w:rPr>
        <w:t>යන්න</w:t>
      </w:r>
      <w:proofErr w:type="spellEnd"/>
      <w:r w:rsidRPr="008640F5">
        <w:rPr>
          <w:sz w:val="18"/>
          <w:szCs w:val="16"/>
        </w:rPr>
        <w:t xml:space="preserve"> </w:t>
      </w:r>
      <w:proofErr w:type="spellStart"/>
      <w:r w:rsidRPr="008640F5">
        <w:rPr>
          <w:sz w:val="18"/>
          <w:szCs w:val="16"/>
        </w:rPr>
        <w:t>පූර්ව</w:t>
      </w:r>
      <w:proofErr w:type="spellEnd"/>
      <w:r w:rsidRPr="008640F5">
        <w:rPr>
          <w:sz w:val="18"/>
          <w:szCs w:val="16"/>
        </w:rPr>
        <w:t xml:space="preserve"> </w:t>
      </w:r>
      <w:proofErr w:type="spellStart"/>
      <w:r w:rsidRPr="008640F5">
        <w:rPr>
          <w:sz w:val="18"/>
          <w:szCs w:val="16"/>
        </w:rPr>
        <w:t>නිශ්චිත</w:t>
      </w:r>
      <w:proofErr w:type="spellEnd"/>
      <w:r w:rsidRPr="008640F5">
        <w:rPr>
          <w:sz w:val="18"/>
          <w:szCs w:val="16"/>
        </w:rPr>
        <w:t xml:space="preserve"> </w:t>
      </w:r>
      <w:proofErr w:type="spellStart"/>
      <w:r w:rsidRPr="008640F5">
        <w:rPr>
          <w:sz w:val="18"/>
          <w:szCs w:val="16"/>
        </w:rPr>
        <w:t>ප්‍රමිතීන්ට</w:t>
      </w:r>
      <w:proofErr w:type="spellEnd"/>
      <w:r w:rsidRPr="008640F5">
        <w:rPr>
          <w:sz w:val="18"/>
          <w:szCs w:val="16"/>
        </w:rPr>
        <w:t xml:space="preserve"> </w:t>
      </w:r>
      <w:proofErr w:type="spellStart"/>
      <w:r w:rsidRPr="008640F5">
        <w:rPr>
          <w:sz w:val="18"/>
          <w:szCs w:val="16"/>
        </w:rPr>
        <w:t>අනුව</w:t>
      </w:r>
      <w:proofErr w:type="spellEnd"/>
      <w:r w:rsidRPr="008640F5">
        <w:rPr>
          <w:sz w:val="18"/>
          <w:szCs w:val="16"/>
        </w:rPr>
        <w:t xml:space="preserve"> </w:t>
      </w:r>
      <w:proofErr w:type="spellStart"/>
      <w:r w:rsidRPr="008640F5">
        <w:rPr>
          <w:sz w:val="18"/>
          <w:szCs w:val="16"/>
        </w:rPr>
        <w:t>ක්‍රමානුකූලව</w:t>
      </w:r>
      <w:proofErr w:type="spellEnd"/>
      <w:r w:rsidRPr="008640F5">
        <w:rPr>
          <w:sz w:val="18"/>
          <w:szCs w:val="16"/>
        </w:rPr>
        <w:t xml:space="preserve"> </w:t>
      </w:r>
      <w:proofErr w:type="spellStart"/>
      <w:r w:rsidRPr="008640F5">
        <w:rPr>
          <w:sz w:val="18"/>
          <w:szCs w:val="16"/>
        </w:rPr>
        <w:t>මැන</w:t>
      </w:r>
      <w:proofErr w:type="spellEnd"/>
      <w:r w:rsidRPr="008640F5">
        <w:rPr>
          <w:sz w:val="18"/>
          <w:szCs w:val="16"/>
        </w:rPr>
        <w:t xml:space="preserve"> </w:t>
      </w:r>
      <w:proofErr w:type="spellStart"/>
      <w:r w:rsidRPr="008640F5">
        <w:rPr>
          <w:sz w:val="18"/>
          <w:szCs w:val="16"/>
        </w:rPr>
        <w:t>බැලීමේ</w:t>
      </w:r>
      <w:proofErr w:type="spellEnd"/>
      <w:r w:rsidRPr="008640F5">
        <w:rPr>
          <w:sz w:val="18"/>
          <w:szCs w:val="16"/>
        </w:rPr>
        <w:t xml:space="preserve"> </w:t>
      </w:r>
      <w:proofErr w:type="spellStart"/>
      <w:r w:rsidRPr="008640F5">
        <w:rPr>
          <w:sz w:val="18"/>
          <w:szCs w:val="16"/>
        </w:rPr>
        <w:t>ක්‍රියාවලිය</w:t>
      </w:r>
      <w:proofErr w:type="spellEnd"/>
      <w:r w:rsidRPr="008640F5">
        <w:rPr>
          <w:sz w:val="18"/>
          <w:szCs w:val="16"/>
        </w:rPr>
        <w:t xml:space="preserve"> </w:t>
      </w:r>
      <w:proofErr w:type="spellStart"/>
      <w:r w:rsidRPr="008640F5">
        <w:rPr>
          <w:sz w:val="18"/>
          <w:szCs w:val="16"/>
        </w:rPr>
        <w:t>සේවක</w:t>
      </w:r>
      <w:proofErr w:type="spellEnd"/>
      <w:r w:rsidRPr="008640F5">
        <w:rPr>
          <w:sz w:val="18"/>
          <w:szCs w:val="16"/>
        </w:rPr>
        <w:t xml:space="preserve"> </w:t>
      </w:r>
      <w:proofErr w:type="spellStart"/>
      <w:r w:rsidRPr="008640F5">
        <w:rPr>
          <w:sz w:val="18"/>
          <w:szCs w:val="16"/>
        </w:rPr>
        <w:t>කාර්යසාධන</w:t>
      </w:r>
      <w:proofErr w:type="spellEnd"/>
      <w:r w:rsidRPr="008640F5">
        <w:rPr>
          <w:sz w:val="18"/>
          <w:szCs w:val="16"/>
        </w:rPr>
        <w:t xml:space="preserve"> </w:t>
      </w:r>
      <w:proofErr w:type="spellStart"/>
      <w:r w:rsidRPr="008640F5">
        <w:rPr>
          <w:sz w:val="18"/>
          <w:szCs w:val="16"/>
        </w:rPr>
        <w:t>ඇගයීමයි</w:t>
      </w:r>
      <w:proofErr w:type="spellEnd"/>
      <w:r w:rsidRPr="008640F5">
        <w:rPr>
          <w:sz w:val="18"/>
          <w:szCs w:val="16"/>
        </w:rPr>
        <w:t xml:space="preserve">. </w:t>
      </w:r>
      <w:proofErr w:type="spellStart"/>
      <w:r w:rsidRPr="008640F5">
        <w:rPr>
          <w:sz w:val="18"/>
          <w:szCs w:val="16"/>
        </w:rPr>
        <w:t>මෙහි</w:t>
      </w:r>
      <w:proofErr w:type="spellEnd"/>
      <w:r w:rsidRPr="008640F5">
        <w:rPr>
          <w:sz w:val="18"/>
          <w:szCs w:val="16"/>
        </w:rPr>
        <w:t xml:space="preserve"> </w:t>
      </w:r>
      <w:proofErr w:type="spellStart"/>
      <w:r w:rsidRPr="008640F5">
        <w:rPr>
          <w:sz w:val="18"/>
          <w:szCs w:val="16"/>
        </w:rPr>
        <w:t>ප්‍රයෝජන</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1. </w:t>
      </w:r>
      <w:proofErr w:type="spellStart"/>
      <w:r w:rsidRPr="008640F5">
        <w:rPr>
          <w:sz w:val="18"/>
          <w:szCs w:val="16"/>
        </w:rPr>
        <w:t>සේවක</w:t>
      </w:r>
      <w:proofErr w:type="spellEnd"/>
      <w:r w:rsidRPr="008640F5">
        <w:rPr>
          <w:sz w:val="18"/>
          <w:szCs w:val="16"/>
        </w:rPr>
        <w:t xml:space="preserve"> </w:t>
      </w:r>
      <w:proofErr w:type="spellStart"/>
      <w:r w:rsidRPr="008640F5">
        <w:rPr>
          <w:sz w:val="18"/>
          <w:szCs w:val="16"/>
        </w:rPr>
        <w:t>පුහුණු</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සංවර්ධන</w:t>
      </w:r>
      <w:proofErr w:type="spellEnd"/>
      <w:r w:rsidRPr="008640F5">
        <w:rPr>
          <w:sz w:val="18"/>
          <w:szCs w:val="16"/>
        </w:rPr>
        <w:t xml:space="preserve"> </w:t>
      </w:r>
      <w:proofErr w:type="spellStart"/>
      <w:r w:rsidRPr="008640F5">
        <w:rPr>
          <w:sz w:val="18"/>
          <w:szCs w:val="16"/>
        </w:rPr>
        <w:t>අවශ්‍යතා</w:t>
      </w:r>
      <w:proofErr w:type="spellEnd"/>
      <w:r w:rsidRPr="008640F5">
        <w:rPr>
          <w:sz w:val="18"/>
          <w:szCs w:val="16"/>
        </w:rPr>
        <w:t xml:space="preserve"> </w:t>
      </w:r>
      <w:proofErr w:type="spellStart"/>
      <w:r w:rsidRPr="008640F5">
        <w:rPr>
          <w:sz w:val="18"/>
          <w:szCs w:val="16"/>
        </w:rPr>
        <w:t>හඳුනා</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හැකිවීම</w:t>
      </w:r>
      <w:proofErr w:type="spellEnd"/>
      <w:r w:rsidRPr="008640F5">
        <w:rPr>
          <w:sz w:val="18"/>
          <w:szCs w:val="16"/>
        </w:rPr>
        <w:t xml:space="preserve">. 2. </w:t>
      </w:r>
      <w:proofErr w:type="spellStart"/>
      <w:r w:rsidRPr="008640F5">
        <w:rPr>
          <w:sz w:val="18"/>
          <w:szCs w:val="16"/>
        </w:rPr>
        <w:t>වේතන</w:t>
      </w:r>
      <w:proofErr w:type="spellEnd"/>
      <w:r w:rsidRPr="008640F5">
        <w:rPr>
          <w:sz w:val="18"/>
          <w:szCs w:val="16"/>
        </w:rPr>
        <w:t xml:space="preserve"> </w:t>
      </w:r>
      <w:proofErr w:type="spellStart"/>
      <w:r w:rsidRPr="008640F5">
        <w:rPr>
          <w:sz w:val="18"/>
          <w:szCs w:val="16"/>
        </w:rPr>
        <w:t>තීරණය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වැටුප්</w:t>
      </w:r>
      <w:proofErr w:type="spellEnd"/>
      <w:r w:rsidRPr="008640F5">
        <w:rPr>
          <w:sz w:val="18"/>
          <w:szCs w:val="16"/>
        </w:rPr>
        <w:t xml:space="preserve"> </w:t>
      </w:r>
      <w:proofErr w:type="spellStart"/>
      <w:r w:rsidRPr="008640F5">
        <w:rPr>
          <w:sz w:val="18"/>
          <w:szCs w:val="16"/>
        </w:rPr>
        <w:t>වර්ධක</w:t>
      </w:r>
      <w:proofErr w:type="spellEnd"/>
      <w:r w:rsidRPr="008640F5">
        <w:rPr>
          <w:sz w:val="18"/>
          <w:szCs w:val="16"/>
        </w:rPr>
        <w:t xml:space="preserve"> </w:t>
      </w:r>
      <w:proofErr w:type="spellStart"/>
      <w:r w:rsidRPr="008640F5">
        <w:rPr>
          <w:sz w:val="18"/>
          <w:szCs w:val="16"/>
        </w:rPr>
        <w:t>ලබාදීම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උසස්වීම්</w:t>
      </w:r>
      <w:proofErr w:type="spellEnd"/>
      <w:r w:rsidRPr="008640F5">
        <w:rPr>
          <w:sz w:val="18"/>
          <w:szCs w:val="16"/>
        </w:rPr>
        <w:t xml:space="preserve"> </w:t>
      </w:r>
      <w:proofErr w:type="spellStart"/>
      <w:r w:rsidRPr="008640F5">
        <w:rPr>
          <w:sz w:val="18"/>
          <w:szCs w:val="16"/>
        </w:rPr>
        <w:t>ලබාදීම</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තීරණ</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සාධාරණ</w:t>
      </w:r>
      <w:proofErr w:type="spellEnd"/>
      <w:r w:rsidRPr="008640F5">
        <w:rPr>
          <w:sz w:val="18"/>
          <w:szCs w:val="16"/>
        </w:rPr>
        <w:t xml:space="preserve"> </w:t>
      </w:r>
      <w:proofErr w:type="spellStart"/>
      <w:r w:rsidRPr="008640F5">
        <w:rPr>
          <w:sz w:val="18"/>
          <w:szCs w:val="16"/>
        </w:rPr>
        <w:t>පදනමක්</w:t>
      </w:r>
      <w:proofErr w:type="spellEnd"/>
      <w:r w:rsidRPr="008640F5">
        <w:rPr>
          <w:sz w:val="18"/>
          <w:szCs w:val="16"/>
        </w:rPr>
        <w:t xml:space="preserve"> </w:t>
      </w:r>
      <w:proofErr w:type="spellStart"/>
      <w:r w:rsidRPr="008640F5">
        <w:rPr>
          <w:sz w:val="18"/>
          <w:szCs w:val="16"/>
        </w:rPr>
        <w:t>සැපයීමයි</w:t>
      </w:r>
      <w:proofErr w:type="spellEnd"/>
      <w:r w:rsidRPr="008640F5">
        <w:rPr>
          <w:sz w:val="18"/>
          <w:szCs w:val="16"/>
        </w:rPr>
        <w:t>.</w:t>
      </w:r>
    </w:p>
    <w:p w14:paraId="5C1706B6"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සේවක</w:t>
      </w:r>
      <w:proofErr w:type="spellEnd"/>
      <w:r w:rsidRPr="008640F5">
        <w:rPr>
          <w:i/>
          <w:sz w:val="18"/>
          <w:szCs w:val="16"/>
        </w:rPr>
        <w:t xml:space="preserve"> </w:t>
      </w:r>
      <w:proofErr w:type="spellStart"/>
      <w:r w:rsidRPr="008640F5">
        <w:rPr>
          <w:i/>
          <w:sz w:val="18"/>
          <w:szCs w:val="16"/>
        </w:rPr>
        <w:t>ඇගයීම</w:t>
      </w:r>
      <w:proofErr w:type="spellEnd"/>
      <w:r w:rsidRPr="008640F5">
        <w:rPr>
          <w:i/>
          <w:sz w:val="18"/>
          <w:szCs w:val="16"/>
        </w:rPr>
        <w:t>]</w:t>
      </w:r>
    </w:p>
    <w:p w14:paraId="7A695A3E" w14:textId="77777777" w:rsidR="00EA27FE" w:rsidRPr="008640F5" w:rsidRDefault="00000000">
      <w:pPr>
        <w:spacing w:after="240" w:line="360" w:lineRule="auto"/>
        <w:rPr>
          <w:sz w:val="18"/>
          <w:szCs w:val="16"/>
        </w:rPr>
      </w:pPr>
      <w:r w:rsidRPr="008640F5">
        <w:rPr>
          <w:b/>
          <w:sz w:val="18"/>
          <w:szCs w:val="16"/>
        </w:rPr>
        <w:t>Q59:</w:t>
      </w:r>
      <w:r w:rsidRPr="008640F5">
        <w:rPr>
          <w:sz w:val="18"/>
          <w:szCs w:val="16"/>
        </w:rPr>
        <w:t xml:space="preserve"> '</w:t>
      </w:r>
      <w:proofErr w:type="spellStart"/>
      <w:r w:rsidRPr="008640F5">
        <w:rPr>
          <w:sz w:val="18"/>
          <w:szCs w:val="16"/>
        </w:rPr>
        <w:t>සුරස</w:t>
      </w:r>
      <w:proofErr w:type="spellEnd"/>
      <w:r w:rsidRPr="008640F5">
        <w:rPr>
          <w:sz w:val="18"/>
          <w:szCs w:val="16"/>
        </w:rPr>
        <w:t xml:space="preserve"> </w:t>
      </w:r>
      <w:proofErr w:type="spellStart"/>
      <w:r w:rsidRPr="008640F5">
        <w:rPr>
          <w:sz w:val="18"/>
          <w:szCs w:val="16"/>
        </w:rPr>
        <w:t>නිපැයුම්</w:t>
      </w:r>
      <w:proofErr w:type="spellEnd"/>
      <w:r w:rsidRPr="008640F5">
        <w:rPr>
          <w:sz w:val="18"/>
          <w:szCs w:val="16"/>
        </w:rPr>
        <w:t xml:space="preserve">' </w:t>
      </w:r>
      <w:proofErr w:type="spellStart"/>
      <w:r w:rsidRPr="008640F5">
        <w:rPr>
          <w:sz w:val="18"/>
          <w:szCs w:val="16"/>
        </w:rPr>
        <w:t>ආයතනය</w:t>
      </w:r>
      <w:proofErr w:type="spellEnd"/>
      <w:r w:rsidRPr="008640F5">
        <w:rPr>
          <w:sz w:val="18"/>
          <w:szCs w:val="16"/>
        </w:rPr>
        <w:t xml:space="preserve"> </w:t>
      </w:r>
      <w:proofErr w:type="spellStart"/>
      <w:r w:rsidRPr="008640F5">
        <w:rPr>
          <w:sz w:val="18"/>
          <w:szCs w:val="16"/>
        </w:rPr>
        <w:t>සිය</w:t>
      </w:r>
      <w:proofErr w:type="spellEnd"/>
      <w:r w:rsidRPr="008640F5">
        <w:rPr>
          <w:sz w:val="18"/>
          <w:szCs w:val="16"/>
        </w:rPr>
        <w:t xml:space="preserve"> </w:t>
      </w:r>
      <w:proofErr w:type="spellStart"/>
      <w:r w:rsidRPr="008640F5">
        <w:rPr>
          <w:sz w:val="18"/>
          <w:szCs w:val="16"/>
        </w:rPr>
        <w:t>අලෙවි</w:t>
      </w:r>
      <w:proofErr w:type="spellEnd"/>
      <w:r w:rsidRPr="008640F5">
        <w:rPr>
          <w:sz w:val="18"/>
          <w:szCs w:val="16"/>
        </w:rPr>
        <w:t xml:space="preserve"> </w:t>
      </w:r>
      <w:proofErr w:type="spellStart"/>
      <w:r w:rsidRPr="008640F5">
        <w:rPr>
          <w:sz w:val="18"/>
          <w:szCs w:val="16"/>
        </w:rPr>
        <w:t>අංශයේ</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කළමනාකරු</w:t>
      </w:r>
      <w:proofErr w:type="spellEnd"/>
      <w:r w:rsidRPr="008640F5">
        <w:rPr>
          <w:sz w:val="18"/>
          <w:szCs w:val="16"/>
        </w:rPr>
        <w:t xml:space="preserve"> </w:t>
      </w:r>
      <w:proofErr w:type="spellStart"/>
      <w:r w:rsidRPr="008640F5">
        <w:rPr>
          <w:sz w:val="18"/>
          <w:szCs w:val="16"/>
        </w:rPr>
        <w:t>තනතුර</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අයදුම්පත්</w:t>
      </w:r>
      <w:proofErr w:type="spellEnd"/>
      <w:r w:rsidRPr="008640F5">
        <w:rPr>
          <w:sz w:val="18"/>
          <w:szCs w:val="16"/>
        </w:rPr>
        <w:t xml:space="preserve"> </w:t>
      </w:r>
      <w:proofErr w:type="spellStart"/>
      <w:r w:rsidRPr="008640F5">
        <w:rPr>
          <w:sz w:val="18"/>
          <w:szCs w:val="16"/>
        </w:rPr>
        <w:t>කැඳවීමට</w:t>
      </w:r>
      <w:proofErr w:type="spellEnd"/>
      <w:r w:rsidRPr="008640F5">
        <w:rPr>
          <w:sz w:val="18"/>
          <w:szCs w:val="16"/>
        </w:rPr>
        <w:t xml:space="preserve"> </w:t>
      </w:r>
      <w:proofErr w:type="spellStart"/>
      <w:r w:rsidRPr="008640F5">
        <w:rPr>
          <w:sz w:val="18"/>
          <w:szCs w:val="16"/>
        </w:rPr>
        <w:t>අදහස්</w:t>
      </w:r>
      <w:proofErr w:type="spellEnd"/>
      <w:r w:rsidRPr="008640F5">
        <w:rPr>
          <w:sz w:val="18"/>
          <w:szCs w:val="16"/>
        </w:rPr>
        <w:t xml:space="preserve"> </w:t>
      </w:r>
      <w:proofErr w:type="spellStart"/>
      <w:r w:rsidRPr="008640F5">
        <w:rPr>
          <w:sz w:val="18"/>
          <w:szCs w:val="16"/>
        </w:rPr>
        <w:t>කරයි</w:t>
      </w:r>
      <w:proofErr w:type="spellEnd"/>
      <w:r w:rsidRPr="008640F5">
        <w:rPr>
          <w:sz w:val="18"/>
          <w:szCs w:val="16"/>
        </w:rPr>
        <w:t xml:space="preserve">. </w:t>
      </w:r>
      <w:proofErr w:type="spellStart"/>
      <w:r w:rsidRPr="008640F5">
        <w:rPr>
          <w:sz w:val="18"/>
          <w:szCs w:val="16"/>
        </w:rPr>
        <w:t>මෙම</w:t>
      </w:r>
      <w:proofErr w:type="spellEnd"/>
      <w:r w:rsidRPr="008640F5">
        <w:rPr>
          <w:sz w:val="18"/>
          <w:szCs w:val="16"/>
        </w:rPr>
        <w:t xml:space="preserve"> </w:t>
      </w:r>
      <w:proofErr w:type="spellStart"/>
      <w:r w:rsidRPr="008640F5">
        <w:rPr>
          <w:sz w:val="18"/>
          <w:szCs w:val="16"/>
        </w:rPr>
        <w:t>අවස්ථාවට</w:t>
      </w:r>
      <w:proofErr w:type="spellEnd"/>
      <w:r w:rsidRPr="008640F5">
        <w:rPr>
          <w:sz w:val="18"/>
          <w:szCs w:val="16"/>
        </w:rPr>
        <w:t xml:space="preserve"> </w:t>
      </w:r>
      <w:proofErr w:type="spellStart"/>
      <w:r w:rsidRPr="008640F5">
        <w:rPr>
          <w:sz w:val="18"/>
          <w:szCs w:val="16"/>
        </w:rPr>
        <w:t>උචිත</w:t>
      </w:r>
      <w:proofErr w:type="spellEnd"/>
      <w:r w:rsidRPr="008640F5">
        <w:rPr>
          <w:sz w:val="18"/>
          <w:szCs w:val="16"/>
        </w:rPr>
        <w:t xml:space="preserve"> </w:t>
      </w:r>
      <w:proofErr w:type="spellStart"/>
      <w:r w:rsidRPr="008640F5">
        <w:rPr>
          <w:sz w:val="18"/>
          <w:szCs w:val="16"/>
        </w:rPr>
        <w:t>පරිදි</w:t>
      </w:r>
      <w:proofErr w:type="spellEnd"/>
      <w:r w:rsidRPr="008640F5">
        <w:rPr>
          <w:sz w:val="18"/>
          <w:szCs w:val="16"/>
        </w:rPr>
        <w:t xml:space="preserve"> </w:t>
      </w:r>
      <w:proofErr w:type="spellStart"/>
      <w:r w:rsidRPr="008640F5">
        <w:rPr>
          <w:sz w:val="18"/>
          <w:szCs w:val="16"/>
        </w:rPr>
        <w:t>සුදුසු</w:t>
      </w:r>
      <w:proofErr w:type="spellEnd"/>
      <w:r w:rsidRPr="008640F5">
        <w:rPr>
          <w:sz w:val="18"/>
          <w:szCs w:val="16"/>
        </w:rPr>
        <w:t xml:space="preserve"> </w:t>
      </w:r>
      <w:proofErr w:type="spellStart"/>
      <w:r w:rsidRPr="008640F5">
        <w:rPr>
          <w:sz w:val="18"/>
          <w:szCs w:val="16"/>
        </w:rPr>
        <w:t>සේවකයෙකු</w:t>
      </w:r>
      <w:proofErr w:type="spellEnd"/>
      <w:r w:rsidRPr="008640F5">
        <w:rPr>
          <w:sz w:val="18"/>
          <w:szCs w:val="16"/>
        </w:rPr>
        <w:t xml:space="preserve"> </w:t>
      </w:r>
      <w:proofErr w:type="spellStart"/>
      <w:r w:rsidRPr="008640F5">
        <w:rPr>
          <w:sz w:val="18"/>
          <w:szCs w:val="16"/>
        </w:rPr>
        <w:t>බඳවා</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තෝරා</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ක්‍රියාවලිය</w:t>
      </w:r>
      <w:proofErr w:type="spellEnd"/>
      <w:r w:rsidRPr="008640F5">
        <w:rPr>
          <w:sz w:val="18"/>
          <w:szCs w:val="16"/>
        </w:rPr>
        <w:t xml:space="preserve"> </w:t>
      </w:r>
      <w:proofErr w:type="spellStart"/>
      <w:r w:rsidRPr="008640F5">
        <w:rPr>
          <w:sz w:val="18"/>
          <w:szCs w:val="16"/>
        </w:rPr>
        <w:t>අනුගමනය</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යුතු</w:t>
      </w:r>
      <w:proofErr w:type="spellEnd"/>
      <w:r w:rsidRPr="008640F5">
        <w:rPr>
          <w:sz w:val="18"/>
          <w:szCs w:val="16"/>
        </w:rPr>
        <w:t xml:space="preserve"> </w:t>
      </w:r>
      <w:proofErr w:type="spellStart"/>
      <w:r w:rsidRPr="008640F5">
        <w:rPr>
          <w:sz w:val="18"/>
          <w:szCs w:val="16"/>
        </w:rPr>
        <w:t>පියවර</w:t>
      </w:r>
      <w:proofErr w:type="spellEnd"/>
      <w:r w:rsidRPr="008640F5">
        <w:rPr>
          <w:sz w:val="18"/>
          <w:szCs w:val="16"/>
        </w:rPr>
        <w:t xml:space="preserve"> 4ක් </w:t>
      </w:r>
      <w:proofErr w:type="spellStart"/>
      <w:r w:rsidRPr="008640F5">
        <w:rPr>
          <w:sz w:val="18"/>
          <w:szCs w:val="16"/>
        </w:rPr>
        <w:t>පිළිවෙලින්</w:t>
      </w:r>
      <w:proofErr w:type="spellEnd"/>
      <w:r w:rsidRPr="008640F5">
        <w:rPr>
          <w:sz w:val="18"/>
          <w:szCs w:val="16"/>
        </w:rPr>
        <w:t xml:space="preserve"> </w:t>
      </w:r>
      <w:proofErr w:type="spellStart"/>
      <w:r w:rsidRPr="008640F5">
        <w:rPr>
          <w:sz w:val="18"/>
          <w:szCs w:val="16"/>
        </w:rPr>
        <w:t>සකස්</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w:t>
      </w:r>
    </w:p>
    <w:p w14:paraId="36B7EC78" w14:textId="77777777" w:rsidR="00EA27FE" w:rsidRPr="008640F5" w:rsidRDefault="00000000">
      <w:pPr>
        <w:spacing w:after="240" w:line="360" w:lineRule="auto"/>
        <w:rPr>
          <w:sz w:val="18"/>
          <w:szCs w:val="16"/>
        </w:rPr>
      </w:pPr>
      <w:r w:rsidRPr="008640F5">
        <w:rPr>
          <w:b/>
          <w:sz w:val="18"/>
          <w:szCs w:val="16"/>
        </w:rPr>
        <w:t>A59:</w:t>
      </w:r>
      <w:r w:rsidRPr="008640F5">
        <w:rPr>
          <w:sz w:val="18"/>
          <w:szCs w:val="16"/>
        </w:rPr>
        <w:t xml:space="preserve"> '</w:t>
      </w:r>
      <w:proofErr w:type="spellStart"/>
      <w:r w:rsidRPr="008640F5">
        <w:rPr>
          <w:sz w:val="18"/>
          <w:szCs w:val="16"/>
        </w:rPr>
        <w:t>සුරස</w:t>
      </w:r>
      <w:proofErr w:type="spellEnd"/>
      <w:r w:rsidRPr="008640F5">
        <w:rPr>
          <w:sz w:val="18"/>
          <w:szCs w:val="16"/>
        </w:rPr>
        <w:t xml:space="preserve"> </w:t>
      </w:r>
      <w:proofErr w:type="spellStart"/>
      <w:r w:rsidRPr="008640F5">
        <w:rPr>
          <w:sz w:val="18"/>
          <w:szCs w:val="16"/>
        </w:rPr>
        <w:t>නිපැයුම්</w:t>
      </w:r>
      <w:proofErr w:type="spellEnd"/>
      <w:r w:rsidRPr="008640F5">
        <w:rPr>
          <w:sz w:val="18"/>
          <w:szCs w:val="16"/>
        </w:rPr>
        <w:t xml:space="preserve">' </w:t>
      </w:r>
      <w:proofErr w:type="spellStart"/>
      <w:r w:rsidRPr="008640F5">
        <w:rPr>
          <w:sz w:val="18"/>
          <w:szCs w:val="16"/>
        </w:rPr>
        <w:t>ආයතනය</w:t>
      </w:r>
      <w:proofErr w:type="spellEnd"/>
      <w:r w:rsidRPr="008640F5">
        <w:rPr>
          <w:sz w:val="18"/>
          <w:szCs w:val="16"/>
        </w:rPr>
        <w:t xml:space="preserve"> </w:t>
      </w:r>
      <w:proofErr w:type="spellStart"/>
      <w:r w:rsidRPr="008640F5">
        <w:rPr>
          <w:sz w:val="18"/>
          <w:szCs w:val="16"/>
        </w:rPr>
        <w:t>අලෙවි</w:t>
      </w:r>
      <w:proofErr w:type="spellEnd"/>
      <w:r w:rsidRPr="008640F5">
        <w:rPr>
          <w:sz w:val="18"/>
          <w:szCs w:val="16"/>
        </w:rPr>
        <w:t xml:space="preserve"> </w:t>
      </w:r>
      <w:proofErr w:type="spellStart"/>
      <w:r w:rsidRPr="008640F5">
        <w:rPr>
          <w:sz w:val="18"/>
          <w:szCs w:val="16"/>
        </w:rPr>
        <w:t>කළමනාකරු</w:t>
      </w:r>
      <w:proofErr w:type="spellEnd"/>
      <w:r w:rsidRPr="008640F5">
        <w:rPr>
          <w:sz w:val="18"/>
          <w:szCs w:val="16"/>
        </w:rPr>
        <w:t xml:space="preserve"> </w:t>
      </w:r>
      <w:proofErr w:type="spellStart"/>
      <w:r w:rsidRPr="008640F5">
        <w:rPr>
          <w:sz w:val="18"/>
          <w:szCs w:val="16"/>
        </w:rPr>
        <w:t>තනතුර</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සේවකයෙකු</w:t>
      </w:r>
      <w:proofErr w:type="spellEnd"/>
      <w:r w:rsidRPr="008640F5">
        <w:rPr>
          <w:sz w:val="18"/>
          <w:szCs w:val="16"/>
        </w:rPr>
        <w:t xml:space="preserve"> </w:t>
      </w:r>
      <w:proofErr w:type="spellStart"/>
      <w:r w:rsidRPr="008640F5">
        <w:rPr>
          <w:sz w:val="18"/>
          <w:szCs w:val="16"/>
        </w:rPr>
        <w:t>තෝරා</w:t>
      </w:r>
      <w:proofErr w:type="spellEnd"/>
      <w:r w:rsidRPr="008640F5">
        <w:rPr>
          <w:sz w:val="18"/>
          <w:szCs w:val="16"/>
        </w:rPr>
        <w:t xml:space="preserve"> </w:t>
      </w:r>
      <w:proofErr w:type="spellStart"/>
      <w:r w:rsidRPr="008640F5">
        <w:rPr>
          <w:sz w:val="18"/>
          <w:szCs w:val="16"/>
        </w:rPr>
        <w:t>ගැනීමේදී</w:t>
      </w:r>
      <w:proofErr w:type="spellEnd"/>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පියවර</w:t>
      </w:r>
      <w:proofErr w:type="spellEnd"/>
      <w:r w:rsidRPr="008640F5">
        <w:rPr>
          <w:sz w:val="18"/>
          <w:szCs w:val="16"/>
        </w:rPr>
        <w:t xml:space="preserve"> </w:t>
      </w:r>
      <w:proofErr w:type="spellStart"/>
      <w:r w:rsidRPr="008640F5">
        <w:rPr>
          <w:sz w:val="18"/>
          <w:szCs w:val="16"/>
        </w:rPr>
        <w:t>පිළිවෙලින්</w:t>
      </w:r>
      <w:proofErr w:type="spellEnd"/>
      <w:r w:rsidRPr="008640F5">
        <w:rPr>
          <w:sz w:val="18"/>
          <w:szCs w:val="16"/>
        </w:rPr>
        <w:t xml:space="preserve"> </w:t>
      </w:r>
      <w:proofErr w:type="spellStart"/>
      <w:r w:rsidRPr="008640F5">
        <w:rPr>
          <w:sz w:val="18"/>
          <w:szCs w:val="16"/>
        </w:rPr>
        <w:t>අනුගමනය</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යුතුය</w:t>
      </w:r>
      <w:proofErr w:type="spellEnd"/>
      <w:r w:rsidRPr="008640F5">
        <w:rPr>
          <w:sz w:val="18"/>
          <w:szCs w:val="16"/>
        </w:rPr>
        <w:t xml:space="preserve">: 1. </w:t>
      </w:r>
      <w:proofErr w:type="spellStart"/>
      <w:r w:rsidRPr="008640F5">
        <w:rPr>
          <w:sz w:val="18"/>
          <w:szCs w:val="16"/>
        </w:rPr>
        <w:t>රැකියා</w:t>
      </w:r>
      <w:proofErr w:type="spellEnd"/>
      <w:r w:rsidRPr="008640F5">
        <w:rPr>
          <w:sz w:val="18"/>
          <w:szCs w:val="16"/>
        </w:rPr>
        <w:t xml:space="preserve"> </w:t>
      </w:r>
      <w:proofErr w:type="spellStart"/>
      <w:r w:rsidRPr="008640F5">
        <w:rPr>
          <w:sz w:val="18"/>
          <w:szCs w:val="16"/>
        </w:rPr>
        <w:t>විග්‍රහය</w:t>
      </w:r>
      <w:proofErr w:type="spellEnd"/>
      <w:r w:rsidRPr="008640F5">
        <w:rPr>
          <w:sz w:val="18"/>
          <w:szCs w:val="16"/>
        </w:rPr>
        <w:t xml:space="preserve"> </w:t>
      </w:r>
      <w:proofErr w:type="spellStart"/>
      <w:r w:rsidRPr="008640F5">
        <w:rPr>
          <w:sz w:val="18"/>
          <w:szCs w:val="16"/>
        </w:rPr>
        <w:t>සකස්</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තනතුරේ</w:t>
      </w:r>
      <w:proofErr w:type="spellEnd"/>
      <w:r w:rsidRPr="008640F5">
        <w:rPr>
          <w:sz w:val="18"/>
          <w:szCs w:val="16"/>
        </w:rPr>
        <w:t xml:space="preserve"> </w:t>
      </w:r>
      <w:proofErr w:type="spellStart"/>
      <w:r w:rsidRPr="008640F5">
        <w:rPr>
          <w:sz w:val="18"/>
          <w:szCs w:val="16"/>
        </w:rPr>
        <w:t>ස්වභාවය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අවශ්‍ය</w:t>
      </w:r>
      <w:proofErr w:type="spellEnd"/>
      <w:r w:rsidRPr="008640F5">
        <w:rPr>
          <w:sz w:val="18"/>
          <w:szCs w:val="16"/>
        </w:rPr>
        <w:t xml:space="preserve"> </w:t>
      </w:r>
      <w:proofErr w:type="spellStart"/>
      <w:r w:rsidRPr="008640F5">
        <w:rPr>
          <w:sz w:val="18"/>
          <w:szCs w:val="16"/>
        </w:rPr>
        <w:lastRenderedPageBreak/>
        <w:t>සුදුසුකම්</w:t>
      </w:r>
      <w:proofErr w:type="spellEnd"/>
      <w:r w:rsidRPr="008640F5">
        <w:rPr>
          <w:sz w:val="18"/>
          <w:szCs w:val="16"/>
        </w:rPr>
        <w:t xml:space="preserve"> </w:t>
      </w:r>
      <w:proofErr w:type="spellStart"/>
      <w:r w:rsidRPr="008640F5">
        <w:rPr>
          <w:sz w:val="18"/>
          <w:szCs w:val="16"/>
        </w:rPr>
        <w:t>නිර්ණය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2. </w:t>
      </w:r>
      <w:proofErr w:type="spellStart"/>
      <w:r w:rsidRPr="008640F5">
        <w:rPr>
          <w:sz w:val="18"/>
          <w:szCs w:val="16"/>
        </w:rPr>
        <w:t>රැකියා</w:t>
      </w:r>
      <w:proofErr w:type="spellEnd"/>
      <w:r w:rsidRPr="008640F5">
        <w:rPr>
          <w:sz w:val="18"/>
          <w:szCs w:val="16"/>
        </w:rPr>
        <w:t xml:space="preserve"> </w:t>
      </w:r>
      <w:proofErr w:type="spellStart"/>
      <w:r w:rsidRPr="008640F5">
        <w:rPr>
          <w:sz w:val="18"/>
          <w:szCs w:val="16"/>
        </w:rPr>
        <w:t>පුරප්පාඩුව</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අයදුම්පත්</w:t>
      </w:r>
      <w:proofErr w:type="spellEnd"/>
      <w:r w:rsidRPr="008640F5">
        <w:rPr>
          <w:sz w:val="18"/>
          <w:szCs w:val="16"/>
        </w:rPr>
        <w:t xml:space="preserve"> </w:t>
      </w:r>
      <w:proofErr w:type="spellStart"/>
      <w:r w:rsidRPr="008640F5">
        <w:rPr>
          <w:sz w:val="18"/>
          <w:szCs w:val="16"/>
        </w:rPr>
        <w:t>කැඳවීම</w:t>
      </w:r>
      <w:proofErr w:type="spellEnd"/>
      <w:r w:rsidRPr="008640F5">
        <w:rPr>
          <w:sz w:val="18"/>
          <w:szCs w:val="16"/>
        </w:rPr>
        <w:t xml:space="preserve"> (</w:t>
      </w:r>
      <w:proofErr w:type="spellStart"/>
      <w:r w:rsidRPr="008640F5">
        <w:rPr>
          <w:sz w:val="18"/>
          <w:szCs w:val="16"/>
        </w:rPr>
        <w:t>මාධ්‍ය</w:t>
      </w:r>
      <w:proofErr w:type="spellEnd"/>
      <w:r w:rsidRPr="008640F5">
        <w:rPr>
          <w:sz w:val="18"/>
          <w:szCs w:val="16"/>
        </w:rPr>
        <w:t xml:space="preserve"> </w:t>
      </w:r>
      <w:proofErr w:type="spellStart"/>
      <w:r w:rsidRPr="008640F5">
        <w:rPr>
          <w:sz w:val="18"/>
          <w:szCs w:val="16"/>
        </w:rPr>
        <w:t>දැන්වීම්</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බඳවා</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3.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අයදුම්පත්</w:t>
      </w:r>
      <w:proofErr w:type="spellEnd"/>
      <w:r w:rsidRPr="008640F5">
        <w:rPr>
          <w:sz w:val="18"/>
          <w:szCs w:val="16"/>
        </w:rPr>
        <w:t xml:space="preserve"> </w:t>
      </w:r>
      <w:proofErr w:type="spellStart"/>
      <w:r w:rsidRPr="008640F5">
        <w:rPr>
          <w:sz w:val="18"/>
          <w:szCs w:val="16"/>
        </w:rPr>
        <w:t>පරීක්ෂා</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සුදුසු</w:t>
      </w:r>
      <w:proofErr w:type="spellEnd"/>
      <w:r w:rsidRPr="008640F5">
        <w:rPr>
          <w:sz w:val="18"/>
          <w:szCs w:val="16"/>
        </w:rPr>
        <w:t xml:space="preserve"> </w:t>
      </w:r>
      <w:proofErr w:type="spellStart"/>
      <w:r w:rsidRPr="008640F5">
        <w:rPr>
          <w:sz w:val="18"/>
          <w:szCs w:val="16"/>
        </w:rPr>
        <w:t>අයදුම්කරුවන්</w:t>
      </w:r>
      <w:proofErr w:type="spellEnd"/>
      <w:r w:rsidRPr="008640F5">
        <w:rPr>
          <w:sz w:val="18"/>
          <w:szCs w:val="16"/>
        </w:rPr>
        <w:t xml:space="preserve"> </w:t>
      </w:r>
      <w:proofErr w:type="spellStart"/>
      <w:r w:rsidRPr="008640F5">
        <w:rPr>
          <w:sz w:val="18"/>
          <w:szCs w:val="16"/>
        </w:rPr>
        <w:t>කෙටි</w:t>
      </w:r>
      <w:proofErr w:type="spellEnd"/>
      <w:r w:rsidRPr="008640F5">
        <w:rPr>
          <w:sz w:val="18"/>
          <w:szCs w:val="16"/>
        </w:rPr>
        <w:t xml:space="preserve"> </w:t>
      </w:r>
      <w:proofErr w:type="spellStart"/>
      <w:r w:rsidRPr="008640F5">
        <w:rPr>
          <w:sz w:val="18"/>
          <w:szCs w:val="16"/>
        </w:rPr>
        <w:t>ලැයිස්තුගත</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4. </w:t>
      </w:r>
      <w:proofErr w:type="spellStart"/>
      <w:r w:rsidRPr="008640F5">
        <w:rPr>
          <w:sz w:val="18"/>
          <w:szCs w:val="16"/>
        </w:rPr>
        <w:t>සම්මුඛ</w:t>
      </w:r>
      <w:proofErr w:type="spellEnd"/>
      <w:r w:rsidRPr="008640F5">
        <w:rPr>
          <w:sz w:val="18"/>
          <w:szCs w:val="16"/>
        </w:rPr>
        <w:t xml:space="preserve"> </w:t>
      </w:r>
      <w:proofErr w:type="spellStart"/>
      <w:r w:rsidRPr="008640F5">
        <w:rPr>
          <w:sz w:val="18"/>
          <w:szCs w:val="16"/>
        </w:rPr>
        <w:t>පරීක්ෂණ</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පරීක්ෂණ</w:t>
      </w:r>
      <w:proofErr w:type="spellEnd"/>
      <w:r w:rsidRPr="008640F5">
        <w:rPr>
          <w:sz w:val="18"/>
          <w:szCs w:val="16"/>
        </w:rPr>
        <w:t xml:space="preserve"> </w:t>
      </w:r>
      <w:proofErr w:type="spellStart"/>
      <w:r w:rsidRPr="008640F5">
        <w:rPr>
          <w:sz w:val="18"/>
          <w:szCs w:val="16"/>
        </w:rPr>
        <w:t>පැවැත්වීම</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සුදුසුම</w:t>
      </w:r>
      <w:proofErr w:type="spellEnd"/>
      <w:r w:rsidRPr="008640F5">
        <w:rPr>
          <w:sz w:val="18"/>
          <w:szCs w:val="16"/>
        </w:rPr>
        <w:t xml:space="preserve"> </w:t>
      </w:r>
      <w:proofErr w:type="spellStart"/>
      <w:r w:rsidRPr="008640F5">
        <w:rPr>
          <w:sz w:val="18"/>
          <w:szCs w:val="16"/>
        </w:rPr>
        <w:t>තැනැත්තා</w:t>
      </w:r>
      <w:proofErr w:type="spellEnd"/>
      <w:r w:rsidRPr="008640F5">
        <w:rPr>
          <w:sz w:val="18"/>
          <w:szCs w:val="16"/>
        </w:rPr>
        <w:t xml:space="preserve"> </w:t>
      </w:r>
      <w:proofErr w:type="spellStart"/>
      <w:r w:rsidRPr="008640F5">
        <w:rPr>
          <w:sz w:val="18"/>
          <w:szCs w:val="16"/>
        </w:rPr>
        <w:t>තෝරාගෙන</w:t>
      </w:r>
      <w:proofErr w:type="spellEnd"/>
      <w:r w:rsidRPr="008640F5">
        <w:rPr>
          <w:sz w:val="18"/>
          <w:szCs w:val="16"/>
        </w:rPr>
        <w:t xml:space="preserve"> </w:t>
      </w:r>
      <w:proofErr w:type="spellStart"/>
      <w:r w:rsidRPr="008640F5">
        <w:rPr>
          <w:sz w:val="18"/>
          <w:szCs w:val="16"/>
        </w:rPr>
        <w:t>පත්වීම්</w:t>
      </w:r>
      <w:proofErr w:type="spellEnd"/>
      <w:r w:rsidRPr="008640F5">
        <w:rPr>
          <w:sz w:val="18"/>
          <w:szCs w:val="16"/>
        </w:rPr>
        <w:t xml:space="preserve"> </w:t>
      </w:r>
      <w:proofErr w:type="spellStart"/>
      <w:r w:rsidRPr="008640F5">
        <w:rPr>
          <w:sz w:val="18"/>
          <w:szCs w:val="16"/>
        </w:rPr>
        <w:t>ලිපිය</w:t>
      </w:r>
      <w:proofErr w:type="spellEnd"/>
      <w:r w:rsidRPr="008640F5">
        <w:rPr>
          <w:sz w:val="18"/>
          <w:szCs w:val="16"/>
        </w:rPr>
        <w:t xml:space="preserve"> </w:t>
      </w:r>
      <w:proofErr w:type="spellStart"/>
      <w:r w:rsidRPr="008640F5">
        <w:rPr>
          <w:sz w:val="18"/>
          <w:szCs w:val="16"/>
        </w:rPr>
        <w:t>ප්‍රදානය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w:t>
      </w:r>
    </w:p>
    <w:p w14:paraId="48F77975"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w:t>
      </w:r>
      <w:proofErr w:type="spellStart"/>
      <w:r w:rsidRPr="008640F5">
        <w:rPr>
          <w:i/>
          <w:sz w:val="18"/>
          <w:szCs w:val="16"/>
        </w:rPr>
        <w:t>සේවක</w:t>
      </w:r>
      <w:proofErr w:type="spellEnd"/>
      <w:r w:rsidRPr="008640F5">
        <w:rPr>
          <w:i/>
          <w:sz w:val="18"/>
          <w:szCs w:val="16"/>
        </w:rPr>
        <w:t xml:space="preserve"> </w:t>
      </w:r>
      <w:proofErr w:type="spellStart"/>
      <w:r w:rsidRPr="008640F5">
        <w:rPr>
          <w:i/>
          <w:sz w:val="18"/>
          <w:szCs w:val="16"/>
        </w:rPr>
        <w:t>බඳවා</w:t>
      </w:r>
      <w:proofErr w:type="spellEnd"/>
      <w:r w:rsidRPr="008640F5">
        <w:rPr>
          <w:i/>
          <w:sz w:val="18"/>
          <w:szCs w:val="16"/>
        </w:rPr>
        <w:t xml:space="preserve"> </w:t>
      </w:r>
      <w:proofErr w:type="spellStart"/>
      <w:r w:rsidRPr="008640F5">
        <w:rPr>
          <w:i/>
          <w:sz w:val="18"/>
          <w:szCs w:val="16"/>
        </w:rPr>
        <w:t>ගැනීම</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තෝරා</w:t>
      </w:r>
      <w:proofErr w:type="spellEnd"/>
      <w:r w:rsidRPr="008640F5">
        <w:rPr>
          <w:i/>
          <w:sz w:val="18"/>
          <w:szCs w:val="16"/>
        </w:rPr>
        <w:t xml:space="preserve"> </w:t>
      </w:r>
      <w:proofErr w:type="spellStart"/>
      <w:r w:rsidRPr="008640F5">
        <w:rPr>
          <w:i/>
          <w:sz w:val="18"/>
          <w:szCs w:val="16"/>
        </w:rPr>
        <w:t>ගැනීම</w:t>
      </w:r>
      <w:proofErr w:type="spellEnd"/>
      <w:r w:rsidRPr="008640F5">
        <w:rPr>
          <w:i/>
          <w:sz w:val="18"/>
          <w:szCs w:val="16"/>
        </w:rPr>
        <w:t>]</w:t>
      </w:r>
    </w:p>
    <w:p w14:paraId="58FB4A61" w14:textId="77777777" w:rsidR="00EA27FE" w:rsidRPr="008640F5" w:rsidRDefault="00000000">
      <w:pPr>
        <w:spacing w:after="240" w:line="360" w:lineRule="auto"/>
        <w:rPr>
          <w:sz w:val="18"/>
          <w:szCs w:val="16"/>
        </w:rPr>
      </w:pPr>
      <w:r w:rsidRPr="008640F5">
        <w:rPr>
          <w:b/>
          <w:sz w:val="18"/>
          <w:szCs w:val="16"/>
        </w:rPr>
        <w:t>Q60:</w:t>
      </w:r>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ආයතනයක</w:t>
      </w:r>
      <w:proofErr w:type="spellEnd"/>
      <w:r w:rsidRPr="008640F5">
        <w:rPr>
          <w:sz w:val="18"/>
          <w:szCs w:val="16"/>
        </w:rPr>
        <w:t xml:space="preserve"> </w:t>
      </w:r>
      <w:proofErr w:type="spellStart"/>
      <w:r w:rsidRPr="008640F5">
        <w:rPr>
          <w:sz w:val="18"/>
          <w:szCs w:val="16"/>
        </w:rPr>
        <w:t>සේවකයින්ගේ</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ඵලදායීතාව</w:t>
      </w:r>
      <w:proofErr w:type="spellEnd"/>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වැටී</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නිතර</w:t>
      </w:r>
      <w:proofErr w:type="spellEnd"/>
      <w:r w:rsidRPr="008640F5">
        <w:rPr>
          <w:sz w:val="18"/>
          <w:szCs w:val="16"/>
        </w:rPr>
        <w:t xml:space="preserve"> </w:t>
      </w:r>
      <w:proofErr w:type="spellStart"/>
      <w:r w:rsidRPr="008640F5">
        <w:rPr>
          <w:sz w:val="18"/>
          <w:szCs w:val="16"/>
        </w:rPr>
        <w:t>සේවයට</w:t>
      </w:r>
      <w:proofErr w:type="spellEnd"/>
      <w:r w:rsidRPr="008640F5">
        <w:rPr>
          <w:sz w:val="18"/>
          <w:szCs w:val="16"/>
        </w:rPr>
        <w:t xml:space="preserve"> </w:t>
      </w:r>
      <w:proofErr w:type="spellStart"/>
      <w:r w:rsidRPr="008640F5">
        <w:rPr>
          <w:sz w:val="18"/>
          <w:szCs w:val="16"/>
        </w:rPr>
        <w:t>වාර්තා</w:t>
      </w:r>
      <w:proofErr w:type="spellEnd"/>
      <w:r w:rsidRPr="008640F5">
        <w:rPr>
          <w:sz w:val="18"/>
          <w:szCs w:val="16"/>
        </w:rPr>
        <w:t xml:space="preserve"> </w:t>
      </w:r>
      <w:proofErr w:type="spellStart"/>
      <w:r w:rsidRPr="008640F5">
        <w:rPr>
          <w:sz w:val="18"/>
          <w:szCs w:val="16"/>
        </w:rPr>
        <w:t>නොකිරීමේ</w:t>
      </w:r>
      <w:proofErr w:type="spellEnd"/>
      <w:r w:rsidRPr="008640F5">
        <w:rPr>
          <w:sz w:val="18"/>
          <w:szCs w:val="16"/>
        </w:rPr>
        <w:t xml:space="preserve"> </w:t>
      </w:r>
      <w:proofErr w:type="spellStart"/>
      <w:r w:rsidRPr="008640F5">
        <w:rPr>
          <w:sz w:val="18"/>
          <w:szCs w:val="16"/>
        </w:rPr>
        <w:t>ප්‍රවණතාවක්</w:t>
      </w:r>
      <w:proofErr w:type="spellEnd"/>
      <w:r w:rsidRPr="008640F5">
        <w:rPr>
          <w:sz w:val="18"/>
          <w:szCs w:val="16"/>
        </w:rPr>
        <w:t xml:space="preserve"> </w:t>
      </w:r>
      <w:proofErr w:type="spellStart"/>
      <w:r w:rsidRPr="008640F5">
        <w:rPr>
          <w:sz w:val="18"/>
          <w:szCs w:val="16"/>
        </w:rPr>
        <w:t>දක්නට</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මෙම</w:t>
      </w:r>
      <w:proofErr w:type="spellEnd"/>
      <w:r w:rsidRPr="008640F5">
        <w:rPr>
          <w:sz w:val="18"/>
          <w:szCs w:val="16"/>
        </w:rPr>
        <w:t xml:space="preserve"> </w:t>
      </w:r>
      <w:proofErr w:type="spellStart"/>
      <w:r w:rsidRPr="008640F5">
        <w:rPr>
          <w:sz w:val="18"/>
          <w:szCs w:val="16"/>
        </w:rPr>
        <w:t>තත්ත්වය</w:t>
      </w:r>
      <w:proofErr w:type="spellEnd"/>
      <w:r w:rsidRPr="008640F5">
        <w:rPr>
          <w:sz w:val="18"/>
          <w:szCs w:val="16"/>
        </w:rPr>
        <w:t xml:space="preserve"> </w:t>
      </w:r>
      <w:proofErr w:type="spellStart"/>
      <w:r w:rsidRPr="008640F5">
        <w:rPr>
          <w:sz w:val="18"/>
          <w:szCs w:val="16"/>
        </w:rPr>
        <w:t>නිරාකරණය</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අභිප්‍රේරණය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කළමනාකාරිත්වයට</w:t>
      </w:r>
      <w:proofErr w:type="spellEnd"/>
      <w:r w:rsidRPr="008640F5">
        <w:rPr>
          <w:sz w:val="18"/>
          <w:szCs w:val="16"/>
        </w:rPr>
        <w:t xml:space="preserve"> </w:t>
      </w:r>
      <w:proofErr w:type="spellStart"/>
      <w:r w:rsidRPr="008640F5">
        <w:rPr>
          <w:sz w:val="18"/>
          <w:szCs w:val="16"/>
        </w:rPr>
        <w:t>යෙදිය</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ප්‍රායෝගික</w:t>
      </w:r>
      <w:proofErr w:type="spellEnd"/>
      <w:r w:rsidRPr="008640F5">
        <w:rPr>
          <w:sz w:val="18"/>
          <w:szCs w:val="16"/>
        </w:rPr>
        <w:t xml:space="preserve"> </w:t>
      </w:r>
      <w:proofErr w:type="spellStart"/>
      <w:r w:rsidRPr="008640F5">
        <w:rPr>
          <w:sz w:val="18"/>
          <w:szCs w:val="16"/>
        </w:rPr>
        <w:t>පියවර</w:t>
      </w:r>
      <w:proofErr w:type="spellEnd"/>
      <w:r w:rsidRPr="008640F5">
        <w:rPr>
          <w:sz w:val="18"/>
          <w:szCs w:val="16"/>
        </w:rPr>
        <w:t xml:space="preserve"> 3ක් </w:t>
      </w:r>
      <w:proofErr w:type="spellStart"/>
      <w:r w:rsidRPr="008640F5">
        <w:rPr>
          <w:sz w:val="18"/>
          <w:szCs w:val="16"/>
        </w:rPr>
        <w:t>සකස්</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w:t>
      </w:r>
    </w:p>
    <w:p w14:paraId="3B615304" w14:textId="77777777" w:rsidR="00EA27FE" w:rsidRPr="008640F5" w:rsidRDefault="00000000">
      <w:pPr>
        <w:spacing w:after="240" w:line="360" w:lineRule="auto"/>
        <w:rPr>
          <w:sz w:val="18"/>
          <w:szCs w:val="16"/>
        </w:rPr>
      </w:pPr>
      <w:r w:rsidRPr="008640F5">
        <w:rPr>
          <w:b/>
          <w:sz w:val="18"/>
          <w:szCs w:val="16"/>
        </w:rPr>
        <w:t>A60:</w:t>
      </w:r>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අභිප්‍රේරණය</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ඵලදායීතාව</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නැංවීමට</w:t>
      </w:r>
      <w:proofErr w:type="spellEnd"/>
      <w:r w:rsidRPr="008640F5">
        <w:rPr>
          <w:sz w:val="18"/>
          <w:szCs w:val="16"/>
        </w:rPr>
        <w:t xml:space="preserve"> </w:t>
      </w:r>
      <w:proofErr w:type="spellStart"/>
      <w:r w:rsidRPr="008640F5">
        <w:rPr>
          <w:sz w:val="18"/>
          <w:szCs w:val="16"/>
        </w:rPr>
        <w:t>කළමනාකාරිත්වයට</w:t>
      </w:r>
      <w:proofErr w:type="spellEnd"/>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පියවර</w:t>
      </w:r>
      <w:proofErr w:type="spellEnd"/>
      <w:r w:rsidRPr="008640F5">
        <w:rPr>
          <w:sz w:val="18"/>
          <w:szCs w:val="16"/>
        </w:rPr>
        <w:t xml:space="preserve"> </w:t>
      </w:r>
      <w:proofErr w:type="spellStart"/>
      <w:r w:rsidRPr="008640F5">
        <w:rPr>
          <w:sz w:val="18"/>
          <w:szCs w:val="16"/>
        </w:rPr>
        <w:t>යෙදිය</w:t>
      </w:r>
      <w:proofErr w:type="spellEnd"/>
      <w:r w:rsidRPr="008640F5">
        <w:rPr>
          <w:sz w:val="18"/>
          <w:szCs w:val="16"/>
        </w:rPr>
        <w:t xml:space="preserve"> </w:t>
      </w:r>
      <w:proofErr w:type="spellStart"/>
      <w:r w:rsidRPr="008640F5">
        <w:rPr>
          <w:sz w:val="18"/>
          <w:szCs w:val="16"/>
        </w:rPr>
        <w:t>හැකිය</w:t>
      </w:r>
      <w:proofErr w:type="spellEnd"/>
      <w:r w:rsidRPr="008640F5">
        <w:rPr>
          <w:sz w:val="18"/>
          <w:szCs w:val="16"/>
        </w:rPr>
        <w:t xml:space="preserve">: 1.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ඉලක්ක</w:t>
      </w:r>
      <w:proofErr w:type="spellEnd"/>
      <w:r w:rsidRPr="008640F5">
        <w:rPr>
          <w:sz w:val="18"/>
          <w:szCs w:val="16"/>
        </w:rPr>
        <w:t xml:space="preserve"> </w:t>
      </w:r>
      <w:proofErr w:type="spellStart"/>
      <w:r w:rsidRPr="008640F5">
        <w:rPr>
          <w:sz w:val="18"/>
          <w:szCs w:val="16"/>
        </w:rPr>
        <w:t>සපෝරන</w:t>
      </w:r>
      <w:proofErr w:type="spellEnd"/>
      <w:r w:rsidRPr="008640F5">
        <w:rPr>
          <w:sz w:val="18"/>
          <w:szCs w:val="16"/>
        </w:rPr>
        <w:t xml:space="preserve"> </w:t>
      </w:r>
      <w:proofErr w:type="spellStart"/>
      <w:r w:rsidRPr="008640F5">
        <w:rPr>
          <w:sz w:val="18"/>
          <w:szCs w:val="16"/>
        </w:rPr>
        <w:t>සේවකයින්ට</w:t>
      </w:r>
      <w:proofErr w:type="spellEnd"/>
      <w:r w:rsidRPr="008640F5">
        <w:rPr>
          <w:sz w:val="18"/>
          <w:szCs w:val="16"/>
        </w:rPr>
        <w:t xml:space="preserve"> </w:t>
      </w:r>
      <w:proofErr w:type="spellStart"/>
      <w:r w:rsidRPr="008640F5">
        <w:rPr>
          <w:sz w:val="18"/>
          <w:szCs w:val="16"/>
        </w:rPr>
        <w:t>අතිරේක</w:t>
      </w:r>
      <w:proofErr w:type="spellEnd"/>
      <w:r w:rsidRPr="008640F5">
        <w:rPr>
          <w:sz w:val="18"/>
          <w:szCs w:val="16"/>
        </w:rPr>
        <w:t xml:space="preserve"> </w:t>
      </w:r>
      <w:proofErr w:type="spellStart"/>
      <w:r w:rsidRPr="008640F5">
        <w:rPr>
          <w:sz w:val="18"/>
          <w:szCs w:val="16"/>
        </w:rPr>
        <w:t>මූල්‍ය</w:t>
      </w:r>
      <w:proofErr w:type="spellEnd"/>
      <w:r w:rsidRPr="008640F5">
        <w:rPr>
          <w:sz w:val="18"/>
          <w:szCs w:val="16"/>
        </w:rPr>
        <w:t xml:space="preserve"> </w:t>
      </w:r>
      <w:proofErr w:type="spellStart"/>
      <w:r w:rsidRPr="008640F5">
        <w:rPr>
          <w:sz w:val="18"/>
          <w:szCs w:val="16"/>
        </w:rPr>
        <w:t>දීමනා</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බෝනස්</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දීමේ</w:t>
      </w:r>
      <w:proofErr w:type="spellEnd"/>
      <w:r w:rsidRPr="008640F5">
        <w:rPr>
          <w:sz w:val="18"/>
          <w:szCs w:val="16"/>
        </w:rPr>
        <w:t xml:space="preserve"> </w:t>
      </w:r>
      <w:proofErr w:type="spellStart"/>
      <w:r w:rsidRPr="008640F5">
        <w:rPr>
          <w:sz w:val="18"/>
          <w:szCs w:val="16"/>
        </w:rPr>
        <w:t>ක්‍රමවේදයක්</w:t>
      </w:r>
      <w:proofErr w:type="spellEnd"/>
      <w:r w:rsidRPr="008640F5">
        <w:rPr>
          <w:sz w:val="18"/>
          <w:szCs w:val="16"/>
        </w:rPr>
        <w:t xml:space="preserve"> </w:t>
      </w:r>
      <w:proofErr w:type="spellStart"/>
      <w:r w:rsidRPr="008640F5">
        <w:rPr>
          <w:sz w:val="18"/>
          <w:szCs w:val="16"/>
        </w:rPr>
        <w:t>හඳුන්වා</w:t>
      </w:r>
      <w:proofErr w:type="spellEnd"/>
      <w:r w:rsidRPr="008640F5">
        <w:rPr>
          <w:sz w:val="18"/>
          <w:szCs w:val="16"/>
        </w:rPr>
        <w:t xml:space="preserve"> </w:t>
      </w:r>
      <w:proofErr w:type="spellStart"/>
      <w:r w:rsidRPr="008640F5">
        <w:rPr>
          <w:sz w:val="18"/>
          <w:szCs w:val="16"/>
        </w:rPr>
        <w:t>දීම</w:t>
      </w:r>
      <w:proofErr w:type="spellEnd"/>
      <w:r w:rsidRPr="008640F5">
        <w:rPr>
          <w:sz w:val="18"/>
          <w:szCs w:val="16"/>
        </w:rPr>
        <w:t xml:space="preserve">. 2. </w:t>
      </w:r>
      <w:proofErr w:type="spellStart"/>
      <w:r w:rsidRPr="008640F5">
        <w:rPr>
          <w:sz w:val="18"/>
          <w:szCs w:val="16"/>
        </w:rPr>
        <w:t>සේවකයින්ගේ</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පරිසරය</w:t>
      </w:r>
      <w:proofErr w:type="spellEnd"/>
      <w:r w:rsidRPr="008640F5">
        <w:rPr>
          <w:sz w:val="18"/>
          <w:szCs w:val="16"/>
        </w:rPr>
        <w:t xml:space="preserve"> (</w:t>
      </w:r>
      <w:proofErr w:type="spellStart"/>
      <w:r w:rsidRPr="008640F5">
        <w:rPr>
          <w:sz w:val="18"/>
          <w:szCs w:val="16"/>
        </w:rPr>
        <w:t>ආරක්ෂිත</w:t>
      </w:r>
      <w:proofErr w:type="spellEnd"/>
      <w:r w:rsidRPr="008640F5">
        <w:rPr>
          <w:sz w:val="18"/>
          <w:szCs w:val="16"/>
        </w:rPr>
        <w:t xml:space="preserve"> </w:t>
      </w:r>
      <w:proofErr w:type="spellStart"/>
      <w:r w:rsidRPr="008640F5">
        <w:rPr>
          <w:sz w:val="18"/>
          <w:szCs w:val="16"/>
        </w:rPr>
        <w:t>පහසුකම්</w:t>
      </w:r>
      <w:proofErr w:type="spellEnd"/>
      <w:r w:rsidRPr="008640F5">
        <w:rPr>
          <w:sz w:val="18"/>
          <w:szCs w:val="16"/>
        </w:rPr>
        <w:t xml:space="preserve">, </w:t>
      </w:r>
      <w:proofErr w:type="spellStart"/>
      <w:r w:rsidRPr="008640F5">
        <w:rPr>
          <w:sz w:val="18"/>
          <w:szCs w:val="16"/>
        </w:rPr>
        <w:t>ආපනශාලා</w:t>
      </w:r>
      <w:proofErr w:type="spellEnd"/>
      <w:r w:rsidRPr="008640F5">
        <w:rPr>
          <w:sz w:val="18"/>
          <w:szCs w:val="16"/>
        </w:rPr>
        <w:t xml:space="preserve">, </w:t>
      </w:r>
      <w:proofErr w:type="spellStart"/>
      <w:r w:rsidRPr="008640F5">
        <w:rPr>
          <w:sz w:val="18"/>
          <w:szCs w:val="16"/>
        </w:rPr>
        <w:t>විශ්‍රාම</w:t>
      </w:r>
      <w:proofErr w:type="spellEnd"/>
      <w:r w:rsidRPr="008640F5">
        <w:rPr>
          <w:sz w:val="18"/>
          <w:szCs w:val="16"/>
        </w:rPr>
        <w:t xml:space="preserve"> </w:t>
      </w:r>
      <w:proofErr w:type="spellStart"/>
      <w:r w:rsidRPr="008640F5">
        <w:rPr>
          <w:sz w:val="18"/>
          <w:szCs w:val="16"/>
        </w:rPr>
        <w:t>පහසුකම්</w:t>
      </w:r>
      <w:proofErr w:type="spellEnd"/>
      <w:r w:rsidRPr="008640F5">
        <w:rPr>
          <w:sz w:val="18"/>
          <w:szCs w:val="16"/>
        </w:rPr>
        <w:t xml:space="preserve">) </w:t>
      </w:r>
      <w:proofErr w:type="spellStart"/>
      <w:r w:rsidRPr="008640F5">
        <w:rPr>
          <w:sz w:val="18"/>
          <w:szCs w:val="16"/>
        </w:rPr>
        <w:t>වැඩිදියුණු</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3. </w:t>
      </w:r>
      <w:proofErr w:type="spellStart"/>
      <w:r w:rsidRPr="008640F5">
        <w:rPr>
          <w:sz w:val="18"/>
          <w:szCs w:val="16"/>
        </w:rPr>
        <w:t>සේවකයින්ගේ</w:t>
      </w:r>
      <w:proofErr w:type="spellEnd"/>
      <w:r w:rsidRPr="008640F5">
        <w:rPr>
          <w:sz w:val="18"/>
          <w:szCs w:val="16"/>
        </w:rPr>
        <w:t xml:space="preserve"> </w:t>
      </w:r>
      <w:proofErr w:type="spellStart"/>
      <w:r w:rsidRPr="008640F5">
        <w:rPr>
          <w:sz w:val="18"/>
          <w:szCs w:val="16"/>
        </w:rPr>
        <w:t>හොඳ</w:t>
      </w:r>
      <w:proofErr w:type="spellEnd"/>
      <w:r w:rsidRPr="008640F5">
        <w:rPr>
          <w:sz w:val="18"/>
          <w:szCs w:val="16"/>
        </w:rPr>
        <w:t xml:space="preserve"> </w:t>
      </w:r>
      <w:proofErr w:type="spellStart"/>
      <w:r w:rsidRPr="008640F5">
        <w:rPr>
          <w:sz w:val="18"/>
          <w:szCs w:val="16"/>
        </w:rPr>
        <w:t>කාර්යසාධනය</w:t>
      </w:r>
      <w:proofErr w:type="spellEnd"/>
      <w:r w:rsidRPr="008640F5">
        <w:rPr>
          <w:sz w:val="18"/>
          <w:szCs w:val="16"/>
        </w:rPr>
        <w:t xml:space="preserve"> </w:t>
      </w:r>
      <w:proofErr w:type="spellStart"/>
      <w:r w:rsidRPr="008640F5">
        <w:rPr>
          <w:sz w:val="18"/>
          <w:szCs w:val="16"/>
        </w:rPr>
        <w:t>අගය</w:t>
      </w:r>
      <w:proofErr w:type="spellEnd"/>
      <w:r w:rsidRPr="008640F5">
        <w:rPr>
          <w:sz w:val="18"/>
          <w:szCs w:val="16"/>
        </w:rPr>
        <w:t xml:space="preserve"> </w:t>
      </w:r>
      <w:proofErr w:type="spellStart"/>
      <w:r w:rsidRPr="008640F5">
        <w:rPr>
          <w:sz w:val="18"/>
          <w:szCs w:val="16"/>
        </w:rPr>
        <w:t>කරමින්</w:t>
      </w:r>
      <w:proofErr w:type="spellEnd"/>
      <w:r w:rsidRPr="008640F5">
        <w:rPr>
          <w:sz w:val="18"/>
          <w:szCs w:val="16"/>
        </w:rPr>
        <w:t xml:space="preserve"> </w:t>
      </w:r>
      <w:proofErr w:type="spellStart"/>
      <w:r w:rsidRPr="008640F5">
        <w:rPr>
          <w:sz w:val="18"/>
          <w:szCs w:val="16"/>
        </w:rPr>
        <w:t>හොඳම</w:t>
      </w:r>
      <w:proofErr w:type="spellEnd"/>
      <w:r w:rsidRPr="008640F5">
        <w:rPr>
          <w:sz w:val="18"/>
          <w:szCs w:val="16"/>
        </w:rPr>
        <w:t xml:space="preserve"> </w:t>
      </w:r>
      <w:proofErr w:type="spellStart"/>
      <w:r w:rsidRPr="008640F5">
        <w:rPr>
          <w:sz w:val="18"/>
          <w:szCs w:val="16"/>
        </w:rPr>
        <w:t>සේවකයා</w:t>
      </w:r>
      <w:proofErr w:type="spellEnd"/>
      <w:r w:rsidRPr="008640F5">
        <w:rPr>
          <w:sz w:val="18"/>
          <w:szCs w:val="16"/>
        </w:rPr>
        <w:t xml:space="preserve"> </w:t>
      </w:r>
      <w:proofErr w:type="spellStart"/>
      <w:r w:rsidRPr="008640F5">
        <w:rPr>
          <w:sz w:val="18"/>
          <w:szCs w:val="16"/>
        </w:rPr>
        <w:t>තේරීම</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සම්මාන</w:t>
      </w:r>
      <w:proofErr w:type="spellEnd"/>
      <w:r w:rsidRPr="008640F5">
        <w:rPr>
          <w:sz w:val="18"/>
          <w:szCs w:val="16"/>
        </w:rPr>
        <w:t xml:space="preserve"> </w:t>
      </w:r>
      <w:proofErr w:type="spellStart"/>
      <w:r w:rsidRPr="008640F5">
        <w:rPr>
          <w:sz w:val="18"/>
          <w:szCs w:val="16"/>
        </w:rPr>
        <w:t>පිරිනැමීම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යහපත්</w:t>
      </w:r>
      <w:proofErr w:type="spellEnd"/>
      <w:r w:rsidRPr="008640F5">
        <w:rPr>
          <w:sz w:val="18"/>
          <w:szCs w:val="16"/>
        </w:rPr>
        <w:t xml:space="preserve"> </w:t>
      </w:r>
      <w:proofErr w:type="spellStart"/>
      <w:r w:rsidRPr="008640F5">
        <w:rPr>
          <w:sz w:val="18"/>
          <w:szCs w:val="16"/>
        </w:rPr>
        <w:t>සන්නිවේදනයක්</w:t>
      </w:r>
      <w:proofErr w:type="spellEnd"/>
      <w:r w:rsidRPr="008640F5">
        <w:rPr>
          <w:sz w:val="18"/>
          <w:szCs w:val="16"/>
        </w:rPr>
        <w:t xml:space="preserve"> </w:t>
      </w:r>
      <w:proofErr w:type="spellStart"/>
      <w:r w:rsidRPr="008640F5">
        <w:rPr>
          <w:sz w:val="18"/>
          <w:szCs w:val="16"/>
        </w:rPr>
        <w:t>පවත්වා</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w:t>
      </w:r>
    </w:p>
    <w:p w14:paraId="1FBA89E3"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w:t>
      </w:r>
      <w:proofErr w:type="spellStart"/>
      <w:r w:rsidRPr="008640F5">
        <w:rPr>
          <w:i/>
          <w:sz w:val="18"/>
          <w:szCs w:val="16"/>
        </w:rPr>
        <w:t>අභිප්‍රේරණය</w:t>
      </w:r>
      <w:proofErr w:type="spellEnd"/>
      <w:r w:rsidRPr="008640F5">
        <w:rPr>
          <w:i/>
          <w:sz w:val="18"/>
          <w:szCs w:val="16"/>
        </w:rPr>
        <w:t>]</w:t>
      </w:r>
    </w:p>
    <w:p w14:paraId="52487D3D" w14:textId="77777777" w:rsidR="00EA27FE" w:rsidRPr="008640F5" w:rsidRDefault="00000000">
      <w:pPr>
        <w:spacing w:after="240" w:line="360" w:lineRule="auto"/>
        <w:rPr>
          <w:sz w:val="18"/>
          <w:szCs w:val="16"/>
        </w:rPr>
      </w:pPr>
      <w:r w:rsidRPr="008640F5">
        <w:rPr>
          <w:b/>
          <w:sz w:val="18"/>
          <w:szCs w:val="16"/>
        </w:rPr>
        <w:t>Q61:</w:t>
      </w:r>
      <w:r w:rsidRPr="008640F5">
        <w:rPr>
          <w:sz w:val="18"/>
          <w:szCs w:val="16"/>
        </w:rPr>
        <w:t xml:space="preserve"> </w:t>
      </w:r>
      <w:proofErr w:type="spellStart"/>
      <w:r w:rsidRPr="008640F5">
        <w:rPr>
          <w:sz w:val="18"/>
          <w:szCs w:val="16"/>
        </w:rPr>
        <w:t>ආයතනයක</w:t>
      </w:r>
      <w:proofErr w:type="spellEnd"/>
      <w:r w:rsidRPr="008640F5">
        <w:rPr>
          <w:sz w:val="18"/>
          <w:szCs w:val="16"/>
        </w:rPr>
        <w:t xml:space="preserve"> </w:t>
      </w:r>
      <w:proofErr w:type="spellStart"/>
      <w:r w:rsidRPr="008640F5">
        <w:rPr>
          <w:sz w:val="18"/>
          <w:szCs w:val="16"/>
        </w:rPr>
        <w:t>පුරප්පාඩුවක්</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අභ්‍යන්තර</w:t>
      </w:r>
      <w:proofErr w:type="spellEnd"/>
      <w:r w:rsidRPr="008640F5">
        <w:rPr>
          <w:sz w:val="18"/>
          <w:szCs w:val="16"/>
        </w:rPr>
        <w:t xml:space="preserve"> </w:t>
      </w:r>
      <w:proofErr w:type="spellStart"/>
      <w:r w:rsidRPr="008640F5">
        <w:rPr>
          <w:sz w:val="18"/>
          <w:szCs w:val="16"/>
        </w:rPr>
        <w:t>මූලාශ්‍රවලින්</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බඳවා</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මූලාශ්‍රවලින්</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බඳවා</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සංසන්දනාත්මක</w:t>
      </w:r>
      <w:proofErr w:type="spellEnd"/>
      <w:r w:rsidRPr="008640F5">
        <w:rPr>
          <w:sz w:val="18"/>
          <w:szCs w:val="16"/>
        </w:rPr>
        <w:t xml:space="preserve"> </w:t>
      </w:r>
      <w:proofErr w:type="spellStart"/>
      <w:r w:rsidRPr="008640F5">
        <w:rPr>
          <w:sz w:val="18"/>
          <w:szCs w:val="16"/>
        </w:rPr>
        <w:t>විශ්ලේෂණයක්</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41F97AB5" w14:textId="77777777" w:rsidR="00EA27FE" w:rsidRPr="008640F5" w:rsidRDefault="00000000">
      <w:pPr>
        <w:spacing w:after="240" w:line="360" w:lineRule="auto"/>
        <w:rPr>
          <w:sz w:val="18"/>
          <w:szCs w:val="16"/>
        </w:rPr>
      </w:pPr>
      <w:r w:rsidRPr="008640F5">
        <w:rPr>
          <w:b/>
          <w:sz w:val="18"/>
          <w:szCs w:val="16"/>
        </w:rPr>
        <w:t>A61:</w:t>
      </w:r>
      <w:r w:rsidRPr="008640F5">
        <w:rPr>
          <w:sz w:val="18"/>
          <w:szCs w:val="16"/>
        </w:rPr>
        <w:t xml:space="preserve"> </w:t>
      </w:r>
      <w:proofErr w:type="spellStart"/>
      <w:r w:rsidRPr="008640F5">
        <w:rPr>
          <w:sz w:val="18"/>
          <w:szCs w:val="16"/>
        </w:rPr>
        <w:t>අභ්‍යන්තර</w:t>
      </w:r>
      <w:proofErr w:type="spellEnd"/>
      <w:r w:rsidRPr="008640F5">
        <w:rPr>
          <w:sz w:val="18"/>
          <w:szCs w:val="16"/>
        </w:rPr>
        <w:t xml:space="preserve"> </w:t>
      </w:r>
      <w:proofErr w:type="spellStart"/>
      <w:r w:rsidRPr="008640F5">
        <w:rPr>
          <w:sz w:val="18"/>
          <w:szCs w:val="16"/>
        </w:rPr>
        <w:t>බඳවා</w:t>
      </w:r>
      <w:proofErr w:type="spellEnd"/>
      <w:r w:rsidRPr="008640F5">
        <w:rPr>
          <w:sz w:val="18"/>
          <w:szCs w:val="16"/>
        </w:rPr>
        <w:t xml:space="preserve"> </w:t>
      </w:r>
      <w:proofErr w:type="spellStart"/>
      <w:r w:rsidRPr="008640F5">
        <w:rPr>
          <w:sz w:val="18"/>
          <w:szCs w:val="16"/>
        </w:rPr>
        <w:t>ගැනීමේදී</w:t>
      </w:r>
      <w:proofErr w:type="spellEnd"/>
      <w:r w:rsidRPr="008640F5">
        <w:rPr>
          <w:sz w:val="18"/>
          <w:szCs w:val="16"/>
        </w:rPr>
        <w:t xml:space="preserve"> </w:t>
      </w:r>
      <w:proofErr w:type="spellStart"/>
      <w:r w:rsidRPr="008640F5">
        <w:rPr>
          <w:sz w:val="18"/>
          <w:szCs w:val="16"/>
        </w:rPr>
        <w:t>දැනට</w:t>
      </w:r>
      <w:proofErr w:type="spellEnd"/>
      <w:r w:rsidRPr="008640F5">
        <w:rPr>
          <w:sz w:val="18"/>
          <w:szCs w:val="16"/>
        </w:rPr>
        <w:t xml:space="preserve"> </w:t>
      </w:r>
      <w:proofErr w:type="spellStart"/>
      <w:r w:rsidRPr="008640F5">
        <w:rPr>
          <w:sz w:val="18"/>
          <w:szCs w:val="16"/>
        </w:rPr>
        <w:t>සිටින</w:t>
      </w:r>
      <w:proofErr w:type="spellEnd"/>
      <w:r w:rsidRPr="008640F5">
        <w:rPr>
          <w:sz w:val="18"/>
          <w:szCs w:val="16"/>
        </w:rPr>
        <w:t xml:space="preserve"> </w:t>
      </w:r>
      <w:proofErr w:type="spellStart"/>
      <w:r w:rsidRPr="008640F5">
        <w:rPr>
          <w:sz w:val="18"/>
          <w:szCs w:val="16"/>
        </w:rPr>
        <w:t>සේවකයින්ගේ</w:t>
      </w:r>
      <w:proofErr w:type="spellEnd"/>
      <w:r w:rsidRPr="008640F5">
        <w:rPr>
          <w:sz w:val="18"/>
          <w:szCs w:val="16"/>
        </w:rPr>
        <w:t xml:space="preserve"> </w:t>
      </w:r>
      <w:proofErr w:type="spellStart"/>
      <w:r w:rsidRPr="008640F5">
        <w:rPr>
          <w:sz w:val="18"/>
          <w:szCs w:val="16"/>
        </w:rPr>
        <w:t>චරිතය</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දක්ෂතා</w:t>
      </w:r>
      <w:proofErr w:type="spellEnd"/>
      <w:r w:rsidRPr="008640F5">
        <w:rPr>
          <w:sz w:val="18"/>
          <w:szCs w:val="16"/>
        </w:rPr>
        <w:t xml:space="preserve"> </w:t>
      </w:r>
      <w:proofErr w:type="spellStart"/>
      <w:r w:rsidRPr="008640F5">
        <w:rPr>
          <w:sz w:val="18"/>
          <w:szCs w:val="16"/>
        </w:rPr>
        <w:t>පිළිබඳ</w:t>
      </w:r>
      <w:proofErr w:type="spellEnd"/>
      <w:r w:rsidRPr="008640F5">
        <w:rPr>
          <w:sz w:val="18"/>
          <w:szCs w:val="16"/>
        </w:rPr>
        <w:t xml:space="preserve"> </w:t>
      </w:r>
      <w:proofErr w:type="spellStart"/>
      <w:r w:rsidRPr="008640F5">
        <w:rPr>
          <w:sz w:val="18"/>
          <w:szCs w:val="16"/>
        </w:rPr>
        <w:t>ආයතනය</w:t>
      </w:r>
      <w:proofErr w:type="spellEnd"/>
      <w:r w:rsidRPr="008640F5">
        <w:rPr>
          <w:sz w:val="18"/>
          <w:szCs w:val="16"/>
        </w:rPr>
        <w:t xml:space="preserve"> </w:t>
      </w:r>
      <w:proofErr w:type="spellStart"/>
      <w:r w:rsidRPr="008640F5">
        <w:rPr>
          <w:sz w:val="18"/>
          <w:szCs w:val="16"/>
        </w:rPr>
        <w:t>හොඳින්</w:t>
      </w:r>
      <w:proofErr w:type="spellEnd"/>
      <w:r w:rsidRPr="008640F5">
        <w:rPr>
          <w:sz w:val="18"/>
          <w:szCs w:val="16"/>
        </w:rPr>
        <w:t xml:space="preserve"> </w:t>
      </w:r>
      <w:proofErr w:type="spellStart"/>
      <w:r w:rsidRPr="008640F5">
        <w:rPr>
          <w:sz w:val="18"/>
          <w:szCs w:val="16"/>
        </w:rPr>
        <w:t>දන්නා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අභිප්‍රේරණය</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තවද</w:t>
      </w:r>
      <w:proofErr w:type="spellEnd"/>
      <w:r w:rsidRPr="008640F5">
        <w:rPr>
          <w:sz w:val="18"/>
          <w:szCs w:val="16"/>
        </w:rPr>
        <w:t xml:space="preserve"> </w:t>
      </w:r>
      <w:proofErr w:type="spellStart"/>
      <w:r w:rsidRPr="008640F5">
        <w:rPr>
          <w:sz w:val="18"/>
          <w:szCs w:val="16"/>
        </w:rPr>
        <w:t>කාලය</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පිරිවැය</w:t>
      </w:r>
      <w:proofErr w:type="spellEnd"/>
      <w:r w:rsidRPr="008640F5">
        <w:rPr>
          <w:sz w:val="18"/>
          <w:szCs w:val="16"/>
        </w:rPr>
        <w:t xml:space="preserve"> </w:t>
      </w:r>
      <w:proofErr w:type="spellStart"/>
      <w:r w:rsidRPr="008640F5">
        <w:rPr>
          <w:sz w:val="18"/>
          <w:szCs w:val="16"/>
        </w:rPr>
        <w:t>අඩුය</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අදහස්</w:t>
      </w:r>
      <w:proofErr w:type="spellEnd"/>
      <w:r w:rsidRPr="008640F5">
        <w:rPr>
          <w:sz w:val="18"/>
          <w:szCs w:val="16"/>
        </w:rPr>
        <w:t xml:space="preserve"> </w:t>
      </w:r>
      <w:proofErr w:type="spellStart"/>
      <w:r w:rsidRPr="008640F5">
        <w:rPr>
          <w:sz w:val="18"/>
          <w:szCs w:val="16"/>
        </w:rPr>
        <w:t>ආයතනයට</w:t>
      </w:r>
      <w:proofErr w:type="spellEnd"/>
      <w:r w:rsidRPr="008640F5">
        <w:rPr>
          <w:sz w:val="18"/>
          <w:szCs w:val="16"/>
        </w:rPr>
        <w:t xml:space="preserve"> </w:t>
      </w:r>
      <w:proofErr w:type="spellStart"/>
      <w:r w:rsidRPr="008640F5">
        <w:rPr>
          <w:sz w:val="18"/>
          <w:szCs w:val="16"/>
        </w:rPr>
        <w:t>නොලැබේ</w:t>
      </w:r>
      <w:proofErr w:type="spellEnd"/>
      <w:r w:rsidRPr="008640F5">
        <w:rPr>
          <w:sz w:val="18"/>
          <w:szCs w:val="16"/>
        </w:rPr>
        <w:t xml:space="preserve">. </w:t>
      </w:r>
      <w:proofErr w:type="spellStart"/>
      <w:r w:rsidRPr="008640F5">
        <w:rPr>
          <w:sz w:val="18"/>
          <w:szCs w:val="16"/>
        </w:rPr>
        <w:t>අනෙක්</w:t>
      </w:r>
      <w:proofErr w:type="spellEnd"/>
      <w:r w:rsidRPr="008640F5">
        <w:rPr>
          <w:sz w:val="18"/>
          <w:szCs w:val="16"/>
        </w:rPr>
        <w:t xml:space="preserve"> </w:t>
      </w:r>
      <w:proofErr w:type="spellStart"/>
      <w:r w:rsidRPr="008640F5">
        <w:rPr>
          <w:sz w:val="18"/>
          <w:szCs w:val="16"/>
        </w:rPr>
        <w:t>අතට</w:t>
      </w:r>
      <w:proofErr w:type="spellEnd"/>
      <w:r w:rsidRPr="008640F5">
        <w:rPr>
          <w:sz w:val="18"/>
          <w:szCs w:val="16"/>
        </w:rPr>
        <w:t xml:space="preserve">, </w:t>
      </w:r>
      <w:proofErr w:type="spellStart"/>
      <w:r w:rsidRPr="008640F5">
        <w:rPr>
          <w:sz w:val="18"/>
          <w:szCs w:val="16"/>
        </w:rPr>
        <w:t>බාහිර</w:t>
      </w:r>
      <w:proofErr w:type="spellEnd"/>
      <w:r w:rsidRPr="008640F5">
        <w:rPr>
          <w:sz w:val="18"/>
          <w:szCs w:val="16"/>
        </w:rPr>
        <w:t xml:space="preserve"> </w:t>
      </w:r>
      <w:proofErr w:type="spellStart"/>
      <w:r w:rsidRPr="008640F5">
        <w:rPr>
          <w:sz w:val="18"/>
          <w:szCs w:val="16"/>
        </w:rPr>
        <w:t>බඳවා</w:t>
      </w:r>
      <w:proofErr w:type="spellEnd"/>
      <w:r w:rsidRPr="008640F5">
        <w:rPr>
          <w:sz w:val="18"/>
          <w:szCs w:val="16"/>
        </w:rPr>
        <w:t xml:space="preserve"> </w:t>
      </w:r>
      <w:proofErr w:type="spellStart"/>
      <w:r w:rsidRPr="008640F5">
        <w:rPr>
          <w:sz w:val="18"/>
          <w:szCs w:val="16"/>
        </w:rPr>
        <w:t>ගැනීමේදී</w:t>
      </w:r>
      <w:proofErr w:type="spellEnd"/>
      <w:r w:rsidRPr="008640F5">
        <w:rPr>
          <w:sz w:val="18"/>
          <w:szCs w:val="16"/>
        </w:rPr>
        <w:t xml:space="preserve"> </w:t>
      </w:r>
      <w:proofErr w:type="spellStart"/>
      <w:r w:rsidRPr="008640F5">
        <w:rPr>
          <w:sz w:val="18"/>
          <w:szCs w:val="16"/>
        </w:rPr>
        <w:t>ආයතනයට</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තාක්ෂණය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අලුත්</w:t>
      </w:r>
      <w:proofErr w:type="spellEnd"/>
      <w:r w:rsidRPr="008640F5">
        <w:rPr>
          <w:sz w:val="18"/>
          <w:szCs w:val="16"/>
        </w:rPr>
        <w:t xml:space="preserve"> </w:t>
      </w:r>
      <w:proofErr w:type="spellStart"/>
      <w:r w:rsidRPr="008640F5">
        <w:rPr>
          <w:sz w:val="18"/>
          <w:szCs w:val="16"/>
        </w:rPr>
        <w:t>අදහස්</w:t>
      </w:r>
      <w:proofErr w:type="spellEnd"/>
      <w:r w:rsidRPr="008640F5">
        <w:rPr>
          <w:sz w:val="18"/>
          <w:szCs w:val="16"/>
        </w:rPr>
        <w:t xml:space="preserve"> </w:t>
      </w:r>
      <w:proofErr w:type="spellStart"/>
      <w:r w:rsidRPr="008640F5">
        <w:rPr>
          <w:sz w:val="18"/>
          <w:szCs w:val="16"/>
        </w:rPr>
        <w:t>සහිත</w:t>
      </w:r>
      <w:proofErr w:type="spellEnd"/>
      <w:r w:rsidRPr="008640F5">
        <w:rPr>
          <w:sz w:val="18"/>
          <w:szCs w:val="16"/>
        </w:rPr>
        <w:t xml:space="preserve"> </w:t>
      </w:r>
      <w:proofErr w:type="spellStart"/>
      <w:r w:rsidRPr="008640F5">
        <w:rPr>
          <w:sz w:val="18"/>
          <w:szCs w:val="16"/>
        </w:rPr>
        <w:t>පුළුල්</w:t>
      </w:r>
      <w:proofErr w:type="spellEnd"/>
      <w:r w:rsidRPr="008640F5">
        <w:rPr>
          <w:sz w:val="18"/>
          <w:szCs w:val="16"/>
        </w:rPr>
        <w:t xml:space="preserve"> </w:t>
      </w:r>
      <w:proofErr w:type="spellStart"/>
      <w:r w:rsidRPr="008640F5">
        <w:rPr>
          <w:sz w:val="18"/>
          <w:szCs w:val="16"/>
        </w:rPr>
        <w:t>සුදුසුකම්</w:t>
      </w:r>
      <w:proofErr w:type="spellEnd"/>
      <w:r w:rsidRPr="008640F5">
        <w:rPr>
          <w:sz w:val="18"/>
          <w:szCs w:val="16"/>
        </w:rPr>
        <w:t xml:space="preserve"> </w:t>
      </w:r>
      <w:proofErr w:type="spellStart"/>
      <w:r w:rsidRPr="008640F5">
        <w:rPr>
          <w:sz w:val="18"/>
          <w:szCs w:val="16"/>
        </w:rPr>
        <w:t>ලාභීන්</w:t>
      </w:r>
      <w:proofErr w:type="spellEnd"/>
      <w:r w:rsidRPr="008640F5">
        <w:rPr>
          <w:sz w:val="18"/>
          <w:szCs w:val="16"/>
        </w:rPr>
        <w:t xml:space="preserve"> </w:t>
      </w:r>
      <w:proofErr w:type="spellStart"/>
      <w:r w:rsidRPr="008640F5">
        <w:rPr>
          <w:sz w:val="18"/>
          <w:szCs w:val="16"/>
        </w:rPr>
        <w:t>පිරිසක්</w:t>
      </w:r>
      <w:proofErr w:type="spellEnd"/>
      <w:r w:rsidRPr="008640F5">
        <w:rPr>
          <w:sz w:val="18"/>
          <w:szCs w:val="16"/>
        </w:rPr>
        <w:t xml:space="preserve"> </w:t>
      </w:r>
      <w:proofErr w:type="spellStart"/>
      <w:r w:rsidRPr="008640F5">
        <w:rPr>
          <w:sz w:val="18"/>
          <w:szCs w:val="16"/>
        </w:rPr>
        <w:t>අතුරින්</w:t>
      </w:r>
      <w:proofErr w:type="spellEnd"/>
      <w:r w:rsidRPr="008640F5">
        <w:rPr>
          <w:sz w:val="18"/>
          <w:szCs w:val="16"/>
        </w:rPr>
        <w:t xml:space="preserve"> </w:t>
      </w:r>
      <w:proofErr w:type="spellStart"/>
      <w:r w:rsidRPr="008640F5">
        <w:rPr>
          <w:sz w:val="18"/>
          <w:szCs w:val="16"/>
        </w:rPr>
        <w:t>තෝරා</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ඒ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අධික</w:t>
      </w:r>
      <w:proofErr w:type="spellEnd"/>
      <w:r w:rsidRPr="008640F5">
        <w:rPr>
          <w:sz w:val="18"/>
          <w:szCs w:val="16"/>
        </w:rPr>
        <w:t xml:space="preserve"> </w:t>
      </w:r>
      <w:proofErr w:type="spellStart"/>
      <w:r w:rsidRPr="008640F5">
        <w:rPr>
          <w:sz w:val="18"/>
          <w:szCs w:val="16"/>
        </w:rPr>
        <w:t>පිරිවැයක්</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කාලයක්</w:t>
      </w:r>
      <w:proofErr w:type="spellEnd"/>
      <w:r w:rsidRPr="008640F5">
        <w:rPr>
          <w:sz w:val="18"/>
          <w:szCs w:val="16"/>
        </w:rPr>
        <w:t xml:space="preserve"> </w:t>
      </w:r>
      <w:proofErr w:type="spellStart"/>
      <w:r w:rsidRPr="008640F5">
        <w:rPr>
          <w:sz w:val="18"/>
          <w:szCs w:val="16"/>
        </w:rPr>
        <w:t>වැය</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සේවකයින්ගේ</w:t>
      </w:r>
      <w:proofErr w:type="spellEnd"/>
      <w:r w:rsidRPr="008640F5">
        <w:rPr>
          <w:sz w:val="18"/>
          <w:szCs w:val="16"/>
        </w:rPr>
        <w:t xml:space="preserve"> </w:t>
      </w:r>
      <w:proofErr w:type="spellStart"/>
      <w:r w:rsidRPr="008640F5">
        <w:rPr>
          <w:sz w:val="18"/>
          <w:szCs w:val="16"/>
        </w:rPr>
        <w:t>අභිප්‍රේරණය</w:t>
      </w:r>
      <w:proofErr w:type="spellEnd"/>
      <w:r w:rsidRPr="008640F5">
        <w:rPr>
          <w:sz w:val="18"/>
          <w:szCs w:val="16"/>
        </w:rPr>
        <w:t xml:space="preserve"> </w:t>
      </w:r>
      <w:proofErr w:type="spellStart"/>
      <w:r w:rsidRPr="008640F5">
        <w:rPr>
          <w:sz w:val="18"/>
          <w:szCs w:val="16"/>
        </w:rPr>
        <w:t>බිඳ</w:t>
      </w:r>
      <w:proofErr w:type="spellEnd"/>
      <w:r w:rsidRPr="008640F5">
        <w:rPr>
          <w:sz w:val="18"/>
          <w:szCs w:val="16"/>
        </w:rPr>
        <w:t xml:space="preserve"> </w:t>
      </w:r>
      <w:proofErr w:type="spellStart"/>
      <w:r w:rsidRPr="008640F5">
        <w:rPr>
          <w:sz w:val="18"/>
          <w:szCs w:val="16"/>
        </w:rPr>
        <w:t>වැටීමේ</w:t>
      </w:r>
      <w:proofErr w:type="spellEnd"/>
      <w:r w:rsidRPr="008640F5">
        <w:rPr>
          <w:sz w:val="18"/>
          <w:szCs w:val="16"/>
        </w:rPr>
        <w:t xml:space="preserve"> </w:t>
      </w:r>
      <w:proofErr w:type="spellStart"/>
      <w:r w:rsidRPr="008640F5">
        <w:rPr>
          <w:sz w:val="18"/>
          <w:szCs w:val="16"/>
        </w:rPr>
        <w:t>අවදානමක්</w:t>
      </w:r>
      <w:proofErr w:type="spellEnd"/>
      <w:r w:rsidRPr="008640F5">
        <w:rPr>
          <w:sz w:val="18"/>
          <w:szCs w:val="16"/>
        </w:rPr>
        <w:t xml:space="preserve"> </w:t>
      </w:r>
      <w:proofErr w:type="spellStart"/>
      <w:r w:rsidRPr="008640F5">
        <w:rPr>
          <w:sz w:val="18"/>
          <w:szCs w:val="16"/>
        </w:rPr>
        <w:t>පවතී</w:t>
      </w:r>
      <w:proofErr w:type="spellEnd"/>
      <w:r w:rsidRPr="008640F5">
        <w:rPr>
          <w:sz w:val="18"/>
          <w:szCs w:val="16"/>
        </w:rPr>
        <w:t>.</w:t>
      </w:r>
    </w:p>
    <w:p w14:paraId="1AE53AA9"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විශ්ලේෂණය</w:t>
      </w:r>
      <w:proofErr w:type="spellEnd"/>
      <w:r w:rsidRPr="008640F5">
        <w:rPr>
          <w:i/>
          <w:sz w:val="18"/>
          <w:szCs w:val="16"/>
        </w:rPr>
        <w:t xml:space="preserve"> (Analysis) | </w:t>
      </w:r>
      <w:proofErr w:type="spellStart"/>
      <w:r w:rsidRPr="008640F5">
        <w:rPr>
          <w:i/>
          <w:sz w:val="18"/>
          <w:szCs w:val="16"/>
        </w:rPr>
        <w:t>සේවක</w:t>
      </w:r>
      <w:proofErr w:type="spellEnd"/>
      <w:r w:rsidRPr="008640F5">
        <w:rPr>
          <w:i/>
          <w:sz w:val="18"/>
          <w:szCs w:val="16"/>
        </w:rPr>
        <w:t xml:space="preserve"> </w:t>
      </w:r>
      <w:proofErr w:type="spellStart"/>
      <w:r w:rsidRPr="008640F5">
        <w:rPr>
          <w:i/>
          <w:sz w:val="18"/>
          <w:szCs w:val="16"/>
        </w:rPr>
        <w:t>බඳවා</w:t>
      </w:r>
      <w:proofErr w:type="spellEnd"/>
      <w:r w:rsidRPr="008640F5">
        <w:rPr>
          <w:i/>
          <w:sz w:val="18"/>
          <w:szCs w:val="16"/>
        </w:rPr>
        <w:t xml:space="preserve"> </w:t>
      </w:r>
      <w:proofErr w:type="spellStart"/>
      <w:r w:rsidRPr="008640F5">
        <w:rPr>
          <w:i/>
          <w:sz w:val="18"/>
          <w:szCs w:val="16"/>
        </w:rPr>
        <w:t>ගැනීම</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තෝරා</w:t>
      </w:r>
      <w:proofErr w:type="spellEnd"/>
      <w:r w:rsidRPr="008640F5">
        <w:rPr>
          <w:i/>
          <w:sz w:val="18"/>
          <w:szCs w:val="16"/>
        </w:rPr>
        <w:t xml:space="preserve"> </w:t>
      </w:r>
      <w:proofErr w:type="spellStart"/>
      <w:r w:rsidRPr="008640F5">
        <w:rPr>
          <w:i/>
          <w:sz w:val="18"/>
          <w:szCs w:val="16"/>
        </w:rPr>
        <w:t>ගැනීම</w:t>
      </w:r>
      <w:proofErr w:type="spellEnd"/>
      <w:r w:rsidRPr="008640F5">
        <w:rPr>
          <w:i/>
          <w:sz w:val="18"/>
          <w:szCs w:val="16"/>
        </w:rPr>
        <w:t>]</w:t>
      </w:r>
    </w:p>
    <w:p w14:paraId="6708351E" w14:textId="77777777" w:rsidR="00EA27FE" w:rsidRPr="008640F5" w:rsidRDefault="00000000">
      <w:pPr>
        <w:spacing w:after="240" w:line="360" w:lineRule="auto"/>
        <w:rPr>
          <w:sz w:val="18"/>
          <w:szCs w:val="16"/>
        </w:rPr>
      </w:pPr>
      <w:r w:rsidRPr="008640F5">
        <w:rPr>
          <w:b/>
          <w:sz w:val="18"/>
          <w:szCs w:val="16"/>
        </w:rPr>
        <w:t>Q62:</w:t>
      </w:r>
      <w:r w:rsidRPr="008640F5">
        <w:rPr>
          <w:sz w:val="18"/>
          <w:szCs w:val="16"/>
        </w:rPr>
        <w:t xml:space="preserve"> </w:t>
      </w:r>
      <w:proofErr w:type="spellStart"/>
      <w:r w:rsidRPr="008640F5">
        <w:rPr>
          <w:sz w:val="18"/>
          <w:szCs w:val="16"/>
        </w:rPr>
        <w:t>ආයතනයක</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පාලනාධිකාරිය</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යහපත්</w:t>
      </w:r>
      <w:proofErr w:type="spellEnd"/>
      <w:r w:rsidRPr="008640F5">
        <w:rPr>
          <w:sz w:val="18"/>
          <w:szCs w:val="16"/>
        </w:rPr>
        <w:t xml:space="preserve"> </w:t>
      </w:r>
      <w:proofErr w:type="spellStart"/>
      <w:r w:rsidRPr="008640F5">
        <w:rPr>
          <w:sz w:val="18"/>
          <w:szCs w:val="16"/>
        </w:rPr>
        <w:t>කම්කරු</w:t>
      </w:r>
      <w:proofErr w:type="spellEnd"/>
      <w:r w:rsidRPr="008640F5">
        <w:rPr>
          <w:sz w:val="18"/>
          <w:szCs w:val="16"/>
        </w:rPr>
        <w:t xml:space="preserve"> </w:t>
      </w:r>
      <w:proofErr w:type="spellStart"/>
      <w:r w:rsidRPr="008640F5">
        <w:rPr>
          <w:sz w:val="18"/>
          <w:szCs w:val="16"/>
        </w:rPr>
        <w:t>සබඳතා</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ඇතිවිය</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අහිතකර</w:t>
      </w:r>
      <w:proofErr w:type="spellEnd"/>
      <w:r w:rsidRPr="008640F5">
        <w:rPr>
          <w:sz w:val="18"/>
          <w:szCs w:val="16"/>
        </w:rPr>
        <w:t xml:space="preserve"> </w:t>
      </w:r>
      <w:proofErr w:type="spellStart"/>
      <w:r w:rsidRPr="008640F5">
        <w:rPr>
          <w:sz w:val="18"/>
          <w:szCs w:val="16"/>
        </w:rPr>
        <w:t>ප්‍රතිඵල</w:t>
      </w:r>
      <w:proofErr w:type="spellEnd"/>
      <w:r w:rsidRPr="008640F5">
        <w:rPr>
          <w:sz w:val="18"/>
          <w:szCs w:val="16"/>
        </w:rPr>
        <w:t xml:space="preserve"> 3ක් </w:t>
      </w:r>
      <w:proofErr w:type="spellStart"/>
      <w:r w:rsidRPr="008640F5">
        <w:rPr>
          <w:sz w:val="18"/>
          <w:szCs w:val="16"/>
        </w:rPr>
        <w:t>හේතු</w:t>
      </w:r>
      <w:proofErr w:type="spellEnd"/>
      <w:r w:rsidRPr="008640F5">
        <w:rPr>
          <w:sz w:val="18"/>
          <w:szCs w:val="16"/>
        </w:rPr>
        <w:t xml:space="preserve"> </w:t>
      </w:r>
      <w:proofErr w:type="spellStart"/>
      <w:r w:rsidRPr="008640F5">
        <w:rPr>
          <w:sz w:val="18"/>
          <w:szCs w:val="16"/>
        </w:rPr>
        <w:t>සහිතව</w:t>
      </w:r>
      <w:proofErr w:type="spellEnd"/>
      <w:r w:rsidRPr="008640F5">
        <w:rPr>
          <w:sz w:val="18"/>
          <w:szCs w:val="16"/>
        </w:rPr>
        <w:t xml:space="preserve"> </w:t>
      </w:r>
      <w:proofErr w:type="spellStart"/>
      <w:r w:rsidRPr="008640F5">
        <w:rPr>
          <w:sz w:val="18"/>
          <w:szCs w:val="16"/>
        </w:rPr>
        <w:t>විශ්ලේෂණය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40EAA3EE" w14:textId="77777777" w:rsidR="00EA27FE" w:rsidRPr="008640F5" w:rsidRDefault="00000000">
      <w:pPr>
        <w:spacing w:after="240" w:line="360" w:lineRule="auto"/>
        <w:rPr>
          <w:sz w:val="18"/>
          <w:szCs w:val="16"/>
        </w:rPr>
      </w:pPr>
      <w:r w:rsidRPr="008640F5">
        <w:rPr>
          <w:b/>
          <w:sz w:val="18"/>
          <w:szCs w:val="16"/>
        </w:rPr>
        <w:t>A62:</w:t>
      </w:r>
      <w:r w:rsidRPr="008640F5">
        <w:rPr>
          <w:sz w:val="18"/>
          <w:szCs w:val="16"/>
        </w:rPr>
        <w:t xml:space="preserve"> </w:t>
      </w:r>
      <w:proofErr w:type="spellStart"/>
      <w:r w:rsidRPr="008640F5">
        <w:rPr>
          <w:sz w:val="18"/>
          <w:szCs w:val="16"/>
        </w:rPr>
        <w:t>යහපත්</w:t>
      </w:r>
      <w:proofErr w:type="spellEnd"/>
      <w:r w:rsidRPr="008640F5">
        <w:rPr>
          <w:sz w:val="18"/>
          <w:szCs w:val="16"/>
        </w:rPr>
        <w:t xml:space="preserve"> </w:t>
      </w:r>
      <w:proofErr w:type="spellStart"/>
      <w:r w:rsidRPr="008640F5">
        <w:rPr>
          <w:sz w:val="18"/>
          <w:szCs w:val="16"/>
        </w:rPr>
        <w:t>කම්කරු</w:t>
      </w:r>
      <w:proofErr w:type="spellEnd"/>
      <w:r w:rsidRPr="008640F5">
        <w:rPr>
          <w:sz w:val="18"/>
          <w:szCs w:val="16"/>
        </w:rPr>
        <w:t xml:space="preserve"> </w:t>
      </w:r>
      <w:proofErr w:type="spellStart"/>
      <w:r w:rsidRPr="008640F5">
        <w:rPr>
          <w:sz w:val="18"/>
          <w:szCs w:val="16"/>
        </w:rPr>
        <w:t>සබඳතා</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අහිතකර</w:t>
      </w:r>
      <w:proofErr w:type="spellEnd"/>
      <w:r w:rsidRPr="008640F5">
        <w:rPr>
          <w:sz w:val="18"/>
          <w:szCs w:val="16"/>
        </w:rPr>
        <w:t xml:space="preserve"> </w:t>
      </w:r>
      <w:proofErr w:type="spellStart"/>
      <w:r w:rsidRPr="008640F5">
        <w:rPr>
          <w:sz w:val="18"/>
          <w:szCs w:val="16"/>
        </w:rPr>
        <w:t>ප්‍රතිඵල</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1. </w:t>
      </w:r>
      <w:proofErr w:type="spellStart"/>
      <w:r w:rsidRPr="008640F5">
        <w:rPr>
          <w:sz w:val="18"/>
          <w:szCs w:val="16"/>
        </w:rPr>
        <w:t>කාර්මික</w:t>
      </w:r>
      <w:proofErr w:type="spellEnd"/>
      <w:r w:rsidRPr="008640F5">
        <w:rPr>
          <w:sz w:val="18"/>
          <w:szCs w:val="16"/>
        </w:rPr>
        <w:t xml:space="preserve"> </w:t>
      </w:r>
      <w:proofErr w:type="spellStart"/>
      <w:r w:rsidRPr="008640F5">
        <w:rPr>
          <w:sz w:val="18"/>
          <w:szCs w:val="16"/>
        </w:rPr>
        <w:t>ආරවුල්</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වර්ජන</w:t>
      </w:r>
      <w:proofErr w:type="spellEnd"/>
      <w:r w:rsidRPr="008640F5">
        <w:rPr>
          <w:sz w:val="18"/>
          <w:szCs w:val="16"/>
        </w:rPr>
        <w:t xml:space="preserve"> </w:t>
      </w:r>
      <w:proofErr w:type="spellStart"/>
      <w:r w:rsidRPr="008640F5">
        <w:rPr>
          <w:sz w:val="18"/>
          <w:szCs w:val="16"/>
        </w:rPr>
        <w:t>වැඩිවීම</w:t>
      </w:r>
      <w:proofErr w:type="spellEnd"/>
      <w:r w:rsidRPr="008640F5">
        <w:rPr>
          <w:sz w:val="18"/>
          <w:szCs w:val="16"/>
        </w:rPr>
        <w:t xml:space="preserve"> - </w:t>
      </w:r>
      <w:proofErr w:type="spellStart"/>
      <w:r w:rsidRPr="008640F5">
        <w:rPr>
          <w:sz w:val="18"/>
          <w:szCs w:val="16"/>
        </w:rPr>
        <w:t>සේවකයින්ගේ</w:t>
      </w:r>
      <w:proofErr w:type="spellEnd"/>
      <w:r w:rsidRPr="008640F5">
        <w:rPr>
          <w:sz w:val="18"/>
          <w:szCs w:val="16"/>
        </w:rPr>
        <w:t xml:space="preserve"> </w:t>
      </w:r>
      <w:proofErr w:type="spellStart"/>
      <w:r w:rsidRPr="008640F5">
        <w:rPr>
          <w:sz w:val="18"/>
          <w:szCs w:val="16"/>
        </w:rPr>
        <w:t>ගැටලු</w:t>
      </w:r>
      <w:proofErr w:type="spellEnd"/>
      <w:r w:rsidRPr="008640F5">
        <w:rPr>
          <w:sz w:val="18"/>
          <w:szCs w:val="16"/>
        </w:rPr>
        <w:t xml:space="preserve"> </w:t>
      </w:r>
      <w:proofErr w:type="spellStart"/>
      <w:r w:rsidRPr="008640F5">
        <w:rPr>
          <w:sz w:val="18"/>
          <w:szCs w:val="16"/>
        </w:rPr>
        <w:t>සාකච්ඡා</w:t>
      </w:r>
      <w:proofErr w:type="spellEnd"/>
      <w:r w:rsidRPr="008640F5">
        <w:rPr>
          <w:sz w:val="18"/>
          <w:szCs w:val="16"/>
        </w:rPr>
        <w:t xml:space="preserve"> </w:t>
      </w:r>
      <w:proofErr w:type="spellStart"/>
      <w:r w:rsidRPr="008640F5">
        <w:rPr>
          <w:sz w:val="18"/>
          <w:szCs w:val="16"/>
        </w:rPr>
        <w:t>මාර්ගයෙන්</w:t>
      </w:r>
      <w:proofErr w:type="spellEnd"/>
      <w:r w:rsidRPr="008640F5">
        <w:rPr>
          <w:sz w:val="18"/>
          <w:szCs w:val="16"/>
        </w:rPr>
        <w:t xml:space="preserve"> </w:t>
      </w:r>
      <w:proofErr w:type="spellStart"/>
      <w:r w:rsidRPr="008640F5">
        <w:rPr>
          <w:sz w:val="18"/>
          <w:szCs w:val="16"/>
        </w:rPr>
        <w:t>විසඳා</w:t>
      </w:r>
      <w:proofErr w:type="spellEnd"/>
      <w:r w:rsidRPr="008640F5">
        <w:rPr>
          <w:sz w:val="18"/>
          <w:szCs w:val="16"/>
        </w:rPr>
        <w:t xml:space="preserve"> </w:t>
      </w:r>
      <w:proofErr w:type="spellStart"/>
      <w:r w:rsidRPr="008640F5">
        <w:rPr>
          <w:sz w:val="18"/>
          <w:szCs w:val="16"/>
        </w:rPr>
        <w:t>නොගැනීම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වැඩවර්ජන</w:t>
      </w:r>
      <w:proofErr w:type="spellEnd"/>
      <w:r w:rsidRPr="008640F5">
        <w:rPr>
          <w:sz w:val="18"/>
          <w:szCs w:val="16"/>
        </w:rPr>
        <w:t xml:space="preserve">, </w:t>
      </w:r>
      <w:proofErr w:type="spellStart"/>
      <w:r w:rsidRPr="008640F5">
        <w:rPr>
          <w:sz w:val="18"/>
          <w:szCs w:val="16"/>
        </w:rPr>
        <w:t>සේවය</w:t>
      </w:r>
      <w:proofErr w:type="spellEnd"/>
      <w:r w:rsidRPr="008640F5">
        <w:rPr>
          <w:sz w:val="18"/>
          <w:szCs w:val="16"/>
        </w:rPr>
        <w:t xml:space="preserve"> </w:t>
      </w:r>
      <w:proofErr w:type="spellStart"/>
      <w:r w:rsidRPr="008640F5">
        <w:rPr>
          <w:sz w:val="18"/>
          <w:szCs w:val="16"/>
        </w:rPr>
        <w:t>අත්හිටුවීම්</w:t>
      </w:r>
      <w:proofErr w:type="spellEnd"/>
      <w:r w:rsidRPr="008640F5">
        <w:rPr>
          <w:sz w:val="18"/>
          <w:szCs w:val="16"/>
        </w:rPr>
        <w:t xml:space="preserve"> </w:t>
      </w:r>
      <w:proofErr w:type="spellStart"/>
      <w:r w:rsidRPr="008640F5">
        <w:rPr>
          <w:sz w:val="18"/>
          <w:szCs w:val="16"/>
        </w:rPr>
        <w:t>සිදුවී</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අඩාල</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2. </w:t>
      </w:r>
      <w:proofErr w:type="spellStart"/>
      <w:r w:rsidRPr="008640F5">
        <w:rPr>
          <w:sz w:val="18"/>
          <w:szCs w:val="16"/>
        </w:rPr>
        <w:t>සේවක</w:t>
      </w:r>
      <w:proofErr w:type="spellEnd"/>
      <w:r w:rsidRPr="008640F5">
        <w:rPr>
          <w:sz w:val="18"/>
          <w:szCs w:val="16"/>
        </w:rPr>
        <w:t xml:space="preserve"> </w:t>
      </w:r>
      <w:proofErr w:type="spellStart"/>
      <w:r w:rsidRPr="008640F5">
        <w:rPr>
          <w:sz w:val="18"/>
          <w:szCs w:val="16"/>
        </w:rPr>
        <w:t>පිරිවැටුම</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ස්ථානය</w:t>
      </w:r>
      <w:proofErr w:type="spellEnd"/>
      <w:r w:rsidRPr="008640F5">
        <w:rPr>
          <w:sz w:val="18"/>
          <w:szCs w:val="16"/>
        </w:rPr>
        <w:t xml:space="preserve"> </w:t>
      </w:r>
      <w:proofErr w:type="spellStart"/>
      <w:r w:rsidRPr="008640F5">
        <w:rPr>
          <w:sz w:val="18"/>
          <w:szCs w:val="16"/>
        </w:rPr>
        <w:t>පිළිබඳ</w:t>
      </w:r>
      <w:proofErr w:type="spellEnd"/>
      <w:r w:rsidRPr="008640F5">
        <w:rPr>
          <w:sz w:val="18"/>
          <w:szCs w:val="16"/>
        </w:rPr>
        <w:t xml:space="preserve"> </w:t>
      </w:r>
      <w:proofErr w:type="spellStart"/>
      <w:r w:rsidRPr="008640F5">
        <w:rPr>
          <w:sz w:val="18"/>
          <w:szCs w:val="16"/>
        </w:rPr>
        <w:t>තෘප්තිමත්</w:t>
      </w:r>
      <w:proofErr w:type="spellEnd"/>
      <w:r w:rsidRPr="008640F5">
        <w:rPr>
          <w:sz w:val="18"/>
          <w:szCs w:val="16"/>
        </w:rPr>
        <w:t xml:space="preserve"> </w:t>
      </w:r>
      <w:proofErr w:type="spellStart"/>
      <w:r w:rsidRPr="008640F5">
        <w:rPr>
          <w:sz w:val="18"/>
          <w:szCs w:val="16"/>
        </w:rPr>
        <w:t>නොවන</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ආයතනය</w:t>
      </w:r>
      <w:proofErr w:type="spellEnd"/>
      <w:r w:rsidRPr="008640F5">
        <w:rPr>
          <w:sz w:val="18"/>
          <w:szCs w:val="16"/>
        </w:rPr>
        <w:t xml:space="preserve"> </w:t>
      </w:r>
      <w:proofErr w:type="spellStart"/>
      <w:r w:rsidRPr="008640F5">
        <w:rPr>
          <w:sz w:val="18"/>
          <w:szCs w:val="16"/>
        </w:rPr>
        <w:t>අතහැර</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නව</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සෙවීමට</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පුහුණු</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අතිරේක</w:t>
      </w:r>
      <w:proofErr w:type="spellEnd"/>
      <w:r w:rsidRPr="008640F5">
        <w:rPr>
          <w:sz w:val="18"/>
          <w:szCs w:val="16"/>
        </w:rPr>
        <w:t xml:space="preserve"> </w:t>
      </w:r>
      <w:proofErr w:type="spellStart"/>
      <w:r w:rsidRPr="008640F5">
        <w:rPr>
          <w:sz w:val="18"/>
          <w:szCs w:val="16"/>
        </w:rPr>
        <w:t>පිරිවැයක්</w:t>
      </w:r>
      <w:proofErr w:type="spellEnd"/>
      <w:r w:rsidRPr="008640F5">
        <w:rPr>
          <w:sz w:val="18"/>
          <w:szCs w:val="16"/>
        </w:rPr>
        <w:t xml:space="preserve"> </w:t>
      </w:r>
      <w:proofErr w:type="spellStart"/>
      <w:r w:rsidRPr="008640F5">
        <w:rPr>
          <w:sz w:val="18"/>
          <w:szCs w:val="16"/>
        </w:rPr>
        <w:t>දැරීමට</w:t>
      </w:r>
      <w:proofErr w:type="spellEnd"/>
      <w:r w:rsidRPr="008640F5">
        <w:rPr>
          <w:sz w:val="18"/>
          <w:szCs w:val="16"/>
        </w:rPr>
        <w:t xml:space="preserve"> </w:t>
      </w:r>
      <w:proofErr w:type="spellStart"/>
      <w:r w:rsidRPr="008640F5">
        <w:rPr>
          <w:sz w:val="18"/>
          <w:szCs w:val="16"/>
        </w:rPr>
        <w:t>සිදුවේ</w:t>
      </w:r>
      <w:proofErr w:type="spellEnd"/>
      <w:r w:rsidRPr="008640F5">
        <w:rPr>
          <w:sz w:val="18"/>
          <w:szCs w:val="16"/>
        </w:rPr>
        <w:t xml:space="preserve">. 3.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ගුණාත්මකභාවය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ඵලදායීතාව</w:t>
      </w:r>
      <w:proofErr w:type="spellEnd"/>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වැටීම</w:t>
      </w:r>
      <w:proofErr w:type="spellEnd"/>
      <w:r w:rsidRPr="008640F5">
        <w:rPr>
          <w:sz w:val="18"/>
          <w:szCs w:val="16"/>
        </w:rPr>
        <w:t xml:space="preserve"> - </w:t>
      </w:r>
      <w:proofErr w:type="spellStart"/>
      <w:r w:rsidRPr="008640F5">
        <w:rPr>
          <w:sz w:val="18"/>
          <w:szCs w:val="16"/>
        </w:rPr>
        <w:t>අතෘප්තිමත්</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උනන්දුවෙන්</w:t>
      </w:r>
      <w:proofErr w:type="spellEnd"/>
      <w:r w:rsidRPr="008640F5">
        <w:rPr>
          <w:sz w:val="18"/>
          <w:szCs w:val="16"/>
        </w:rPr>
        <w:t xml:space="preserve"> </w:t>
      </w:r>
      <w:proofErr w:type="spellStart"/>
      <w:r w:rsidRPr="008640F5">
        <w:rPr>
          <w:sz w:val="18"/>
          <w:szCs w:val="16"/>
        </w:rPr>
        <w:t>කටයුතු</w:t>
      </w:r>
      <w:proofErr w:type="spellEnd"/>
      <w:r w:rsidRPr="008640F5">
        <w:rPr>
          <w:sz w:val="18"/>
          <w:szCs w:val="16"/>
        </w:rPr>
        <w:t xml:space="preserve"> </w:t>
      </w:r>
      <w:proofErr w:type="spellStart"/>
      <w:r w:rsidRPr="008640F5">
        <w:rPr>
          <w:sz w:val="18"/>
          <w:szCs w:val="16"/>
        </w:rPr>
        <w:t>නොකිරීම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අපතේ</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භාණ්ඩවල</w:t>
      </w:r>
      <w:proofErr w:type="spellEnd"/>
      <w:r w:rsidRPr="008640F5">
        <w:rPr>
          <w:sz w:val="18"/>
          <w:szCs w:val="16"/>
        </w:rPr>
        <w:t xml:space="preserve"> </w:t>
      </w:r>
      <w:proofErr w:type="spellStart"/>
      <w:r w:rsidRPr="008640F5">
        <w:rPr>
          <w:sz w:val="18"/>
          <w:szCs w:val="16"/>
        </w:rPr>
        <w:t>ප්‍රමිතිය</w:t>
      </w:r>
      <w:proofErr w:type="spellEnd"/>
      <w:r w:rsidRPr="008640F5">
        <w:rPr>
          <w:sz w:val="18"/>
          <w:szCs w:val="16"/>
        </w:rPr>
        <w:t xml:space="preserve"> </w:t>
      </w:r>
      <w:proofErr w:type="spellStart"/>
      <w:r w:rsidRPr="008640F5">
        <w:rPr>
          <w:sz w:val="18"/>
          <w:szCs w:val="16"/>
        </w:rPr>
        <w:t>බාල</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049FA7BF"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විශ්ලේෂණය</w:t>
      </w:r>
      <w:proofErr w:type="spellEnd"/>
      <w:r w:rsidRPr="008640F5">
        <w:rPr>
          <w:i/>
          <w:sz w:val="18"/>
          <w:szCs w:val="16"/>
        </w:rPr>
        <w:t xml:space="preserve"> (Analysis) | </w:t>
      </w:r>
      <w:proofErr w:type="spellStart"/>
      <w:r w:rsidRPr="008640F5">
        <w:rPr>
          <w:i/>
          <w:sz w:val="18"/>
          <w:szCs w:val="16"/>
        </w:rPr>
        <w:t>කම්කරු</w:t>
      </w:r>
      <w:proofErr w:type="spellEnd"/>
      <w:r w:rsidRPr="008640F5">
        <w:rPr>
          <w:i/>
          <w:sz w:val="18"/>
          <w:szCs w:val="16"/>
        </w:rPr>
        <w:t xml:space="preserve"> </w:t>
      </w:r>
      <w:proofErr w:type="spellStart"/>
      <w:r w:rsidRPr="008640F5">
        <w:rPr>
          <w:i/>
          <w:sz w:val="18"/>
          <w:szCs w:val="16"/>
        </w:rPr>
        <w:t>සබඳතා</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වෘත්තීය</w:t>
      </w:r>
      <w:proofErr w:type="spellEnd"/>
      <w:r w:rsidRPr="008640F5">
        <w:rPr>
          <w:i/>
          <w:sz w:val="18"/>
          <w:szCs w:val="16"/>
        </w:rPr>
        <w:t xml:space="preserve"> </w:t>
      </w:r>
      <w:proofErr w:type="spellStart"/>
      <w:r w:rsidRPr="008640F5">
        <w:rPr>
          <w:i/>
          <w:sz w:val="18"/>
          <w:szCs w:val="16"/>
        </w:rPr>
        <w:t>සමිති</w:t>
      </w:r>
      <w:proofErr w:type="spellEnd"/>
      <w:r w:rsidRPr="008640F5">
        <w:rPr>
          <w:i/>
          <w:sz w:val="18"/>
          <w:szCs w:val="16"/>
        </w:rPr>
        <w:t>]</w:t>
      </w:r>
    </w:p>
    <w:p w14:paraId="7BF30C65" w14:textId="77777777" w:rsidR="00EA27FE" w:rsidRPr="008640F5" w:rsidRDefault="00000000">
      <w:pPr>
        <w:spacing w:after="240" w:line="360" w:lineRule="auto"/>
        <w:rPr>
          <w:sz w:val="18"/>
          <w:szCs w:val="16"/>
        </w:rPr>
      </w:pPr>
      <w:r w:rsidRPr="008640F5">
        <w:rPr>
          <w:b/>
          <w:sz w:val="18"/>
          <w:szCs w:val="16"/>
        </w:rPr>
        <w:t xml:space="preserve">Topic: </w:t>
      </w:r>
      <w:proofErr w:type="spellStart"/>
      <w:r w:rsidRPr="008640F5">
        <w:rPr>
          <w:b/>
          <w:sz w:val="18"/>
          <w:szCs w:val="16"/>
        </w:rPr>
        <w:t>මෙහෙයුම්</w:t>
      </w:r>
      <w:proofErr w:type="spellEnd"/>
      <w:r w:rsidRPr="008640F5">
        <w:rPr>
          <w:b/>
          <w:sz w:val="18"/>
          <w:szCs w:val="16"/>
        </w:rPr>
        <w:t xml:space="preserve"> </w:t>
      </w:r>
      <w:proofErr w:type="spellStart"/>
      <w:r w:rsidRPr="008640F5">
        <w:rPr>
          <w:b/>
          <w:sz w:val="18"/>
          <w:szCs w:val="16"/>
        </w:rPr>
        <w:t>කළමනාකරණය</w:t>
      </w:r>
      <w:proofErr w:type="spellEnd"/>
      <w:r w:rsidRPr="008640F5">
        <w:rPr>
          <w:b/>
          <w:sz w:val="18"/>
          <w:szCs w:val="16"/>
        </w:rPr>
        <w:t xml:space="preserve"> (Operations </w:t>
      </w:r>
      <w:proofErr w:type="gramStart"/>
      <w:r w:rsidRPr="008640F5">
        <w:rPr>
          <w:b/>
          <w:sz w:val="18"/>
          <w:szCs w:val="16"/>
        </w:rPr>
        <w:t>Management) —</w:t>
      </w:r>
      <w:proofErr w:type="gramEnd"/>
      <w:r w:rsidRPr="008640F5">
        <w:rPr>
          <w:b/>
          <w:sz w:val="18"/>
          <w:szCs w:val="16"/>
        </w:rPr>
        <w:t xml:space="preserve"> 10 questions</w:t>
      </w:r>
    </w:p>
    <w:p w14:paraId="362F7FDE" w14:textId="77777777" w:rsidR="00EA27FE" w:rsidRPr="008640F5" w:rsidRDefault="00000000">
      <w:pPr>
        <w:spacing w:after="240" w:line="360" w:lineRule="auto"/>
        <w:rPr>
          <w:sz w:val="18"/>
          <w:szCs w:val="16"/>
        </w:rPr>
      </w:pPr>
      <w:r w:rsidRPr="008640F5">
        <w:rPr>
          <w:b/>
          <w:sz w:val="18"/>
          <w:szCs w:val="16"/>
        </w:rPr>
        <w:lastRenderedPageBreak/>
        <w:t>Q63:</w:t>
      </w:r>
      <w:r w:rsidRPr="008640F5">
        <w:rPr>
          <w:sz w:val="18"/>
          <w:szCs w:val="16"/>
        </w:rPr>
        <w:t xml:space="preserve"> </w:t>
      </w:r>
      <w:proofErr w:type="spellStart"/>
      <w:r w:rsidRPr="008640F5">
        <w:rPr>
          <w:sz w:val="18"/>
          <w:szCs w:val="16"/>
        </w:rPr>
        <w:t>මෙහෙයුම්</w:t>
      </w:r>
      <w:proofErr w:type="spellEnd"/>
      <w:r w:rsidRPr="008640F5">
        <w:rPr>
          <w:sz w:val="18"/>
          <w:szCs w:val="16"/>
        </w:rPr>
        <w:t xml:space="preserve"> </w:t>
      </w:r>
      <w:proofErr w:type="spellStart"/>
      <w:r w:rsidRPr="008640F5">
        <w:rPr>
          <w:sz w:val="18"/>
          <w:szCs w:val="16"/>
        </w:rPr>
        <w:t>කළමනාකරණය</w:t>
      </w:r>
      <w:proofErr w:type="spellEnd"/>
      <w:r w:rsidRPr="008640F5">
        <w:rPr>
          <w:sz w:val="18"/>
          <w:szCs w:val="16"/>
        </w:rPr>
        <w:t xml:space="preserve"> (Operations Management) </w:t>
      </w:r>
      <w:proofErr w:type="spellStart"/>
      <w:r w:rsidRPr="008640F5">
        <w:rPr>
          <w:sz w:val="18"/>
          <w:szCs w:val="16"/>
        </w:rPr>
        <w:t>යන්නෙන්</w:t>
      </w:r>
      <w:proofErr w:type="spellEnd"/>
      <w:r w:rsidRPr="008640F5">
        <w:rPr>
          <w:sz w:val="18"/>
          <w:szCs w:val="16"/>
        </w:rPr>
        <w:t xml:space="preserve"> </w:t>
      </w:r>
      <w:proofErr w:type="spellStart"/>
      <w:r w:rsidRPr="008640F5">
        <w:rPr>
          <w:sz w:val="18"/>
          <w:szCs w:val="16"/>
        </w:rPr>
        <w:t>අදහස්</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 xml:space="preserve"> </w:t>
      </w:r>
      <w:proofErr w:type="spellStart"/>
      <w:r w:rsidRPr="008640F5">
        <w:rPr>
          <w:sz w:val="18"/>
          <w:szCs w:val="16"/>
        </w:rPr>
        <w:t>කුමක්ද</w:t>
      </w:r>
      <w:proofErr w:type="spellEnd"/>
      <w:r w:rsidRPr="008640F5">
        <w:rPr>
          <w:sz w:val="18"/>
          <w:szCs w:val="16"/>
        </w:rPr>
        <w:t>?</w:t>
      </w:r>
    </w:p>
    <w:p w14:paraId="5749472E" w14:textId="77777777" w:rsidR="00EA27FE" w:rsidRPr="008640F5" w:rsidRDefault="00000000">
      <w:pPr>
        <w:spacing w:after="240" w:line="360" w:lineRule="auto"/>
        <w:rPr>
          <w:sz w:val="18"/>
          <w:szCs w:val="16"/>
        </w:rPr>
      </w:pPr>
      <w:r w:rsidRPr="008640F5">
        <w:rPr>
          <w:b/>
          <w:sz w:val="18"/>
          <w:szCs w:val="16"/>
        </w:rPr>
        <w:t>A63:</w:t>
      </w:r>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අවශ්‍යතා</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වුවමනා</w:t>
      </w:r>
      <w:proofErr w:type="spellEnd"/>
      <w:r w:rsidRPr="008640F5">
        <w:rPr>
          <w:sz w:val="18"/>
          <w:szCs w:val="16"/>
        </w:rPr>
        <w:t xml:space="preserve"> </w:t>
      </w:r>
      <w:proofErr w:type="spellStart"/>
      <w:r w:rsidRPr="008640F5">
        <w:rPr>
          <w:sz w:val="18"/>
          <w:szCs w:val="16"/>
        </w:rPr>
        <w:t>සපයාලීම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යෙදවුම්</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w:t>
      </w:r>
      <w:proofErr w:type="spellStart"/>
      <w:r w:rsidRPr="008640F5">
        <w:rPr>
          <w:sz w:val="18"/>
          <w:szCs w:val="16"/>
        </w:rPr>
        <w:t>ශ්‍රමය</w:t>
      </w:r>
      <w:proofErr w:type="spellEnd"/>
      <w:r w:rsidRPr="008640F5">
        <w:rPr>
          <w:sz w:val="18"/>
          <w:szCs w:val="16"/>
        </w:rPr>
        <w:t xml:space="preserve">, </w:t>
      </w:r>
      <w:proofErr w:type="spellStart"/>
      <w:r w:rsidRPr="008640F5">
        <w:rPr>
          <w:sz w:val="18"/>
          <w:szCs w:val="16"/>
        </w:rPr>
        <w:t>ද්‍රව්‍ය</w:t>
      </w:r>
      <w:proofErr w:type="spellEnd"/>
      <w:r w:rsidRPr="008640F5">
        <w:rPr>
          <w:sz w:val="18"/>
          <w:szCs w:val="16"/>
        </w:rPr>
        <w:t xml:space="preserve"> </w:t>
      </w:r>
      <w:proofErr w:type="spellStart"/>
      <w:r w:rsidRPr="008640F5">
        <w:rPr>
          <w:sz w:val="18"/>
          <w:szCs w:val="16"/>
        </w:rPr>
        <w:t>ආදිය</w:t>
      </w:r>
      <w:proofErr w:type="spellEnd"/>
      <w:r w:rsidRPr="008640F5">
        <w:rPr>
          <w:sz w:val="18"/>
          <w:szCs w:val="16"/>
        </w:rPr>
        <w:t xml:space="preserve">) </w:t>
      </w:r>
      <w:proofErr w:type="spellStart"/>
      <w:r w:rsidRPr="008640F5">
        <w:rPr>
          <w:sz w:val="18"/>
          <w:szCs w:val="16"/>
        </w:rPr>
        <w:t>සඵලදායී</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කාර්යක්ෂම</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නිමැවුම්</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බවට</w:t>
      </w:r>
      <w:proofErr w:type="spellEnd"/>
      <w:r w:rsidRPr="008640F5">
        <w:rPr>
          <w:sz w:val="18"/>
          <w:szCs w:val="16"/>
        </w:rPr>
        <w:t xml:space="preserve"> </w:t>
      </w:r>
      <w:proofErr w:type="spellStart"/>
      <w:r w:rsidRPr="008640F5">
        <w:rPr>
          <w:sz w:val="18"/>
          <w:szCs w:val="16"/>
        </w:rPr>
        <w:t>පරිවර්තනය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ක්‍රියාවලිය</w:t>
      </w:r>
      <w:proofErr w:type="spellEnd"/>
      <w:r w:rsidRPr="008640F5">
        <w:rPr>
          <w:sz w:val="18"/>
          <w:szCs w:val="16"/>
        </w:rPr>
        <w:t xml:space="preserve"> </w:t>
      </w:r>
      <w:proofErr w:type="spellStart"/>
      <w:r w:rsidRPr="008640F5">
        <w:rPr>
          <w:sz w:val="18"/>
          <w:szCs w:val="16"/>
        </w:rPr>
        <w:t>සැලසුම්</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සංවිධානය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මෙහෙයවීම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මෙහෙයුම්</w:t>
      </w:r>
      <w:proofErr w:type="spellEnd"/>
      <w:r w:rsidRPr="008640F5">
        <w:rPr>
          <w:sz w:val="18"/>
          <w:szCs w:val="16"/>
        </w:rPr>
        <w:t xml:space="preserve"> </w:t>
      </w:r>
      <w:proofErr w:type="spellStart"/>
      <w:r w:rsidRPr="008640F5">
        <w:rPr>
          <w:sz w:val="18"/>
          <w:szCs w:val="16"/>
        </w:rPr>
        <w:t>කළමනාකරණය</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හඳුන්වනු</w:t>
      </w:r>
      <w:proofErr w:type="spellEnd"/>
      <w:r w:rsidRPr="008640F5">
        <w:rPr>
          <w:sz w:val="18"/>
          <w:szCs w:val="16"/>
        </w:rPr>
        <w:t xml:space="preserve"> </w:t>
      </w:r>
      <w:proofErr w:type="spellStart"/>
      <w:r w:rsidRPr="008640F5">
        <w:rPr>
          <w:sz w:val="18"/>
          <w:szCs w:val="16"/>
        </w:rPr>
        <w:t>ලබයි</w:t>
      </w:r>
      <w:proofErr w:type="spellEnd"/>
      <w:r w:rsidRPr="008640F5">
        <w:rPr>
          <w:sz w:val="18"/>
          <w:szCs w:val="16"/>
        </w:rPr>
        <w:t>.</w:t>
      </w:r>
    </w:p>
    <w:p w14:paraId="313CA041"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w:t>
      </w:r>
      <w:proofErr w:type="spellStart"/>
      <w:r w:rsidRPr="008640F5">
        <w:rPr>
          <w:i/>
          <w:sz w:val="18"/>
          <w:szCs w:val="16"/>
        </w:rPr>
        <w:t>නිෂ්පාදන</w:t>
      </w:r>
      <w:proofErr w:type="spellEnd"/>
      <w:r w:rsidRPr="008640F5">
        <w:rPr>
          <w:i/>
          <w:sz w:val="18"/>
          <w:szCs w:val="16"/>
        </w:rPr>
        <w:t xml:space="preserve"> </w:t>
      </w:r>
      <w:proofErr w:type="spellStart"/>
      <w:r w:rsidRPr="008640F5">
        <w:rPr>
          <w:i/>
          <w:sz w:val="18"/>
          <w:szCs w:val="16"/>
        </w:rPr>
        <w:t>ක්‍රියාවලිය</w:t>
      </w:r>
      <w:proofErr w:type="spellEnd"/>
      <w:r w:rsidRPr="008640F5">
        <w:rPr>
          <w:i/>
          <w:sz w:val="18"/>
          <w:szCs w:val="16"/>
        </w:rPr>
        <w:t>]</w:t>
      </w:r>
    </w:p>
    <w:p w14:paraId="7DDCB0B5" w14:textId="77777777" w:rsidR="00EA27FE" w:rsidRPr="008640F5" w:rsidRDefault="00000000">
      <w:pPr>
        <w:spacing w:after="240" w:line="360" w:lineRule="auto"/>
        <w:rPr>
          <w:sz w:val="18"/>
          <w:szCs w:val="16"/>
        </w:rPr>
      </w:pPr>
      <w:r w:rsidRPr="008640F5">
        <w:rPr>
          <w:b/>
          <w:sz w:val="18"/>
          <w:szCs w:val="16"/>
        </w:rPr>
        <w:t>Q64:</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තත්ත්ව</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(Quality Control) </w:t>
      </w:r>
      <w:proofErr w:type="spellStart"/>
      <w:r w:rsidRPr="008640F5">
        <w:rPr>
          <w:sz w:val="18"/>
          <w:szCs w:val="16"/>
        </w:rPr>
        <w:t>යන්නෙන්</w:t>
      </w:r>
      <w:proofErr w:type="spellEnd"/>
      <w:r w:rsidRPr="008640F5">
        <w:rPr>
          <w:sz w:val="18"/>
          <w:szCs w:val="16"/>
        </w:rPr>
        <w:t xml:space="preserve"> </w:t>
      </w:r>
      <w:proofErr w:type="spellStart"/>
      <w:r w:rsidRPr="008640F5">
        <w:rPr>
          <w:sz w:val="18"/>
          <w:szCs w:val="16"/>
        </w:rPr>
        <w:t>අදහස්</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 xml:space="preserve"> </w:t>
      </w:r>
      <w:proofErr w:type="spellStart"/>
      <w:r w:rsidRPr="008640F5">
        <w:rPr>
          <w:sz w:val="18"/>
          <w:szCs w:val="16"/>
        </w:rPr>
        <w:t>කුමක්ද</w:t>
      </w:r>
      <w:proofErr w:type="spellEnd"/>
      <w:r w:rsidRPr="008640F5">
        <w:rPr>
          <w:sz w:val="18"/>
          <w:szCs w:val="16"/>
        </w:rPr>
        <w:t>?</w:t>
      </w:r>
    </w:p>
    <w:p w14:paraId="1673FA74" w14:textId="77777777" w:rsidR="00EA27FE" w:rsidRPr="008640F5" w:rsidRDefault="00000000">
      <w:pPr>
        <w:spacing w:after="240" w:line="360" w:lineRule="auto"/>
        <w:rPr>
          <w:sz w:val="18"/>
          <w:szCs w:val="16"/>
        </w:rPr>
      </w:pPr>
      <w:r w:rsidRPr="008640F5">
        <w:rPr>
          <w:b/>
          <w:sz w:val="18"/>
          <w:szCs w:val="16"/>
        </w:rPr>
        <w:t>A64:</w:t>
      </w:r>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පූර්ව</w:t>
      </w:r>
      <w:proofErr w:type="spellEnd"/>
      <w:r w:rsidRPr="008640F5">
        <w:rPr>
          <w:sz w:val="18"/>
          <w:szCs w:val="16"/>
        </w:rPr>
        <w:t xml:space="preserve"> </w:t>
      </w:r>
      <w:proofErr w:type="spellStart"/>
      <w:r w:rsidRPr="008640F5">
        <w:rPr>
          <w:sz w:val="18"/>
          <w:szCs w:val="16"/>
        </w:rPr>
        <w:t>නිශ්චිත</w:t>
      </w:r>
      <w:proofErr w:type="spellEnd"/>
      <w:r w:rsidRPr="008640F5">
        <w:rPr>
          <w:sz w:val="18"/>
          <w:szCs w:val="16"/>
        </w:rPr>
        <w:t xml:space="preserve"> </w:t>
      </w:r>
      <w:proofErr w:type="spellStart"/>
      <w:r w:rsidRPr="008640F5">
        <w:rPr>
          <w:sz w:val="18"/>
          <w:szCs w:val="16"/>
        </w:rPr>
        <w:t>ප්‍රමිතීන්ට</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අපේක්ෂාවන්ට</w:t>
      </w:r>
      <w:proofErr w:type="spellEnd"/>
      <w:r w:rsidRPr="008640F5">
        <w:rPr>
          <w:sz w:val="18"/>
          <w:szCs w:val="16"/>
        </w:rPr>
        <w:t xml:space="preserve"> </w:t>
      </w:r>
      <w:proofErr w:type="spellStart"/>
      <w:r w:rsidRPr="008640F5">
        <w:rPr>
          <w:sz w:val="18"/>
          <w:szCs w:val="16"/>
        </w:rPr>
        <w:t>අනුකූලදැයි</w:t>
      </w:r>
      <w:proofErr w:type="spellEnd"/>
      <w:r w:rsidRPr="008640F5">
        <w:rPr>
          <w:sz w:val="18"/>
          <w:szCs w:val="16"/>
        </w:rPr>
        <w:t xml:space="preserve"> </w:t>
      </w:r>
      <w:proofErr w:type="spellStart"/>
      <w:r w:rsidRPr="008640F5">
        <w:rPr>
          <w:sz w:val="18"/>
          <w:szCs w:val="16"/>
        </w:rPr>
        <w:t>පරීක්ෂා</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බැලීම</w:t>
      </w:r>
      <w:proofErr w:type="spellEnd"/>
      <w:r w:rsidRPr="008640F5">
        <w:rPr>
          <w:sz w:val="18"/>
          <w:szCs w:val="16"/>
        </w:rPr>
        <w:t xml:space="preserve">, </w:t>
      </w:r>
      <w:proofErr w:type="spellStart"/>
      <w:r w:rsidRPr="008640F5">
        <w:rPr>
          <w:sz w:val="18"/>
          <w:szCs w:val="16"/>
        </w:rPr>
        <w:t>දෝෂ</w:t>
      </w:r>
      <w:proofErr w:type="spellEnd"/>
      <w:r w:rsidRPr="008640F5">
        <w:rPr>
          <w:sz w:val="18"/>
          <w:szCs w:val="16"/>
        </w:rPr>
        <w:t xml:space="preserve"> </w:t>
      </w:r>
      <w:proofErr w:type="spellStart"/>
      <w:r w:rsidRPr="008640F5">
        <w:rPr>
          <w:sz w:val="18"/>
          <w:szCs w:val="16"/>
        </w:rPr>
        <w:t>සහිත</w:t>
      </w:r>
      <w:proofErr w:type="spellEnd"/>
      <w:r w:rsidRPr="008640F5">
        <w:rPr>
          <w:sz w:val="18"/>
          <w:szCs w:val="16"/>
        </w:rPr>
        <w:t xml:space="preserve"> </w:t>
      </w:r>
      <w:proofErr w:type="spellStart"/>
      <w:r w:rsidRPr="008640F5">
        <w:rPr>
          <w:sz w:val="18"/>
          <w:szCs w:val="16"/>
        </w:rPr>
        <w:t>නිමැවුම්</w:t>
      </w:r>
      <w:proofErr w:type="spellEnd"/>
      <w:r w:rsidRPr="008640F5">
        <w:rPr>
          <w:sz w:val="18"/>
          <w:szCs w:val="16"/>
        </w:rPr>
        <w:t xml:space="preserve"> </w:t>
      </w:r>
      <w:proofErr w:type="spellStart"/>
      <w:r w:rsidRPr="008640F5">
        <w:rPr>
          <w:sz w:val="18"/>
          <w:szCs w:val="16"/>
        </w:rPr>
        <w:t>හඳුනා</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ඒවා</w:t>
      </w:r>
      <w:proofErr w:type="spellEnd"/>
      <w:r w:rsidRPr="008640F5">
        <w:rPr>
          <w:sz w:val="18"/>
          <w:szCs w:val="16"/>
        </w:rPr>
        <w:t xml:space="preserve"> </w:t>
      </w:r>
      <w:proofErr w:type="spellStart"/>
      <w:r w:rsidRPr="008640F5">
        <w:rPr>
          <w:sz w:val="18"/>
          <w:szCs w:val="16"/>
        </w:rPr>
        <w:t>නිවැරදි</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පියවර</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තත්ත්ව</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හඳුන්වනු</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w:t>
      </w:r>
    </w:p>
    <w:p w14:paraId="7A5C00CA"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w:t>
      </w:r>
      <w:proofErr w:type="spellStart"/>
      <w:r w:rsidRPr="008640F5">
        <w:rPr>
          <w:i/>
          <w:sz w:val="18"/>
          <w:szCs w:val="16"/>
        </w:rPr>
        <w:t>තත්ත්ව</w:t>
      </w:r>
      <w:proofErr w:type="spellEnd"/>
      <w:r w:rsidRPr="008640F5">
        <w:rPr>
          <w:i/>
          <w:sz w:val="18"/>
          <w:szCs w:val="16"/>
        </w:rPr>
        <w:t xml:space="preserve"> </w:t>
      </w:r>
      <w:proofErr w:type="spellStart"/>
      <w:r w:rsidRPr="008640F5">
        <w:rPr>
          <w:i/>
          <w:sz w:val="18"/>
          <w:szCs w:val="16"/>
        </w:rPr>
        <w:t>පාලනය</w:t>
      </w:r>
      <w:proofErr w:type="spellEnd"/>
      <w:r w:rsidRPr="008640F5">
        <w:rPr>
          <w:i/>
          <w:sz w:val="18"/>
          <w:szCs w:val="16"/>
        </w:rPr>
        <w:t>]</w:t>
      </w:r>
    </w:p>
    <w:p w14:paraId="36973E9E" w14:textId="77777777" w:rsidR="00EA27FE" w:rsidRPr="008640F5" w:rsidRDefault="00000000">
      <w:pPr>
        <w:spacing w:after="240" w:line="360" w:lineRule="auto"/>
        <w:rPr>
          <w:sz w:val="18"/>
          <w:szCs w:val="16"/>
        </w:rPr>
      </w:pPr>
      <w:r w:rsidRPr="008640F5">
        <w:rPr>
          <w:b/>
          <w:sz w:val="18"/>
          <w:szCs w:val="16"/>
        </w:rPr>
        <w:t>Q65:</w:t>
      </w:r>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වෙනස්කම්</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634A0957" w14:textId="77777777" w:rsidR="00EA27FE" w:rsidRPr="008640F5" w:rsidRDefault="00000000">
      <w:pPr>
        <w:spacing w:after="240" w:line="360" w:lineRule="auto"/>
        <w:rPr>
          <w:sz w:val="18"/>
          <w:szCs w:val="16"/>
        </w:rPr>
      </w:pPr>
      <w:r w:rsidRPr="008640F5">
        <w:rPr>
          <w:b/>
          <w:sz w:val="18"/>
          <w:szCs w:val="16"/>
        </w:rPr>
        <w:t>A65:</w:t>
      </w:r>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වෙනස්කම්</w:t>
      </w:r>
      <w:proofErr w:type="spellEnd"/>
      <w:r w:rsidRPr="008640F5">
        <w:rPr>
          <w:sz w:val="18"/>
          <w:szCs w:val="16"/>
        </w:rPr>
        <w:t xml:space="preserve"> </w:t>
      </w:r>
      <w:proofErr w:type="spellStart"/>
      <w:r w:rsidRPr="008640F5">
        <w:rPr>
          <w:sz w:val="18"/>
          <w:szCs w:val="16"/>
        </w:rPr>
        <w:t>කිහිපයක්</w:t>
      </w:r>
      <w:proofErr w:type="spellEnd"/>
      <w:r w:rsidRPr="008640F5">
        <w:rPr>
          <w:sz w:val="18"/>
          <w:szCs w:val="16"/>
        </w:rPr>
        <w:t xml:space="preserve"> </w:t>
      </w:r>
      <w:proofErr w:type="spellStart"/>
      <w:r w:rsidRPr="008640F5">
        <w:rPr>
          <w:sz w:val="18"/>
          <w:szCs w:val="16"/>
        </w:rPr>
        <w:t>පවතී</w:t>
      </w:r>
      <w:proofErr w:type="spellEnd"/>
      <w:r w:rsidRPr="008640F5">
        <w:rPr>
          <w:sz w:val="18"/>
          <w:szCs w:val="16"/>
        </w:rPr>
        <w:t xml:space="preserve">. </w:t>
      </w:r>
      <w:proofErr w:type="spellStart"/>
      <w:r w:rsidRPr="008640F5">
        <w:rPr>
          <w:sz w:val="18"/>
          <w:szCs w:val="16"/>
        </w:rPr>
        <w:t>පළමුවැන්න</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ස්පර්ශ</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ගබඩා</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භෞතික</w:t>
      </w:r>
      <w:proofErr w:type="spellEnd"/>
      <w:r w:rsidRPr="008640F5">
        <w:rPr>
          <w:sz w:val="18"/>
          <w:szCs w:val="16"/>
        </w:rPr>
        <w:t xml:space="preserve"> </w:t>
      </w:r>
      <w:proofErr w:type="spellStart"/>
      <w:r w:rsidRPr="008640F5">
        <w:rPr>
          <w:sz w:val="18"/>
          <w:szCs w:val="16"/>
        </w:rPr>
        <w:t>නිමැවුම්</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අස්පර්ශනීය</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ගබඩා</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නොහැකි</w:t>
      </w:r>
      <w:proofErr w:type="spellEnd"/>
      <w:r w:rsidRPr="008640F5">
        <w:rPr>
          <w:sz w:val="18"/>
          <w:szCs w:val="16"/>
        </w:rPr>
        <w:t xml:space="preserve"> </w:t>
      </w:r>
      <w:proofErr w:type="spellStart"/>
      <w:r w:rsidRPr="008640F5">
        <w:rPr>
          <w:sz w:val="18"/>
          <w:szCs w:val="16"/>
        </w:rPr>
        <w:t>දේ</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දෙවැන්න</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නිෂ්පාදනයේදී</w:t>
      </w:r>
      <w:proofErr w:type="spellEnd"/>
      <w:r w:rsidRPr="008640F5">
        <w:rPr>
          <w:sz w:val="18"/>
          <w:szCs w:val="16"/>
        </w:rPr>
        <w:t xml:space="preserve"> </w:t>
      </w:r>
      <w:proofErr w:type="spellStart"/>
      <w:r w:rsidRPr="008640F5">
        <w:rPr>
          <w:sz w:val="18"/>
          <w:szCs w:val="16"/>
        </w:rPr>
        <w:t>නිෂ්පාදකයා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පාරිභෝගිකයා</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සෘජු</w:t>
      </w:r>
      <w:proofErr w:type="spellEnd"/>
      <w:r w:rsidRPr="008640F5">
        <w:rPr>
          <w:sz w:val="18"/>
          <w:szCs w:val="16"/>
        </w:rPr>
        <w:t xml:space="preserve"> </w:t>
      </w:r>
      <w:proofErr w:type="spellStart"/>
      <w:r w:rsidRPr="008640F5">
        <w:rPr>
          <w:sz w:val="18"/>
          <w:szCs w:val="16"/>
        </w:rPr>
        <w:t>සබඳතාවක්</w:t>
      </w:r>
      <w:proofErr w:type="spellEnd"/>
      <w:r w:rsidRPr="008640F5">
        <w:rPr>
          <w:sz w:val="18"/>
          <w:szCs w:val="16"/>
        </w:rPr>
        <w:t xml:space="preserve"> </w:t>
      </w:r>
      <w:proofErr w:type="spellStart"/>
      <w:r w:rsidRPr="008640F5">
        <w:rPr>
          <w:sz w:val="18"/>
          <w:szCs w:val="16"/>
        </w:rPr>
        <w:t>අනිවාර්ය</w:t>
      </w:r>
      <w:proofErr w:type="spellEnd"/>
      <w:r w:rsidRPr="008640F5">
        <w:rPr>
          <w:sz w:val="18"/>
          <w:szCs w:val="16"/>
        </w:rPr>
        <w:t xml:space="preserve"> </w:t>
      </w:r>
      <w:proofErr w:type="spellStart"/>
      <w:r w:rsidRPr="008640F5">
        <w:rPr>
          <w:sz w:val="18"/>
          <w:szCs w:val="16"/>
        </w:rPr>
        <w:t>නොවන</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සැපයීමේදී</w:t>
      </w:r>
      <w:proofErr w:type="spellEnd"/>
      <w:r w:rsidRPr="008640F5">
        <w:rPr>
          <w:sz w:val="18"/>
          <w:szCs w:val="16"/>
        </w:rPr>
        <w:t xml:space="preserve"> </w:t>
      </w:r>
      <w:proofErr w:type="spellStart"/>
      <w:r w:rsidRPr="008640F5">
        <w:rPr>
          <w:sz w:val="18"/>
          <w:szCs w:val="16"/>
        </w:rPr>
        <w:t>සේවාදායකයා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පාරිභෝගිකයා</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සෘජු</w:t>
      </w:r>
      <w:proofErr w:type="spellEnd"/>
      <w:r w:rsidRPr="008640F5">
        <w:rPr>
          <w:sz w:val="18"/>
          <w:szCs w:val="16"/>
        </w:rPr>
        <w:t xml:space="preserve"> </w:t>
      </w:r>
      <w:proofErr w:type="spellStart"/>
      <w:r w:rsidRPr="008640F5">
        <w:rPr>
          <w:sz w:val="18"/>
          <w:szCs w:val="16"/>
        </w:rPr>
        <w:t>සබඳතාවක්</w:t>
      </w:r>
      <w:proofErr w:type="spellEnd"/>
      <w:r w:rsidRPr="008640F5">
        <w:rPr>
          <w:sz w:val="18"/>
          <w:szCs w:val="16"/>
        </w:rPr>
        <w:t xml:space="preserve"> </w:t>
      </w:r>
      <w:proofErr w:type="spellStart"/>
      <w:r w:rsidRPr="008640F5">
        <w:rPr>
          <w:sz w:val="18"/>
          <w:szCs w:val="16"/>
        </w:rPr>
        <w:t>පවතී</w:t>
      </w:r>
      <w:proofErr w:type="spellEnd"/>
      <w:r w:rsidRPr="008640F5">
        <w:rPr>
          <w:sz w:val="18"/>
          <w:szCs w:val="16"/>
        </w:rPr>
        <w:t>.</w:t>
      </w:r>
    </w:p>
    <w:p w14:paraId="2A55358F"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නිෂ්පාදන</w:t>
      </w:r>
      <w:proofErr w:type="spellEnd"/>
      <w:r w:rsidRPr="008640F5">
        <w:rPr>
          <w:i/>
          <w:sz w:val="18"/>
          <w:szCs w:val="16"/>
        </w:rPr>
        <w:t xml:space="preserve"> </w:t>
      </w:r>
      <w:proofErr w:type="spellStart"/>
      <w:r w:rsidRPr="008640F5">
        <w:rPr>
          <w:i/>
          <w:sz w:val="18"/>
          <w:szCs w:val="16"/>
        </w:rPr>
        <w:t>ක්‍රියාවලිය</w:t>
      </w:r>
      <w:proofErr w:type="spellEnd"/>
      <w:r w:rsidRPr="008640F5">
        <w:rPr>
          <w:i/>
          <w:sz w:val="18"/>
          <w:szCs w:val="16"/>
        </w:rPr>
        <w:t>]</w:t>
      </w:r>
    </w:p>
    <w:p w14:paraId="21F47875" w14:textId="77777777" w:rsidR="00EA27FE" w:rsidRPr="008640F5" w:rsidRDefault="00000000">
      <w:pPr>
        <w:spacing w:after="240" w:line="360" w:lineRule="auto"/>
        <w:rPr>
          <w:sz w:val="18"/>
          <w:szCs w:val="16"/>
        </w:rPr>
      </w:pPr>
      <w:r w:rsidRPr="008640F5">
        <w:rPr>
          <w:b/>
          <w:sz w:val="18"/>
          <w:szCs w:val="16"/>
        </w:rPr>
        <w:t>Q66:</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සුදුසු</w:t>
      </w:r>
      <w:proofErr w:type="spellEnd"/>
      <w:r w:rsidRPr="008640F5">
        <w:rPr>
          <w:sz w:val="18"/>
          <w:szCs w:val="16"/>
        </w:rPr>
        <w:t xml:space="preserve"> </w:t>
      </w:r>
      <w:proofErr w:type="spellStart"/>
      <w:r w:rsidRPr="008640F5">
        <w:rPr>
          <w:sz w:val="18"/>
          <w:szCs w:val="16"/>
        </w:rPr>
        <w:t>ඉන්වෙන්ටරි</w:t>
      </w:r>
      <w:proofErr w:type="spellEnd"/>
      <w:r w:rsidRPr="008640F5">
        <w:rPr>
          <w:sz w:val="18"/>
          <w:szCs w:val="16"/>
        </w:rPr>
        <w:t xml:space="preserve"> </w:t>
      </w:r>
      <w:proofErr w:type="spellStart"/>
      <w:r w:rsidRPr="008640F5">
        <w:rPr>
          <w:sz w:val="18"/>
          <w:szCs w:val="16"/>
        </w:rPr>
        <w:t>මට්ටමක්</w:t>
      </w:r>
      <w:proofErr w:type="spellEnd"/>
      <w:r w:rsidRPr="008640F5">
        <w:rPr>
          <w:sz w:val="18"/>
          <w:szCs w:val="16"/>
        </w:rPr>
        <w:t xml:space="preserve"> (</w:t>
      </w:r>
      <w:proofErr w:type="spellStart"/>
      <w:r w:rsidRPr="008640F5">
        <w:rPr>
          <w:sz w:val="18"/>
          <w:szCs w:val="16"/>
        </w:rPr>
        <w:t>තොග</w:t>
      </w:r>
      <w:proofErr w:type="spellEnd"/>
      <w:r w:rsidRPr="008640F5">
        <w:rPr>
          <w:sz w:val="18"/>
          <w:szCs w:val="16"/>
        </w:rPr>
        <w:t xml:space="preserve"> </w:t>
      </w:r>
      <w:proofErr w:type="spellStart"/>
      <w:r w:rsidRPr="008640F5">
        <w:rPr>
          <w:sz w:val="18"/>
          <w:szCs w:val="16"/>
        </w:rPr>
        <w:t>මට්ටමක්</w:t>
      </w:r>
      <w:proofErr w:type="spellEnd"/>
      <w:r w:rsidRPr="008640F5">
        <w:rPr>
          <w:sz w:val="18"/>
          <w:szCs w:val="16"/>
        </w:rPr>
        <w:t xml:space="preserve">) </w:t>
      </w:r>
      <w:proofErr w:type="spellStart"/>
      <w:r w:rsidRPr="008640F5">
        <w:rPr>
          <w:sz w:val="18"/>
          <w:szCs w:val="16"/>
        </w:rPr>
        <w:t>පවත්වාගෙන</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වැදගත්</w:t>
      </w:r>
      <w:proofErr w:type="spellEnd"/>
      <w:r w:rsidRPr="008640F5">
        <w:rPr>
          <w:sz w:val="18"/>
          <w:szCs w:val="16"/>
        </w:rPr>
        <w:t xml:space="preserve"> </w:t>
      </w:r>
      <w:proofErr w:type="spellStart"/>
      <w:r w:rsidRPr="008640F5">
        <w:rPr>
          <w:sz w:val="18"/>
          <w:szCs w:val="16"/>
        </w:rPr>
        <w:t>වීමට</w:t>
      </w:r>
      <w:proofErr w:type="spellEnd"/>
      <w:r w:rsidRPr="008640F5">
        <w:rPr>
          <w:sz w:val="18"/>
          <w:szCs w:val="16"/>
        </w:rPr>
        <w:t xml:space="preserve"> </w:t>
      </w:r>
      <w:proofErr w:type="spellStart"/>
      <w:r w:rsidRPr="008640F5">
        <w:rPr>
          <w:sz w:val="18"/>
          <w:szCs w:val="16"/>
        </w:rPr>
        <w:t>හේතු</w:t>
      </w:r>
      <w:proofErr w:type="spellEnd"/>
      <w:r w:rsidRPr="008640F5">
        <w:rPr>
          <w:sz w:val="18"/>
          <w:szCs w:val="16"/>
        </w:rPr>
        <w:t xml:space="preserve"> </w:t>
      </w:r>
      <w:proofErr w:type="spellStart"/>
      <w:r w:rsidRPr="008640F5">
        <w:rPr>
          <w:sz w:val="18"/>
          <w:szCs w:val="16"/>
        </w:rPr>
        <w:t>විස්තර</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3ABDDB40" w14:textId="77777777" w:rsidR="00EA27FE" w:rsidRPr="008640F5" w:rsidRDefault="00000000">
      <w:pPr>
        <w:spacing w:after="240" w:line="360" w:lineRule="auto"/>
        <w:rPr>
          <w:sz w:val="18"/>
          <w:szCs w:val="16"/>
        </w:rPr>
      </w:pPr>
      <w:r w:rsidRPr="008640F5">
        <w:rPr>
          <w:b/>
          <w:sz w:val="18"/>
          <w:szCs w:val="16"/>
        </w:rPr>
        <w:t>A66:</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කටයුතු</w:t>
      </w:r>
      <w:proofErr w:type="spellEnd"/>
      <w:r w:rsidRPr="008640F5">
        <w:rPr>
          <w:sz w:val="18"/>
          <w:szCs w:val="16"/>
        </w:rPr>
        <w:t xml:space="preserve"> </w:t>
      </w:r>
      <w:proofErr w:type="spellStart"/>
      <w:r w:rsidRPr="008640F5">
        <w:rPr>
          <w:sz w:val="18"/>
          <w:szCs w:val="16"/>
        </w:rPr>
        <w:t>අඛණ්ඩව</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බාධාවකින්</w:t>
      </w:r>
      <w:proofErr w:type="spellEnd"/>
      <w:r w:rsidRPr="008640F5">
        <w:rPr>
          <w:sz w:val="18"/>
          <w:szCs w:val="16"/>
        </w:rPr>
        <w:t xml:space="preserve"> </w:t>
      </w:r>
      <w:proofErr w:type="spellStart"/>
      <w:r w:rsidRPr="008640F5">
        <w:rPr>
          <w:sz w:val="18"/>
          <w:szCs w:val="16"/>
        </w:rPr>
        <w:t>තොරව</w:t>
      </w:r>
      <w:proofErr w:type="spellEnd"/>
      <w:r w:rsidRPr="008640F5">
        <w:rPr>
          <w:sz w:val="18"/>
          <w:szCs w:val="16"/>
        </w:rPr>
        <w:t xml:space="preserve"> </w:t>
      </w:r>
      <w:proofErr w:type="spellStart"/>
      <w:r w:rsidRPr="008640F5">
        <w:rPr>
          <w:sz w:val="18"/>
          <w:szCs w:val="16"/>
        </w:rPr>
        <w:t>පවත්වාගෙන</w:t>
      </w:r>
      <w:proofErr w:type="spellEnd"/>
      <w:r w:rsidRPr="008640F5">
        <w:rPr>
          <w:sz w:val="18"/>
          <w:szCs w:val="16"/>
        </w:rPr>
        <w:t xml:space="preserve"> </w:t>
      </w:r>
      <w:proofErr w:type="spellStart"/>
      <w:r w:rsidRPr="008640F5">
        <w:rPr>
          <w:sz w:val="18"/>
          <w:szCs w:val="16"/>
        </w:rPr>
        <w:t>යාමටත්</w:t>
      </w:r>
      <w:proofErr w:type="spellEnd"/>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ඉල්ලුම</w:t>
      </w:r>
      <w:proofErr w:type="spellEnd"/>
      <w:r w:rsidRPr="008640F5">
        <w:rPr>
          <w:sz w:val="18"/>
          <w:szCs w:val="16"/>
        </w:rPr>
        <w:t xml:space="preserve"> </w:t>
      </w:r>
      <w:proofErr w:type="spellStart"/>
      <w:r w:rsidRPr="008640F5">
        <w:rPr>
          <w:sz w:val="18"/>
          <w:szCs w:val="16"/>
        </w:rPr>
        <w:t>නියමිත</w:t>
      </w:r>
      <w:proofErr w:type="spellEnd"/>
      <w:r w:rsidRPr="008640F5">
        <w:rPr>
          <w:sz w:val="18"/>
          <w:szCs w:val="16"/>
        </w:rPr>
        <w:t xml:space="preserve"> </w:t>
      </w:r>
      <w:proofErr w:type="spellStart"/>
      <w:r w:rsidRPr="008640F5">
        <w:rPr>
          <w:sz w:val="18"/>
          <w:szCs w:val="16"/>
        </w:rPr>
        <w:t>වේලාවට</w:t>
      </w:r>
      <w:proofErr w:type="spellEnd"/>
      <w:r w:rsidRPr="008640F5">
        <w:rPr>
          <w:sz w:val="18"/>
          <w:szCs w:val="16"/>
        </w:rPr>
        <w:t xml:space="preserve"> </w:t>
      </w:r>
      <w:proofErr w:type="spellStart"/>
      <w:r w:rsidRPr="008640F5">
        <w:rPr>
          <w:sz w:val="18"/>
          <w:szCs w:val="16"/>
        </w:rPr>
        <w:t>සපුරාලීමටත්</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ඉන්වෙන්ටරි</w:t>
      </w:r>
      <w:proofErr w:type="spellEnd"/>
      <w:r w:rsidRPr="008640F5">
        <w:rPr>
          <w:sz w:val="18"/>
          <w:szCs w:val="16"/>
        </w:rPr>
        <w:t xml:space="preserve"> </w:t>
      </w:r>
      <w:proofErr w:type="spellStart"/>
      <w:r w:rsidRPr="008640F5">
        <w:rPr>
          <w:sz w:val="18"/>
          <w:szCs w:val="16"/>
        </w:rPr>
        <w:t>මට්ටමක්</w:t>
      </w:r>
      <w:proofErr w:type="spellEnd"/>
      <w:r w:rsidRPr="008640F5">
        <w:rPr>
          <w:sz w:val="18"/>
          <w:szCs w:val="16"/>
        </w:rPr>
        <w:t xml:space="preserve"> </w:t>
      </w:r>
      <w:proofErr w:type="spellStart"/>
      <w:r w:rsidRPr="008640F5">
        <w:rPr>
          <w:sz w:val="18"/>
          <w:szCs w:val="16"/>
        </w:rPr>
        <w:t>පවත්වා</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වැදගත්</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එමෙන්ම</w:t>
      </w:r>
      <w:proofErr w:type="spellEnd"/>
      <w:r w:rsidRPr="008640F5">
        <w:rPr>
          <w:sz w:val="18"/>
          <w:szCs w:val="16"/>
        </w:rPr>
        <w:t xml:space="preserve"> </w:t>
      </w:r>
      <w:proofErr w:type="spellStart"/>
      <w:r w:rsidRPr="008640F5">
        <w:rPr>
          <w:sz w:val="18"/>
          <w:szCs w:val="16"/>
        </w:rPr>
        <w:t>අධික</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තොග</w:t>
      </w:r>
      <w:proofErr w:type="spellEnd"/>
      <w:r w:rsidRPr="008640F5">
        <w:rPr>
          <w:sz w:val="18"/>
          <w:szCs w:val="16"/>
        </w:rPr>
        <w:t xml:space="preserve"> </w:t>
      </w:r>
      <w:proofErr w:type="spellStart"/>
      <w:r w:rsidRPr="008640F5">
        <w:rPr>
          <w:sz w:val="18"/>
          <w:szCs w:val="16"/>
        </w:rPr>
        <w:t>රැස්කිරීමෙන්</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ප්‍රාග්ධනය</w:t>
      </w:r>
      <w:proofErr w:type="spellEnd"/>
      <w:r w:rsidRPr="008640F5">
        <w:rPr>
          <w:sz w:val="18"/>
          <w:szCs w:val="16"/>
        </w:rPr>
        <w:t xml:space="preserve"> </w:t>
      </w:r>
      <w:proofErr w:type="spellStart"/>
      <w:r w:rsidRPr="008640F5">
        <w:rPr>
          <w:sz w:val="18"/>
          <w:szCs w:val="16"/>
        </w:rPr>
        <w:t>සිරවීම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ගබඩා</w:t>
      </w:r>
      <w:proofErr w:type="spellEnd"/>
      <w:r w:rsidRPr="008640F5">
        <w:rPr>
          <w:sz w:val="18"/>
          <w:szCs w:val="16"/>
        </w:rPr>
        <w:t xml:space="preserve"> </w:t>
      </w:r>
      <w:proofErr w:type="spellStart"/>
      <w:r w:rsidRPr="008640F5">
        <w:rPr>
          <w:sz w:val="18"/>
          <w:szCs w:val="16"/>
        </w:rPr>
        <w:t>පිරිවැය</w:t>
      </w:r>
      <w:proofErr w:type="spellEnd"/>
      <w:r w:rsidRPr="008640F5">
        <w:rPr>
          <w:sz w:val="18"/>
          <w:szCs w:val="16"/>
        </w:rPr>
        <w:t xml:space="preserve"> </w:t>
      </w:r>
      <w:proofErr w:type="spellStart"/>
      <w:r w:rsidRPr="008640F5">
        <w:rPr>
          <w:sz w:val="18"/>
          <w:szCs w:val="16"/>
        </w:rPr>
        <w:t>වැඩිවීම</w:t>
      </w:r>
      <w:proofErr w:type="spellEnd"/>
      <w:r w:rsidRPr="008640F5">
        <w:rPr>
          <w:sz w:val="18"/>
          <w:szCs w:val="16"/>
        </w:rPr>
        <w:t xml:space="preserve"> </w:t>
      </w:r>
      <w:proofErr w:type="spellStart"/>
      <w:r w:rsidRPr="008640F5">
        <w:rPr>
          <w:sz w:val="18"/>
          <w:szCs w:val="16"/>
        </w:rPr>
        <w:t>වැළැක්වීමට</w:t>
      </w:r>
      <w:proofErr w:type="spellEnd"/>
      <w:r w:rsidRPr="008640F5">
        <w:rPr>
          <w:sz w:val="18"/>
          <w:szCs w:val="16"/>
        </w:rPr>
        <w:t xml:space="preserve"> </w:t>
      </w:r>
      <w:proofErr w:type="spellStart"/>
      <w:r w:rsidRPr="008640F5">
        <w:rPr>
          <w:sz w:val="18"/>
          <w:szCs w:val="16"/>
        </w:rPr>
        <w:t>මෙන්ම</w:t>
      </w:r>
      <w:proofErr w:type="spellEnd"/>
      <w:r w:rsidRPr="008640F5">
        <w:rPr>
          <w:sz w:val="18"/>
          <w:szCs w:val="16"/>
        </w:rPr>
        <w:t xml:space="preserve">, </w:t>
      </w:r>
      <w:proofErr w:type="spellStart"/>
      <w:r w:rsidRPr="008640F5">
        <w:rPr>
          <w:sz w:val="18"/>
          <w:szCs w:val="16"/>
        </w:rPr>
        <w:t>තොග</w:t>
      </w:r>
      <w:proofErr w:type="spellEnd"/>
      <w:r w:rsidRPr="008640F5">
        <w:rPr>
          <w:sz w:val="18"/>
          <w:szCs w:val="16"/>
        </w:rPr>
        <w:t xml:space="preserve"> </w:t>
      </w:r>
      <w:proofErr w:type="spellStart"/>
      <w:r w:rsidRPr="008640F5">
        <w:rPr>
          <w:sz w:val="18"/>
          <w:szCs w:val="16"/>
        </w:rPr>
        <w:t>හිඟවීම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සිදු</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බාධා</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අලාභ</w:t>
      </w:r>
      <w:proofErr w:type="spellEnd"/>
      <w:r w:rsidRPr="008640F5">
        <w:rPr>
          <w:sz w:val="18"/>
          <w:szCs w:val="16"/>
        </w:rPr>
        <w:t xml:space="preserve"> </w:t>
      </w:r>
      <w:proofErr w:type="spellStart"/>
      <w:r w:rsidRPr="008640F5">
        <w:rPr>
          <w:sz w:val="18"/>
          <w:szCs w:val="16"/>
        </w:rPr>
        <w:t>අවම</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ද </w:t>
      </w:r>
      <w:proofErr w:type="spellStart"/>
      <w:r w:rsidRPr="008640F5">
        <w:rPr>
          <w:sz w:val="18"/>
          <w:szCs w:val="16"/>
        </w:rPr>
        <w:t>ඉන්වෙන්ටරි</w:t>
      </w:r>
      <w:proofErr w:type="spellEnd"/>
      <w:r w:rsidRPr="008640F5">
        <w:rPr>
          <w:sz w:val="18"/>
          <w:szCs w:val="16"/>
        </w:rPr>
        <w:t xml:space="preserve"> </w:t>
      </w:r>
      <w:proofErr w:type="spellStart"/>
      <w:r w:rsidRPr="008640F5">
        <w:rPr>
          <w:sz w:val="18"/>
          <w:szCs w:val="16"/>
        </w:rPr>
        <w:t>කළමනාකරණය</w:t>
      </w:r>
      <w:proofErr w:type="spellEnd"/>
      <w:r w:rsidRPr="008640F5">
        <w:rPr>
          <w:sz w:val="18"/>
          <w:szCs w:val="16"/>
        </w:rPr>
        <w:t xml:space="preserve"> </w:t>
      </w:r>
      <w:proofErr w:type="spellStart"/>
      <w:r w:rsidRPr="008640F5">
        <w:rPr>
          <w:sz w:val="18"/>
          <w:szCs w:val="16"/>
        </w:rPr>
        <w:t>උපකාරී</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2090E950"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ඉන්වෙන්ටරි</w:t>
      </w:r>
      <w:proofErr w:type="spellEnd"/>
      <w:r w:rsidRPr="008640F5">
        <w:rPr>
          <w:i/>
          <w:sz w:val="18"/>
          <w:szCs w:val="16"/>
        </w:rPr>
        <w:t xml:space="preserve"> </w:t>
      </w:r>
      <w:proofErr w:type="spellStart"/>
      <w:r w:rsidRPr="008640F5">
        <w:rPr>
          <w:i/>
          <w:sz w:val="18"/>
          <w:szCs w:val="16"/>
        </w:rPr>
        <w:t>කළමනාකරණය</w:t>
      </w:r>
      <w:proofErr w:type="spellEnd"/>
      <w:r w:rsidRPr="008640F5">
        <w:rPr>
          <w:i/>
          <w:sz w:val="18"/>
          <w:szCs w:val="16"/>
        </w:rPr>
        <w:t>]</w:t>
      </w:r>
    </w:p>
    <w:p w14:paraId="72536B57" w14:textId="77777777" w:rsidR="00EA27FE" w:rsidRPr="008640F5" w:rsidRDefault="00000000">
      <w:pPr>
        <w:spacing w:after="240" w:line="360" w:lineRule="auto"/>
        <w:rPr>
          <w:sz w:val="18"/>
          <w:szCs w:val="16"/>
        </w:rPr>
      </w:pPr>
      <w:r w:rsidRPr="008640F5">
        <w:rPr>
          <w:b/>
          <w:sz w:val="18"/>
          <w:szCs w:val="16"/>
        </w:rPr>
        <w:t>Q67:</w:t>
      </w:r>
      <w:r w:rsidRPr="008640F5">
        <w:rPr>
          <w:sz w:val="18"/>
          <w:szCs w:val="16"/>
        </w:rPr>
        <w:t xml:space="preserve"> </w:t>
      </w:r>
      <w:proofErr w:type="spellStart"/>
      <w:r w:rsidRPr="008640F5">
        <w:rPr>
          <w:sz w:val="18"/>
          <w:szCs w:val="16"/>
        </w:rPr>
        <w:t>සැපයුම්</w:t>
      </w:r>
      <w:proofErr w:type="spellEnd"/>
      <w:r w:rsidRPr="008640F5">
        <w:rPr>
          <w:sz w:val="18"/>
          <w:szCs w:val="16"/>
        </w:rPr>
        <w:t xml:space="preserve"> </w:t>
      </w:r>
      <w:proofErr w:type="spellStart"/>
      <w:r w:rsidRPr="008640F5">
        <w:rPr>
          <w:sz w:val="18"/>
          <w:szCs w:val="16"/>
        </w:rPr>
        <w:t>දාම</w:t>
      </w:r>
      <w:proofErr w:type="spellEnd"/>
      <w:r w:rsidRPr="008640F5">
        <w:rPr>
          <w:sz w:val="18"/>
          <w:szCs w:val="16"/>
        </w:rPr>
        <w:t xml:space="preserve"> </w:t>
      </w:r>
      <w:proofErr w:type="spellStart"/>
      <w:r w:rsidRPr="008640F5">
        <w:rPr>
          <w:sz w:val="18"/>
          <w:szCs w:val="16"/>
        </w:rPr>
        <w:t>කළමනාකරණය</w:t>
      </w:r>
      <w:proofErr w:type="spellEnd"/>
      <w:r w:rsidRPr="008640F5">
        <w:rPr>
          <w:sz w:val="18"/>
          <w:szCs w:val="16"/>
        </w:rPr>
        <w:t xml:space="preserve"> (Supply Chain Management)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ව්‍යාපාරයකට</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0549DB2D" w14:textId="77777777" w:rsidR="00EA27FE" w:rsidRPr="008640F5" w:rsidRDefault="00000000">
      <w:pPr>
        <w:spacing w:after="240" w:line="360" w:lineRule="auto"/>
        <w:rPr>
          <w:sz w:val="18"/>
          <w:szCs w:val="16"/>
        </w:rPr>
      </w:pPr>
      <w:r w:rsidRPr="008640F5">
        <w:rPr>
          <w:b/>
          <w:sz w:val="18"/>
          <w:szCs w:val="16"/>
        </w:rPr>
        <w:t>A67:</w:t>
      </w:r>
      <w:r w:rsidRPr="008640F5">
        <w:rPr>
          <w:sz w:val="18"/>
          <w:szCs w:val="16"/>
        </w:rPr>
        <w:t xml:space="preserve"> </w:t>
      </w:r>
      <w:proofErr w:type="spellStart"/>
      <w:r w:rsidRPr="008640F5">
        <w:rPr>
          <w:sz w:val="18"/>
          <w:szCs w:val="16"/>
        </w:rPr>
        <w:t>සැපයුම්</w:t>
      </w:r>
      <w:proofErr w:type="spellEnd"/>
      <w:r w:rsidRPr="008640F5">
        <w:rPr>
          <w:sz w:val="18"/>
          <w:szCs w:val="16"/>
        </w:rPr>
        <w:t xml:space="preserve"> </w:t>
      </w:r>
      <w:proofErr w:type="spellStart"/>
      <w:r w:rsidRPr="008640F5">
        <w:rPr>
          <w:sz w:val="18"/>
          <w:szCs w:val="16"/>
        </w:rPr>
        <w:t>දාම</w:t>
      </w:r>
      <w:proofErr w:type="spellEnd"/>
      <w:r w:rsidRPr="008640F5">
        <w:rPr>
          <w:sz w:val="18"/>
          <w:szCs w:val="16"/>
        </w:rPr>
        <w:t xml:space="preserve"> </w:t>
      </w:r>
      <w:proofErr w:type="spellStart"/>
      <w:r w:rsidRPr="008640F5">
        <w:rPr>
          <w:sz w:val="18"/>
          <w:szCs w:val="16"/>
        </w:rPr>
        <w:t>කළමනාකරණය</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පරිදි</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1. </w:t>
      </w:r>
      <w:proofErr w:type="spellStart"/>
      <w:r w:rsidRPr="008640F5">
        <w:rPr>
          <w:sz w:val="18"/>
          <w:szCs w:val="16"/>
        </w:rPr>
        <w:t>පිරිවැය</w:t>
      </w:r>
      <w:proofErr w:type="spellEnd"/>
      <w:r w:rsidRPr="008640F5">
        <w:rPr>
          <w:sz w:val="18"/>
          <w:szCs w:val="16"/>
        </w:rPr>
        <w:t xml:space="preserve"> </w:t>
      </w:r>
      <w:proofErr w:type="spellStart"/>
      <w:r w:rsidRPr="008640F5">
        <w:rPr>
          <w:sz w:val="18"/>
          <w:szCs w:val="16"/>
        </w:rPr>
        <w:t>අවම</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අමුද්‍රව්‍ය</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සිට</w:t>
      </w:r>
      <w:proofErr w:type="spellEnd"/>
      <w:r w:rsidRPr="008640F5">
        <w:rPr>
          <w:sz w:val="18"/>
          <w:szCs w:val="16"/>
        </w:rPr>
        <w:t xml:space="preserve"> </w:t>
      </w:r>
      <w:proofErr w:type="spellStart"/>
      <w:r w:rsidRPr="008640F5">
        <w:rPr>
          <w:sz w:val="18"/>
          <w:szCs w:val="16"/>
        </w:rPr>
        <w:t>නිමි</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පාරිභෝගිකයා</w:t>
      </w:r>
      <w:proofErr w:type="spellEnd"/>
      <w:r w:rsidRPr="008640F5">
        <w:rPr>
          <w:sz w:val="18"/>
          <w:szCs w:val="16"/>
        </w:rPr>
        <w:t xml:space="preserve"> </w:t>
      </w:r>
      <w:proofErr w:type="spellStart"/>
      <w:r w:rsidRPr="008640F5">
        <w:rPr>
          <w:sz w:val="18"/>
          <w:szCs w:val="16"/>
        </w:rPr>
        <w:t>වෙත</w:t>
      </w:r>
      <w:proofErr w:type="spellEnd"/>
      <w:r w:rsidRPr="008640F5">
        <w:rPr>
          <w:sz w:val="18"/>
          <w:szCs w:val="16"/>
        </w:rPr>
        <w:t xml:space="preserve"> </w:t>
      </w:r>
      <w:proofErr w:type="spellStart"/>
      <w:r w:rsidRPr="008640F5">
        <w:rPr>
          <w:sz w:val="18"/>
          <w:szCs w:val="16"/>
        </w:rPr>
        <w:t>යැවීම</w:t>
      </w:r>
      <w:proofErr w:type="spellEnd"/>
      <w:r w:rsidRPr="008640F5">
        <w:rPr>
          <w:sz w:val="18"/>
          <w:szCs w:val="16"/>
        </w:rPr>
        <w:t xml:space="preserve"> </w:t>
      </w:r>
      <w:proofErr w:type="spellStart"/>
      <w:r w:rsidRPr="008640F5">
        <w:rPr>
          <w:sz w:val="18"/>
          <w:szCs w:val="16"/>
        </w:rPr>
        <w:t>දක්වා</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w:t>
      </w:r>
      <w:proofErr w:type="spellStart"/>
      <w:r w:rsidRPr="008640F5">
        <w:rPr>
          <w:sz w:val="18"/>
          <w:szCs w:val="16"/>
        </w:rPr>
        <w:t>ක්‍රියාවලිය</w:t>
      </w:r>
      <w:proofErr w:type="spellEnd"/>
      <w:r w:rsidRPr="008640F5">
        <w:rPr>
          <w:sz w:val="18"/>
          <w:szCs w:val="16"/>
        </w:rPr>
        <w:t xml:space="preserve"> </w:t>
      </w:r>
      <w:proofErr w:type="spellStart"/>
      <w:r w:rsidRPr="008640F5">
        <w:rPr>
          <w:sz w:val="18"/>
          <w:szCs w:val="16"/>
        </w:rPr>
        <w:t>කාර්යක්ෂම</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ප්‍රවාහන</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ගබඩා</w:t>
      </w:r>
      <w:proofErr w:type="spellEnd"/>
      <w:r w:rsidRPr="008640F5">
        <w:rPr>
          <w:sz w:val="18"/>
          <w:szCs w:val="16"/>
        </w:rPr>
        <w:t xml:space="preserve"> </w:t>
      </w:r>
      <w:proofErr w:type="spellStart"/>
      <w:r w:rsidRPr="008640F5">
        <w:rPr>
          <w:sz w:val="18"/>
          <w:szCs w:val="16"/>
        </w:rPr>
        <w:t>පිරිවැය</w:t>
      </w:r>
      <w:proofErr w:type="spellEnd"/>
      <w:r w:rsidRPr="008640F5">
        <w:rPr>
          <w:sz w:val="18"/>
          <w:szCs w:val="16"/>
        </w:rPr>
        <w:t xml:space="preserve"> </w:t>
      </w:r>
      <w:proofErr w:type="spellStart"/>
      <w:r w:rsidRPr="008640F5">
        <w:rPr>
          <w:sz w:val="18"/>
          <w:szCs w:val="16"/>
        </w:rPr>
        <w:t>අවම</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ගත</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2.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තෘප්තිය</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නිවැරදි</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lastRenderedPageBreak/>
        <w:t>නිවැරදි</w:t>
      </w:r>
      <w:proofErr w:type="spellEnd"/>
      <w:r w:rsidRPr="008640F5">
        <w:rPr>
          <w:sz w:val="18"/>
          <w:szCs w:val="16"/>
        </w:rPr>
        <w:t xml:space="preserve"> </w:t>
      </w:r>
      <w:proofErr w:type="spellStart"/>
      <w:r w:rsidRPr="008640F5">
        <w:rPr>
          <w:sz w:val="18"/>
          <w:szCs w:val="16"/>
        </w:rPr>
        <w:t>වේලාවට</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නිවැරදි</w:t>
      </w:r>
      <w:proofErr w:type="spellEnd"/>
      <w:r w:rsidRPr="008640F5">
        <w:rPr>
          <w:sz w:val="18"/>
          <w:szCs w:val="16"/>
        </w:rPr>
        <w:t xml:space="preserve"> </w:t>
      </w:r>
      <w:proofErr w:type="spellStart"/>
      <w:r w:rsidRPr="008640F5">
        <w:rPr>
          <w:sz w:val="18"/>
          <w:szCs w:val="16"/>
        </w:rPr>
        <w:t>ස්ථානයට</w:t>
      </w:r>
      <w:proofErr w:type="spellEnd"/>
      <w:r w:rsidRPr="008640F5">
        <w:rPr>
          <w:sz w:val="18"/>
          <w:szCs w:val="16"/>
        </w:rPr>
        <w:t xml:space="preserve"> </w:t>
      </w:r>
      <w:proofErr w:type="spellStart"/>
      <w:r w:rsidRPr="008640F5">
        <w:rPr>
          <w:sz w:val="18"/>
          <w:szCs w:val="16"/>
        </w:rPr>
        <w:t>කාර්යක්ෂමව</w:t>
      </w:r>
      <w:proofErr w:type="spellEnd"/>
      <w:r w:rsidRPr="008640F5">
        <w:rPr>
          <w:sz w:val="18"/>
          <w:szCs w:val="16"/>
        </w:rPr>
        <w:t xml:space="preserve"> </w:t>
      </w:r>
      <w:proofErr w:type="spellStart"/>
      <w:r w:rsidRPr="008640F5">
        <w:rPr>
          <w:sz w:val="18"/>
          <w:szCs w:val="16"/>
        </w:rPr>
        <w:t>සැපයීම</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විශ්වාසය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තෘප්තිය</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දියුණු</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හැකිය</w:t>
      </w:r>
      <w:proofErr w:type="spellEnd"/>
      <w:r w:rsidRPr="008640F5">
        <w:rPr>
          <w:sz w:val="18"/>
          <w:szCs w:val="16"/>
        </w:rPr>
        <w:t>.</w:t>
      </w:r>
    </w:p>
    <w:p w14:paraId="7D69F67B"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සැපයුම්</w:t>
      </w:r>
      <w:proofErr w:type="spellEnd"/>
      <w:r w:rsidRPr="008640F5">
        <w:rPr>
          <w:i/>
          <w:sz w:val="18"/>
          <w:szCs w:val="16"/>
        </w:rPr>
        <w:t xml:space="preserve"> </w:t>
      </w:r>
      <w:proofErr w:type="spellStart"/>
      <w:r w:rsidRPr="008640F5">
        <w:rPr>
          <w:i/>
          <w:sz w:val="18"/>
          <w:szCs w:val="16"/>
        </w:rPr>
        <w:t>දාම</w:t>
      </w:r>
      <w:proofErr w:type="spellEnd"/>
      <w:r w:rsidRPr="008640F5">
        <w:rPr>
          <w:i/>
          <w:sz w:val="18"/>
          <w:szCs w:val="16"/>
        </w:rPr>
        <w:t xml:space="preserve"> </w:t>
      </w:r>
      <w:proofErr w:type="spellStart"/>
      <w:r w:rsidRPr="008640F5">
        <w:rPr>
          <w:i/>
          <w:sz w:val="18"/>
          <w:szCs w:val="16"/>
        </w:rPr>
        <w:t>කළමනාකරණය</w:t>
      </w:r>
      <w:proofErr w:type="spellEnd"/>
      <w:r w:rsidRPr="008640F5">
        <w:rPr>
          <w:i/>
          <w:sz w:val="18"/>
          <w:szCs w:val="16"/>
        </w:rPr>
        <w:t>]</w:t>
      </w:r>
    </w:p>
    <w:p w14:paraId="6521C22B" w14:textId="77777777" w:rsidR="00EA27FE" w:rsidRPr="008640F5" w:rsidRDefault="00000000">
      <w:pPr>
        <w:spacing w:after="240" w:line="360" w:lineRule="auto"/>
        <w:rPr>
          <w:sz w:val="18"/>
          <w:szCs w:val="16"/>
        </w:rPr>
      </w:pPr>
      <w:r w:rsidRPr="008640F5">
        <w:rPr>
          <w:b/>
          <w:sz w:val="18"/>
          <w:szCs w:val="16"/>
        </w:rPr>
        <w:t>Q68:</w:t>
      </w:r>
      <w:r w:rsidRPr="008640F5">
        <w:rPr>
          <w:sz w:val="18"/>
          <w:szCs w:val="16"/>
        </w:rPr>
        <w:t xml:space="preserve"> </w:t>
      </w:r>
      <w:proofErr w:type="spellStart"/>
      <w:r w:rsidRPr="008640F5">
        <w:rPr>
          <w:sz w:val="18"/>
          <w:szCs w:val="16"/>
        </w:rPr>
        <w:t>ඇඟලුම්</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දෛනික</w:t>
      </w:r>
      <w:proofErr w:type="spellEnd"/>
      <w:r w:rsidRPr="008640F5">
        <w:rPr>
          <w:sz w:val="18"/>
          <w:szCs w:val="16"/>
        </w:rPr>
        <w:t xml:space="preserve"> </w:t>
      </w:r>
      <w:proofErr w:type="spellStart"/>
      <w:r w:rsidRPr="008640F5">
        <w:rPr>
          <w:sz w:val="18"/>
          <w:szCs w:val="16"/>
        </w:rPr>
        <w:t>අමුද්‍රව්‍ය</w:t>
      </w:r>
      <w:proofErr w:type="spellEnd"/>
      <w:r w:rsidRPr="008640F5">
        <w:rPr>
          <w:sz w:val="18"/>
          <w:szCs w:val="16"/>
        </w:rPr>
        <w:t xml:space="preserve"> </w:t>
      </w:r>
      <w:proofErr w:type="spellStart"/>
      <w:r w:rsidRPr="008640F5">
        <w:rPr>
          <w:sz w:val="18"/>
          <w:szCs w:val="16"/>
        </w:rPr>
        <w:t>භාවිතය</w:t>
      </w:r>
      <w:proofErr w:type="spellEnd"/>
      <w:r w:rsidRPr="008640F5">
        <w:rPr>
          <w:sz w:val="18"/>
          <w:szCs w:val="16"/>
        </w:rPr>
        <w:t xml:space="preserve"> </w:t>
      </w:r>
      <w:proofErr w:type="spellStart"/>
      <w:r w:rsidRPr="008640F5">
        <w:rPr>
          <w:sz w:val="18"/>
          <w:szCs w:val="16"/>
        </w:rPr>
        <w:t>ඒකක</w:t>
      </w:r>
      <w:proofErr w:type="spellEnd"/>
      <w:r w:rsidRPr="008640F5">
        <w:rPr>
          <w:sz w:val="18"/>
          <w:szCs w:val="16"/>
        </w:rPr>
        <w:t xml:space="preserve"> 50කි. </w:t>
      </w:r>
      <w:proofErr w:type="spellStart"/>
      <w:r w:rsidRPr="008640F5">
        <w:rPr>
          <w:sz w:val="18"/>
          <w:szCs w:val="16"/>
        </w:rPr>
        <w:t>ඇණවුමක්</w:t>
      </w:r>
      <w:proofErr w:type="spellEnd"/>
      <w:r w:rsidRPr="008640F5">
        <w:rPr>
          <w:sz w:val="18"/>
          <w:szCs w:val="16"/>
        </w:rPr>
        <w:t xml:space="preserve"> </w:t>
      </w:r>
      <w:proofErr w:type="spellStart"/>
      <w:r w:rsidRPr="008640F5">
        <w:rPr>
          <w:sz w:val="18"/>
          <w:szCs w:val="16"/>
        </w:rPr>
        <w:t>ලැබීමට</w:t>
      </w:r>
      <w:proofErr w:type="spellEnd"/>
      <w:r w:rsidRPr="008640F5">
        <w:rPr>
          <w:sz w:val="18"/>
          <w:szCs w:val="16"/>
        </w:rPr>
        <w:t xml:space="preserve"> </w:t>
      </w:r>
      <w:proofErr w:type="spellStart"/>
      <w:r w:rsidRPr="008640F5">
        <w:rPr>
          <w:sz w:val="18"/>
          <w:szCs w:val="16"/>
        </w:rPr>
        <w:t>ගතවන</w:t>
      </w:r>
      <w:proofErr w:type="spellEnd"/>
      <w:r w:rsidRPr="008640F5">
        <w:rPr>
          <w:sz w:val="18"/>
          <w:szCs w:val="16"/>
        </w:rPr>
        <w:t xml:space="preserve"> </w:t>
      </w:r>
      <w:proofErr w:type="spellStart"/>
      <w:r w:rsidRPr="008640F5">
        <w:rPr>
          <w:sz w:val="18"/>
          <w:szCs w:val="16"/>
        </w:rPr>
        <w:t>කාලය</w:t>
      </w:r>
      <w:proofErr w:type="spellEnd"/>
      <w:r w:rsidRPr="008640F5">
        <w:rPr>
          <w:sz w:val="18"/>
          <w:szCs w:val="16"/>
        </w:rPr>
        <w:t xml:space="preserve"> </w:t>
      </w:r>
      <w:proofErr w:type="spellStart"/>
      <w:r w:rsidRPr="008640F5">
        <w:rPr>
          <w:sz w:val="18"/>
          <w:szCs w:val="16"/>
        </w:rPr>
        <w:t>දින</w:t>
      </w:r>
      <w:proofErr w:type="spellEnd"/>
      <w:r w:rsidRPr="008640F5">
        <w:rPr>
          <w:sz w:val="18"/>
          <w:szCs w:val="16"/>
        </w:rPr>
        <w:t xml:space="preserve"> 4කි. </w:t>
      </w:r>
      <w:proofErr w:type="spellStart"/>
      <w:r w:rsidRPr="008640F5">
        <w:rPr>
          <w:sz w:val="18"/>
          <w:szCs w:val="16"/>
        </w:rPr>
        <w:t>ආරක්ෂිත</w:t>
      </w:r>
      <w:proofErr w:type="spellEnd"/>
      <w:r w:rsidRPr="008640F5">
        <w:rPr>
          <w:sz w:val="18"/>
          <w:szCs w:val="16"/>
        </w:rPr>
        <w:t xml:space="preserve"> </w:t>
      </w:r>
      <w:proofErr w:type="spellStart"/>
      <w:r w:rsidRPr="008640F5">
        <w:rPr>
          <w:sz w:val="18"/>
          <w:szCs w:val="16"/>
        </w:rPr>
        <w:t>තොග</w:t>
      </w:r>
      <w:proofErr w:type="spellEnd"/>
      <w:r w:rsidRPr="008640F5">
        <w:rPr>
          <w:sz w:val="18"/>
          <w:szCs w:val="16"/>
        </w:rPr>
        <w:t xml:space="preserve"> </w:t>
      </w:r>
      <w:proofErr w:type="spellStart"/>
      <w:r w:rsidRPr="008640F5">
        <w:rPr>
          <w:sz w:val="18"/>
          <w:szCs w:val="16"/>
        </w:rPr>
        <w:t>මට්ටම</w:t>
      </w:r>
      <w:proofErr w:type="spellEnd"/>
      <w:r w:rsidRPr="008640F5">
        <w:rPr>
          <w:sz w:val="18"/>
          <w:szCs w:val="16"/>
        </w:rPr>
        <w:t xml:space="preserve"> </w:t>
      </w:r>
      <w:proofErr w:type="spellStart"/>
      <w:r w:rsidRPr="008640F5">
        <w:rPr>
          <w:sz w:val="18"/>
          <w:szCs w:val="16"/>
        </w:rPr>
        <w:t>ඒකක</w:t>
      </w:r>
      <w:proofErr w:type="spellEnd"/>
      <w:r w:rsidRPr="008640F5">
        <w:rPr>
          <w:sz w:val="18"/>
          <w:szCs w:val="16"/>
        </w:rPr>
        <w:t xml:space="preserve"> 100ක්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පවත්වා</w:t>
      </w:r>
      <w:proofErr w:type="spellEnd"/>
      <w:r w:rsidRPr="008640F5">
        <w:rPr>
          <w:sz w:val="18"/>
          <w:szCs w:val="16"/>
        </w:rPr>
        <w:t xml:space="preserve"> </w:t>
      </w:r>
      <w:proofErr w:type="spellStart"/>
      <w:r w:rsidRPr="008640F5">
        <w:rPr>
          <w:sz w:val="18"/>
          <w:szCs w:val="16"/>
        </w:rPr>
        <w:t>ගන්නේ</w:t>
      </w:r>
      <w:proofErr w:type="spellEnd"/>
      <w:r w:rsidRPr="008640F5">
        <w:rPr>
          <w:sz w:val="18"/>
          <w:szCs w:val="16"/>
        </w:rPr>
        <w:t xml:space="preserve"> </w:t>
      </w:r>
      <w:proofErr w:type="spellStart"/>
      <w:r w:rsidRPr="008640F5">
        <w:rPr>
          <w:sz w:val="18"/>
          <w:szCs w:val="16"/>
        </w:rPr>
        <w:t>නම්</w:t>
      </w:r>
      <w:proofErr w:type="spellEnd"/>
      <w:r w:rsidRPr="008640F5">
        <w:rPr>
          <w:sz w:val="18"/>
          <w:szCs w:val="16"/>
        </w:rPr>
        <w:t xml:space="preserve">, </w:t>
      </w:r>
      <w:proofErr w:type="spellStart"/>
      <w:r w:rsidRPr="008640F5">
        <w:rPr>
          <w:sz w:val="18"/>
          <w:szCs w:val="16"/>
        </w:rPr>
        <w:t>එම</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නැවත</w:t>
      </w:r>
      <w:proofErr w:type="spellEnd"/>
      <w:r w:rsidRPr="008640F5">
        <w:rPr>
          <w:sz w:val="18"/>
          <w:szCs w:val="16"/>
        </w:rPr>
        <w:t xml:space="preserve"> </w:t>
      </w:r>
      <w:proofErr w:type="spellStart"/>
      <w:r w:rsidRPr="008640F5">
        <w:rPr>
          <w:sz w:val="18"/>
          <w:szCs w:val="16"/>
        </w:rPr>
        <w:t>ඇණවුම්</w:t>
      </w:r>
      <w:proofErr w:type="spellEnd"/>
      <w:r w:rsidRPr="008640F5">
        <w:rPr>
          <w:sz w:val="18"/>
          <w:szCs w:val="16"/>
        </w:rPr>
        <w:t xml:space="preserve"> </w:t>
      </w:r>
      <w:proofErr w:type="spellStart"/>
      <w:r w:rsidRPr="008640F5">
        <w:rPr>
          <w:sz w:val="18"/>
          <w:szCs w:val="16"/>
        </w:rPr>
        <w:t>මට්ටම</w:t>
      </w:r>
      <w:proofErr w:type="spellEnd"/>
      <w:r w:rsidRPr="008640F5">
        <w:rPr>
          <w:sz w:val="18"/>
          <w:szCs w:val="16"/>
        </w:rPr>
        <w:t xml:space="preserve"> (Re-order level) </w:t>
      </w:r>
      <w:proofErr w:type="spellStart"/>
      <w:r w:rsidRPr="008640F5">
        <w:rPr>
          <w:sz w:val="18"/>
          <w:szCs w:val="16"/>
        </w:rPr>
        <w:t>ගණනය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5B22E4A1" w14:textId="77777777" w:rsidR="00EA27FE" w:rsidRPr="008640F5" w:rsidRDefault="00000000">
      <w:pPr>
        <w:spacing w:after="240" w:line="360" w:lineRule="auto"/>
        <w:rPr>
          <w:sz w:val="18"/>
          <w:szCs w:val="16"/>
        </w:rPr>
      </w:pPr>
      <w:r w:rsidRPr="008640F5">
        <w:rPr>
          <w:b/>
          <w:sz w:val="18"/>
          <w:szCs w:val="16"/>
        </w:rPr>
        <w:t>A68:</w:t>
      </w:r>
      <w:r w:rsidRPr="008640F5">
        <w:rPr>
          <w:sz w:val="18"/>
          <w:szCs w:val="16"/>
        </w:rPr>
        <w:t xml:space="preserve"> </w:t>
      </w:r>
      <w:proofErr w:type="spellStart"/>
      <w:r w:rsidRPr="008640F5">
        <w:rPr>
          <w:sz w:val="18"/>
          <w:szCs w:val="16"/>
        </w:rPr>
        <w:t>නැවත</w:t>
      </w:r>
      <w:proofErr w:type="spellEnd"/>
      <w:r w:rsidRPr="008640F5">
        <w:rPr>
          <w:sz w:val="18"/>
          <w:szCs w:val="16"/>
        </w:rPr>
        <w:t xml:space="preserve"> </w:t>
      </w:r>
      <w:proofErr w:type="spellStart"/>
      <w:r w:rsidRPr="008640F5">
        <w:rPr>
          <w:sz w:val="18"/>
          <w:szCs w:val="16"/>
        </w:rPr>
        <w:t>ඇණවුම්</w:t>
      </w:r>
      <w:proofErr w:type="spellEnd"/>
      <w:r w:rsidRPr="008640F5">
        <w:rPr>
          <w:sz w:val="18"/>
          <w:szCs w:val="16"/>
        </w:rPr>
        <w:t xml:space="preserve"> </w:t>
      </w:r>
      <w:proofErr w:type="spellStart"/>
      <w:r w:rsidRPr="008640F5">
        <w:rPr>
          <w:sz w:val="18"/>
          <w:szCs w:val="16"/>
        </w:rPr>
        <w:t>මට්ටම</w:t>
      </w:r>
      <w:proofErr w:type="spellEnd"/>
      <w:r w:rsidRPr="008640F5">
        <w:rPr>
          <w:sz w:val="18"/>
          <w:szCs w:val="16"/>
        </w:rPr>
        <w:t xml:space="preserve"> = (</w:t>
      </w:r>
      <w:proofErr w:type="spellStart"/>
      <w:r w:rsidRPr="008640F5">
        <w:rPr>
          <w:sz w:val="18"/>
          <w:szCs w:val="16"/>
        </w:rPr>
        <w:t>දෛනික</w:t>
      </w:r>
      <w:proofErr w:type="spellEnd"/>
      <w:r w:rsidRPr="008640F5">
        <w:rPr>
          <w:sz w:val="18"/>
          <w:szCs w:val="16"/>
        </w:rPr>
        <w:t xml:space="preserve"> </w:t>
      </w:r>
      <w:proofErr w:type="spellStart"/>
      <w:r w:rsidRPr="008640F5">
        <w:rPr>
          <w:sz w:val="18"/>
          <w:szCs w:val="16"/>
        </w:rPr>
        <w:t>භාවිතය</w:t>
      </w:r>
      <w:proofErr w:type="spellEnd"/>
      <w:r w:rsidRPr="008640F5">
        <w:rPr>
          <w:sz w:val="18"/>
          <w:szCs w:val="16"/>
        </w:rPr>
        <w:t xml:space="preserve"> × </w:t>
      </w:r>
      <w:proofErr w:type="spellStart"/>
      <w:r w:rsidRPr="008640F5">
        <w:rPr>
          <w:sz w:val="18"/>
          <w:szCs w:val="16"/>
        </w:rPr>
        <w:t>ඇණවුම්</w:t>
      </w:r>
      <w:proofErr w:type="spellEnd"/>
      <w:r w:rsidRPr="008640F5">
        <w:rPr>
          <w:sz w:val="18"/>
          <w:szCs w:val="16"/>
        </w:rPr>
        <w:t xml:space="preserve"> </w:t>
      </w:r>
      <w:proofErr w:type="spellStart"/>
      <w:r w:rsidRPr="008640F5">
        <w:rPr>
          <w:sz w:val="18"/>
          <w:szCs w:val="16"/>
        </w:rPr>
        <w:t>ලැබීමට</w:t>
      </w:r>
      <w:proofErr w:type="spellEnd"/>
      <w:r w:rsidRPr="008640F5">
        <w:rPr>
          <w:sz w:val="18"/>
          <w:szCs w:val="16"/>
        </w:rPr>
        <w:t xml:space="preserve"> </w:t>
      </w:r>
      <w:proofErr w:type="spellStart"/>
      <w:r w:rsidRPr="008640F5">
        <w:rPr>
          <w:sz w:val="18"/>
          <w:szCs w:val="16"/>
        </w:rPr>
        <w:t>ගතවන</w:t>
      </w:r>
      <w:proofErr w:type="spellEnd"/>
      <w:r w:rsidRPr="008640F5">
        <w:rPr>
          <w:sz w:val="18"/>
          <w:szCs w:val="16"/>
        </w:rPr>
        <w:t xml:space="preserve"> </w:t>
      </w:r>
      <w:proofErr w:type="spellStart"/>
      <w:r w:rsidRPr="008640F5">
        <w:rPr>
          <w:sz w:val="18"/>
          <w:szCs w:val="16"/>
        </w:rPr>
        <w:t>කාලය</w:t>
      </w:r>
      <w:proofErr w:type="spellEnd"/>
      <w:r w:rsidRPr="008640F5">
        <w:rPr>
          <w:sz w:val="18"/>
          <w:szCs w:val="16"/>
        </w:rPr>
        <w:t xml:space="preserve">) + </w:t>
      </w:r>
      <w:proofErr w:type="spellStart"/>
      <w:r w:rsidRPr="008640F5">
        <w:rPr>
          <w:sz w:val="18"/>
          <w:szCs w:val="16"/>
        </w:rPr>
        <w:t>ආරක්ෂිත</w:t>
      </w:r>
      <w:proofErr w:type="spellEnd"/>
      <w:r w:rsidRPr="008640F5">
        <w:rPr>
          <w:sz w:val="18"/>
          <w:szCs w:val="16"/>
        </w:rPr>
        <w:t xml:space="preserve"> </w:t>
      </w:r>
      <w:proofErr w:type="spellStart"/>
      <w:r w:rsidRPr="008640F5">
        <w:rPr>
          <w:sz w:val="18"/>
          <w:szCs w:val="16"/>
        </w:rPr>
        <w:t>තොගය</w:t>
      </w:r>
      <w:proofErr w:type="spellEnd"/>
      <w:r w:rsidRPr="008640F5">
        <w:rPr>
          <w:sz w:val="18"/>
          <w:szCs w:val="16"/>
        </w:rPr>
        <w:t xml:space="preserve">. </w:t>
      </w:r>
      <w:proofErr w:type="spellStart"/>
      <w:r w:rsidRPr="008640F5">
        <w:rPr>
          <w:sz w:val="18"/>
          <w:szCs w:val="16"/>
        </w:rPr>
        <w:t>නැවත</w:t>
      </w:r>
      <w:proofErr w:type="spellEnd"/>
      <w:r w:rsidRPr="008640F5">
        <w:rPr>
          <w:sz w:val="18"/>
          <w:szCs w:val="16"/>
        </w:rPr>
        <w:t xml:space="preserve"> </w:t>
      </w:r>
      <w:proofErr w:type="spellStart"/>
      <w:r w:rsidRPr="008640F5">
        <w:rPr>
          <w:sz w:val="18"/>
          <w:szCs w:val="16"/>
        </w:rPr>
        <w:t>ඇණවුම්</w:t>
      </w:r>
      <w:proofErr w:type="spellEnd"/>
      <w:r w:rsidRPr="008640F5">
        <w:rPr>
          <w:sz w:val="18"/>
          <w:szCs w:val="16"/>
        </w:rPr>
        <w:t xml:space="preserve"> </w:t>
      </w:r>
      <w:proofErr w:type="spellStart"/>
      <w:r w:rsidRPr="008640F5">
        <w:rPr>
          <w:sz w:val="18"/>
          <w:szCs w:val="16"/>
        </w:rPr>
        <w:t>මට්ටම</w:t>
      </w:r>
      <w:proofErr w:type="spellEnd"/>
      <w:r w:rsidRPr="008640F5">
        <w:rPr>
          <w:sz w:val="18"/>
          <w:szCs w:val="16"/>
        </w:rPr>
        <w:t xml:space="preserve"> = (</w:t>
      </w:r>
      <w:proofErr w:type="spellStart"/>
      <w:r w:rsidRPr="008640F5">
        <w:rPr>
          <w:sz w:val="18"/>
          <w:szCs w:val="16"/>
        </w:rPr>
        <w:t>ඒකක</w:t>
      </w:r>
      <w:proofErr w:type="spellEnd"/>
      <w:r w:rsidRPr="008640F5">
        <w:rPr>
          <w:sz w:val="18"/>
          <w:szCs w:val="16"/>
        </w:rPr>
        <w:t xml:space="preserve"> 50 × </w:t>
      </w:r>
      <w:proofErr w:type="spellStart"/>
      <w:r w:rsidRPr="008640F5">
        <w:rPr>
          <w:sz w:val="18"/>
          <w:szCs w:val="16"/>
        </w:rPr>
        <w:t>දින</w:t>
      </w:r>
      <w:proofErr w:type="spellEnd"/>
      <w:r w:rsidRPr="008640F5">
        <w:rPr>
          <w:sz w:val="18"/>
          <w:szCs w:val="16"/>
        </w:rPr>
        <w:t xml:space="preserve"> 4) + </w:t>
      </w:r>
      <w:proofErr w:type="spellStart"/>
      <w:r w:rsidRPr="008640F5">
        <w:rPr>
          <w:sz w:val="18"/>
          <w:szCs w:val="16"/>
        </w:rPr>
        <w:t>ඒකක</w:t>
      </w:r>
      <w:proofErr w:type="spellEnd"/>
      <w:r w:rsidRPr="008640F5">
        <w:rPr>
          <w:sz w:val="18"/>
          <w:szCs w:val="16"/>
        </w:rPr>
        <w:t xml:space="preserve"> 100 = </w:t>
      </w:r>
      <w:proofErr w:type="spellStart"/>
      <w:r w:rsidRPr="008640F5">
        <w:rPr>
          <w:sz w:val="18"/>
          <w:szCs w:val="16"/>
        </w:rPr>
        <w:t>ඒකක</w:t>
      </w:r>
      <w:proofErr w:type="spellEnd"/>
      <w:r w:rsidRPr="008640F5">
        <w:rPr>
          <w:sz w:val="18"/>
          <w:szCs w:val="16"/>
        </w:rPr>
        <w:t xml:space="preserve"> 200 + </w:t>
      </w:r>
      <w:proofErr w:type="spellStart"/>
      <w:r w:rsidRPr="008640F5">
        <w:rPr>
          <w:sz w:val="18"/>
          <w:szCs w:val="16"/>
        </w:rPr>
        <w:t>ඒකක</w:t>
      </w:r>
      <w:proofErr w:type="spellEnd"/>
      <w:r w:rsidRPr="008640F5">
        <w:rPr>
          <w:sz w:val="18"/>
          <w:szCs w:val="16"/>
        </w:rPr>
        <w:t xml:space="preserve"> 100 = </w:t>
      </w:r>
      <w:proofErr w:type="spellStart"/>
      <w:r w:rsidRPr="008640F5">
        <w:rPr>
          <w:sz w:val="18"/>
          <w:szCs w:val="16"/>
        </w:rPr>
        <w:t>ඒකක</w:t>
      </w:r>
      <w:proofErr w:type="spellEnd"/>
      <w:r w:rsidRPr="008640F5">
        <w:rPr>
          <w:sz w:val="18"/>
          <w:szCs w:val="16"/>
        </w:rPr>
        <w:t xml:space="preserve"> 300. </w:t>
      </w:r>
      <w:proofErr w:type="spellStart"/>
      <w:r w:rsidRPr="008640F5">
        <w:rPr>
          <w:sz w:val="18"/>
          <w:szCs w:val="16"/>
        </w:rPr>
        <w:t>එබැවින්</w:t>
      </w:r>
      <w:proofErr w:type="spellEnd"/>
      <w:r w:rsidRPr="008640F5">
        <w:rPr>
          <w:sz w:val="18"/>
          <w:szCs w:val="16"/>
        </w:rPr>
        <w:t xml:space="preserve"> </w:t>
      </w:r>
      <w:proofErr w:type="spellStart"/>
      <w:r w:rsidRPr="008640F5">
        <w:rPr>
          <w:sz w:val="18"/>
          <w:szCs w:val="16"/>
        </w:rPr>
        <w:t>එම</w:t>
      </w:r>
      <w:proofErr w:type="spellEnd"/>
      <w:r w:rsidRPr="008640F5">
        <w:rPr>
          <w:sz w:val="18"/>
          <w:szCs w:val="16"/>
        </w:rPr>
        <w:t xml:space="preserve"> </w:t>
      </w:r>
      <w:proofErr w:type="spellStart"/>
      <w:r w:rsidRPr="008640F5">
        <w:rPr>
          <w:sz w:val="18"/>
          <w:szCs w:val="16"/>
        </w:rPr>
        <w:t>ඇඟලුම්</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නැවත</w:t>
      </w:r>
      <w:proofErr w:type="spellEnd"/>
      <w:r w:rsidRPr="008640F5">
        <w:rPr>
          <w:sz w:val="18"/>
          <w:szCs w:val="16"/>
        </w:rPr>
        <w:t xml:space="preserve"> </w:t>
      </w:r>
      <w:proofErr w:type="spellStart"/>
      <w:r w:rsidRPr="008640F5">
        <w:rPr>
          <w:sz w:val="18"/>
          <w:szCs w:val="16"/>
        </w:rPr>
        <w:t>ඇණවුම්</w:t>
      </w:r>
      <w:proofErr w:type="spellEnd"/>
      <w:r w:rsidRPr="008640F5">
        <w:rPr>
          <w:sz w:val="18"/>
          <w:szCs w:val="16"/>
        </w:rPr>
        <w:t xml:space="preserve"> </w:t>
      </w:r>
      <w:proofErr w:type="spellStart"/>
      <w:r w:rsidRPr="008640F5">
        <w:rPr>
          <w:sz w:val="18"/>
          <w:szCs w:val="16"/>
        </w:rPr>
        <w:t>මට්ටම</w:t>
      </w:r>
      <w:proofErr w:type="spellEnd"/>
      <w:r w:rsidRPr="008640F5">
        <w:rPr>
          <w:sz w:val="18"/>
          <w:szCs w:val="16"/>
        </w:rPr>
        <w:t xml:space="preserve"> </w:t>
      </w:r>
      <w:proofErr w:type="spellStart"/>
      <w:r w:rsidRPr="008640F5">
        <w:rPr>
          <w:sz w:val="18"/>
          <w:szCs w:val="16"/>
        </w:rPr>
        <w:t>ඒකක</w:t>
      </w:r>
      <w:proofErr w:type="spellEnd"/>
      <w:r w:rsidRPr="008640F5">
        <w:rPr>
          <w:sz w:val="18"/>
          <w:szCs w:val="16"/>
        </w:rPr>
        <w:t xml:space="preserve"> 300කි.</w:t>
      </w:r>
    </w:p>
    <w:p w14:paraId="64A9DBBD"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w:t>
      </w:r>
      <w:proofErr w:type="spellStart"/>
      <w:r w:rsidRPr="008640F5">
        <w:rPr>
          <w:i/>
          <w:sz w:val="18"/>
          <w:szCs w:val="16"/>
        </w:rPr>
        <w:t>ඉන්වෙන්ටරි</w:t>
      </w:r>
      <w:proofErr w:type="spellEnd"/>
      <w:r w:rsidRPr="008640F5">
        <w:rPr>
          <w:i/>
          <w:sz w:val="18"/>
          <w:szCs w:val="16"/>
        </w:rPr>
        <w:t xml:space="preserve"> </w:t>
      </w:r>
      <w:proofErr w:type="spellStart"/>
      <w:r w:rsidRPr="008640F5">
        <w:rPr>
          <w:i/>
          <w:sz w:val="18"/>
          <w:szCs w:val="16"/>
        </w:rPr>
        <w:t>කළමනාකරණය</w:t>
      </w:r>
      <w:proofErr w:type="spellEnd"/>
      <w:r w:rsidRPr="008640F5">
        <w:rPr>
          <w:i/>
          <w:sz w:val="18"/>
          <w:szCs w:val="16"/>
        </w:rPr>
        <w:t>]</w:t>
      </w:r>
    </w:p>
    <w:p w14:paraId="635FC709" w14:textId="77777777" w:rsidR="00EA27FE" w:rsidRPr="008640F5" w:rsidRDefault="00000000">
      <w:pPr>
        <w:spacing w:after="240" w:line="360" w:lineRule="auto"/>
        <w:rPr>
          <w:sz w:val="18"/>
          <w:szCs w:val="16"/>
        </w:rPr>
      </w:pPr>
      <w:r w:rsidRPr="008640F5">
        <w:rPr>
          <w:b/>
          <w:sz w:val="18"/>
          <w:szCs w:val="16"/>
        </w:rPr>
        <w:t>Q69:</w:t>
      </w:r>
      <w:r w:rsidRPr="008640F5">
        <w:rPr>
          <w:sz w:val="18"/>
          <w:szCs w:val="16"/>
        </w:rPr>
        <w:t xml:space="preserve"> </w:t>
      </w:r>
      <w:proofErr w:type="spellStart"/>
      <w:r w:rsidRPr="008640F5">
        <w:rPr>
          <w:sz w:val="18"/>
          <w:szCs w:val="16"/>
        </w:rPr>
        <w:t>සාම්ප්‍රදායික</w:t>
      </w:r>
      <w:proofErr w:type="spellEnd"/>
      <w:r w:rsidRPr="008640F5">
        <w:rPr>
          <w:sz w:val="18"/>
          <w:szCs w:val="16"/>
        </w:rPr>
        <w:t xml:space="preserve"> </w:t>
      </w:r>
      <w:proofErr w:type="spellStart"/>
      <w:r w:rsidRPr="008640F5">
        <w:rPr>
          <w:sz w:val="18"/>
          <w:szCs w:val="16"/>
        </w:rPr>
        <w:t>අතින්</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බේකරි</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පරිගණක</w:t>
      </w:r>
      <w:proofErr w:type="spellEnd"/>
      <w:r w:rsidRPr="008640F5">
        <w:rPr>
          <w:sz w:val="18"/>
          <w:szCs w:val="16"/>
        </w:rPr>
        <w:t xml:space="preserve"> </w:t>
      </w:r>
      <w:proofErr w:type="spellStart"/>
      <w:r w:rsidRPr="008640F5">
        <w:rPr>
          <w:sz w:val="18"/>
          <w:szCs w:val="16"/>
        </w:rPr>
        <w:t>සහාය</w:t>
      </w:r>
      <w:proofErr w:type="spellEnd"/>
      <w:r w:rsidRPr="008640F5">
        <w:rPr>
          <w:sz w:val="18"/>
          <w:szCs w:val="16"/>
        </w:rPr>
        <w:t xml:space="preserve"> </w:t>
      </w:r>
      <w:proofErr w:type="spellStart"/>
      <w:r w:rsidRPr="008640F5">
        <w:rPr>
          <w:sz w:val="18"/>
          <w:szCs w:val="16"/>
        </w:rPr>
        <w:t>ලත්</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(CAM) </w:t>
      </w:r>
      <w:proofErr w:type="spellStart"/>
      <w:r w:rsidRPr="008640F5">
        <w:rPr>
          <w:sz w:val="18"/>
          <w:szCs w:val="16"/>
        </w:rPr>
        <w:t>තාක්ෂණය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යන්ත්‍ර</w:t>
      </w:r>
      <w:proofErr w:type="spellEnd"/>
      <w:r w:rsidRPr="008640F5">
        <w:rPr>
          <w:sz w:val="18"/>
          <w:szCs w:val="16"/>
        </w:rPr>
        <w:t xml:space="preserve"> </w:t>
      </w:r>
      <w:proofErr w:type="spellStart"/>
      <w:r w:rsidRPr="008640F5">
        <w:rPr>
          <w:sz w:val="18"/>
          <w:szCs w:val="16"/>
        </w:rPr>
        <w:t>සූත්‍ර</w:t>
      </w:r>
      <w:proofErr w:type="spellEnd"/>
      <w:r w:rsidRPr="008640F5">
        <w:rPr>
          <w:sz w:val="18"/>
          <w:szCs w:val="16"/>
        </w:rPr>
        <w:t xml:space="preserve"> </w:t>
      </w:r>
      <w:proofErr w:type="spellStart"/>
      <w:r w:rsidRPr="008640F5">
        <w:rPr>
          <w:sz w:val="18"/>
          <w:szCs w:val="16"/>
        </w:rPr>
        <w:t>භාවිතයට</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වන්නේ</w:t>
      </w:r>
      <w:proofErr w:type="spellEnd"/>
      <w:r w:rsidRPr="008640F5">
        <w:rPr>
          <w:sz w:val="18"/>
          <w:szCs w:val="16"/>
        </w:rPr>
        <w:t xml:space="preserve"> </w:t>
      </w:r>
      <w:proofErr w:type="spellStart"/>
      <w:r w:rsidRPr="008640F5">
        <w:rPr>
          <w:sz w:val="18"/>
          <w:szCs w:val="16"/>
        </w:rPr>
        <w:t>නම්</w:t>
      </w:r>
      <w:proofErr w:type="spellEnd"/>
      <w:r w:rsidRPr="008640F5">
        <w:rPr>
          <w:sz w:val="18"/>
          <w:szCs w:val="16"/>
        </w:rPr>
        <w:t xml:space="preserve">, </w:t>
      </w:r>
      <w:proofErr w:type="spellStart"/>
      <w:r w:rsidRPr="008640F5">
        <w:rPr>
          <w:sz w:val="18"/>
          <w:szCs w:val="16"/>
        </w:rPr>
        <w:t>එමගින්</w:t>
      </w:r>
      <w:proofErr w:type="spellEnd"/>
      <w:r w:rsidRPr="008640F5">
        <w:rPr>
          <w:sz w:val="18"/>
          <w:szCs w:val="16"/>
        </w:rPr>
        <w:t xml:space="preserve">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ක්‍රියාවලියට</w:t>
      </w:r>
      <w:proofErr w:type="spellEnd"/>
      <w:r w:rsidRPr="008640F5">
        <w:rPr>
          <w:sz w:val="18"/>
          <w:szCs w:val="16"/>
        </w:rPr>
        <w:t xml:space="preserve"> </w:t>
      </w:r>
      <w:proofErr w:type="spellStart"/>
      <w:r w:rsidRPr="008640F5">
        <w:rPr>
          <w:sz w:val="18"/>
          <w:szCs w:val="16"/>
        </w:rPr>
        <w:t>යෙදිය</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ප්‍රායෝගික</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පෙන්වා</w:t>
      </w:r>
      <w:proofErr w:type="spellEnd"/>
      <w:r w:rsidRPr="008640F5">
        <w:rPr>
          <w:sz w:val="18"/>
          <w:szCs w:val="16"/>
        </w:rPr>
        <w:t xml:space="preserve"> </w:t>
      </w:r>
      <w:proofErr w:type="spellStart"/>
      <w:r w:rsidRPr="008640F5">
        <w:rPr>
          <w:sz w:val="18"/>
          <w:szCs w:val="16"/>
        </w:rPr>
        <w:t>දෙන්න</w:t>
      </w:r>
      <w:proofErr w:type="spellEnd"/>
      <w:r w:rsidRPr="008640F5">
        <w:rPr>
          <w:sz w:val="18"/>
          <w:szCs w:val="16"/>
        </w:rPr>
        <w:t>.</w:t>
      </w:r>
    </w:p>
    <w:p w14:paraId="6C639B41" w14:textId="77777777" w:rsidR="00EA27FE" w:rsidRPr="008640F5" w:rsidRDefault="00000000">
      <w:pPr>
        <w:spacing w:after="240" w:line="360" w:lineRule="auto"/>
        <w:rPr>
          <w:sz w:val="18"/>
          <w:szCs w:val="16"/>
        </w:rPr>
      </w:pPr>
      <w:r w:rsidRPr="008640F5">
        <w:rPr>
          <w:b/>
          <w:sz w:val="18"/>
          <w:szCs w:val="16"/>
        </w:rPr>
        <w:t>A69:</w:t>
      </w:r>
      <w:r w:rsidRPr="008640F5">
        <w:rPr>
          <w:sz w:val="18"/>
          <w:szCs w:val="16"/>
        </w:rPr>
        <w:t xml:space="preserve"> 1.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වේගය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ධාරිතාව</w:t>
      </w:r>
      <w:proofErr w:type="spellEnd"/>
      <w:r w:rsidRPr="008640F5">
        <w:rPr>
          <w:sz w:val="18"/>
          <w:szCs w:val="16"/>
        </w:rPr>
        <w:t xml:space="preserve"> </w:t>
      </w:r>
      <w:proofErr w:type="spellStart"/>
      <w:r w:rsidRPr="008640F5">
        <w:rPr>
          <w:sz w:val="18"/>
          <w:szCs w:val="16"/>
        </w:rPr>
        <w:t>වැඩි</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නවීන</w:t>
      </w:r>
      <w:proofErr w:type="spellEnd"/>
      <w:r w:rsidRPr="008640F5">
        <w:rPr>
          <w:sz w:val="18"/>
          <w:szCs w:val="16"/>
        </w:rPr>
        <w:t xml:space="preserve"> </w:t>
      </w:r>
      <w:proofErr w:type="spellStart"/>
      <w:r w:rsidRPr="008640F5">
        <w:rPr>
          <w:sz w:val="18"/>
          <w:szCs w:val="16"/>
        </w:rPr>
        <w:t>යන්ත්‍ර</w:t>
      </w:r>
      <w:proofErr w:type="spellEnd"/>
      <w:r w:rsidRPr="008640F5">
        <w:rPr>
          <w:sz w:val="18"/>
          <w:szCs w:val="16"/>
        </w:rPr>
        <w:t xml:space="preserve"> </w:t>
      </w:r>
      <w:proofErr w:type="spellStart"/>
      <w:r w:rsidRPr="008640F5">
        <w:rPr>
          <w:sz w:val="18"/>
          <w:szCs w:val="16"/>
        </w:rPr>
        <w:t>සූත්‍ර</w:t>
      </w:r>
      <w:proofErr w:type="spellEnd"/>
      <w:r w:rsidRPr="008640F5">
        <w:rPr>
          <w:sz w:val="18"/>
          <w:szCs w:val="16"/>
        </w:rPr>
        <w:t xml:space="preserve"> </w:t>
      </w:r>
      <w:proofErr w:type="spellStart"/>
      <w:r w:rsidRPr="008640F5">
        <w:rPr>
          <w:sz w:val="18"/>
          <w:szCs w:val="16"/>
        </w:rPr>
        <w:t>භාවිතයෙන්</w:t>
      </w:r>
      <w:proofErr w:type="spellEnd"/>
      <w:r w:rsidRPr="008640F5">
        <w:rPr>
          <w:sz w:val="18"/>
          <w:szCs w:val="16"/>
        </w:rPr>
        <w:t xml:space="preserve"> </w:t>
      </w:r>
      <w:proofErr w:type="spellStart"/>
      <w:r w:rsidRPr="008640F5">
        <w:rPr>
          <w:sz w:val="18"/>
          <w:szCs w:val="16"/>
        </w:rPr>
        <w:t>අඩු</w:t>
      </w:r>
      <w:proofErr w:type="spellEnd"/>
      <w:r w:rsidRPr="008640F5">
        <w:rPr>
          <w:sz w:val="18"/>
          <w:szCs w:val="16"/>
        </w:rPr>
        <w:t xml:space="preserve"> </w:t>
      </w:r>
      <w:proofErr w:type="spellStart"/>
      <w:r w:rsidRPr="008640F5">
        <w:rPr>
          <w:sz w:val="18"/>
          <w:szCs w:val="16"/>
        </w:rPr>
        <w:t>කාලයකදී</w:t>
      </w:r>
      <w:proofErr w:type="spellEnd"/>
      <w:r w:rsidRPr="008640F5">
        <w:rPr>
          <w:sz w:val="18"/>
          <w:szCs w:val="16"/>
        </w:rPr>
        <w:t xml:space="preserve"> </w:t>
      </w:r>
      <w:proofErr w:type="spellStart"/>
      <w:r w:rsidRPr="008640F5">
        <w:rPr>
          <w:sz w:val="18"/>
          <w:szCs w:val="16"/>
        </w:rPr>
        <w:t>විශාල</w:t>
      </w:r>
      <w:proofErr w:type="spellEnd"/>
      <w:r w:rsidRPr="008640F5">
        <w:rPr>
          <w:sz w:val="18"/>
          <w:szCs w:val="16"/>
        </w:rPr>
        <w:t xml:space="preserve"> </w:t>
      </w:r>
      <w:proofErr w:type="spellStart"/>
      <w:r w:rsidRPr="008640F5">
        <w:rPr>
          <w:sz w:val="18"/>
          <w:szCs w:val="16"/>
        </w:rPr>
        <w:t>පාන්</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බේකරි</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ප්‍රමාණයක්</w:t>
      </w:r>
      <w:proofErr w:type="spellEnd"/>
      <w:r w:rsidRPr="008640F5">
        <w:rPr>
          <w:sz w:val="18"/>
          <w:szCs w:val="16"/>
        </w:rPr>
        <w:t xml:space="preserve"> </w:t>
      </w:r>
      <w:proofErr w:type="spellStart"/>
      <w:r w:rsidRPr="008640F5">
        <w:rPr>
          <w:sz w:val="18"/>
          <w:szCs w:val="16"/>
        </w:rPr>
        <w:t>නිපදවිය</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බැවින්</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ඉල්ලුම</w:t>
      </w:r>
      <w:proofErr w:type="spellEnd"/>
      <w:r w:rsidRPr="008640F5">
        <w:rPr>
          <w:sz w:val="18"/>
          <w:szCs w:val="16"/>
        </w:rPr>
        <w:t xml:space="preserve"> </w:t>
      </w:r>
      <w:proofErr w:type="spellStart"/>
      <w:r w:rsidRPr="008640F5">
        <w:rPr>
          <w:sz w:val="18"/>
          <w:szCs w:val="16"/>
        </w:rPr>
        <w:t>සපුරාලීමට</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2. </w:t>
      </w:r>
      <w:proofErr w:type="spellStart"/>
      <w:r w:rsidRPr="008640F5">
        <w:rPr>
          <w:sz w:val="18"/>
          <w:szCs w:val="16"/>
        </w:rPr>
        <w:t>නිෂ්පාදනවල</w:t>
      </w:r>
      <w:proofErr w:type="spellEnd"/>
      <w:r w:rsidRPr="008640F5">
        <w:rPr>
          <w:sz w:val="18"/>
          <w:szCs w:val="16"/>
        </w:rPr>
        <w:t xml:space="preserve"> </w:t>
      </w:r>
      <w:proofErr w:type="spellStart"/>
      <w:r w:rsidRPr="008640F5">
        <w:rPr>
          <w:sz w:val="18"/>
          <w:szCs w:val="16"/>
        </w:rPr>
        <w:t>තත්ත්වයේ</w:t>
      </w:r>
      <w:proofErr w:type="spellEnd"/>
      <w:r w:rsidRPr="008640F5">
        <w:rPr>
          <w:sz w:val="18"/>
          <w:szCs w:val="16"/>
        </w:rPr>
        <w:t xml:space="preserve"> </w:t>
      </w:r>
      <w:proofErr w:type="spellStart"/>
      <w:r w:rsidRPr="008640F5">
        <w:rPr>
          <w:sz w:val="18"/>
          <w:szCs w:val="16"/>
        </w:rPr>
        <w:t>ඒකාකාරී</w:t>
      </w:r>
      <w:proofErr w:type="spellEnd"/>
      <w:r w:rsidRPr="008640F5">
        <w:rPr>
          <w:sz w:val="18"/>
          <w:szCs w:val="16"/>
        </w:rPr>
        <w:t xml:space="preserve"> </w:t>
      </w:r>
      <w:proofErr w:type="spellStart"/>
      <w:r w:rsidRPr="008640F5">
        <w:rPr>
          <w:sz w:val="18"/>
          <w:szCs w:val="16"/>
        </w:rPr>
        <w:t>බව</w:t>
      </w:r>
      <w:proofErr w:type="spellEnd"/>
      <w:r w:rsidRPr="008640F5">
        <w:rPr>
          <w:sz w:val="18"/>
          <w:szCs w:val="16"/>
        </w:rPr>
        <w:t xml:space="preserve">: </w:t>
      </w:r>
      <w:proofErr w:type="spellStart"/>
      <w:r w:rsidRPr="008640F5">
        <w:rPr>
          <w:sz w:val="18"/>
          <w:szCs w:val="16"/>
        </w:rPr>
        <w:t>ස්වයංක්‍රීය</w:t>
      </w:r>
      <w:proofErr w:type="spellEnd"/>
      <w:r w:rsidRPr="008640F5">
        <w:rPr>
          <w:sz w:val="18"/>
          <w:szCs w:val="16"/>
        </w:rPr>
        <w:t xml:space="preserve"> </w:t>
      </w:r>
      <w:proofErr w:type="spellStart"/>
      <w:r w:rsidRPr="008640F5">
        <w:rPr>
          <w:sz w:val="18"/>
          <w:szCs w:val="16"/>
        </w:rPr>
        <w:t>පද්ධති</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අමුද්‍රව්‍ය</w:t>
      </w:r>
      <w:proofErr w:type="spellEnd"/>
      <w:r w:rsidRPr="008640F5">
        <w:rPr>
          <w:sz w:val="18"/>
          <w:szCs w:val="16"/>
        </w:rPr>
        <w:t xml:space="preserve"> </w:t>
      </w:r>
      <w:proofErr w:type="spellStart"/>
      <w:r w:rsidRPr="008640F5">
        <w:rPr>
          <w:sz w:val="18"/>
          <w:szCs w:val="16"/>
        </w:rPr>
        <w:t>මිශ්‍ර</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උෂ්ණත්වය</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සෑම</w:t>
      </w:r>
      <w:proofErr w:type="spellEnd"/>
      <w:r w:rsidRPr="008640F5">
        <w:rPr>
          <w:sz w:val="18"/>
          <w:szCs w:val="16"/>
        </w:rPr>
        <w:t xml:space="preserve"> </w:t>
      </w:r>
      <w:proofErr w:type="spellStart"/>
      <w:r w:rsidRPr="008640F5">
        <w:rPr>
          <w:sz w:val="18"/>
          <w:szCs w:val="16"/>
        </w:rPr>
        <w:t>බේකරි</w:t>
      </w:r>
      <w:proofErr w:type="spellEnd"/>
      <w:r w:rsidRPr="008640F5">
        <w:rPr>
          <w:sz w:val="18"/>
          <w:szCs w:val="16"/>
        </w:rPr>
        <w:t xml:space="preserve"> </w:t>
      </w:r>
      <w:proofErr w:type="spellStart"/>
      <w:r w:rsidRPr="008640F5">
        <w:rPr>
          <w:sz w:val="18"/>
          <w:szCs w:val="16"/>
        </w:rPr>
        <w:t>නිෂ්පාදනයකම</w:t>
      </w:r>
      <w:proofErr w:type="spellEnd"/>
      <w:r w:rsidRPr="008640F5">
        <w:rPr>
          <w:sz w:val="18"/>
          <w:szCs w:val="16"/>
        </w:rPr>
        <w:t xml:space="preserve"> </w:t>
      </w:r>
      <w:proofErr w:type="spellStart"/>
      <w:r w:rsidRPr="008640F5">
        <w:rPr>
          <w:sz w:val="18"/>
          <w:szCs w:val="16"/>
        </w:rPr>
        <w:t>ප්‍රමාණය</w:t>
      </w:r>
      <w:proofErr w:type="spellEnd"/>
      <w:r w:rsidRPr="008640F5">
        <w:rPr>
          <w:sz w:val="18"/>
          <w:szCs w:val="16"/>
        </w:rPr>
        <w:t xml:space="preserve">, </w:t>
      </w:r>
      <w:proofErr w:type="spellStart"/>
      <w:r w:rsidRPr="008640F5">
        <w:rPr>
          <w:sz w:val="18"/>
          <w:szCs w:val="16"/>
        </w:rPr>
        <w:t>හැඩය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රසය</w:t>
      </w:r>
      <w:proofErr w:type="spellEnd"/>
      <w:r w:rsidRPr="008640F5">
        <w:rPr>
          <w:sz w:val="18"/>
          <w:szCs w:val="16"/>
        </w:rPr>
        <w:t xml:space="preserve"> </w:t>
      </w:r>
      <w:proofErr w:type="spellStart"/>
      <w:r w:rsidRPr="008640F5">
        <w:rPr>
          <w:sz w:val="18"/>
          <w:szCs w:val="16"/>
        </w:rPr>
        <w:t>එක</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සමානව</w:t>
      </w:r>
      <w:proofErr w:type="spellEnd"/>
      <w:r w:rsidRPr="008640F5">
        <w:rPr>
          <w:sz w:val="18"/>
          <w:szCs w:val="16"/>
        </w:rPr>
        <w:t xml:space="preserve"> </w:t>
      </w:r>
      <w:proofErr w:type="spellStart"/>
      <w:r w:rsidRPr="008640F5">
        <w:rPr>
          <w:sz w:val="18"/>
          <w:szCs w:val="16"/>
        </w:rPr>
        <w:t>පවත්වා</w:t>
      </w:r>
      <w:proofErr w:type="spellEnd"/>
      <w:r w:rsidRPr="008640F5">
        <w:rPr>
          <w:sz w:val="18"/>
          <w:szCs w:val="16"/>
        </w:rPr>
        <w:t xml:space="preserve"> </w:t>
      </w:r>
      <w:proofErr w:type="spellStart"/>
      <w:r w:rsidRPr="008640F5">
        <w:rPr>
          <w:sz w:val="18"/>
          <w:szCs w:val="16"/>
        </w:rPr>
        <w:t>ගත</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w:t>
      </w:r>
    </w:p>
    <w:p w14:paraId="4447F789"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w:t>
      </w:r>
      <w:proofErr w:type="spellStart"/>
      <w:r w:rsidRPr="008640F5">
        <w:rPr>
          <w:i/>
          <w:sz w:val="18"/>
          <w:szCs w:val="16"/>
        </w:rPr>
        <w:t>තාක්ෂණය</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නිෂ්පාදනය</w:t>
      </w:r>
      <w:proofErr w:type="spellEnd"/>
      <w:r w:rsidRPr="008640F5">
        <w:rPr>
          <w:i/>
          <w:sz w:val="18"/>
          <w:szCs w:val="16"/>
        </w:rPr>
        <w:t>]</w:t>
      </w:r>
    </w:p>
    <w:p w14:paraId="17F02467" w14:textId="77777777" w:rsidR="00EA27FE" w:rsidRPr="008640F5" w:rsidRDefault="00000000">
      <w:pPr>
        <w:spacing w:after="240" w:line="360" w:lineRule="auto"/>
        <w:rPr>
          <w:sz w:val="18"/>
          <w:szCs w:val="16"/>
        </w:rPr>
      </w:pPr>
      <w:r w:rsidRPr="008640F5">
        <w:rPr>
          <w:b/>
          <w:sz w:val="18"/>
          <w:szCs w:val="16"/>
        </w:rPr>
        <w:t>Q70:</w:t>
      </w:r>
      <w:r w:rsidRPr="008640F5">
        <w:rPr>
          <w:sz w:val="18"/>
          <w:szCs w:val="16"/>
        </w:rPr>
        <w:t xml:space="preserve"> </w:t>
      </w:r>
      <w:proofErr w:type="spellStart"/>
      <w:r w:rsidRPr="008640F5">
        <w:rPr>
          <w:sz w:val="18"/>
          <w:szCs w:val="16"/>
        </w:rPr>
        <w:t>දෝෂ</w:t>
      </w:r>
      <w:proofErr w:type="spellEnd"/>
      <w:r w:rsidRPr="008640F5">
        <w:rPr>
          <w:sz w:val="18"/>
          <w:szCs w:val="16"/>
        </w:rPr>
        <w:t xml:space="preserve"> </w:t>
      </w:r>
      <w:proofErr w:type="spellStart"/>
      <w:r w:rsidRPr="008640F5">
        <w:rPr>
          <w:sz w:val="18"/>
          <w:szCs w:val="16"/>
        </w:rPr>
        <w:t>සහිත</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වෙළඳපොළට</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වැළැක්වීම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පළතුරු</w:t>
      </w:r>
      <w:proofErr w:type="spellEnd"/>
      <w:r w:rsidRPr="008640F5">
        <w:rPr>
          <w:sz w:val="18"/>
          <w:szCs w:val="16"/>
        </w:rPr>
        <w:t xml:space="preserve"> </w:t>
      </w:r>
      <w:proofErr w:type="spellStart"/>
      <w:r w:rsidRPr="008640F5">
        <w:rPr>
          <w:sz w:val="18"/>
          <w:szCs w:val="16"/>
        </w:rPr>
        <w:t>බීම</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ආයතනයකට</w:t>
      </w:r>
      <w:proofErr w:type="spellEnd"/>
      <w:r w:rsidRPr="008640F5">
        <w:rPr>
          <w:sz w:val="18"/>
          <w:szCs w:val="16"/>
        </w:rPr>
        <w:t xml:space="preserve"> </w:t>
      </w:r>
      <w:proofErr w:type="spellStart"/>
      <w:r w:rsidRPr="008640F5">
        <w:rPr>
          <w:sz w:val="18"/>
          <w:szCs w:val="16"/>
        </w:rPr>
        <w:t>යොදාගත</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තත්ත්ව</w:t>
      </w:r>
      <w:proofErr w:type="spellEnd"/>
      <w:r w:rsidRPr="008640F5">
        <w:rPr>
          <w:sz w:val="18"/>
          <w:szCs w:val="16"/>
        </w:rPr>
        <w:t xml:space="preserve"> </w:t>
      </w:r>
      <w:proofErr w:type="spellStart"/>
      <w:r w:rsidRPr="008640F5">
        <w:rPr>
          <w:sz w:val="18"/>
          <w:szCs w:val="16"/>
        </w:rPr>
        <w:t>පාලන</w:t>
      </w:r>
      <w:proofErr w:type="spellEnd"/>
      <w:r w:rsidRPr="008640F5">
        <w:rPr>
          <w:sz w:val="18"/>
          <w:szCs w:val="16"/>
        </w:rPr>
        <w:t xml:space="preserve"> </w:t>
      </w:r>
      <w:proofErr w:type="spellStart"/>
      <w:r w:rsidRPr="008640F5">
        <w:rPr>
          <w:sz w:val="18"/>
          <w:szCs w:val="16"/>
        </w:rPr>
        <w:t>පියවර</w:t>
      </w:r>
      <w:proofErr w:type="spellEnd"/>
      <w:r w:rsidRPr="008640F5">
        <w:rPr>
          <w:sz w:val="18"/>
          <w:szCs w:val="16"/>
        </w:rPr>
        <w:t xml:space="preserve"> </w:t>
      </w:r>
      <w:proofErr w:type="spellStart"/>
      <w:r w:rsidRPr="008640F5">
        <w:rPr>
          <w:sz w:val="18"/>
          <w:szCs w:val="16"/>
        </w:rPr>
        <w:t>තුනක්</w:t>
      </w:r>
      <w:proofErr w:type="spellEnd"/>
      <w:r w:rsidRPr="008640F5">
        <w:rPr>
          <w:sz w:val="18"/>
          <w:szCs w:val="16"/>
        </w:rPr>
        <w:t xml:space="preserve"> </w:t>
      </w:r>
      <w:proofErr w:type="spellStart"/>
      <w:r w:rsidRPr="008640F5">
        <w:rPr>
          <w:sz w:val="18"/>
          <w:szCs w:val="16"/>
        </w:rPr>
        <w:t>යෝජනා</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72B150E4" w14:textId="77777777" w:rsidR="00EA27FE" w:rsidRPr="008640F5" w:rsidRDefault="00000000">
      <w:pPr>
        <w:spacing w:after="240" w:line="360" w:lineRule="auto"/>
        <w:rPr>
          <w:sz w:val="18"/>
          <w:szCs w:val="16"/>
        </w:rPr>
      </w:pPr>
      <w:r w:rsidRPr="008640F5">
        <w:rPr>
          <w:b/>
          <w:sz w:val="18"/>
          <w:szCs w:val="16"/>
        </w:rPr>
        <w:t>A70:</w:t>
      </w:r>
      <w:r w:rsidRPr="008640F5">
        <w:rPr>
          <w:sz w:val="18"/>
          <w:szCs w:val="16"/>
        </w:rPr>
        <w:t xml:space="preserve"> 1. </w:t>
      </w:r>
      <w:proofErr w:type="spellStart"/>
      <w:r w:rsidRPr="008640F5">
        <w:rPr>
          <w:sz w:val="18"/>
          <w:szCs w:val="16"/>
        </w:rPr>
        <w:t>යෙදවුම්</w:t>
      </w:r>
      <w:proofErr w:type="spellEnd"/>
      <w:r w:rsidRPr="008640F5">
        <w:rPr>
          <w:sz w:val="18"/>
          <w:szCs w:val="16"/>
        </w:rPr>
        <w:t xml:space="preserve"> </w:t>
      </w:r>
      <w:proofErr w:type="spellStart"/>
      <w:r w:rsidRPr="008640F5">
        <w:rPr>
          <w:sz w:val="18"/>
          <w:szCs w:val="16"/>
        </w:rPr>
        <w:t>පරීක්ෂාව</w:t>
      </w:r>
      <w:proofErr w:type="spellEnd"/>
      <w:r w:rsidRPr="008640F5">
        <w:rPr>
          <w:sz w:val="18"/>
          <w:szCs w:val="16"/>
        </w:rPr>
        <w:t xml:space="preserve">: </w:t>
      </w:r>
      <w:proofErr w:type="spellStart"/>
      <w:r w:rsidRPr="008640F5">
        <w:rPr>
          <w:sz w:val="18"/>
          <w:szCs w:val="16"/>
        </w:rPr>
        <w:t>බීම</w:t>
      </w:r>
      <w:proofErr w:type="spellEnd"/>
      <w:r w:rsidRPr="008640F5">
        <w:rPr>
          <w:sz w:val="18"/>
          <w:szCs w:val="16"/>
        </w:rPr>
        <w:t xml:space="preserve"> </w:t>
      </w:r>
      <w:proofErr w:type="spellStart"/>
      <w:r w:rsidRPr="008640F5">
        <w:rPr>
          <w:sz w:val="18"/>
          <w:szCs w:val="16"/>
        </w:rPr>
        <w:t>නිෂ්පාදනයට</w:t>
      </w:r>
      <w:proofErr w:type="spellEnd"/>
      <w:r w:rsidRPr="008640F5">
        <w:rPr>
          <w:sz w:val="18"/>
          <w:szCs w:val="16"/>
        </w:rPr>
        <w:t xml:space="preserve"> </w:t>
      </w:r>
      <w:proofErr w:type="spellStart"/>
      <w:r w:rsidRPr="008640F5">
        <w:rPr>
          <w:sz w:val="18"/>
          <w:szCs w:val="16"/>
        </w:rPr>
        <w:t>ගන්නා</w:t>
      </w:r>
      <w:proofErr w:type="spellEnd"/>
      <w:r w:rsidRPr="008640F5">
        <w:rPr>
          <w:sz w:val="18"/>
          <w:szCs w:val="16"/>
        </w:rPr>
        <w:t xml:space="preserve"> </w:t>
      </w:r>
      <w:proofErr w:type="spellStart"/>
      <w:r w:rsidRPr="008640F5">
        <w:rPr>
          <w:sz w:val="18"/>
          <w:szCs w:val="16"/>
        </w:rPr>
        <w:t>පළතුරු</w:t>
      </w:r>
      <w:proofErr w:type="spellEnd"/>
      <w:r w:rsidRPr="008640F5">
        <w:rPr>
          <w:sz w:val="18"/>
          <w:szCs w:val="16"/>
        </w:rPr>
        <w:t xml:space="preserve">, </w:t>
      </w:r>
      <w:proofErr w:type="spellStart"/>
      <w:r w:rsidRPr="008640F5">
        <w:rPr>
          <w:sz w:val="18"/>
          <w:szCs w:val="16"/>
        </w:rPr>
        <w:t>සීනි</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සෙසු</w:t>
      </w:r>
      <w:proofErr w:type="spellEnd"/>
      <w:r w:rsidRPr="008640F5">
        <w:rPr>
          <w:sz w:val="18"/>
          <w:szCs w:val="16"/>
        </w:rPr>
        <w:t xml:space="preserve"> </w:t>
      </w:r>
      <w:proofErr w:type="spellStart"/>
      <w:r w:rsidRPr="008640F5">
        <w:rPr>
          <w:sz w:val="18"/>
          <w:szCs w:val="16"/>
        </w:rPr>
        <w:t>අමුද්‍රව්‍යවල</w:t>
      </w:r>
      <w:proofErr w:type="spellEnd"/>
      <w:r w:rsidRPr="008640F5">
        <w:rPr>
          <w:sz w:val="18"/>
          <w:szCs w:val="16"/>
        </w:rPr>
        <w:t xml:space="preserve"> </w:t>
      </w:r>
      <w:proofErr w:type="spellStart"/>
      <w:r w:rsidRPr="008640F5">
        <w:rPr>
          <w:sz w:val="18"/>
          <w:szCs w:val="16"/>
        </w:rPr>
        <w:t>තත්ත්වය</w:t>
      </w:r>
      <w:proofErr w:type="spellEnd"/>
      <w:r w:rsidRPr="008640F5">
        <w:rPr>
          <w:sz w:val="18"/>
          <w:szCs w:val="16"/>
        </w:rPr>
        <w:t xml:space="preserve"> </w:t>
      </w:r>
      <w:proofErr w:type="spellStart"/>
      <w:r w:rsidRPr="008640F5">
        <w:rPr>
          <w:sz w:val="18"/>
          <w:szCs w:val="16"/>
        </w:rPr>
        <w:t>නිෂ්පාදනයට</w:t>
      </w:r>
      <w:proofErr w:type="spellEnd"/>
      <w:r w:rsidRPr="008640F5">
        <w:rPr>
          <w:sz w:val="18"/>
          <w:szCs w:val="16"/>
        </w:rPr>
        <w:t xml:space="preserve"> </w:t>
      </w:r>
      <w:proofErr w:type="spellStart"/>
      <w:r w:rsidRPr="008640F5">
        <w:rPr>
          <w:sz w:val="18"/>
          <w:szCs w:val="16"/>
        </w:rPr>
        <w:t>පෙර</w:t>
      </w:r>
      <w:proofErr w:type="spellEnd"/>
      <w:r w:rsidRPr="008640F5">
        <w:rPr>
          <w:sz w:val="18"/>
          <w:szCs w:val="16"/>
        </w:rPr>
        <w:t xml:space="preserve"> </w:t>
      </w:r>
      <w:proofErr w:type="spellStart"/>
      <w:r w:rsidRPr="008640F5">
        <w:rPr>
          <w:sz w:val="18"/>
          <w:szCs w:val="16"/>
        </w:rPr>
        <w:t>පරීක්ෂා</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2. </w:t>
      </w:r>
      <w:proofErr w:type="spellStart"/>
      <w:r w:rsidRPr="008640F5">
        <w:rPr>
          <w:sz w:val="18"/>
          <w:szCs w:val="16"/>
        </w:rPr>
        <w:t>ක්‍රියාවලි</w:t>
      </w:r>
      <w:proofErr w:type="spellEnd"/>
      <w:r w:rsidRPr="008640F5">
        <w:rPr>
          <w:sz w:val="18"/>
          <w:szCs w:val="16"/>
        </w:rPr>
        <w:t xml:space="preserve"> </w:t>
      </w:r>
      <w:proofErr w:type="spellStart"/>
      <w:r w:rsidRPr="008640F5">
        <w:rPr>
          <w:sz w:val="18"/>
          <w:szCs w:val="16"/>
        </w:rPr>
        <w:t>පාලනය</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ක්‍රියාවලිය</w:t>
      </w:r>
      <w:proofErr w:type="spellEnd"/>
      <w:r w:rsidRPr="008640F5">
        <w:rPr>
          <w:sz w:val="18"/>
          <w:szCs w:val="16"/>
        </w:rPr>
        <w:t xml:space="preserve"> </w:t>
      </w:r>
      <w:proofErr w:type="spellStart"/>
      <w:r w:rsidRPr="008640F5">
        <w:rPr>
          <w:sz w:val="18"/>
          <w:szCs w:val="16"/>
        </w:rPr>
        <w:t>අතරමැදදී</w:t>
      </w:r>
      <w:proofErr w:type="spellEnd"/>
      <w:r w:rsidRPr="008640F5">
        <w:rPr>
          <w:sz w:val="18"/>
          <w:szCs w:val="16"/>
        </w:rPr>
        <w:t xml:space="preserve"> </w:t>
      </w:r>
      <w:proofErr w:type="spellStart"/>
      <w:r w:rsidRPr="008640F5">
        <w:rPr>
          <w:sz w:val="18"/>
          <w:szCs w:val="16"/>
        </w:rPr>
        <w:t>උෂ්ණත්වය</w:t>
      </w:r>
      <w:proofErr w:type="spellEnd"/>
      <w:r w:rsidRPr="008640F5">
        <w:rPr>
          <w:sz w:val="18"/>
          <w:szCs w:val="16"/>
        </w:rPr>
        <w:t xml:space="preserve">, </w:t>
      </w:r>
      <w:proofErr w:type="spellStart"/>
      <w:r w:rsidRPr="008640F5">
        <w:rPr>
          <w:sz w:val="18"/>
          <w:szCs w:val="16"/>
        </w:rPr>
        <w:t>සනීපාරක්ෂක</w:t>
      </w:r>
      <w:proofErr w:type="spellEnd"/>
      <w:r w:rsidRPr="008640F5">
        <w:rPr>
          <w:sz w:val="18"/>
          <w:szCs w:val="16"/>
        </w:rPr>
        <w:t xml:space="preserve"> </w:t>
      </w:r>
      <w:proofErr w:type="spellStart"/>
      <w:r w:rsidRPr="008640F5">
        <w:rPr>
          <w:sz w:val="18"/>
          <w:szCs w:val="16"/>
        </w:rPr>
        <w:t>මට්ටම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රසය</w:t>
      </w:r>
      <w:proofErr w:type="spellEnd"/>
      <w:r w:rsidRPr="008640F5">
        <w:rPr>
          <w:sz w:val="18"/>
          <w:szCs w:val="16"/>
        </w:rPr>
        <w:t xml:space="preserve"> </w:t>
      </w:r>
      <w:proofErr w:type="spellStart"/>
      <w:r w:rsidRPr="008640F5">
        <w:rPr>
          <w:sz w:val="18"/>
          <w:szCs w:val="16"/>
        </w:rPr>
        <w:t>පරීක්ෂා</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3. </w:t>
      </w:r>
      <w:proofErr w:type="spellStart"/>
      <w:r w:rsidRPr="008640F5">
        <w:rPr>
          <w:sz w:val="18"/>
          <w:szCs w:val="16"/>
        </w:rPr>
        <w:t>නිමැවුම්</w:t>
      </w:r>
      <w:proofErr w:type="spellEnd"/>
      <w:r w:rsidRPr="008640F5">
        <w:rPr>
          <w:sz w:val="18"/>
          <w:szCs w:val="16"/>
        </w:rPr>
        <w:t xml:space="preserve"> </w:t>
      </w:r>
      <w:proofErr w:type="spellStart"/>
      <w:r w:rsidRPr="008640F5">
        <w:rPr>
          <w:sz w:val="18"/>
          <w:szCs w:val="16"/>
        </w:rPr>
        <w:t>පරීක්ෂාව</w:t>
      </w:r>
      <w:proofErr w:type="spellEnd"/>
      <w:r w:rsidRPr="008640F5">
        <w:rPr>
          <w:sz w:val="18"/>
          <w:szCs w:val="16"/>
        </w:rPr>
        <w:t xml:space="preserve">: </w:t>
      </w:r>
      <w:proofErr w:type="spellStart"/>
      <w:r w:rsidRPr="008640F5">
        <w:rPr>
          <w:sz w:val="18"/>
          <w:szCs w:val="16"/>
        </w:rPr>
        <w:t>නිමි</w:t>
      </w:r>
      <w:proofErr w:type="spellEnd"/>
      <w:r w:rsidRPr="008640F5">
        <w:rPr>
          <w:sz w:val="18"/>
          <w:szCs w:val="16"/>
        </w:rPr>
        <w:t xml:space="preserve"> </w:t>
      </w:r>
      <w:proofErr w:type="spellStart"/>
      <w:r w:rsidRPr="008640F5">
        <w:rPr>
          <w:sz w:val="18"/>
          <w:szCs w:val="16"/>
        </w:rPr>
        <w:t>බීම</w:t>
      </w:r>
      <w:proofErr w:type="spellEnd"/>
      <w:r w:rsidRPr="008640F5">
        <w:rPr>
          <w:sz w:val="18"/>
          <w:szCs w:val="16"/>
        </w:rPr>
        <w:t xml:space="preserve"> </w:t>
      </w:r>
      <w:proofErr w:type="spellStart"/>
      <w:r w:rsidRPr="008640F5">
        <w:rPr>
          <w:sz w:val="18"/>
          <w:szCs w:val="16"/>
        </w:rPr>
        <w:t>බෝතල්</w:t>
      </w:r>
      <w:proofErr w:type="spellEnd"/>
      <w:r w:rsidRPr="008640F5">
        <w:rPr>
          <w:sz w:val="18"/>
          <w:szCs w:val="16"/>
        </w:rPr>
        <w:t xml:space="preserve"> </w:t>
      </w:r>
      <w:proofErr w:type="spellStart"/>
      <w:r w:rsidRPr="008640F5">
        <w:rPr>
          <w:sz w:val="18"/>
          <w:szCs w:val="16"/>
        </w:rPr>
        <w:t>ඇසුරුම්</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පෙර</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වෙළඳපොළට</w:t>
      </w:r>
      <w:proofErr w:type="spellEnd"/>
      <w:r w:rsidRPr="008640F5">
        <w:rPr>
          <w:sz w:val="18"/>
          <w:szCs w:val="16"/>
        </w:rPr>
        <w:t xml:space="preserve"> </w:t>
      </w:r>
      <w:proofErr w:type="spellStart"/>
      <w:r w:rsidRPr="008640F5">
        <w:rPr>
          <w:sz w:val="18"/>
          <w:szCs w:val="16"/>
        </w:rPr>
        <w:t>යැවීමට</w:t>
      </w:r>
      <w:proofErr w:type="spellEnd"/>
      <w:r w:rsidRPr="008640F5">
        <w:rPr>
          <w:sz w:val="18"/>
          <w:szCs w:val="16"/>
        </w:rPr>
        <w:t xml:space="preserve"> </w:t>
      </w:r>
      <w:proofErr w:type="spellStart"/>
      <w:r w:rsidRPr="008640F5">
        <w:rPr>
          <w:sz w:val="18"/>
          <w:szCs w:val="16"/>
        </w:rPr>
        <w:t>පෙර</w:t>
      </w:r>
      <w:proofErr w:type="spellEnd"/>
      <w:r w:rsidRPr="008640F5">
        <w:rPr>
          <w:sz w:val="18"/>
          <w:szCs w:val="16"/>
        </w:rPr>
        <w:t xml:space="preserve"> </w:t>
      </w:r>
      <w:proofErr w:type="spellStart"/>
      <w:r w:rsidRPr="008640F5">
        <w:rPr>
          <w:sz w:val="18"/>
          <w:szCs w:val="16"/>
        </w:rPr>
        <w:t>සාම්පල</w:t>
      </w:r>
      <w:proofErr w:type="spellEnd"/>
      <w:r w:rsidRPr="008640F5">
        <w:rPr>
          <w:sz w:val="18"/>
          <w:szCs w:val="16"/>
        </w:rPr>
        <w:t xml:space="preserve"> </w:t>
      </w:r>
      <w:proofErr w:type="spellStart"/>
      <w:r w:rsidRPr="008640F5">
        <w:rPr>
          <w:sz w:val="18"/>
          <w:szCs w:val="16"/>
        </w:rPr>
        <w:t>පරීක්ෂා</w:t>
      </w:r>
      <w:proofErr w:type="spellEnd"/>
      <w:r w:rsidRPr="008640F5">
        <w:rPr>
          <w:sz w:val="18"/>
          <w:szCs w:val="16"/>
        </w:rPr>
        <w:t xml:space="preserve"> </w:t>
      </w:r>
      <w:proofErr w:type="spellStart"/>
      <w:r w:rsidRPr="008640F5">
        <w:rPr>
          <w:sz w:val="18"/>
          <w:szCs w:val="16"/>
        </w:rPr>
        <w:t>කර</w:t>
      </w:r>
      <w:proofErr w:type="spellEnd"/>
      <w:r w:rsidRPr="008640F5">
        <w:rPr>
          <w:sz w:val="18"/>
          <w:szCs w:val="16"/>
        </w:rPr>
        <w:t xml:space="preserve"> </w:t>
      </w:r>
      <w:proofErr w:type="spellStart"/>
      <w:r w:rsidRPr="008640F5">
        <w:rPr>
          <w:sz w:val="18"/>
          <w:szCs w:val="16"/>
        </w:rPr>
        <w:t>ප්‍රමිතිය</w:t>
      </w:r>
      <w:proofErr w:type="spellEnd"/>
      <w:r w:rsidRPr="008640F5">
        <w:rPr>
          <w:sz w:val="18"/>
          <w:szCs w:val="16"/>
        </w:rPr>
        <w:t xml:space="preserve"> </w:t>
      </w:r>
      <w:proofErr w:type="spellStart"/>
      <w:r w:rsidRPr="008640F5">
        <w:rPr>
          <w:sz w:val="18"/>
          <w:szCs w:val="16"/>
        </w:rPr>
        <w:t>තහවුරු</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w:t>
      </w:r>
    </w:p>
    <w:p w14:paraId="177933FD"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යෙදුම</w:t>
      </w:r>
      <w:proofErr w:type="spellEnd"/>
      <w:r w:rsidRPr="008640F5">
        <w:rPr>
          <w:i/>
          <w:sz w:val="18"/>
          <w:szCs w:val="16"/>
        </w:rPr>
        <w:t xml:space="preserve"> (Application) | </w:t>
      </w:r>
      <w:proofErr w:type="spellStart"/>
      <w:r w:rsidRPr="008640F5">
        <w:rPr>
          <w:i/>
          <w:sz w:val="18"/>
          <w:szCs w:val="16"/>
        </w:rPr>
        <w:t>තත්ත්ව</w:t>
      </w:r>
      <w:proofErr w:type="spellEnd"/>
      <w:r w:rsidRPr="008640F5">
        <w:rPr>
          <w:i/>
          <w:sz w:val="18"/>
          <w:szCs w:val="16"/>
        </w:rPr>
        <w:t xml:space="preserve"> </w:t>
      </w:r>
      <w:proofErr w:type="spellStart"/>
      <w:r w:rsidRPr="008640F5">
        <w:rPr>
          <w:i/>
          <w:sz w:val="18"/>
          <w:szCs w:val="16"/>
        </w:rPr>
        <w:t>පාලනය</w:t>
      </w:r>
      <w:proofErr w:type="spellEnd"/>
      <w:r w:rsidRPr="008640F5">
        <w:rPr>
          <w:i/>
          <w:sz w:val="18"/>
          <w:szCs w:val="16"/>
        </w:rPr>
        <w:t>]</w:t>
      </w:r>
    </w:p>
    <w:p w14:paraId="1FCC3FD0" w14:textId="77777777" w:rsidR="00EA27FE" w:rsidRPr="008640F5" w:rsidRDefault="00000000">
      <w:pPr>
        <w:spacing w:after="240" w:line="360" w:lineRule="auto"/>
        <w:rPr>
          <w:sz w:val="18"/>
          <w:szCs w:val="16"/>
        </w:rPr>
      </w:pPr>
      <w:r w:rsidRPr="008640F5">
        <w:rPr>
          <w:b/>
          <w:sz w:val="18"/>
          <w:szCs w:val="16"/>
        </w:rPr>
        <w:t>Q71:</w:t>
      </w:r>
      <w:r w:rsidRPr="008640F5">
        <w:rPr>
          <w:sz w:val="18"/>
          <w:szCs w:val="16"/>
        </w:rPr>
        <w:t xml:space="preserve"> </w:t>
      </w:r>
      <w:proofErr w:type="spellStart"/>
      <w:r w:rsidRPr="008640F5">
        <w:rPr>
          <w:sz w:val="18"/>
          <w:szCs w:val="16"/>
        </w:rPr>
        <w:t>කාණ්ඩ</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(Batch production)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ප්‍රවාහ</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(Flow production)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වෙනස්කම්</w:t>
      </w:r>
      <w:proofErr w:type="spellEnd"/>
      <w:r w:rsidRPr="008640F5">
        <w:rPr>
          <w:sz w:val="18"/>
          <w:szCs w:val="16"/>
        </w:rPr>
        <w:t xml:space="preserve"> </w:t>
      </w:r>
      <w:proofErr w:type="spellStart"/>
      <w:r w:rsidRPr="008640F5">
        <w:rPr>
          <w:sz w:val="18"/>
          <w:szCs w:val="16"/>
        </w:rPr>
        <w:t>සංසන්දනය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79B8CC4D" w14:textId="77777777" w:rsidR="00EA27FE" w:rsidRPr="008640F5" w:rsidRDefault="00000000">
      <w:pPr>
        <w:spacing w:after="240" w:line="360" w:lineRule="auto"/>
        <w:rPr>
          <w:sz w:val="18"/>
          <w:szCs w:val="16"/>
        </w:rPr>
      </w:pPr>
      <w:r w:rsidRPr="008640F5">
        <w:rPr>
          <w:b/>
          <w:sz w:val="18"/>
          <w:szCs w:val="16"/>
        </w:rPr>
        <w:t>A71:</w:t>
      </w:r>
      <w:r w:rsidRPr="008640F5">
        <w:rPr>
          <w:sz w:val="18"/>
          <w:szCs w:val="16"/>
        </w:rPr>
        <w:t xml:space="preserve"> </w:t>
      </w:r>
      <w:proofErr w:type="spellStart"/>
      <w:r w:rsidRPr="008640F5">
        <w:rPr>
          <w:sz w:val="18"/>
          <w:szCs w:val="16"/>
        </w:rPr>
        <w:t>කාණ්ඩ</w:t>
      </w:r>
      <w:proofErr w:type="spellEnd"/>
      <w:r w:rsidRPr="008640F5">
        <w:rPr>
          <w:sz w:val="18"/>
          <w:szCs w:val="16"/>
        </w:rPr>
        <w:t xml:space="preserve"> </w:t>
      </w:r>
      <w:proofErr w:type="spellStart"/>
      <w:r w:rsidRPr="008640F5">
        <w:rPr>
          <w:sz w:val="18"/>
          <w:szCs w:val="16"/>
        </w:rPr>
        <w:t>නිෂ්පාදනයේදී</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ප්‍රමාණයක්</w:t>
      </w:r>
      <w:proofErr w:type="spellEnd"/>
      <w:r w:rsidRPr="008640F5">
        <w:rPr>
          <w:sz w:val="18"/>
          <w:szCs w:val="16"/>
        </w:rPr>
        <w:t xml:space="preserve"> </w:t>
      </w:r>
      <w:proofErr w:type="spellStart"/>
      <w:r w:rsidRPr="008640F5">
        <w:rPr>
          <w:sz w:val="18"/>
          <w:szCs w:val="16"/>
        </w:rPr>
        <w:t>එකවර</w:t>
      </w:r>
      <w:proofErr w:type="spellEnd"/>
      <w:r w:rsidRPr="008640F5">
        <w:rPr>
          <w:sz w:val="18"/>
          <w:szCs w:val="16"/>
        </w:rPr>
        <w:t xml:space="preserve"> </w:t>
      </w:r>
      <w:proofErr w:type="spellStart"/>
      <w:r w:rsidRPr="008640F5">
        <w:rPr>
          <w:sz w:val="18"/>
          <w:szCs w:val="16"/>
        </w:rPr>
        <w:t>සමූහයක්</w:t>
      </w:r>
      <w:proofErr w:type="spellEnd"/>
      <w:r w:rsidRPr="008640F5">
        <w:rPr>
          <w:sz w:val="18"/>
          <w:szCs w:val="16"/>
        </w:rPr>
        <w:t xml:space="preserve"> (Batch)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නිපදවා</w:t>
      </w:r>
      <w:proofErr w:type="spellEnd"/>
      <w:r w:rsidRPr="008640F5">
        <w:rPr>
          <w:sz w:val="18"/>
          <w:szCs w:val="16"/>
        </w:rPr>
        <w:t xml:space="preserve"> </w:t>
      </w:r>
      <w:proofErr w:type="spellStart"/>
      <w:r w:rsidRPr="008640F5">
        <w:rPr>
          <w:sz w:val="18"/>
          <w:szCs w:val="16"/>
        </w:rPr>
        <w:t>ඉන්පසු</w:t>
      </w:r>
      <w:proofErr w:type="spellEnd"/>
      <w:r w:rsidRPr="008640F5">
        <w:rPr>
          <w:sz w:val="18"/>
          <w:szCs w:val="16"/>
        </w:rPr>
        <w:t xml:space="preserve"> </w:t>
      </w:r>
      <w:proofErr w:type="spellStart"/>
      <w:r w:rsidRPr="008640F5">
        <w:rPr>
          <w:sz w:val="18"/>
          <w:szCs w:val="16"/>
        </w:rPr>
        <w:t>වෙනත්</w:t>
      </w:r>
      <w:proofErr w:type="spellEnd"/>
      <w:r w:rsidRPr="008640F5">
        <w:rPr>
          <w:sz w:val="18"/>
          <w:szCs w:val="16"/>
        </w:rPr>
        <w:t xml:space="preserve"> </w:t>
      </w:r>
      <w:proofErr w:type="spellStart"/>
      <w:r w:rsidRPr="008640F5">
        <w:rPr>
          <w:sz w:val="18"/>
          <w:szCs w:val="16"/>
        </w:rPr>
        <w:t>වර්ගයක</w:t>
      </w:r>
      <w:proofErr w:type="spellEnd"/>
      <w:r w:rsidRPr="008640F5">
        <w:rPr>
          <w:sz w:val="18"/>
          <w:szCs w:val="16"/>
        </w:rPr>
        <w:t xml:space="preserve"> </w:t>
      </w:r>
      <w:proofErr w:type="spellStart"/>
      <w:r w:rsidRPr="008640F5">
        <w:rPr>
          <w:sz w:val="18"/>
          <w:szCs w:val="16"/>
        </w:rPr>
        <w:t>භාණ්ඩයක්</w:t>
      </w:r>
      <w:proofErr w:type="spellEnd"/>
      <w:r w:rsidRPr="008640F5">
        <w:rPr>
          <w:sz w:val="18"/>
          <w:szCs w:val="16"/>
        </w:rPr>
        <w:t xml:space="preserve"> </w:t>
      </w:r>
      <w:proofErr w:type="spellStart"/>
      <w:r w:rsidRPr="008640F5">
        <w:rPr>
          <w:sz w:val="18"/>
          <w:szCs w:val="16"/>
        </w:rPr>
        <w:t>නිෂ්පාදනය</w:t>
      </w:r>
      <w:proofErr w:type="spellEnd"/>
      <w:r w:rsidRPr="008640F5">
        <w:rPr>
          <w:sz w:val="18"/>
          <w:szCs w:val="16"/>
        </w:rPr>
        <w:t xml:space="preserve"> </w:t>
      </w:r>
      <w:proofErr w:type="spellStart"/>
      <w:r w:rsidRPr="008640F5">
        <w:rPr>
          <w:sz w:val="18"/>
          <w:szCs w:val="16"/>
        </w:rPr>
        <w:t>කරයි</w:t>
      </w:r>
      <w:proofErr w:type="spellEnd"/>
      <w:r w:rsidRPr="008640F5">
        <w:rPr>
          <w:sz w:val="18"/>
          <w:szCs w:val="16"/>
        </w:rPr>
        <w:t xml:space="preserve"> (</w:t>
      </w:r>
      <w:proofErr w:type="spellStart"/>
      <w:r w:rsidRPr="008640F5">
        <w:rPr>
          <w:sz w:val="18"/>
          <w:szCs w:val="16"/>
        </w:rPr>
        <w:t>උදා</w:t>
      </w:r>
      <w:proofErr w:type="spellEnd"/>
      <w:r w:rsidRPr="008640F5">
        <w:rPr>
          <w:sz w:val="18"/>
          <w:szCs w:val="16"/>
        </w:rPr>
        <w:t xml:space="preserve">: </w:t>
      </w:r>
      <w:proofErr w:type="spellStart"/>
      <w:r w:rsidRPr="008640F5">
        <w:rPr>
          <w:sz w:val="18"/>
          <w:szCs w:val="16"/>
        </w:rPr>
        <w:t>බේකරි</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මෙහි</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නම්‍යශීලී</w:t>
      </w:r>
      <w:proofErr w:type="spellEnd"/>
      <w:r w:rsidRPr="008640F5">
        <w:rPr>
          <w:sz w:val="18"/>
          <w:szCs w:val="16"/>
        </w:rPr>
        <w:t xml:space="preserve"> </w:t>
      </w:r>
      <w:proofErr w:type="spellStart"/>
      <w:r w:rsidRPr="008640F5">
        <w:rPr>
          <w:sz w:val="18"/>
          <w:szCs w:val="16"/>
        </w:rPr>
        <w:t>බව</w:t>
      </w:r>
      <w:proofErr w:type="spellEnd"/>
      <w:r w:rsidRPr="008640F5">
        <w:rPr>
          <w:sz w:val="18"/>
          <w:szCs w:val="16"/>
        </w:rPr>
        <w:t xml:space="preserve"> </w:t>
      </w:r>
      <w:proofErr w:type="spellStart"/>
      <w:r w:rsidRPr="008640F5">
        <w:rPr>
          <w:sz w:val="18"/>
          <w:szCs w:val="16"/>
        </w:rPr>
        <w:t>වැඩිය</w:t>
      </w:r>
      <w:proofErr w:type="spellEnd"/>
      <w:r w:rsidRPr="008640F5">
        <w:rPr>
          <w:sz w:val="18"/>
          <w:szCs w:val="16"/>
        </w:rPr>
        <w:t xml:space="preserve">. </w:t>
      </w:r>
      <w:proofErr w:type="spellStart"/>
      <w:r w:rsidRPr="008640F5">
        <w:rPr>
          <w:sz w:val="18"/>
          <w:szCs w:val="16"/>
        </w:rPr>
        <w:t>නමුත්</w:t>
      </w:r>
      <w:proofErr w:type="spellEnd"/>
      <w:r w:rsidRPr="008640F5">
        <w:rPr>
          <w:sz w:val="18"/>
          <w:szCs w:val="16"/>
        </w:rPr>
        <w:t xml:space="preserve"> </w:t>
      </w:r>
      <w:proofErr w:type="spellStart"/>
      <w:r w:rsidRPr="008640F5">
        <w:rPr>
          <w:sz w:val="18"/>
          <w:szCs w:val="16"/>
        </w:rPr>
        <w:t>ප්‍රවාහ</w:t>
      </w:r>
      <w:proofErr w:type="spellEnd"/>
      <w:r w:rsidRPr="008640F5">
        <w:rPr>
          <w:sz w:val="18"/>
          <w:szCs w:val="16"/>
        </w:rPr>
        <w:t xml:space="preserve"> </w:t>
      </w:r>
      <w:proofErr w:type="spellStart"/>
      <w:r w:rsidRPr="008640F5">
        <w:rPr>
          <w:sz w:val="18"/>
          <w:szCs w:val="16"/>
        </w:rPr>
        <w:t>නිෂ්පාදනයේදී</w:t>
      </w:r>
      <w:proofErr w:type="spellEnd"/>
      <w:r w:rsidRPr="008640F5">
        <w:rPr>
          <w:sz w:val="18"/>
          <w:szCs w:val="16"/>
        </w:rPr>
        <w:t xml:space="preserve"> </w:t>
      </w:r>
      <w:proofErr w:type="spellStart"/>
      <w:r w:rsidRPr="008640F5">
        <w:rPr>
          <w:sz w:val="18"/>
          <w:szCs w:val="16"/>
        </w:rPr>
        <w:t>එකම</w:t>
      </w:r>
      <w:proofErr w:type="spellEnd"/>
      <w:r w:rsidRPr="008640F5">
        <w:rPr>
          <w:sz w:val="18"/>
          <w:szCs w:val="16"/>
        </w:rPr>
        <w:t xml:space="preserve"> </w:t>
      </w:r>
      <w:proofErr w:type="spellStart"/>
      <w:r w:rsidRPr="008640F5">
        <w:rPr>
          <w:sz w:val="18"/>
          <w:szCs w:val="16"/>
        </w:rPr>
        <w:t>වර්ගයේ</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විශාල</w:t>
      </w:r>
      <w:proofErr w:type="spellEnd"/>
      <w:r w:rsidRPr="008640F5">
        <w:rPr>
          <w:sz w:val="18"/>
          <w:szCs w:val="16"/>
        </w:rPr>
        <w:t xml:space="preserve"> </w:t>
      </w:r>
      <w:proofErr w:type="spellStart"/>
      <w:r w:rsidRPr="008640F5">
        <w:rPr>
          <w:sz w:val="18"/>
          <w:szCs w:val="16"/>
        </w:rPr>
        <w:t>ප්‍රමාණයක්</w:t>
      </w:r>
      <w:proofErr w:type="spellEnd"/>
      <w:r w:rsidRPr="008640F5">
        <w:rPr>
          <w:sz w:val="18"/>
          <w:szCs w:val="16"/>
        </w:rPr>
        <w:t xml:space="preserve"> </w:t>
      </w:r>
      <w:proofErr w:type="spellStart"/>
      <w:r w:rsidRPr="008640F5">
        <w:rPr>
          <w:sz w:val="18"/>
          <w:szCs w:val="16"/>
        </w:rPr>
        <w:t>අඛණ්ඩව</w:t>
      </w:r>
      <w:proofErr w:type="spellEnd"/>
      <w:r w:rsidRPr="008640F5">
        <w:rPr>
          <w:sz w:val="18"/>
          <w:szCs w:val="16"/>
        </w:rPr>
        <w:t xml:space="preserve"> </w:t>
      </w:r>
      <w:proofErr w:type="spellStart"/>
      <w:r w:rsidRPr="008640F5">
        <w:rPr>
          <w:sz w:val="18"/>
          <w:szCs w:val="16"/>
        </w:rPr>
        <w:t>යන්ත්‍ර</w:t>
      </w:r>
      <w:proofErr w:type="spellEnd"/>
      <w:r w:rsidRPr="008640F5">
        <w:rPr>
          <w:sz w:val="18"/>
          <w:szCs w:val="16"/>
        </w:rPr>
        <w:t xml:space="preserve"> </w:t>
      </w:r>
      <w:proofErr w:type="spellStart"/>
      <w:r w:rsidRPr="008640F5">
        <w:rPr>
          <w:sz w:val="18"/>
          <w:szCs w:val="16"/>
        </w:rPr>
        <w:t>සූත්‍ර</w:t>
      </w:r>
      <w:proofErr w:type="spellEnd"/>
      <w:r w:rsidRPr="008640F5">
        <w:rPr>
          <w:sz w:val="18"/>
          <w:szCs w:val="16"/>
        </w:rPr>
        <w:t xml:space="preserve"> </w:t>
      </w:r>
      <w:proofErr w:type="spellStart"/>
      <w:r w:rsidRPr="008640F5">
        <w:rPr>
          <w:sz w:val="18"/>
          <w:szCs w:val="16"/>
        </w:rPr>
        <w:t>ඔස්සේ</w:t>
      </w:r>
      <w:proofErr w:type="spellEnd"/>
      <w:r w:rsidRPr="008640F5">
        <w:rPr>
          <w:sz w:val="18"/>
          <w:szCs w:val="16"/>
        </w:rPr>
        <w:t xml:space="preserve"> </w:t>
      </w:r>
      <w:proofErr w:type="spellStart"/>
      <w:r w:rsidRPr="008640F5">
        <w:rPr>
          <w:sz w:val="18"/>
          <w:szCs w:val="16"/>
        </w:rPr>
        <w:t>නිපදවයි</w:t>
      </w:r>
      <w:proofErr w:type="spellEnd"/>
      <w:r w:rsidRPr="008640F5">
        <w:rPr>
          <w:sz w:val="18"/>
          <w:szCs w:val="16"/>
        </w:rPr>
        <w:t xml:space="preserve"> (</w:t>
      </w:r>
      <w:proofErr w:type="spellStart"/>
      <w:r w:rsidRPr="008640F5">
        <w:rPr>
          <w:sz w:val="18"/>
          <w:szCs w:val="16"/>
        </w:rPr>
        <w:t>උදා</w:t>
      </w:r>
      <w:proofErr w:type="spellEnd"/>
      <w:r w:rsidRPr="008640F5">
        <w:rPr>
          <w:sz w:val="18"/>
          <w:szCs w:val="16"/>
        </w:rPr>
        <w:t xml:space="preserve">: </w:t>
      </w:r>
      <w:proofErr w:type="spellStart"/>
      <w:r w:rsidRPr="008640F5">
        <w:rPr>
          <w:sz w:val="18"/>
          <w:szCs w:val="16"/>
        </w:rPr>
        <w:t>බෝතල්</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පානීය</w:t>
      </w:r>
      <w:proofErr w:type="spellEnd"/>
      <w:r w:rsidRPr="008640F5">
        <w:rPr>
          <w:sz w:val="18"/>
          <w:szCs w:val="16"/>
        </w:rPr>
        <w:t xml:space="preserve"> </w:t>
      </w:r>
      <w:proofErr w:type="spellStart"/>
      <w:r w:rsidRPr="008640F5">
        <w:rPr>
          <w:sz w:val="18"/>
          <w:szCs w:val="16"/>
        </w:rPr>
        <w:t>ජලය</w:t>
      </w:r>
      <w:proofErr w:type="spellEnd"/>
      <w:r w:rsidRPr="008640F5">
        <w:rPr>
          <w:sz w:val="18"/>
          <w:szCs w:val="16"/>
        </w:rPr>
        <w:t xml:space="preserve">). </w:t>
      </w:r>
      <w:proofErr w:type="spellStart"/>
      <w:r w:rsidRPr="008640F5">
        <w:rPr>
          <w:sz w:val="18"/>
          <w:szCs w:val="16"/>
        </w:rPr>
        <w:t>මෙහි</w:t>
      </w:r>
      <w:proofErr w:type="spellEnd"/>
      <w:r w:rsidRPr="008640F5">
        <w:rPr>
          <w:sz w:val="18"/>
          <w:szCs w:val="16"/>
        </w:rPr>
        <w:t xml:space="preserve"> </w:t>
      </w:r>
      <w:proofErr w:type="spellStart"/>
      <w:r w:rsidRPr="008640F5">
        <w:rPr>
          <w:sz w:val="18"/>
          <w:szCs w:val="16"/>
        </w:rPr>
        <w:t>ඒකකයක</w:t>
      </w:r>
      <w:proofErr w:type="spellEnd"/>
      <w:r w:rsidRPr="008640F5">
        <w:rPr>
          <w:sz w:val="18"/>
          <w:szCs w:val="16"/>
        </w:rPr>
        <w:t xml:space="preserve"> </w:t>
      </w:r>
      <w:proofErr w:type="spellStart"/>
      <w:r w:rsidRPr="008640F5">
        <w:rPr>
          <w:sz w:val="18"/>
          <w:szCs w:val="16"/>
        </w:rPr>
        <w:t>පිරිවැය</w:t>
      </w:r>
      <w:proofErr w:type="spellEnd"/>
      <w:r w:rsidRPr="008640F5">
        <w:rPr>
          <w:sz w:val="18"/>
          <w:szCs w:val="16"/>
        </w:rPr>
        <w:t xml:space="preserve"> </w:t>
      </w:r>
      <w:proofErr w:type="spellStart"/>
      <w:r w:rsidRPr="008640F5">
        <w:rPr>
          <w:sz w:val="18"/>
          <w:szCs w:val="16"/>
        </w:rPr>
        <w:t>අඩු</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නම්‍යශීලී</w:t>
      </w:r>
      <w:proofErr w:type="spellEnd"/>
      <w:r w:rsidRPr="008640F5">
        <w:rPr>
          <w:sz w:val="18"/>
          <w:szCs w:val="16"/>
        </w:rPr>
        <w:t xml:space="preserve"> </w:t>
      </w:r>
      <w:proofErr w:type="spellStart"/>
      <w:r w:rsidRPr="008640F5">
        <w:rPr>
          <w:sz w:val="18"/>
          <w:szCs w:val="16"/>
        </w:rPr>
        <w:t>බව</w:t>
      </w:r>
      <w:proofErr w:type="spellEnd"/>
      <w:r w:rsidRPr="008640F5">
        <w:rPr>
          <w:sz w:val="18"/>
          <w:szCs w:val="16"/>
        </w:rPr>
        <w:t xml:space="preserve"> </w:t>
      </w:r>
      <w:proofErr w:type="spellStart"/>
      <w:r w:rsidRPr="008640F5">
        <w:rPr>
          <w:sz w:val="18"/>
          <w:szCs w:val="16"/>
        </w:rPr>
        <w:t>අඩුය</w:t>
      </w:r>
      <w:proofErr w:type="spellEnd"/>
      <w:r w:rsidRPr="008640F5">
        <w:rPr>
          <w:sz w:val="18"/>
          <w:szCs w:val="16"/>
        </w:rPr>
        <w:t>.</w:t>
      </w:r>
    </w:p>
    <w:p w14:paraId="41829996" w14:textId="77777777" w:rsidR="00EA27FE" w:rsidRPr="008640F5" w:rsidRDefault="00000000">
      <w:pPr>
        <w:spacing w:after="240" w:line="360" w:lineRule="auto"/>
        <w:rPr>
          <w:sz w:val="18"/>
          <w:szCs w:val="16"/>
        </w:rPr>
      </w:pPr>
      <w:r w:rsidRPr="008640F5">
        <w:rPr>
          <w:i/>
          <w:sz w:val="18"/>
          <w:szCs w:val="16"/>
        </w:rPr>
        <w:lastRenderedPageBreak/>
        <w:t>[</w:t>
      </w:r>
      <w:proofErr w:type="spellStart"/>
      <w:r w:rsidRPr="008640F5">
        <w:rPr>
          <w:i/>
          <w:sz w:val="18"/>
          <w:szCs w:val="16"/>
        </w:rPr>
        <w:t>විශ්ලේෂණය</w:t>
      </w:r>
      <w:proofErr w:type="spellEnd"/>
      <w:r w:rsidRPr="008640F5">
        <w:rPr>
          <w:i/>
          <w:sz w:val="18"/>
          <w:szCs w:val="16"/>
        </w:rPr>
        <w:t xml:space="preserve"> (Analysis) | </w:t>
      </w:r>
      <w:proofErr w:type="spellStart"/>
      <w:r w:rsidRPr="008640F5">
        <w:rPr>
          <w:i/>
          <w:sz w:val="18"/>
          <w:szCs w:val="16"/>
        </w:rPr>
        <w:t>නිෂ්පාදන</w:t>
      </w:r>
      <w:proofErr w:type="spellEnd"/>
      <w:r w:rsidRPr="008640F5">
        <w:rPr>
          <w:i/>
          <w:sz w:val="18"/>
          <w:szCs w:val="16"/>
        </w:rPr>
        <w:t xml:space="preserve"> </w:t>
      </w:r>
      <w:proofErr w:type="spellStart"/>
      <w:r w:rsidRPr="008640F5">
        <w:rPr>
          <w:i/>
          <w:sz w:val="18"/>
          <w:szCs w:val="16"/>
        </w:rPr>
        <w:t>ක්‍රියාවලිය</w:t>
      </w:r>
      <w:proofErr w:type="spellEnd"/>
      <w:r w:rsidRPr="008640F5">
        <w:rPr>
          <w:i/>
          <w:sz w:val="18"/>
          <w:szCs w:val="16"/>
        </w:rPr>
        <w:t>]</w:t>
      </w:r>
    </w:p>
    <w:p w14:paraId="4A4AF3D2" w14:textId="77777777" w:rsidR="00EA27FE" w:rsidRPr="008640F5" w:rsidRDefault="00000000">
      <w:pPr>
        <w:spacing w:after="240" w:line="360" w:lineRule="auto"/>
        <w:rPr>
          <w:sz w:val="18"/>
          <w:szCs w:val="16"/>
        </w:rPr>
      </w:pPr>
      <w:r w:rsidRPr="008640F5">
        <w:rPr>
          <w:b/>
          <w:sz w:val="18"/>
          <w:szCs w:val="16"/>
        </w:rPr>
        <w:t>Q72:</w:t>
      </w:r>
      <w:r w:rsidRPr="008640F5">
        <w:rPr>
          <w:sz w:val="18"/>
          <w:szCs w:val="16"/>
        </w:rPr>
        <w:t xml:space="preserve"> </w:t>
      </w:r>
      <w:proofErr w:type="spellStart"/>
      <w:r w:rsidRPr="008640F5">
        <w:rPr>
          <w:sz w:val="18"/>
          <w:szCs w:val="16"/>
        </w:rPr>
        <w:t>මෙහෙයුම්</w:t>
      </w:r>
      <w:proofErr w:type="spellEnd"/>
      <w:r w:rsidRPr="008640F5">
        <w:rPr>
          <w:sz w:val="18"/>
          <w:szCs w:val="16"/>
        </w:rPr>
        <w:t xml:space="preserve"> </w:t>
      </w:r>
      <w:proofErr w:type="spellStart"/>
      <w:r w:rsidRPr="008640F5">
        <w:rPr>
          <w:sz w:val="18"/>
          <w:szCs w:val="16"/>
        </w:rPr>
        <w:t>කළමනාකරණයේදී</w:t>
      </w:r>
      <w:proofErr w:type="spellEnd"/>
      <w:r w:rsidRPr="008640F5">
        <w:rPr>
          <w:sz w:val="18"/>
          <w:szCs w:val="16"/>
        </w:rPr>
        <w:t xml:space="preserve"> </w:t>
      </w:r>
      <w:proofErr w:type="spellStart"/>
      <w:r w:rsidRPr="008640F5">
        <w:rPr>
          <w:sz w:val="18"/>
          <w:szCs w:val="16"/>
        </w:rPr>
        <w:t>නවීන</w:t>
      </w:r>
      <w:proofErr w:type="spellEnd"/>
      <w:r w:rsidRPr="008640F5">
        <w:rPr>
          <w:sz w:val="18"/>
          <w:szCs w:val="16"/>
        </w:rPr>
        <w:t xml:space="preserve"> </w:t>
      </w:r>
      <w:proofErr w:type="spellStart"/>
      <w:r w:rsidRPr="008640F5">
        <w:rPr>
          <w:sz w:val="18"/>
          <w:szCs w:val="16"/>
        </w:rPr>
        <w:t>තාක්ෂණය</w:t>
      </w:r>
      <w:proofErr w:type="spellEnd"/>
      <w:r w:rsidRPr="008640F5">
        <w:rPr>
          <w:sz w:val="18"/>
          <w:szCs w:val="16"/>
        </w:rPr>
        <w:t xml:space="preserve"> </w:t>
      </w:r>
      <w:proofErr w:type="spellStart"/>
      <w:r w:rsidRPr="008640F5">
        <w:rPr>
          <w:sz w:val="18"/>
          <w:szCs w:val="16"/>
        </w:rPr>
        <w:t>භාවිත</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ව්‍යාපාරයකට</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මෙන්ම</w:t>
      </w:r>
      <w:proofErr w:type="spellEnd"/>
      <w:r w:rsidRPr="008640F5">
        <w:rPr>
          <w:sz w:val="18"/>
          <w:szCs w:val="16"/>
        </w:rPr>
        <w:t xml:space="preserve"> </w:t>
      </w:r>
      <w:proofErr w:type="spellStart"/>
      <w:r w:rsidRPr="008640F5">
        <w:rPr>
          <w:sz w:val="18"/>
          <w:szCs w:val="16"/>
        </w:rPr>
        <w:t>ඇතිවිය</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අවාසි</w:t>
      </w:r>
      <w:proofErr w:type="spellEnd"/>
      <w:r w:rsidRPr="008640F5">
        <w:rPr>
          <w:sz w:val="18"/>
          <w:szCs w:val="16"/>
        </w:rPr>
        <w:t xml:space="preserve"> </w:t>
      </w:r>
      <w:proofErr w:type="spellStart"/>
      <w:r w:rsidRPr="008640F5">
        <w:rPr>
          <w:sz w:val="18"/>
          <w:szCs w:val="16"/>
        </w:rPr>
        <w:t>පිළිබඳව</w:t>
      </w:r>
      <w:proofErr w:type="spellEnd"/>
      <w:r w:rsidRPr="008640F5">
        <w:rPr>
          <w:sz w:val="18"/>
          <w:szCs w:val="16"/>
        </w:rPr>
        <w:t xml:space="preserve"> </w:t>
      </w:r>
      <w:proofErr w:type="spellStart"/>
      <w:r w:rsidRPr="008640F5">
        <w:rPr>
          <w:sz w:val="18"/>
          <w:szCs w:val="16"/>
        </w:rPr>
        <w:t>විශ්ලේෂණය</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3878A172" w14:textId="77777777" w:rsidR="00EA27FE" w:rsidRPr="008640F5" w:rsidRDefault="00000000">
      <w:pPr>
        <w:spacing w:after="240" w:line="360" w:lineRule="auto"/>
        <w:rPr>
          <w:sz w:val="18"/>
          <w:szCs w:val="16"/>
        </w:rPr>
      </w:pPr>
      <w:r w:rsidRPr="008640F5">
        <w:rPr>
          <w:b/>
          <w:sz w:val="18"/>
          <w:szCs w:val="16"/>
        </w:rPr>
        <w:t>A72:</w:t>
      </w:r>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පිරිවැය</w:t>
      </w:r>
      <w:proofErr w:type="spellEnd"/>
      <w:r w:rsidRPr="008640F5">
        <w:rPr>
          <w:sz w:val="18"/>
          <w:szCs w:val="16"/>
        </w:rPr>
        <w:t xml:space="preserve"> </w:t>
      </w:r>
      <w:proofErr w:type="spellStart"/>
      <w:r w:rsidRPr="008640F5">
        <w:rPr>
          <w:sz w:val="18"/>
          <w:szCs w:val="16"/>
        </w:rPr>
        <w:t>අවම</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කාර්යක්ෂමතාව</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ධාරිතාව</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උසස්</w:t>
      </w:r>
      <w:proofErr w:type="spellEnd"/>
      <w:r w:rsidRPr="008640F5">
        <w:rPr>
          <w:sz w:val="18"/>
          <w:szCs w:val="16"/>
        </w:rPr>
        <w:t xml:space="preserve"> </w:t>
      </w:r>
      <w:proofErr w:type="spellStart"/>
      <w:r w:rsidRPr="008640F5">
        <w:rPr>
          <w:sz w:val="18"/>
          <w:szCs w:val="16"/>
        </w:rPr>
        <w:t>තත්ත්වයේ</w:t>
      </w:r>
      <w:proofErr w:type="spellEnd"/>
      <w:r w:rsidRPr="008640F5">
        <w:rPr>
          <w:sz w:val="18"/>
          <w:szCs w:val="16"/>
        </w:rPr>
        <w:t xml:space="preserve"> </w:t>
      </w:r>
      <w:proofErr w:type="spellStart"/>
      <w:r w:rsidRPr="008640F5">
        <w:rPr>
          <w:sz w:val="18"/>
          <w:szCs w:val="16"/>
        </w:rPr>
        <w:t>ඒකාකාරී</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නිපදවිය</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අවාසි</w:t>
      </w:r>
      <w:proofErr w:type="spellEnd"/>
      <w:r w:rsidRPr="008640F5">
        <w:rPr>
          <w:sz w:val="18"/>
          <w:szCs w:val="16"/>
        </w:rPr>
        <w:t xml:space="preserve">: </w:t>
      </w:r>
      <w:proofErr w:type="spellStart"/>
      <w:r w:rsidRPr="008640F5">
        <w:rPr>
          <w:sz w:val="18"/>
          <w:szCs w:val="16"/>
        </w:rPr>
        <w:t>තාක්ෂණය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යන්ත්‍ර</w:t>
      </w:r>
      <w:proofErr w:type="spellEnd"/>
      <w:r w:rsidRPr="008640F5">
        <w:rPr>
          <w:sz w:val="18"/>
          <w:szCs w:val="16"/>
        </w:rPr>
        <w:t xml:space="preserve"> </w:t>
      </w:r>
      <w:proofErr w:type="spellStart"/>
      <w:r w:rsidRPr="008640F5">
        <w:rPr>
          <w:sz w:val="18"/>
          <w:szCs w:val="16"/>
        </w:rPr>
        <w:t>සූත්‍ර</w:t>
      </w:r>
      <w:proofErr w:type="spellEnd"/>
      <w:r w:rsidRPr="008640F5">
        <w:rPr>
          <w:sz w:val="18"/>
          <w:szCs w:val="16"/>
        </w:rPr>
        <w:t xml:space="preserve"> </w:t>
      </w:r>
      <w:proofErr w:type="spellStart"/>
      <w:r w:rsidRPr="008640F5">
        <w:rPr>
          <w:sz w:val="18"/>
          <w:szCs w:val="16"/>
        </w:rPr>
        <w:t>ස්ථාපනය</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අධික</w:t>
      </w:r>
      <w:proofErr w:type="spellEnd"/>
      <w:r w:rsidRPr="008640F5">
        <w:rPr>
          <w:sz w:val="18"/>
          <w:szCs w:val="16"/>
        </w:rPr>
        <w:t xml:space="preserve"> </w:t>
      </w:r>
      <w:proofErr w:type="spellStart"/>
      <w:r w:rsidRPr="008640F5">
        <w:rPr>
          <w:sz w:val="18"/>
          <w:szCs w:val="16"/>
        </w:rPr>
        <w:t>ආරම්භක</w:t>
      </w:r>
      <w:proofErr w:type="spellEnd"/>
      <w:r w:rsidRPr="008640F5">
        <w:rPr>
          <w:sz w:val="18"/>
          <w:szCs w:val="16"/>
        </w:rPr>
        <w:t xml:space="preserve"> </w:t>
      </w:r>
      <w:proofErr w:type="spellStart"/>
      <w:r w:rsidRPr="008640F5">
        <w:rPr>
          <w:sz w:val="18"/>
          <w:szCs w:val="16"/>
        </w:rPr>
        <w:t>ප්‍රාග්ධනයක්</w:t>
      </w:r>
      <w:proofErr w:type="spellEnd"/>
      <w:r w:rsidRPr="008640F5">
        <w:rPr>
          <w:sz w:val="18"/>
          <w:szCs w:val="16"/>
        </w:rPr>
        <w:t xml:space="preserve"> </w:t>
      </w:r>
      <w:proofErr w:type="spellStart"/>
      <w:r w:rsidRPr="008640F5">
        <w:rPr>
          <w:sz w:val="18"/>
          <w:szCs w:val="16"/>
        </w:rPr>
        <w:t>වැය</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සේවකයින්</w:t>
      </w:r>
      <w:proofErr w:type="spellEnd"/>
      <w:r w:rsidRPr="008640F5">
        <w:rPr>
          <w:sz w:val="18"/>
          <w:szCs w:val="16"/>
        </w:rPr>
        <w:t xml:space="preserve"> </w:t>
      </w:r>
      <w:proofErr w:type="spellStart"/>
      <w:r w:rsidRPr="008640F5">
        <w:rPr>
          <w:sz w:val="18"/>
          <w:szCs w:val="16"/>
        </w:rPr>
        <w:t>අතිරික්ත</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නිසා</w:t>
      </w:r>
      <w:proofErr w:type="spellEnd"/>
      <w:r w:rsidRPr="008640F5">
        <w:rPr>
          <w:sz w:val="18"/>
          <w:szCs w:val="16"/>
        </w:rPr>
        <w:t xml:space="preserve"> </w:t>
      </w:r>
      <w:proofErr w:type="spellStart"/>
      <w:r w:rsidRPr="008640F5">
        <w:rPr>
          <w:sz w:val="18"/>
          <w:szCs w:val="16"/>
        </w:rPr>
        <w:t>රැකියා</w:t>
      </w:r>
      <w:proofErr w:type="spellEnd"/>
      <w:r w:rsidRPr="008640F5">
        <w:rPr>
          <w:sz w:val="18"/>
          <w:szCs w:val="16"/>
        </w:rPr>
        <w:t xml:space="preserve"> </w:t>
      </w:r>
      <w:proofErr w:type="spellStart"/>
      <w:r w:rsidRPr="008640F5">
        <w:rPr>
          <w:sz w:val="18"/>
          <w:szCs w:val="16"/>
        </w:rPr>
        <w:t>අහිමි</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තාක්ෂණික</w:t>
      </w:r>
      <w:proofErr w:type="spellEnd"/>
      <w:r w:rsidRPr="008640F5">
        <w:rPr>
          <w:sz w:val="18"/>
          <w:szCs w:val="16"/>
        </w:rPr>
        <w:t xml:space="preserve"> </w:t>
      </w:r>
      <w:proofErr w:type="spellStart"/>
      <w:r w:rsidRPr="008640F5">
        <w:rPr>
          <w:sz w:val="18"/>
          <w:szCs w:val="16"/>
        </w:rPr>
        <w:t>බිඳවැටීම්වලදී</w:t>
      </w:r>
      <w:proofErr w:type="spellEnd"/>
      <w:r w:rsidRPr="008640F5">
        <w:rPr>
          <w:sz w:val="18"/>
          <w:szCs w:val="16"/>
        </w:rPr>
        <w:t xml:space="preserve"> </w:t>
      </w:r>
      <w:proofErr w:type="spellStart"/>
      <w:r w:rsidRPr="008640F5">
        <w:rPr>
          <w:sz w:val="18"/>
          <w:szCs w:val="16"/>
        </w:rPr>
        <w:t>සමස්ත</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ක්‍රියාවලියම</w:t>
      </w:r>
      <w:proofErr w:type="spellEnd"/>
      <w:r w:rsidRPr="008640F5">
        <w:rPr>
          <w:sz w:val="18"/>
          <w:szCs w:val="16"/>
        </w:rPr>
        <w:t xml:space="preserve"> </w:t>
      </w:r>
      <w:proofErr w:type="spellStart"/>
      <w:r w:rsidRPr="008640F5">
        <w:rPr>
          <w:sz w:val="18"/>
          <w:szCs w:val="16"/>
        </w:rPr>
        <w:t>අක්‍රිය</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w:t>
      </w:r>
    </w:p>
    <w:p w14:paraId="06D66A4F"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විශ්ලේෂණය</w:t>
      </w:r>
      <w:proofErr w:type="spellEnd"/>
      <w:r w:rsidRPr="008640F5">
        <w:rPr>
          <w:i/>
          <w:sz w:val="18"/>
          <w:szCs w:val="16"/>
        </w:rPr>
        <w:t xml:space="preserve"> (Analysis) | </w:t>
      </w:r>
      <w:proofErr w:type="spellStart"/>
      <w:r w:rsidRPr="008640F5">
        <w:rPr>
          <w:i/>
          <w:sz w:val="18"/>
          <w:szCs w:val="16"/>
        </w:rPr>
        <w:t>තාක්ෂණය</w:t>
      </w:r>
      <w:proofErr w:type="spellEnd"/>
      <w:r w:rsidRPr="008640F5">
        <w:rPr>
          <w:i/>
          <w:sz w:val="18"/>
          <w:szCs w:val="16"/>
        </w:rPr>
        <w:t xml:space="preserve"> </w:t>
      </w:r>
      <w:proofErr w:type="spellStart"/>
      <w:r w:rsidRPr="008640F5">
        <w:rPr>
          <w:i/>
          <w:sz w:val="18"/>
          <w:szCs w:val="16"/>
        </w:rPr>
        <w:t>හා</w:t>
      </w:r>
      <w:proofErr w:type="spellEnd"/>
      <w:r w:rsidRPr="008640F5">
        <w:rPr>
          <w:i/>
          <w:sz w:val="18"/>
          <w:szCs w:val="16"/>
        </w:rPr>
        <w:t xml:space="preserve"> </w:t>
      </w:r>
      <w:proofErr w:type="spellStart"/>
      <w:r w:rsidRPr="008640F5">
        <w:rPr>
          <w:i/>
          <w:sz w:val="18"/>
          <w:szCs w:val="16"/>
        </w:rPr>
        <w:t>නිෂ්පාදනය</w:t>
      </w:r>
      <w:proofErr w:type="spellEnd"/>
      <w:r w:rsidRPr="008640F5">
        <w:rPr>
          <w:i/>
          <w:sz w:val="18"/>
          <w:szCs w:val="16"/>
        </w:rPr>
        <w:t>]</w:t>
      </w:r>
    </w:p>
    <w:p w14:paraId="6AB90EA5" w14:textId="77777777" w:rsidR="00EA27FE" w:rsidRPr="008640F5" w:rsidRDefault="00000000">
      <w:pPr>
        <w:spacing w:after="240" w:line="360" w:lineRule="auto"/>
        <w:rPr>
          <w:sz w:val="18"/>
          <w:szCs w:val="16"/>
        </w:rPr>
      </w:pPr>
      <w:r w:rsidRPr="008640F5">
        <w:rPr>
          <w:b/>
          <w:sz w:val="18"/>
          <w:szCs w:val="16"/>
        </w:rPr>
        <w:t xml:space="preserve">Topic: </w:t>
      </w:r>
      <w:proofErr w:type="spellStart"/>
      <w:r w:rsidRPr="008640F5">
        <w:rPr>
          <w:b/>
          <w:sz w:val="18"/>
          <w:szCs w:val="16"/>
        </w:rPr>
        <w:t>ව්‍යාපාර</w:t>
      </w:r>
      <w:proofErr w:type="spellEnd"/>
      <w:r w:rsidRPr="008640F5">
        <w:rPr>
          <w:b/>
          <w:sz w:val="18"/>
          <w:szCs w:val="16"/>
        </w:rPr>
        <w:t xml:space="preserve"> </w:t>
      </w:r>
      <w:proofErr w:type="spellStart"/>
      <w:r w:rsidRPr="008640F5">
        <w:rPr>
          <w:b/>
          <w:sz w:val="18"/>
          <w:szCs w:val="16"/>
        </w:rPr>
        <w:t>ආචාර</w:t>
      </w:r>
      <w:proofErr w:type="spellEnd"/>
      <w:r w:rsidRPr="008640F5">
        <w:rPr>
          <w:b/>
          <w:sz w:val="18"/>
          <w:szCs w:val="16"/>
        </w:rPr>
        <w:t xml:space="preserve"> </w:t>
      </w:r>
      <w:proofErr w:type="spellStart"/>
      <w:r w:rsidRPr="008640F5">
        <w:rPr>
          <w:b/>
          <w:sz w:val="18"/>
          <w:szCs w:val="16"/>
        </w:rPr>
        <w:t>ධර්ම</w:t>
      </w:r>
      <w:proofErr w:type="spellEnd"/>
      <w:r w:rsidRPr="008640F5">
        <w:rPr>
          <w:b/>
          <w:sz w:val="18"/>
          <w:szCs w:val="16"/>
        </w:rPr>
        <w:t xml:space="preserve"> </w:t>
      </w:r>
      <w:proofErr w:type="spellStart"/>
      <w:r w:rsidRPr="008640F5">
        <w:rPr>
          <w:b/>
          <w:sz w:val="18"/>
          <w:szCs w:val="16"/>
        </w:rPr>
        <w:t>හා</w:t>
      </w:r>
      <w:proofErr w:type="spellEnd"/>
      <w:r w:rsidRPr="008640F5">
        <w:rPr>
          <w:b/>
          <w:sz w:val="18"/>
          <w:szCs w:val="16"/>
        </w:rPr>
        <w:t xml:space="preserve"> </w:t>
      </w:r>
      <w:proofErr w:type="spellStart"/>
      <w:r w:rsidRPr="008640F5">
        <w:rPr>
          <w:b/>
          <w:sz w:val="18"/>
          <w:szCs w:val="16"/>
        </w:rPr>
        <w:t>සමාජ</w:t>
      </w:r>
      <w:proofErr w:type="spellEnd"/>
      <w:r w:rsidRPr="008640F5">
        <w:rPr>
          <w:b/>
          <w:sz w:val="18"/>
          <w:szCs w:val="16"/>
        </w:rPr>
        <w:t xml:space="preserve"> </w:t>
      </w:r>
      <w:proofErr w:type="spellStart"/>
      <w:r w:rsidRPr="008640F5">
        <w:rPr>
          <w:b/>
          <w:sz w:val="18"/>
          <w:szCs w:val="16"/>
        </w:rPr>
        <w:t>වගකීම</w:t>
      </w:r>
      <w:proofErr w:type="spellEnd"/>
      <w:r w:rsidRPr="008640F5">
        <w:rPr>
          <w:b/>
          <w:sz w:val="18"/>
          <w:szCs w:val="16"/>
        </w:rPr>
        <w:t xml:space="preserve"> (Business Ethics &amp; Social </w:t>
      </w:r>
      <w:proofErr w:type="gramStart"/>
      <w:r w:rsidRPr="008640F5">
        <w:rPr>
          <w:b/>
          <w:sz w:val="18"/>
          <w:szCs w:val="16"/>
        </w:rPr>
        <w:t>Responsibility) —</w:t>
      </w:r>
      <w:proofErr w:type="gramEnd"/>
      <w:r w:rsidRPr="008640F5">
        <w:rPr>
          <w:b/>
          <w:sz w:val="18"/>
          <w:szCs w:val="16"/>
        </w:rPr>
        <w:t xml:space="preserve"> 10 questions</w:t>
      </w:r>
    </w:p>
    <w:p w14:paraId="5873C7C0" w14:textId="77777777" w:rsidR="00EA27FE" w:rsidRPr="008640F5" w:rsidRDefault="00000000">
      <w:pPr>
        <w:spacing w:after="240" w:line="360" w:lineRule="auto"/>
        <w:rPr>
          <w:sz w:val="18"/>
          <w:szCs w:val="16"/>
        </w:rPr>
      </w:pPr>
      <w:r w:rsidRPr="008640F5">
        <w:rPr>
          <w:b/>
          <w:sz w:val="18"/>
          <w:szCs w:val="16"/>
        </w:rPr>
        <w:t>Q73:</w:t>
      </w:r>
      <w:r w:rsidRPr="008640F5">
        <w:rPr>
          <w:sz w:val="18"/>
          <w:szCs w:val="16"/>
        </w:rPr>
        <w:t xml:space="preserve"> </w:t>
      </w:r>
      <w:proofErr w:type="spellStart"/>
      <w:r w:rsidRPr="008640F5">
        <w:rPr>
          <w:sz w:val="18"/>
          <w:szCs w:val="16"/>
        </w:rPr>
        <w:t>ව්‍යාපාර</w:t>
      </w:r>
      <w:proofErr w:type="spellEnd"/>
      <w:r w:rsidRPr="008640F5">
        <w:rPr>
          <w:sz w:val="18"/>
          <w:szCs w:val="16"/>
        </w:rPr>
        <w:t xml:space="preserve"> </w:t>
      </w:r>
      <w:proofErr w:type="spellStart"/>
      <w:r w:rsidRPr="008640F5">
        <w:rPr>
          <w:sz w:val="18"/>
          <w:szCs w:val="16"/>
        </w:rPr>
        <w:t>ආචාර</w:t>
      </w:r>
      <w:proofErr w:type="spellEnd"/>
      <w:r w:rsidRPr="008640F5">
        <w:rPr>
          <w:sz w:val="18"/>
          <w:szCs w:val="16"/>
        </w:rPr>
        <w:t xml:space="preserve"> </w:t>
      </w:r>
      <w:proofErr w:type="spellStart"/>
      <w:r w:rsidRPr="008640F5">
        <w:rPr>
          <w:sz w:val="18"/>
          <w:szCs w:val="16"/>
        </w:rPr>
        <w:t>ධර්ම</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මොනවාදැයි</w:t>
      </w:r>
      <w:proofErr w:type="spellEnd"/>
      <w:r w:rsidRPr="008640F5">
        <w:rPr>
          <w:sz w:val="18"/>
          <w:szCs w:val="16"/>
        </w:rPr>
        <w:t xml:space="preserve"> </w:t>
      </w:r>
      <w:proofErr w:type="spellStart"/>
      <w:r w:rsidRPr="008640F5">
        <w:rPr>
          <w:sz w:val="18"/>
          <w:szCs w:val="16"/>
        </w:rPr>
        <w:t>අර්ථ</w:t>
      </w:r>
      <w:proofErr w:type="spellEnd"/>
      <w:r w:rsidRPr="008640F5">
        <w:rPr>
          <w:sz w:val="18"/>
          <w:szCs w:val="16"/>
        </w:rPr>
        <w:t xml:space="preserve"> </w:t>
      </w:r>
      <w:proofErr w:type="spellStart"/>
      <w:r w:rsidRPr="008640F5">
        <w:rPr>
          <w:sz w:val="18"/>
          <w:szCs w:val="16"/>
        </w:rPr>
        <w:t>දක්වන්න</w:t>
      </w:r>
      <w:proofErr w:type="spellEnd"/>
      <w:r w:rsidRPr="008640F5">
        <w:rPr>
          <w:sz w:val="18"/>
          <w:szCs w:val="16"/>
        </w:rPr>
        <w:t>.</w:t>
      </w:r>
    </w:p>
    <w:p w14:paraId="6CC2FB98" w14:textId="77777777" w:rsidR="00EA27FE" w:rsidRPr="008640F5" w:rsidRDefault="00000000">
      <w:pPr>
        <w:spacing w:after="240" w:line="360" w:lineRule="auto"/>
        <w:rPr>
          <w:sz w:val="18"/>
          <w:szCs w:val="16"/>
        </w:rPr>
      </w:pPr>
      <w:r w:rsidRPr="008640F5">
        <w:rPr>
          <w:b/>
          <w:sz w:val="18"/>
          <w:szCs w:val="16"/>
        </w:rPr>
        <w:t>A73:</w:t>
      </w:r>
      <w:r w:rsidRPr="008640F5">
        <w:rPr>
          <w:sz w:val="18"/>
          <w:szCs w:val="16"/>
        </w:rPr>
        <w:t xml:space="preserve"> </w:t>
      </w:r>
      <w:proofErr w:type="spellStart"/>
      <w:r w:rsidRPr="008640F5">
        <w:rPr>
          <w:sz w:val="18"/>
          <w:szCs w:val="16"/>
        </w:rPr>
        <w:t>ව්‍යාපාරික</w:t>
      </w:r>
      <w:proofErr w:type="spellEnd"/>
      <w:r w:rsidRPr="008640F5">
        <w:rPr>
          <w:sz w:val="18"/>
          <w:szCs w:val="16"/>
        </w:rPr>
        <w:t xml:space="preserve"> </w:t>
      </w:r>
      <w:proofErr w:type="spellStart"/>
      <w:r w:rsidRPr="008640F5">
        <w:rPr>
          <w:sz w:val="18"/>
          <w:szCs w:val="16"/>
        </w:rPr>
        <w:t>කටයුතු</w:t>
      </w:r>
      <w:proofErr w:type="spellEnd"/>
      <w:r w:rsidRPr="008640F5">
        <w:rPr>
          <w:sz w:val="18"/>
          <w:szCs w:val="16"/>
        </w:rPr>
        <w:t xml:space="preserve"> </w:t>
      </w:r>
      <w:proofErr w:type="spellStart"/>
      <w:r w:rsidRPr="008640F5">
        <w:rPr>
          <w:sz w:val="18"/>
          <w:szCs w:val="16"/>
        </w:rPr>
        <w:t>සංවිධානය</w:t>
      </w:r>
      <w:proofErr w:type="spellEnd"/>
      <w:r w:rsidRPr="008640F5">
        <w:rPr>
          <w:sz w:val="18"/>
          <w:szCs w:val="16"/>
        </w:rPr>
        <w:t xml:space="preserve"> </w:t>
      </w:r>
      <w:proofErr w:type="spellStart"/>
      <w:r w:rsidRPr="008640F5">
        <w:rPr>
          <w:sz w:val="18"/>
          <w:szCs w:val="16"/>
        </w:rPr>
        <w:t>කිරීමේදී</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පවත්වාගෙන</w:t>
      </w:r>
      <w:proofErr w:type="spellEnd"/>
      <w:r w:rsidRPr="008640F5">
        <w:rPr>
          <w:sz w:val="18"/>
          <w:szCs w:val="16"/>
        </w:rPr>
        <w:t xml:space="preserve"> </w:t>
      </w:r>
      <w:proofErr w:type="spellStart"/>
      <w:r w:rsidRPr="008640F5">
        <w:rPr>
          <w:sz w:val="18"/>
          <w:szCs w:val="16"/>
        </w:rPr>
        <w:t>යාමේදී</w:t>
      </w:r>
      <w:proofErr w:type="spellEnd"/>
      <w:r w:rsidRPr="008640F5">
        <w:rPr>
          <w:sz w:val="18"/>
          <w:szCs w:val="16"/>
        </w:rPr>
        <w:t xml:space="preserve"> </w:t>
      </w:r>
      <w:proofErr w:type="spellStart"/>
      <w:r w:rsidRPr="008640F5">
        <w:rPr>
          <w:sz w:val="18"/>
          <w:szCs w:val="16"/>
        </w:rPr>
        <w:t>අනුගමනය</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යුතු</w:t>
      </w:r>
      <w:proofErr w:type="spellEnd"/>
      <w:r w:rsidRPr="008640F5">
        <w:rPr>
          <w:sz w:val="18"/>
          <w:szCs w:val="16"/>
        </w:rPr>
        <w:t xml:space="preserve"> </w:t>
      </w:r>
      <w:proofErr w:type="spellStart"/>
      <w:r w:rsidRPr="008640F5">
        <w:rPr>
          <w:sz w:val="18"/>
          <w:szCs w:val="16"/>
        </w:rPr>
        <w:t>යහපත්</w:t>
      </w:r>
      <w:proofErr w:type="spellEnd"/>
      <w:r w:rsidRPr="008640F5">
        <w:rPr>
          <w:sz w:val="18"/>
          <w:szCs w:val="16"/>
        </w:rPr>
        <w:t xml:space="preserve"> </w:t>
      </w:r>
      <w:proofErr w:type="spellStart"/>
      <w:r w:rsidRPr="008640F5">
        <w:rPr>
          <w:sz w:val="18"/>
          <w:szCs w:val="16"/>
        </w:rPr>
        <w:t>සදාචාරාත්මක</w:t>
      </w:r>
      <w:proofErr w:type="spellEnd"/>
      <w:r w:rsidRPr="008640F5">
        <w:rPr>
          <w:sz w:val="18"/>
          <w:szCs w:val="16"/>
        </w:rPr>
        <w:t xml:space="preserve"> </w:t>
      </w:r>
      <w:proofErr w:type="spellStart"/>
      <w:r w:rsidRPr="008640F5">
        <w:rPr>
          <w:sz w:val="18"/>
          <w:szCs w:val="16"/>
        </w:rPr>
        <w:t>අගයන්</w:t>
      </w:r>
      <w:proofErr w:type="spellEnd"/>
      <w:r w:rsidRPr="008640F5">
        <w:rPr>
          <w:sz w:val="18"/>
          <w:szCs w:val="16"/>
        </w:rPr>
        <w:t xml:space="preserve">, </w:t>
      </w:r>
      <w:proofErr w:type="spellStart"/>
      <w:r w:rsidRPr="008640F5">
        <w:rPr>
          <w:sz w:val="18"/>
          <w:szCs w:val="16"/>
        </w:rPr>
        <w:t>ප්‍රමිතීන්</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රීති</w:t>
      </w:r>
      <w:proofErr w:type="spellEnd"/>
      <w:r w:rsidRPr="008640F5">
        <w:rPr>
          <w:sz w:val="18"/>
          <w:szCs w:val="16"/>
        </w:rPr>
        <w:t xml:space="preserve"> </w:t>
      </w:r>
      <w:proofErr w:type="spellStart"/>
      <w:r w:rsidRPr="008640F5">
        <w:rPr>
          <w:sz w:val="18"/>
          <w:szCs w:val="16"/>
        </w:rPr>
        <w:t>පද්ධතිය</w:t>
      </w:r>
      <w:proofErr w:type="spellEnd"/>
      <w:r w:rsidRPr="008640F5">
        <w:rPr>
          <w:sz w:val="18"/>
          <w:szCs w:val="16"/>
        </w:rPr>
        <w:t xml:space="preserve"> </w:t>
      </w:r>
      <w:proofErr w:type="spellStart"/>
      <w:r w:rsidRPr="008640F5">
        <w:rPr>
          <w:sz w:val="18"/>
          <w:szCs w:val="16"/>
        </w:rPr>
        <w:t>ව්‍යාපාර</w:t>
      </w:r>
      <w:proofErr w:type="spellEnd"/>
      <w:r w:rsidRPr="008640F5">
        <w:rPr>
          <w:sz w:val="18"/>
          <w:szCs w:val="16"/>
        </w:rPr>
        <w:t xml:space="preserve"> </w:t>
      </w:r>
      <w:proofErr w:type="spellStart"/>
      <w:r w:rsidRPr="008640F5">
        <w:rPr>
          <w:sz w:val="18"/>
          <w:szCs w:val="16"/>
        </w:rPr>
        <w:t>ආචාර</w:t>
      </w:r>
      <w:proofErr w:type="spellEnd"/>
      <w:r w:rsidRPr="008640F5">
        <w:rPr>
          <w:sz w:val="18"/>
          <w:szCs w:val="16"/>
        </w:rPr>
        <w:t xml:space="preserve"> </w:t>
      </w:r>
      <w:proofErr w:type="spellStart"/>
      <w:r w:rsidRPr="008640F5">
        <w:rPr>
          <w:sz w:val="18"/>
          <w:szCs w:val="16"/>
        </w:rPr>
        <w:t>ධර්ම</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හඳුන්වනු</w:t>
      </w:r>
      <w:proofErr w:type="spellEnd"/>
      <w:r w:rsidRPr="008640F5">
        <w:rPr>
          <w:sz w:val="18"/>
          <w:szCs w:val="16"/>
        </w:rPr>
        <w:t xml:space="preserve"> </w:t>
      </w:r>
      <w:proofErr w:type="spellStart"/>
      <w:r w:rsidRPr="008640F5">
        <w:rPr>
          <w:sz w:val="18"/>
          <w:szCs w:val="16"/>
        </w:rPr>
        <w:t>ලැබේ</w:t>
      </w:r>
      <w:proofErr w:type="spellEnd"/>
      <w:r w:rsidRPr="008640F5">
        <w:rPr>
          <w:sz w:val="18"/>
          <w:szCs w:val="16"/>
        </w:rPr>
        <w:t xml:space="preserve">. </w:t>
      </w:r>
      <w:proofErr w:type="spellStart"/>
      <w:r w:rsidRPr="008640F5">
        <w:rPr>
          <w:sz w:val="18"/>
          <w:szCs w:val="16"/>
        </w:rPr>
        <w:t>මෙහිදී</w:t>
      </w:r>
      <w:proofErr w:type="spellEnd"/>
      <w:r w:rsidRPr="008640F5">
        <w:rPr>
          <w:sz w:val="18"/>
          <w:szCs w:val="16"/>
        </w:rPr>
        <w:t xml:space="preserve"> </w:t>
      </w:r>
      <w:proofErr w:type="spellStart"/>
      <w:r w:rsidRPr="008640F5">
        <w:rPr>
          <w:sz w:val="18"/>
          <w:szCs w:val="16"/>
        </w:rPr>
        <w:t>නීතියට</w:t>
      </w:r>
      <w:proofErr w:type="spellEnd"/>
      <w:r w:rsidRPr="008640F5">
        <w:rPr>
          <w:sz w:val="18"/>
          <w:szCs w:val="16"/>
        </w:rPr>
        <w:t xml:space="preserve"> </w:t>
      </w:r>
      <w:proofErr w:type="spellStart"/>
      <w:r w:rsidRPr="008640F5">
        <w:rPr>
          <w:sz w:val="18"/>
          <w:szCs w:val="16"/>
        </w:rPr>
        <w:t>ගරු</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පාරිභෝගිකයන්ට</w:t>
      </w:r>
      <w:proofErr w:type="spellEnd"/>
      <w:r w:rsidRPr="008640F5">
        <w:rPr>
          <w:sz w:val="18"/>
          <w:szCs w:val="16"/>
        </w:rPr>
        <w:t xml:space="preserve"> </w:t>
      </w:r>
      <w:proofErr w:type="spellStart"/>
      <w:r w:rsidRPr="008640F5">
        <w:rPr>
          <w:sz w:val="18"/>
          <w:szCs w:val="16"/>
        </w:rPr>
        <w:t>සාධාරණ</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සැලකීම</w:t>
      </w:r>
      <w:proofErr w:type="spellEnd"/>
      <w:r w:rsidRPr="008640F5">
        <w:rPr>
          <w:sz w:val="18"/>
          <w:szCs w:val="16"/>
        </w:rPr>
        <w:t xml:space="preserve">, </w:t>
      </w:r>
      <w:proofErr w:type="spellStart"/>
      <w:r w:rsidRPr="008640F5">
        <w:rPr>
          <w:sz w:val="18"/>
          <w:szCs w:val="16"/>
        </w:rPr>
        <w:t>වංචා</w:t>
      </w:r>
      <w:proofErr w:type="spellEnd"/>
      <w:r w:rsidRPr="008640F5">
        <w:rPr>
          <w:sz w:val="18"/>
          <w:szCs w:val="16"/>
        </w:rPr>
        <w:t xml:space="preserve"> </w:t>
      </w:r>
      <w:proofErr w:type="spellStart"/>
      <w:r w:rsidRPr="008640F5">
        <w:rPr>
          <w:sz w:val="18"/>
          <w:szCs w:val="16"/>
        </w:rPr>
        <w:t>නොකිරීම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ගෞරවාන්විතව</w:t>
      </w:r>
      <w:proofErr w:type="spellEnd"/>
      <w:r w:rsidRPr="008640F5">
        <w:rPr>
          <w:sz w:val="18"/>
          <w:szCs w:val="16"/>
        </w:rPr>
        <w:t xml:space="preserve"> </w:t>
      </w:r>
      <w:proofErr w:type="spellStart"/>
      <w:r w:rsidRPr="008640F5">
        <w:rPr>
          <w:sz w:val="18"/>
          <w:szCs w:val="16"/>
        </w:rPr>
        <w:t>කටයුතු</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ආදිය</w:t>
      </w:r>
      <w:proofErr w:type="spellEnd"/>
      <w:r w:rsidRPr="008640F5">
        <w:rPr>
          <w:sz w:val="18"/>
          <w:szCs w:val="16"/>
        </w:rPr>
        <w:t xml:space="preserve"> </w:t>
      </w:r>
      <w:proofErr w:type="spellStart"/>
      <w:r w:rsidRPr="008640F5">
        <w:rPr>
          <w:sz w:val="18"/>
          <w:szCs w:val="16"/>
        </w:rPr>
        <w:t>ඇතුළත්</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w:t>
      </w:r>
    </w:p>
    <w:p w14:paraId="0F3AF72C"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w:t>
      </w:r>
      <w:proofErr w:type="spellStart"/>
      <w:r w:rsidRPr="008640F5">
        <w:rPr>
          <w:i/>
          <w:sz w:val="18"/>
          <w:szCs w:val="16"/>
        </w:rPr>
        <w:t>ව්‍යාපාර</w:t>
      </w:r>
      <w:proofErr w:type="spellEnd"/>
      <w:r w:rsidRPr="008640F5">
        <w:rPr>
          <w:i/>
          <w:sz w:val="18"/>
          <w:szCs w:val="16"/>
        </w:rPr>
        <w:t xml:space="preserve"> </w:t>
      </w:r>
      <w:proofErr w:type="spellStart"/>
      <w:r w:rsidRPr="008640F5">
        <w:rPr>
          <w:i/>
          <w:sz w:val="18"/>
          <w:szCs w:val="16"/>
        </w:rPr>
        <w:t>ආචාර</w:t>
      </w:r>
      <w:proofErr w:type="spellEnd"/>
      <w:r w:rsidRPr="008640F5">
        <w:rPr>
          <w:i/>
          <w:sz w:val="18"/>
          <w:szCs w:val="16"/>
        </w:rPr>
        <w:t xml:space="preserve"> </w:t>
      </w:r>
      <w:proofErr w:type="spellStart"/>
      <w:r w:rsidRPr="008640F5">
        <w:rPr>
          <w:i/>
          <w:sz w:val="18"/>
          <w:szCs w:val="16"/>
        </w:rPr>
        <w:t>ධර්ම</w:t>
      </w:r>
      <w:proofErr w:type="spellEnd"/>
      <w:r w:rsidRPr="008640F5">
        <w:rPr>
          <w:i/>
          <w:sz w:val="18"/>
          <w:szCs w:val="16"/>
        </w:rPr>
        <w:t>]</w:t>
      </w:r>
    </w:p>
    <w:p w14:paraId="64291DB0" w14:textId="77777777" w:rsidR="00EA27FE" w:rsidRPr="008640F5" w:rsidRDefault="00000000">
      <w:pPr>
        <w:spacing w:after="240" w:line="360" w:lineRule="auto"/>
        <w:rPr>
          <w:sz w:val="18"/>
          <w:szCs w:val="16"/>
        </w:rPr>
      </w:pPr>
      <w:r w:rsidRPr="008640F5">
        <w:rPr>
          <w:b/>
          <w:sz w:val="18"/>
          <w:szCs w:val="16"/>
        </w:rPr>
        <w:t>Q74:</w:t>
      </w:r>
      <w:r w:rsidRPr="008640F5">
        <w:rPr>
          <w:sz w:val="18"/>
          <w:szCs w:val="16"/>
        </w:rPr>
        <w:t xml:space="preserve"> </w:t>
      </w:r>
      <w:proofErr w:type="spellStart"/>
      <w:r w:rsidRPr="008640F5">
        <w:rPr>
          <w:sz w:val="18"/>
          <w:szCs w:val="16"/>
        </w:rPr>
        <w:t>ශ්‍රී</w:t>
      </w:r>
      <w:proofErr w:type="spellEnd"/>
      <w:r w:rsidRPr="008640F5">
        <w:rPr>
          <w:sz w:val="18"/>
          <w:szCs w:val="16"/>
        </w:rPr>
        <w:t xml:space="preserve"> </w:t>
      </w:r>
      <w:proofErr w:type="spellStart"/>
      <w:r w:rsidRPr="008640F5">
        <w:rPr>
          <w:sz w:val="18"/>
          <w:szCs w:val="16"/>
        </w:rPr>
        <w:t>ලංකාවේ</w:t>
      </w:r>
      <w:proofErr w:type="spellEnd"/>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කටයුතු</w:t>
      </w:r>
      <w:proofErr w:type="spellEnd"/>
      <w:r w:rsidRPr="008640F5">
        <w:rPr>
          <w:sz w:val="18"/>
          <w:szCs w:val="16"/>
        </w:rPr>
        <w:t xml:space="preserve"> </w:t>
      </w:r>
      <w:proofErr w:type="spellStart"/>
      <w:r w:rsidRPr="008640F5">
        <w:rPr>
          <w:sz w:val="18"/>
          <w:szCs w:val="16"/>
        </w:rPr>
        <w:t>පිළිබඳ</w:t>
      </w:r>
      <w:proofErr w:type="spellEnd"/>
      <w:r w:rsidRPr="008640F5">
        <w:rPr>
          <w:sz w:val="18"/>
          <w:szCs w:val="16"/>
        </w:rPr>
        <w:t xml:space="preserve"> </w:t>
      </w:r>
      <w:proofErr w:type="spellStart"/>
      <w:r w:rsidRPr="008640F5">
        <w:rPr>
          <w:sz w:val="18"/>
          <w:szCs w:val="16"/>
        </w:rPr>
        <w:t>අධිකාරිය</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පාරිභෝගිකයා</w:t>
      </w:r>
      <w:proofErr w:type="spellEnd"/>
      <w:r w:rsidRPr="008640F5">
        <w:rPr>
          <w:sz w:val="18"/>
          <w:szCs w:val="16"/>
        </w:rPr>
        <w:t xml:space="preserve"> </w:t>
      </w:r>
      <w:proofErr w:type="spellStart"/>
      <w:r w:rsidRPr="008640F5">
        <w:rPr>
          <w:sz w:val="18"/>
          <w:szCs w:val="16"/>
        </w:rPr>
        <w:t>ආරක්ෂා</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සපයනු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සේවාවන්</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නම්</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1864C673" w14:textId="77777777" w:rsidR="00EA27FE" w:rsidRPr="008640F5" w:rsidRDefault="00000000">
      <w:pPr>
        <w:spacing w:after="240" w:line="360" w:lineRule="auto"/>
        <w:rPr>
          <w:sz w:val="18"/>
          <w:szCs w:val="16"/>
        </w:rPr>
      </w:pPr>
      <w:r w:rsidRPr="008640F5">
        <w:rPr>
          <w:b/>
          <w:sz w:val="18"/>
          <w:szCs w:val="16"/>
        </w:rPr>
        <w:t>A74:</w:t>
      </w:r>
      <w:r w:rsidRPr="008640F5">
        <w:rPr>
          <w:sz w:val="18"/>
          <w:szCs w:val="16"/>
        </w:rPr>
        <w:t xml:space="preserve"> </w:t>
      </w:r>
      <w:proofErr w:type="spellStart"/>
      <w:r w:rsidRPr="008640F5">
        <w:rPr>
          <w:sz w:val="18"/>
          <w:szCs w:val="16"/>
        </w:rPr>
        <w:t>ශ්‍රී</w:t>
      </w:r>
      <w:proofErr w:type="spellEnd"/>
      <w:r w:rsidRPr="008640F5">
        <w:rPr>
          <w:sz w:val="18"/>
          <w:szCs w:val="16"/>
        </w:rPr>
        <w:t xml:space="preserve"> </w:t>
      </w:r>
      <w:proofErr w:type="spellStart"/>
      <w:r w:rsidRPr="008640F5">
        <w:rPr>
          <w:sz w:val="18"/>
          <w:szCs w:val="16"/>
        </w:rPr>
        <w:t>ලංකාවේ</w:t>
      </w:r>
      <w:proofErr w:type="spellEnd"/>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කටයුතු</w:t>
      </w:r>
      <w:proofErr w:type="spellEnd"/>
      <w:r w:rsidRPr="008640F5">
        <w:rPr>
          <w:sz w:val="18"/>
          <w:szCs w:val="16"/>
        </w:rPr>
        <w:t xml:space="preserve"> </w:t>
      </w:r>
      <w:proofErr w:type="spellStart"/>
      <w:r w:rsidRPr="008640F5">
        <w:rPr>
          <w:sz w:val="18"/>
          <w:szCs w:val="16"/>
        </w:rPr>
        <w:t>පිළිබඳ</w:t>
      </w:r>
      <w:proofErr w:type="spellEnd"/>
      <w:r w:rsidRPr="008640F5">
        <w:rPr>
          <w:sz w:val="18"/>
          <w:szCs w:val="16"/>
        </w:rPr>
        <w:t xml:space="preserve"> </w:t>
      </w:r>
      <w:proofErr w:type="spellStart"/>
      <w:r w:rsidRPr="008640F5">
        <w:rPr>
          <w:sz w:val="18"/>
          <w:szCs w:val="16"/>
        </w:rPr>
        <w:t>අධිකාරිය</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ආරක්ෂණය</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සපයන</w:t>
      </w:r>
      <w:proofErr w:type="spellEnd"/>
      <w:r w:rsidRPr="008640F5">
        <w:rPr>
          <w:sz w:val="18"/>
          <w:szCs w:val="16"/>
        </w:rPr>
        <w:t xml:space="preserve"> </w:t>
      </w:r>
      <w:proofErr w:type="spellStart"/>
      <w:r w:rsidRPr="008640F5">
        <w:rPr>
          <w:sz w:val="18"/>
          <w:szCs w:val="16"/>
        </w:rPr>
        <w:t>ප්‍රධාන</w:t>
      </w:r>
      <w:proofErr w:type="spellEnd"/>
      <w:r w:rsidRPr="008640F5">
        <w:rPr>
          <w:sz w:val="18"/>
          <w:szCs w:val="16"/>
        </w:rPr>
        <w:t xml:space="preserve"> </w:t>
      </w:r>
      <w:proofErr w:type="spellStart"/>
      <w:r w:rsidRPr="008640F5">
        <w:rPr>
          <w:sz w:val="18"/>
          <w:szCs w:val="16"/>
        </w:rPr>
        <w:t>සේවාවන්</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පරිදි</w:t>
      </w:r>
      <w:proofErr w:type="spellEnd"/>
      <w:r w:rsidRPr="008640F5">
        <w:rPr>
          <w:sz w:val="18"/>
          <w:szCs w:val="16"/>
        </w:rPr>
        <w:t xml:space="preserve"> </w:t>
      </w:r>
      <w:proofErr w:type="spellStart"/>
      <w:r w:rsidRPr="008640F5">
        <w:rPr>
          <w:sz w:val="18"/>
          <w:szCs w:val="16"/>
        </w:rPr>
        <w:t>වේ</w:t>
      </w:r>
      <w:proofErr w:type="spellEnd"/>
      <w:r w:rsidRPr="008640F5">
        <w:rPr>
          <w:sz w:val="18"/>
          <w:szCs w:val="16"/>
        </w:rPr>
        <w:t xml:space="preserve">: 1. </w:t>
      </w:r>
      <w:proofErr w:type="spellStart"/>
      <w:r w:rsidRPr="008640F5">
        <w:rPr>
          <w:sz w:val="18"/>
          <w:szCs w:val="16"/>
        </w:rPr>
        <w:t>අධික</w:t>
      </w:r>
      <w:proofErr w:type="spellEnd"/>
      <w:r w:rsidRPr="008640F5">
        <w:rPr>
          <w:sz w:val="18"/>
          <w:szCs w:val="16"/>
        </w:rPr>
        <w:t xml:space="preserve"> </w:t>
      </w:r>
      <w:proofErr w:type="spellStart"/>
      <w:r w:rsidRPr="008640F5">
        <w:rPr>
          <w:sz w:val="18"/>
          <w:szCs w:val="16"/>
        </w:rPr>
        <w:t>ලාභ</w:t>
      </w:r>
      <w:proofErr w:type="spellEnd"/>
      <w:r w:rsidRPr="008640F5">
        <w:rPr>
          <w:sz w:val="18"/>
          <w:szCs w:val="16"/>
        </w:rPr>
        <w:t xml:space="preserve"> </w:t>
      </w:r>
      <w:proofErr w:type="spellStart"/>
      <w:r w:rsidRPr="008640F5">
        <w:rPr>
          <w:sz w:val="18"/>
          <w:szCs w:val="16"/>
        </w:rPr>
        <w:t>ලැබීම</w:t>
      </w:r>
      <w:proofErr w:type="spellEnd"/>
      <w:r w:rsidRPr="008640F5">
        <w:rPr>
          <w:sz w:val="18"/>
          <w:szCs w:val="16"/>
        </w:rPr>
        <w:t xml:space="preserve"> </w:t>
      </w:r>
      <w:proofErr w:type="spellStart"/>
      <w:r w:rsidRPr="008640F5">
        <w:rPr>
          <w:sz w:val="18"/>
          <w:szCs w:val="16"/>
        </w:rPr>
        <w:t>වැළැක්වීම</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අත්‍යවශ්‍ය</w:t>
      </w:r>
      <w:proofErr w:type="spellEnd"/>
      <w:r w:rsidRPr="008640F5">
        <w:rPr>
          <w:sz w:val="18"/>
          <w:szCs w:val="16"/>
        </w:rPr>
        <w:t xml:space="preserve"> </w:t>
      </w:r>
      <w:proofErr w:type="spellStart"/>
      <w:r w:rsidRPr="008640F5">
        <w:rPr>
          <w:sz w:val="18"/>
          <w:szCs w:val="16"/>
        </w:rPr>
        <w:t>භාණ්ඩ</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සේවාවන්හි</w:t>
      </w:r>
      <w:proofErr w:type="spellEnd"/>
      <w:r w:rsidRPr="008640F5">
        <w:rPr>
          <w:sz w:val="18"/>
          <w:szCs w:val="16"/>
        </w:rPr>
        <w:t xml:space="preserve"> </w:t>
      </w:r>
      <w:proofErr w:type="spellStart"/>
      <w:r w:rsidRPr="008640F5">
        <w:rPr>
          <w:sz w:val="18"/>
          <w:szCs w:val="16"/>
        </w:rPr>
        <w:t>උපරිම</w:t>
      </w:r>
      <w:proofErr w:type="spellEnd"/>
      <w:r w:rsidRPr="008640F5">
        <w:rPr>
          <w:sz w:val="18"/>
          <w:szCs w:val="16"/>
        </w:rPr>
        <w:t xml:space="preserve"> </w:t>
      </w:r>
      <w:proofErr w:type="spellStart"/>
      <w:r w:rsidRPr="008640F5">
        <w:rPr>
          <w:sz w:val="18"/>
          <w:szCs w:val="16"/>
        </w:rPr>
        <w:t>සිල්ලර</w:t>
      </w:r>
      <w:proofErr w:type="spellEnd"/>
      <w:r w:rsidRPr="008640F5">
        <w:rPr>
          <w:sz w:val="18"/>
          <w:szCs w:val="16"/>
        </w:rPr>
        <w:t xml:space="preserve"> </w:t>
      </w:r>
      <w:proofErr w:type="spellStart"/>
      <w:r w:rsidRPr="008640F5">
        <w:rPr>
          <w:sz w:val="18"/>
          <w:szCs w:val="16"/>
        </w:rPr>
        <w:t>මිල</w:t>
      </w:r>
      <w:proofErr w:type="spellEnd"/>
      <w:r w:rsidRPr="008640F5">
        <w:rPr>
          <w:sz w:val="18"/>
          <w:szCs w:val="16"/>
        </w:rPr>
        <w:t xml:space="preserve"> </w:t>
      </w:r>
      <w:proofErr w:type="spellStart"/>
      <w:r w:rsidRPr="008640F5">
        <w:rPr>
          <w:sz w:val="18"/>
          <w:szCs w:val="16"/>
        </w:rPr>
        <w:t>නියම</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වෙළෙඳපොළ</w:t>
      </w:r>
      <w:proofErr w:type="spellEnd"/>
      <w:r w:rsidRPr="008640F5">
        <w:rPr>
          <w:sz w:val="18"/>
          <w:szCs w:val="16"/>
        </w:rPr>
        <w:t xml:space="preserve"> </w:t>
      </w:r>
      <w:proofErr w:type="spellStart"/>
      <w:r w:rsidRPr="008640F5">
        <w:rPr>
          <w:sz w:val="18"/>
          <w:szCs w:val="16"/>
        </w:rPr>
        <w:t>නියාමනය</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2. </w:t>
      </w:r>
      <w:proofErr w:type="spellStart"/>
      <w:r w:rsidRPr="008640F5">
        <w:rPr>
          <w:sz w:val="18"/>
          <w:szCs w:val="16"/>
        </w:rPr>
        <w:t>අසාධාරණයට</w:t>
      </w:r>
      <w:proofErr w:type="spellEnd"/>
      <w:r w:rsidRPr="008640F5">
        <w:rPr>
          <w:sz w:val="18"/>
          <w:szCs w:val="16"/>
        </w:rPr>
        <w:t xml:space="preserve"> </w:t>
      </w:r>
      <w:proofErr w:type="spellStart"/>
      <w:r w:rsidRPr="008640F5">
        <w:rPr>
          <w:sz w:val="18"/>
          <w:szCs w:val="16"/>
        </w:rPr>
        <w:t>ලක්වූ</w:t>
      </w:r>
      <w:proofErr w:type="spellEnd"/>
      <w:r w:rsidRPr="008640F5">
        <w:rPr>
          <w:sz w:val="18"/>
          <w:szCs w:val="16"/>
        </w:rPr>
        <w:t xml:space="preserve"> </w:t>
      </w:r>
      <w:proofErr w:type="spellStart"/>
      <w:r w:rsidRPr="008640F5">
        <w:rPr>
          <w:sz w:val="18"/>
          <w:szCs w:val="16"/>
        </w:rPr>
        <w:t>පාරිභෝගිකයන්ගෙන්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පැමිණිලි</w:t>
      </w:r>
      <w:proofErr w:type="spellEnd"/>
      <w:r w:rsidRPr="008640F5">
        <w:rPr>
          <w:sz w:val="18"/>
          <w:szCs w:val="16"/>
        </w:rPr>
        <w:t xml:space="preserve"> </w:t>
      </w:r>
      <w:proofErr w:type="spellStart"/>
      <w:r w:rsidRPr="008640F5">
        <w:rPr>
          <w:sz w:val="18"/>
          <w:szCs w:val="16"/>
        </w:rPr>
        <w:t>විභාග</w:t>
      </w:r>
      <w:proofErr w:type="spellEnd"/>
      <w:r w:rsidRPr="008640F5">
        <w:rPr>
          <w:sz w:val="18"/>
          <w:szCs w:val="16"/>
        </w:rPr>
        <w:t xml:space="preserve"> </w:t>
      </w:r>
      <w:proofErr w:type="spellStart"/>
      <w:r w:rsidRPr="008640F5">
        <w:rPr>
          <w:sz w:val="18"/>
          <w:szCs w:val="16"/>
        </w:rPr>
        <w:t>කිරීම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ඒ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සහන</w:t>
      </w:r>
      <w:proofErr w:type="spellEnd"/>
      <w:r w:rsidRPr="008640F5">
        <w:rPr>
          <w:sz w:val="18"/>
          <w:szCs w:val="16"/>
        </w:rPr>
        <w:t xml:space="preserve"> </w:t>
      </w:r>
      <w:proofErr w:type="spellStart"/>
      <w:r w:rsidRPr="008640F5">
        <w:rPr>
          <w:sz w:val="18"/>
          <w:szCs w:val="16"/>
        </w:rPr>
        <w:t>සැලසීම</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නීතිමය</w:t>
      </w:r>
      <w:proofErr w:type="spellEnd"/>
      <w:r w:rsidRPr="008640F5">
        <w:rPr>
          <w:sz w:val="18"/>
          <w:szCs w:val="16"/>
        </w:rPr>
        <w:t xml:space="preserve"> </w:t>
      </w:r>
      <w:proofErr w:type="spellStart"/>
      <w:r w:rsidRPr="008640F5">
        <w:rPr>
          <w:sz w:val="18"/>
          <w:szCs w:val="16"/>
        </w:rPr>
        <w:t>ක්‍රියාමාර්ග</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w:t>
      </w:r>
    </w:p>
    <w:p w14:paraId="6D1DF7A0"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w:t>
      </w:r>
      <w:proofErr w:type="spellStart"/>
      <w:r w:rsidRPr="008640F5">
        <w:rPr>
          <w:i/>
          <w:sz w:val="18"/>
          <w:szCs w:val="16"/>
        </w:rPr>
        <w:t>පාරිභෝගික</w:t>
      </w:r>
      <w:proofErr w:type="spellEnd"/>
      <w:r w:rsidRPr="008640F5">
        <w:rPr>
          <w:i/>
          <w:sz w:val="18"/>
          <w:szCs w:val="16"/>
        </w:rPr>
        <w:t xml:space="preserve"> </w:t>
      </w:r>
      <w:proofErr w:type="spellStart"/>
      <w:r w:rsidRPr="008640F5">
        <w:rPr>
          <w:i/>
          <w:sz w:val="18"/>
          <w:szCs w:val="16"/>
        </w:rPr>
        <w:t>ආරක්ෂණය</w:t>
      </w:r>
      <w:proofErr w:type="spellEnd"/>
      <w:r w:rsidRPr="008640F5">
        <w:rPr>
          <w:i/>
          <w:sz w:val="18"/>
          <w:szCs w:val="16"/>
        </w:rPr>
        <w:t>]</w:t>
      </w:r>
    </w:p>
    <w:p w14:paraId="31B1AAC3" w14:textId="77777777" w:rsidR="00EA27FE" w:rsidRPr="008640F5" w:rsidRDefault="00000000">
      <w:pPr>
        <w:spacing w:after="240" w:line="360" w:lineRule="auto"/>
        <w:rPr>
          <w:sz w:val="18"/>
          <w:szCs w:val="16"/>
        </w:rPr>
      </w:pPr>
      <w:r w:rsidRPr="008640F5">
        <w:rPr>
          <w:b/>
          <w:sz w:val="18"/>
          <w:szCs w:val="16"/>
        </w:rPr>
        <w:t>Q75:</w:t>
      </w:r>
      <w:r w:rsidRPr="008640F5">
        <w:rPr>
          <w:sz w:val="18"/>
          <w:szCs w:val="16"/>
        </w:rPr>
        <w:t xml:space="preserve"> </w:t>
      </w:r>
      <w:proofErr w:type="spellStart"/>
      <w:r w:rsidRPr="008640F5">
        <w:rPr>
          <w:sz w:val="18"/>
          <w:szCs w:val="16"/>
        </w:rPr>
        <w:t>තිරසාර</w:t>
      </w:r>
      <w:proofErr w:type="spellEnd"/>
      <w:r w:rsidRPr="008640F5">
        <w:rPr>
          <w:sz w:val="18"/>
          <w:szCs w:val="16"/>
        </w:rPr>
        <w:t xml:space="preserve"> </w:t>
      </w:r>
      <w:proofErr w:type="spellStart"/>
      <w:r w:rsidRPr="008640F5">
        <w:rPr>
          <w:sz w:val="18"/>
          <w:szCs w:val="16"/>
        </w:rPr>
        <w:t>සංවර්ධනය</w:t>
      </w:r>
      <w:proofErr w:type="spellEnd"/>
      <w:r w:rsidRPr="008640F5">
        <w:rPr>
          <w:sz w:val="18"/>
          <w:szCs w:val="16"/>
        </w:rPr>
        <w:t xml:space="preserve"> </w:t>
      </w:r>
      <w:proofErr w:type="spellStart"/>
      <w:r w:rsidRPr="008640F5">
        <w:rPr>
          <w:sz w:val="18"/>
          <w:szCs w:val="16"/>
        </w:rPr>
        <w:t>යන්නෙන්</w:t>
      </w:r>
      <w:proofErr w:type="spellEnd"/>
      <w:r w:rsidRPr="008640F5">
        <w:rPr>
          <w:sz w:val="18"/>
          <w:szCs w:val="16"/>
        </w:rPr>
        <w:t xml:space="preserve"> </w:t>
      </w:r>
      <w:proofErr w:type="spellStart"/>
      <w:r w:rsidRPr="008640F5">
        <w:rPr>
          <w:sz w:val="18"/>
          <w:szCs w:val="16"/>
        </w:rPr>
        <w:t>අදහස්</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 xml:space="preserve"> </w:t>
      </w:r>
      <w:proofErr w:type="spellStart"/>
      <w:r w:rsidRPr="008640F5">
        <w:rPr>
          <w:sz w:val="18"/>
          <w:szCs w:val="16"/>
        </w:rPr>
        <w:t>කුමක්දැයි</w:t>
      </w:r>
      <w:proofErr w:type="spellEnd"/>
      <w:r w:rsidRPr="008640F5">
        <w:rPr>
          <w:sz w:val="18"/>
          <w:szCs w:val="16"/>
        </w:rPr>
        <w:t xml:space="preserve"> </w:t>
      </w:r>
      <w:proofErr w:type="spellStart"/>
      <w:r w:rsidRPr="008640F5">
        <w:rPr>
          <w:sz w:val="18"/>
          <w:szCs w:val="16"/>
        </w:rPr>
        <w:t>හඳුන්වා</w:t>
      </w:r>
      <w:proofErr w:type="spellEnd"/>
      <w:r w:rsidRPr="008640F5">
        <w:rPr>
          <w:sz w:val="18"/>
          <w:szCs w:val="16"/>
        </w:rPr>
        <w:t xml:space="preserve"> </w:t>
      </w:r>
      <w:proofErr w:type="spellStart"/>
      <w:r w:rsidRPr="008640F5">
        <w:rPr>
          <w:sz w:val="18"/>
          <w:szCs w:val="16"/>
        </w:rPr>
        <w:t>දෙන්න</w:t>
      </w:r>
      <w:proofErr w:type="spellEnd"/>
      <w:r w:rsidRPr="008640F5">
        <w:rPr>
          <w:sz w:val="18"/>
          <w:szCs w:val="16"/>
        </w:rPr>
        <w:t>.</w:t>
      </w:r>
    </w:p>
    <w:p w14:paraId="07F0DB93" w14:textId="77777777" w:rsidR="00EA27FE" w:rsidRPr="008640F5" w:rsidRDefault="00000000">
      <w:pPr>
        <w:spacing w:after="240" w:line="360" w:lineRule="auto"/>
        <w:rPr>
          <w:sz w:val="18"/>
          <w:szCs w:val="16"/>
        </w:rPr>
      </w:pPr>
      <w:r w:rsidRPr="008640F5">
        <w:rPr>
          <w:b/>
          <w:sz w:val="18"/>
          <w:szCs w:val="16"/>
        </w:rPr>
        <w:t>A75:</w:t>
      </w:r>
      <w:r w:rsidRPr="008640F5">
        <w:rPr>
          <w:sz w:val="18"/>
          <w:szCs w:val="16"/>
        </w:rPr>
        <w:t xml:space="preserve"> </w:t>
      </w:r>
      <w:proofErr w:type="spellStart"/>
      <w:r w:rsidRPr="008640F5">
        <w:rPr>
          <w:sz w:val="18"/>
          <w:szCs w:val="16"/>
        </w:rPr>
        <w:t>අනාගත</w:t>
      </w:r>
      <w:proofErr w:type="spellEnd"/>
      <w:r w:rsidRPr="008640F5">
        <w:rPr>
          <w:sz w:val="18"/>
          <w:szCs w:val="16"/>
        </w:rPr>
        <w:t xml:space="preserve"> </w:t>
      </w:r>
      <w:proofErr w:type="spellStart"/>
      <w:r w:rsidRPr="008640F5">
        <w:rPr>
          <w:sz w:val="18"/>
          <w:szCs w:val="16"/>
        </w:rPr>
        <w:t>පරම්පරාවට</w:t>
      </w:r>
      <w:proofErr w:type="spellEnd"/>
      <w:r w:rsidRPr="008640F5">
        <w:rPr>
          <w:sz w:val="18"/>
          <w:szCs w:val="16"/>
        </w:rPr>
        <w:t xml:space="preserve"> </w:t>
      </w:r>
      <w:proofErr w:type="spellStart"/>
      <w:r w:rsidRPr="008640F5">
        <w:rPr>
          <w:sz w:val="18"/>
          <w:szCs w:val="16"/>
        </w:rPr>
        <w:t>තම</w:t>
      </w:r>
      <w:proofErr w:type="spellEnd"/>
      <w:r w:rsidRPr="008640F5">
        <w:rPr>
          <w:sz w:val="18"/>
          <w:szCs w:val="16"/>
        </w:rPr>
        <w:t xml:space="preserve"> </w:t>
      </w:r>
      <w:proofErr w:type="spellStart"/>
      <w:r w:rsidRPr="008640F5">
        <w:rPr>
          <w:sz w:val="18"/>
          <w:szCs w:val="16"/>
        </w:rPr>
        <w:t>අවශ්‍යතා</w:t>
      </w:r>
      <w:proofErr w:type="spellEnd"/>
      <w:r w:rsidRPr="008640F5">
        <w:rPr>
          <w:sz w:val="18"/>
          <w:szCs w:val="16"/>
        </w:rPr>
        <w:t xml:space="preserve"> </w:t>
      </w:r>
      <w:proofErr w:type="spellStart"/>
      <w:r w:rsidRPr="008640F5">
        <w:rPr>
          <w:sz w:val="18"/>
          <w:szCs w:val="16"/>
        </w:rPr>
        <w:t>සපයා</w:t>
      </w:r>
      <w:proofErr w:type="spellEnd"/>
      <w:r w:rsidRPr="008640F5">
        <w:rPr>
          <w:sz w:val="18"/>
          <w:szCs w:val="16"/>
        </w:rPr>
        <w:t xml:space="preserve"> </w:t>
      </w:r>
      <w:proofErr w:type="spellStart"/>
      <w:r w:rsidRPr="008640F5">
        <w:rPr>
          <w:sz w:val="18"/>
          <w:szCs w:val="16"/>
        </w:rPr>
        <w:t>ගැනීමට</w:t>
      </w:r>
      <w:proofErr w:type="spellEnd"/>
      <w:r w:rsidRPr="008640F5">
        <w:rPr>
          <w:sz w:val="18"/>
          <w:szCs w:val="16"/>
        </w:rPr>
        <w:t xml:space="preserve"> </w:t>
      </w:r>
      <w:proofErr w:type="spellStart"/>
      <w:r w:rsidRPr="008640F5">
        <w:rPr>
          <w:sz w:val="18"/>
          <w:szCs w:val="16"/>
        </w:rPr>
        <w:t>ඇති</w:t>
      </w:r>
      <w:proofErr w:type="spellEnd"/>
      <w:r w:rsidRPr="008640F5">
        <w:rPr>
          <w:sz w:val="18"/>
          <w:szCs w:val="16"/>
        </w:rPr>
        <w:t xml:space="preserve"> </w:t>
      </w:r>
      <w:proofErr w:type="spellStart"/>
      <w:r w:rsidRPr="008640F5">
        <w:rPr>
          <w:sz w:val="18"/>
          <w:szCs w:val="16"/>
        </w:rPr>
        <w:t>හැකියාවට</w:t>
      </w:r>
      <w:proofErr w:type="spellEnd"/>
      <w:r w:rsidRPr="008640F5">
        <w:rPr>
          <w:sz w:val="18"/>
          <w:szCs w:val="16"/>
        </w:rPr>
        <w:t xml:space="preserve"> </w:t>
      </w:r>
      <w:proofErr w:type="spellStart"/>
      <w:r w:rsidRPr="008640F5">
        <w:rPr>
          <w:sz w:val="18"/>
          <w:szCs w:val="16"/>
        </w:rPr>
        <w:t>හානියක්</w:t>
      </w:r>
      <w:proofErr w:type="spellEnd"/>
      <w:r w:rsidRPr="008640F5">
        <w:rPr>
          <w:sz w:val="18"/>
          <w:szCs w:val="16"/>
        </w:rPr>
        <w:t xml:space="preserve"> </w:t>
      </w:r>
      <w:proofErr w:type="spellStart"/>
      <w:r w:rsidRPr="008640F5">
        <w:rPr>
          <w:sz w:val="18"/>
          <w:szCs w:val="16"/>
        </w:rPr>
        <w:t>නොවන</w:t>
      </w:r>
      <w:proofErr w:type="spellEnd"/>
      <w:r w:rsidRPr="008640F5">
        <w:rPr>
          <w:sz w:val="18"/>
          <w:szCs w:val="16"/>
        </w:rPr>
        <w:t xml:space="preserve"> </w:t>
      </w:r>
      <w:proofErr w:type="spellStart"/>
      <w:r w:rsidRPr="008640F5">
        <w:rPr>
          <w:sz w:val="18"/>
          <w:szCs w:val="16"/>
        </w:rPr>
        <w:t>අයුරින්</w:t>
      </w:r>
      <w:proofErr w:type="spellEnd"/>
      <w:r w:rsidRPr="008640F5">
        <w:rPr>
          <w:sz w:val="18"/>
          <w:szCs w:val="16"/>
        </w:rPr>
        <w:t xml:space="preserve"> </w:t>
      </w:r>
      <w:proofErr w:type="spellStart"/>
      <w:r w:rsidRPr="008640F5">
        <w:rPr>
          <w:sz w:val="18"/>
          <w:szCs w:val="16"/>
        </w:rPr>
        <w:t>වර්තමාන</w:t>
      </w:r>
      <w:proofErr w:type="spellEnd"/>
      <w:r w:rsidRPr="008640F5">
        <w:rPr>
          <w:sz w:val="18"/>
          <w:szCs w:val="16"/>
        </w:rPr>
        <w:t xml:space="preserve"> </w:t>
      </w:r>
      <w:proofErr w:type="spellStart"/>
      <w:r w:rsidRPr="008640F5">
        <w:rPr>
          <w:sz w:val="18"/>
          <w:szCs w:val="16"/>
        </w:rPr>
        <w:t>පරම්පරාවේ</w:t>
      </w:r>
      <w:proofErr w:type="spellEnd"/>
      <w:r w:rsidRPr="008640F5">
        <w:rPr>
          <w:sz w:val="18"/>
          <w:szCs w:val="16"/>
        </w:rPr>
        <w:t xml:space="preserve"> </w:t>
      </w:r>
      <w:proofErr w:type="spellStart"/>
      <w:r w:rsidRPr="008640F5">
        <w:rPr>
          <w:sz w:val="18"/>
          <w:szCs w:val="16"/>
        </w:rPr>
        <w:t>අවශ්‍යතා</w:t>
      </w:r>
      <w:proofErr w:type="spellEnd"/>
      <w:r w:rsidRPr="008640F5">
        <w:rPr>
          <w:sz w:val="18"/>
          <w:szCs w:val="16"/>
        </w:rPr>
        <w:t xml:space="preserve"> </w:t>
      </w:r>
      <w:proofErr w:type="spellStart"/>
      <w:r w:rsidRPr="008640F5">
        <w:rPr>
          <w:sz w:val="18"/>
          <w:szCs w:val="16"/>
        </w:rPr>
        <w:t>සපුරා</w:t>
      </w:r>
      <w:proofErr w:type="spellEnd"/>
      <w:r w:rsidRPr="008640F5">
        <w:rPr>
          <w:sz w:val="18"/>
          <w:szCs w:val="16"/>
        </w:rPr>
        <w:t xml:space="preserve"> </w:t>
      </w:r>
      <w:proofErr w:type="spellStart"/>
      <w:r w:rsidRPr="008640F5">
        <w:rPr>
          <w:sz w:val="18"/>
          <w:szCs w:val="16"/>
        </w:rPr>
        <w:t>ගැනීම</w:t>
      </w:r>
      <w:proofErr w:type="spellEnd"/>
      <w:r w:rsidRPr="008640F5">
        <w:rPr>
          <w:sz w:val="18"/>
          <w:szCs w:val="16"/>
        </w:rPr>
        <w:t xml:space="preserve"> </w:t>
      </w:r>
      <w:proofErr w:type="spellStart"/>
      <w:r w:rsidRPr="008640F5">
        <w:rPr>
          <w:sz w:val="18"/>
          <w:szCs w:val="16"/>
        </w:rPr>
        <w:t>තිරසාර</w:t>
      </w:r>
      <w:proofErr w:type="spellEnd"/>
      <w:r w:rsidRPr="008640F5">
        <w:rPr>
          <w:sz w:val="18"/>
          <w:szCs w:val="16"/>
        </w:rPr>
        <w:t xml:space="preserve"> </w:t>
      </w:r>
      <w:proofErr w:type="spellStart"/>
      <w:r w:rsidRPr="008640F5">
        <w:rPr>
          <w:sz w:val="18"/>
          <w:szCs w:val="16"/>
        </w:rPr>
        <w:t>සංවර්ධනය</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අර්ථ</w:t>
      </w:r>
      <w:proofErr w:type="spellEnd"/>
      <w:r w:rsidRPr="008640F5">
        <w:rPr>
          <w:sz w:val="18"/>
          <w:szCs w:val="16"/>
        </w:rPr>
        <w:t xml:space="preserve"> </w:t>
      </w:r>
      <w:proofErr w:type="spellStart"/>
      <w:r w:rsidRPr="008640F5">
        <w:rPr>
          <w:sz w:val="18"/>
          <w:szCs w:val="16"/>
        </w:rPr>
        <w:t>දැක්වේ</w:t>
      </w:r>
      <w:proofErr w:type="spellEnd"/>
      <w:r w:rsidRPr="008640F5">
        <w:rPr>
          <w:sz w:val="18"/>
          <w:szCs w:val="16"/>
        </w:rPr>
        <w:t xml:space="preserve">. </w:t>
      </w:r>
      <w:proofErr w:type="spellStart"/>
      <w:r w:rsidRPr="008640F5">
        <w:rPr>
          <w:sz w:val="18"/>
          <w:szCs w:val="16"/>
        </w:rPr>
        <w:t>එනම්</w:t>
      </w:r>
      <w:proofErr w:type="spellEnd"/>
      <w:r w:rsidRPr="008640F5">
        <w:rPr>
          <w:sz w:val="18"/>
          <w:szCs w:val="16"/>
        </w:rPr>
        <w:t xml:space="preserve"> </w:t>
      </w:r>
      <w:proofErr w:type="spellStart"/>
      <w:r w:rsidRPr="008640F5">
        <w:rPr>
          <w:sz w:val="18"/>
          <w:szCs w:val="16"/>
        </w:rPr>
        <w:t>ආර්ථික</w:t>
      </w:r>
      <w:proofErr w:type="spellEnd"/>
      <w:r w:rsidRPr="008640F5">
        <w:rPr>
          <w:sz w:val="18"/>
          <w:szCs w:val="16"/>
        </w:rPr>
        <w:t xml:space="preserve">, </w:t>
      </w:r>
      <w:proofErr w:type="spellStart"/>
      <w:r w:rsidRPr="008640F5">
        <w:rPr>
          <w:sz w:val="18"/>
          <w:szCs w:val="16"/>
        </w:rPr>
        <w:t>සමාජීය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පාරිසරික</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අංශයන්හි</w:t>
      </w:r>
      <w:proofErr w:type="spellEnd"/>
      <w:r w:rsidRPr="008640F5">
        <w:rPr>
          <w:sz w:val="18"/>
          <w:szCs w:val="16"/>
        </w:rPr>
        <w:t xml:space="preserve"> </w:t>
      </w:r>
      <w:proofErr w:type="spellStart"/>
      <w:r w:rsidRPr="008640F5">
        <w:rPr>
          <w:sz w:val="18"/>
          <w:szCs w:val="16"/>
        </w:rPr>
        <w:t>සමතුලිතතාව</w:t>
      </w:r>
      <w:proofErr w:type="spellEnd"/>
      <w:r w:rsidRPr="008640F5">
        <w:rPr>
          <w:sz w:val="18"/>
          <w:szCs w:val="16"/>
        </w:rPr>
        <w:t xml:space="preserve"> </w:t>
      </w:r>
      <w:proofErr w:type="spellStart"/>
      <w:r w:rsidRPr="008640F5">
        <w:rPr>
          <w:sz w:val="18"/>
          <w:szCs w:val="16"/>
        </w:rPr>
        <w:t>රැකගනිමින්</w:t>
      </w:r>
      <w:proofErr w:type="spellEnd"/>
      <w:r w:rsidRPr="008640F5">
        <w:rPr>
          <w:sz w:val="18"/>
          <w:szCs w:val="16"/>
        </w:rPr>
        <w:t xml:space="preserve"> </w:t>
      </w:r>
      <w:proofErr w:type="spellStart"/>
      <w:r w:rsidRPr="008640F5">
        <w:rPr>
          <w:sz w:val="18"/>
          <w:szCs w:val="16"/>
        </w:rPr>
        <w:t>ව්‍යාපාරික</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සංවර්ධන</w:t>
      </w:r>
      <w:proofErr w:type="spellEnd"/>
      <w:r w:rsidRPr="008640F5">
        <w:rPr>
          <w:sz w:val="18"/>
          <w:szCs w:val="16"/>
        </w:rPr>
        <w:t xml:space="preserve"> </w:t>
      </w:r>
      <w:proofErr w:type="spellStart"/>
      <w:r w:rsidRPr="008640F5">
        <w:rPr>
          <w:sz w:val="18"/>
          <w:szCs w:val="16"/>
        </w:rPr>
        <w:t>කටයුතු</w:t>
      </w:r>
      <w:proofErr w:type="spellEnd"/>
      <w:r w:rsidRPr="008640F5">
        <w:rPr>
          <w:sz w:val="18"/>
          <w:szCs w:val="16"/>
        </w:rPr>
        <w:t xml:space="preserve"> </w:t>
      </w:r>
      <w:proofErr w:type="spellStart"/>
      <w:r w:rsidRPr="008640F5">
        <w:rPr>
          <w:sz w:val="18"/>
          <w:szCs w:val="16"/>
        </w:rPr>
        <w:t>සිදුකිරීමයි</w:t>
      </w:r>
      <w:proofErr w:type="spellEnd"/>
      <w:r w:rsidRPr="008640F5">
        <w:rPr>
          <w:sz w:val="18"/>
          <w:szCs w:val="16"/>
        </w:rPr>
        <w:t>.</w:t>
      </w:r>
    </w:p>
    <w:p w14:paraId="3E245CFC"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දැනුම</w:t>
      </w:r>
      <w:proofErr w:type="spellEnd"/>
      <w:r w:rsidRPr="008640F5">
        <w:rPr>
          <w:i/>
          <w:sz w:val="18"/>
          <w:szCs w:val="16"/>
        </w:rPr>
        <w:t xml:space="preserve"> (Knowledge) | </w:t>
      </w:r>
      <w:proofErr w:type="spellStart"/>
      <w:r w:rsidRPr="008640F5">
        <w:rPr>
          <w:i/>
          <w:sz w:val="18"/>
          <w:szCs w:val="16"/>
        </w:rPr>
        <w:t>තිරසාර</w:t>
      </w:r>
      <w:proofErr w:type="spellEnd"/>
      <w:r w:rsidRPr="008640F5">
        <w:rPr>
          <w:i/>
          <w:sz w:val="18"/>
          <w:szCs w:val="16"/>
        </w:rPr>
        <w:t xml:space="preserve"> </w:t>
      </w:r>
      <w:proofErr w:type="spellStart"/>
      <w:r w:rsidRPr="008640F5">
        <w:rPr>
          <w:i/>
          <w:sz w:val="18"/>
          <w:szCs w:val="16"/>
        </w:rPr>
        <w:t>සංවර්ධනය</w:t>
      </w:r>
      <w:proofErr w:type="spellEnd"/>
      <w:r w:rsidRPr="008640F5">
        <w:rPr>
          <w:i/>
          <w:sz w:val="18"/>
          <w:szCs w:val="16"/>
        </w:rPr>
        <w:t>]</w:t>
      </w:r>
    </w:p>
    <w:p w14:paraId="14100D6F" w14:textId="77777777" w:rsidR="00EA27FE" w:rsidRPr="008640F5" w:rsidRDefault="00000000">
      <w:pPr>
        <w:spacing w:after="240" w:line="360" w:lineRule="auto"/>
        <w:rPr>
          <w:sz w:val="18"/>
          <w:szCs w:val="16"/>
        </w:rPr>
      </w:pPr>
      <w:r w:rsidRPr="008640F5">
        <w:rPr>
          <w:b/>
          <w:sz w:val="18"/>
          <w:szCs w:val="16"/>
        </w:rPr>
        <w:lastRenderedPageBreak/>
        <w:t>Q76:</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පරිසර</w:t>
      </w:r>
      <w:proofErr w:type="spellEnd"/>
      <w:r w:rsidRPr="008640F5">
        <w:rPr>
          <w:sz w:val="18"/>
          <w:szCs w:val="16"/>
        </w:rPr>
        <w:t xml:space="preserve"> </w:t>
      </w:r>
      <w:proofErr w:type="spellStart"/>
      <w:r w:rsidRPr="008640F5">
        <w:rPr>
          <w:sz w:val="18"/>
          <w:szCs w:val="16"/>
        </w:rPr>
        <w:t>හිතකාමී</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පවත්වාගෙන</w:t>
      </w:r>
      <w:proofErr w:type="spellEnd"/>
      <w:r w:rsidRPr="008640F5">
        <w:rPr>
          <w:sz w:val="18"/>
          <w:szCs w:val="16"/>
        </w:rPr>
        <w:t xml:space="preserve"> </w:t>
      </w:r>
      <w:proofErr w:type="spellStart"/>
      <w:r w:rsidRPr="008640F5">
        <w:rPr>
          <w:sz w:val="18"/>
          <w:szCs w:val="16"/>
        </w:rPr>
        <w:t>යාම</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අත්කර</w:t>
      </w:r>
      <w:proofErr w:type="spellEnd"/>
      <w:r w:rsidRPr="008640F5">
        <w:rPr>
          <w:sz w:val="18"/>
          <w:szCs w:val="16"/>
        </w:rPr>
        <w:t xml:space="preserve"> </w:t>
      </w:r>
      <w:proofErr w:type="spellStart"/>
      <w:r w:rsidRPr="008640F5">
        <w:rPr>
          <w:sz w:val="18"/>
          <w:szCs w:val="16"/>
        </w:rPr>
        <w:t>ගත</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46E025A7" w14:textId="77777777" w:rsidR="00EA27FE" w:rsidRPr="008640F5" w:rsidRDefault="00000000">
      <w:pPr>
        <w:spacing w:after="240" w:line="360" w:lineRule="auto"/>
        <w:rPr>
          <w:sz w:val="18"/>
          <w:szCs w:val="16"/>
        </w:rPr>
      </w:pPr>
      <w:r w:rsidRPr="008640F5">
        <w:rPr>
          <w:b/>
          <w:sz w:val="18"/>
          <w:szCs w:val="16"/>
        </w:rPr>
        <w:t>A76:</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පරිසර</w:t>
      </w:r>
      <w:proofErr w:type="spellEnd"/>
      <w:r w:rsidRPr="008640F5">
        <w:rPr>
          <w:sz w:val="18"/>
          <w:szCs w:val="16"/>
        </w:rPr>
        <w:t xml:space="preserve"> </w:t>
      </w:r>
      <w:proofErr w:type="spellStart"/>
      <w:r w:rsidRPr="008640F5">
        <w:rPr>
          <w:sz w:val="18"/>
          <w:szCs w:val="16"/>
        </w:rPr>
        <w:t>හිතකාමී</w:t>
      </w:r>
      <w:proofErr w:type="spellEnd"/>
      <w:r w:rsidRPr="008640F5">
        <w:rPr>
          <w:sz w:val="18"/>
          <w:szCs w:val="16"/>
        </w:rPr>
        <w:t xml:space="preserve"> </w:t>
      </w:r>
      <w:proofErr w:type="spellStart"/>
      <w:r w:rsidRPr="008640F5">
        <w:rPr>
          <w:sz w:val="18"/>
          <w:szCs w:val="16"/>
        </w:rPr>
        <w:t>ලෙස</w:t>
      </w:r>
      <w:proofErr w:type="spellEnd"/>
      <w:r w:rsidRPr="008640F5">
        <w:rPr>
          <w:sz w:val="18"/>
          <w:szCs w:val="16"/>
        </w:rPr>
        <w:t xml:space="preserve"> </w:t>
      </w:r>
      <w:proofErr w:type="spellStart"/>
      <w:r w:rsidRPr="008640F5">
        <w:rPr>
          <w:sz w:val="18"/>
          <w:szCs w:val="16"/>
        </w:rPr>
        <w:t>පවත්වාගෙන</w:t>
      </w:r>
      <w:proofErr w:type="spellEnd"/>
      <w:r w:rsidRPr="008640F5">
        <w:rPr>
          <w:sz w:val="18"/>
          <w:szCs w:val="16"/>
        </w:rPr>
        <w:t xml:space="preserve"> </w:t>
      </w:r>
      <w:proofErr w:type="spellStart"/>
      <w:r w:rsidRPr="008640F5">
        <w:rPr>
          <w:sz w:val="18"/>
          <w:szCs w:val="16"/>
        </w:rPr>
        <w:t>යාමෙන්</w:t>
      </w:r>
      <w:proofErr w:type="spellEnd"/>
      <w:r w:rsidRPr="008640F5">
        <w:rPr>
          <w:sz w:val="18"/>
          <w:szCs w:val="16"/>
        </w:rPr>
        <w:t xml:space="preserve"> </w:t>
      </w:r>
      <w:proofErr w:type="spellStart"/>
      <w:r w:rsidRPr="008640F5">
        <w:rPr>
          <w:sz w:val="18"/>
          <w:szCs w:val="16"/>
        </w:rPr>
        <w:t>අත්කර</w:t>
      </w:r>
      <w:proofErr w:type="spellEnd"/>
      <w:r w:rsidRPr="008640F5">
        <w:rPr>
          <w:sz w:val="18"/>
          <w:szCs w:val="16"/>
        </w:rPr>
        <w:t xml:space="preserve"> </w:t>
      </w:r>
      <w:proofErr w:type="spellStart"/>
      <w:r w:rsidRPr="008640F5">
        <w:rPr>
          <w:sz w:val="18"/>
          <w:szCs w:val="16"/>
        </w:rPr>
        <w:t>ගත</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වාසි</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දැක්වේ</w:t>
      </w:r>
      <w:proofErr w:type="spellEnd"/>
      <w:r w:rsidRPr="008640F5">
        <w:rPr>
          <w:sz w:val="18"/>
          <w:szCs w:val="16"/>
        </w:rPr>
        <w:t xml:space="preserve">: 1. </w:t>
      </w:r>
      <w:proofErr w:type="spellStart"/>
      <w:r w:rsidRPr="008640F5">
        <w:rPr>
          <w:sz w:val="18"/>
          <w:szCs w:val="16"/>
        </w:rPr>
        <w:t>ව්‍යාපාරයේ</w:t>
      </w:r>
      <w:proofErr w:type="spellEnd"/>
      <w:r w:rsidRPr="008640F5">
        <w:rPr>
          <w:sz w:val="18"/>
          <w:szCs w:val="16"/>
        </w:rPr>
        <w:t xml:space="preserve"> </w:t>
      </w:r>
      <w:proofErr w:type="spellStart"/>
      <w:r w:rsidRPr="008640F5">
        <w:rPr>
          <w:sz w:val="18"/>
          <w:szCs w:val="16"/>
        </w:rPr>
        <w:t>කීර්ති</w:t>
      </w:r>
      <w:proofErr w:type="spellEnd"/>
      <w:r w:rsidRPr="008640F5">
        <w:rPr>
          <w:sz w:val="18"/>
          <w:szCs w:val="16"/>
        </w:rPr>
        <w:t xml:space="preserve"> </w:t>
      </w:r>
      <w:proofErr w:type="spellStart"/>
      <w:r w:rsidRPr="008640F5">
        <w:rPr>
          <w:sz w:val="18"/>
          <w:szCs w:val="16"/>
        </w:rPr>
        <w:t>නාමය</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පාරිභෝගික</w:t>
      </w:r>
      <w:proofErr w:type="spellEnd"/>
      <w:r w:rsidRPr="008640F5">
        <w:rPr>
          <w:sz w:val="18"/>
          <w:szCs w:val="16"/>
        </w:rPr>
        <w:t xml:space="preserve"> </w:t>
      </w:r>
      <w:proofErr w:type="spellStart"/>
      <w:r w:rsidRPr="008640F5">
        <w:rPr>
          <w:sz w:val="18"/>
          <w:szCs w:val="16"/>
        </w:rPr>
        <w:t>විශ්වාසය</w:t>
      </w:r>
      <w:proofErr w:type="spellEnd"/>
      <w:r w:rsidRPr="008640F5">
        <w:rPr>
          <w:sz w:val="18"/>
          <w:szCs w:val="16"/>
        </w:rPr>
        <w:t xml:space="preserve"> </w:t>
      </w:r>
      <w:proofErr w:type="spellStart"/>
      <w:r w:rsidRPr="008640F5">
        <w:rPr>
          <w:sz w:val="18"/>
          <w:szCs w:val="16"/>
        </w:rPr>
        <w:t>වර්ධනය</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 </w:t>
      </w:r>
      <w:proofErr w:type="spellStart"/>
      <w:r w:rsidRPr="008640F5">
        <w:rPr>
          <w:sz w:val="18"/>
          <w:szCs w:val="16"/>
        </w:rPr>
        <w:t>පරිසර</w:t>
      </w:r>
      <w:proofErr w:type="spellEnd"/>
      <w:r w:rsidRPr="008640F5">
        <w:rPr>
          <w:sz w:val="18"/>
          <w:szCs w:val="16"/>
        </w:rPr>
        <w:t xml:space="preserve"> </w:t>
      </w:r>
      <w:proofErr w:type="spellStart"/>
      <w:r w:rsidRPr="008640F5">
        <w:rPr>
          <w:sz w:val="18"/>
          <w:szCs w:val="16"/>
        </w:rPr>
        <w:t>හිතකාමී</w:t>
      </w:r>
      <w:proofErr w:type="spellEnd"/>
      <w:r w:rsidRPr="008640F5">
        <w:rPr>
          <w:sz w:val="18"/>
          <w:szCs w:val="16"/>
        </w:rPr>
        <w:t xml:space="preserve"> </w:t>
      </w:r>
      <w:proofErr w:type="spellStart"/>
      <w:r w:rsidRPr="008640F5">
        <w:rPr>
          <w:sz w:val="18"/>
          <w:szCs w:val="16"/>
        </w:rPr>
        <w:t>නිෂ්පාදන</w:t>
      </w:r>
      <w:proofErr w:type="spellEnd"/>
      <w:r w:rsidRPr="008640F5">
        <w:rPr>
          <w:sz w:val="18"/>
          <w:szCs w:val="16"/>
        </w:rPr>
        <w:t xml:space="preserve"> </w:t>
      </w:r>
      <w:proofErr w:type="spellStart"/>
      <w:r w:rsidRPr="008640F5">
        <w:rPr>
          <w:sz w:val="18"/>
          <w:szCs w:val="16"/>
        </w:rPr>
        <w:t>සඳහා</w:t>
      </w:r>
      <w:proofErr w:type="spellEnd"/>
      <w:r w:rsidRPr="008640F5">
        <w:rPr>
          <w:sz w:val="18"/>
          <w:szCs w:val="16"/>
        </w:rPr>
        <w:t xml:space="preserve"> </w:t>
      </w:r>
      <w:proofErr w:type="spellStart"/>
      <w:r w:rsidRPr="008640F5">
        <w:rPr>
          <w:sz w:val="18"/>
          <w:szCs w:val="16"/>
        </w:rPr>
        <w:t>වර්තමාන</w:t>
      </w:r>
      <w:proofErr w:type="spellEnd"/>
      <w:r w:rsidRPr="008640F5">
        <w:rPr>
          <w:sz w:val="18"/>
          <w:szCs w:val="16"/>
        </w:rPr>
        <w:t xml:space="preserve"> </w:t>
      </w:r>
      <w:proofErr w:type="spellStart"/>
      <w:r w:rsidRPr="008640F5">
        <w:rPr>
          <w:sz w:val="18"/>
          <w:szCs w:val="16"/>
        </w:rPr>
        <w:t>වෙළෙඳපොළේ</w:t>
      </w:r>
      <w:proofErr w:type="spellEnd"/>
      <w:r w:rsidRPr="008640F5">
        <w:rPr>
          <w:sz w:val="18"/>
          <w:szCs w:val="16"/>
        </w:rPr>
        <w:t xml:space="preserve"> </w:t>
      </w:r>
      <w:proofErr w:type="spellStart"/>
      <w:r w:rsidRPr="008640F5">
        <w:rPr>
          <w:sz w:val="18"/>
          <w:szCs w:val="16"/>
        </w:rPr>
        <w:t>ඉහළ</w:t>
      </w:r>
      <w:proofErr w:type="spellEnd"/>
      <w:r w:rsidRPr="008640F5">
        <w:rPr>
          <w:sz w:val="18"/>
          <w:szCs w:val="16"/>
        </w:rPr>
        <w:t xml:space="preserve"> </w:t>
      </w:r>
      <w:proofErr w:type="spellStart"/>
      <w:r w:rsidRPr="008640F5">
        <w:rPr>
          <w:sz w:val="18"/>
          <w:szCs w:val="16"/>
        </w:rPr>
        <w:t>ඉල්ලුමක්</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බැවින්</w:t>
      </w:r>
      <w:proofErr w:type="spellEnd"/>
      <w:r w:rsidRPr="008640F5">
        <w:rPr>
          <w:sz w:val="18"/>
          <w:szCs w:val="16"/>
        </w:rPr>
        <w:t xml:space="preserve"> </w:t>
      </w:r>
      <w:proofErr w:type="spellStart"/>
      <w:r w:rsidRPr="008640F5">
        <w:rPr>
          <w:sz w:val="18"/>
          <w:szCs w:val="16"/>
        </w:rPr>
        <w:t>ව්‍යාපාරයට</w:t>
      </w:r>
      <w:proofErr w:type="spellEnd"/>
      <w:r w:rsidRPr="008640F5">
        <w:rPr>
          <w:sz w:val="18"/>
          <w:szCs w:val="16"/>
        </w:rPr>
        <w:t xml:space="preserve"> </w:t>
      </w:r>
      <w:proofErr w:type="spellStart"/>
      <w:r w:rsidRPr="008640F5">
        <w:rPr>
          <w:sz w:val="18"/>
          <w:szCs w:val="16"/>
        </w:rPr>
        <w:t>පාරිභෝගිකයන්</w:t>
      </w:r>
      <w:proofErr w:type="spellEnd"/>
      <w:r w:rsidRPr="008640F5">
        <w:rPr>
          <w:sz w:val="18"/>
          <w:szCs w:val="16"/>
        </w:rPr>
        <w:t xml:space="preserve"> </w:t>
      </w:r>
      <w:proofErr w:type="spellStart"/>
      <w:r w:rsidRPr="008640F5">
        <w:rPr>
          <w:sz w:val="18"/>
          <w:szCs w:val="16"/>
        </w:rPr>
        <w:t>පහසුවෙන්</w:t>
      </w:r>
      <w:proofErr w:type="spellEnd"/>
      <w:r w:rsidRPr="008640F5">
        <w:rPr>
          <w:sz w:val="18"/>
          <w:szCs w:val="16"/>
        </w:rPr>
        <w:t xml:space="preserve"> </w:t>
      </w:r>
      <w:proofErr w:type="spellStart"/>
      <w:r w:rsidRPr="008640F5">
        <w:rPr>
          <w:sz w:val="18"/>
          <w:szCs w:val="16"/>
        </w:rPr>
        <w:t>ආකර්ෂණය</w:t>
      </w:r>
      <w:proofErr w:type="spellEnd"/>
      <w:r w:rsidRPr="008640F5">
        <w:rPr>
          <w:sz w:val="18"/>
          <w:szCs w:val="16"/>
        </w:rPr>
        <w:t xml:space="preserve"> </w:t>
      </w:r>
      <w:proofErr w:type="spellStart"/>
      <w:r w:rsidRPr="008640F5">
        <w:rPr>
          <w:sz w:val="18"/>
          <w:szCs w:val="16"/>
        </w:rPr>
        <w:t>කරගත</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2. </w:t>
      </w:r>
      <w:proofErr w:type="spellStart"/>
      <w:r w:rsidRPr="008640F5">
        <w:rPr>
          <w:sz w:val="18"/>
          <w:szCs w:val="16"/>
        </w:rPr>
        <w:t>පාරිසරික</w:t>
      </w:r>
      <w:proofErr w:type="spellEnd"/>
      <w:r w:rsidRPr="008640F5">
        <w:rPr>
          <w:sz w:val="18"/>
          <w:szCs w:val="16"/>
        </w:rPr>
        <w:t xml:space="preserve"> </w:t>
      </w:r>
      <w:proofErr w:type="spellStart"/>
      <w:r w:rsidRPr="008640F5">
        <w:rPr>
          <w:sz w:val="18"/>
          <w:szCs w:val="16"/>
        </w:rPr>
        <w:t>නීතිරීතිවලට</w:t>
      </w:r>
      <w:proofErr w:type="spellEnd"/>
      <w:r w:rsidRPr="008640F5">
        <w:rPr>
          <w:sz w:val="18"/>
          <w:szCs w:val="16"/>
        </w:rPr>
        <w:t xml:space="preserve"> </w:t>
      </w:r>
      <w:proofErr w:type="spellStart"/>
      <w:r w:rsidRPr="008640F5">
        <w:rPr>
          <w:sz w:val="18"/>
          <w:szCs w:val="16"/>
        </w:rPr>
        <w:t>අනුකූල</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සිදුවන</w:t>
      </w:r>
      <w:proofErr w:type="spellEnd"/>
      <w:r w:rsidRPr="008640F5">
        <w:rPr>
          <w:sz w:val="18"/>
          <w:szCs w:val="16"/>
        </w:rPr>
        <w:t xml:space="preserve"> </w:t>
      </w:r>
      <w:proofErr w:type="spellStart"/>
      <w:r w:rsidRPr="008640F5">
        <w:rPr>
          <w:sz w:val="18"/>
          <w:szCs w:val="16"/>
        </w:rPr>
        <w:t>දඩ</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නීතිමය</w:t>
      </w:r>
      <w:proofErr w:type="spellEnd"/>
      <w:r w:rsidRPr="008640F5">
        <w:rPr>
          <w:sz w:val="18"/>
          <w:szCs w:val="16"/>
        </w:rPr>
        <w:t xml:space="preserve"> </w:t>
      </w:r>
      <w:proofErr w:type="spellStart"/>
      <w:r w:rsidRPr="008640F5">
        <w:rPr>
          <w:sz w:val="18"/>
          <w:szCs w:val="16"/>
        </w:rPr>
        <w:t>ගැටලුවලින්</w:t>
      </w:r>
      <w:proofErr w:type="spellEnd"/>
      <w:r w:rsidRPr="008640F5">
        <w:rPr>
          <w:sz w:val="18"/>
          <w:szCs w:val="16"/>
        </w:rPr>
        <w:t xml:space="preserve"> </w:t>
      </w:r>
      <w:proofErr w:type="spellStart"/>
      <w:r w:rsidRPr="008640F5">
        <w:rPr>
          <w:sz w:val="18"/>
          <w:szCs w:val="16"/>
        </w:rPr>
        <w:t>මිදීමට</w:t>
      </w:r>
      <w:proofErr w:type="spellEnd"/>
      <w:r w:rsidRPr="008640F5">
        <w:rPr>
          <w:sz w:val="18"/>
          <w:szCs w:val="16"/>
        </w:rPr>
        <w:t xml:space="preserve"> </w:t>
      </w:r>
      <w:proofErr w:type="spellStart"/>
      <w:r w:rsidRPr="008640F5">
        <w:rPr>
          <w:sz w:val="18"/>
          <w:szCs w:val="16"/>
        </w:rPr>
        <w:t>හැකි</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w:t>
      </w:r>
    </w:p>
    <w:p w14:paraId="201158B4"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පාරිසරික</w:t>
      </w:r>
      <w:proofErr w:type="spellEnd"/>
      <w:r w:rsidRPr="008640F5">
        <w:rPr>
          <w:i/>
          <w:sz w:val="18"/>
          <w:szCs w:val="16"/>
        </w:rPr>
        <w:t xml:space="preserve"> </w:t>
      </w:r>
      <w:proofErr w:type="spellStart"/>
      <w:r w:rsidRPr="008640F5">
        <w:rPr>
          <w:i/>
          <w:sz w:val="18"/>
          <w:szCs w:val="16"/>
        </w:rPr>
        <w:t>වගකීම</w:t>
      </w:r>
      <w:proofErr w:type="spellEnd"/>
      <w:r w:rsidRPr="008640F5">
        <w:rPr>
          <w:i/>
          <w:sz w:val="18"/>
          <w:szCs w:val="16"/>
        </w:rPr>
        <w:t>]</w:t>
      </w:r>
    </w:p>
    <w:p w14:paraId="5484AD7B" w14:textId="77777777" w:rsidR="00EA27FE" w:rsidRPr="008640F5" w:rsidRDefault="00000000">
      <w:pPr>
        <w:spacing w:after="240" w:line="360" w:lineRule="auto"/>
        <w:rPr>
          <w:sz w:val="18"/>
          <w:szCs w:val="16"/>
        </w:rPr>
      </w:pPr>
      <w:r w:rsidRPr="008640F5">
        <w:rPr>
          <w:b/>
          <w:sz w:val="18"/>
          <w:szCs w:val="16"/>
        </w:rPr>
        <w:t>Q77:</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තමා</w:t>
      </w:r>
      <w:proofErr w:type="spellEnd"/>
      <w:r w:rsidRPr="008640F5">
        <w:rPr>
          <w:sz w:val="18"/>
          <w:szCs w:val="16"/>
        </w:rPr>
        <w:t xml:space="preserve"> </w:t>
      </w:r>
      <w:proofErr w:type="spellStart"/>
      <w:r w:rsidRPr="008640F5">
        <w:rPr>
          <w:sz w:val="18"/>
          <w:szCs w:val="16"/>
        </w:rPr>
        <w:t>වටා</w:t>
      </w:r>
      <w:proofErr w:type="spellEnd"/>
      <w:r w:rsidRPr="008640F5">
        <w:rPr>
          <w:sz w:val="18"/>
          <w:szCs w:val="16"/>
        </w:rPr>
        <w:t xml:space="preserve"> </w:t>
      </w:r>
      <w:proofErr w:type="spellStart"/>
      <w:r w:rsidRPr="008640F5">
        <w:rPr>
          <w:sz w:val="18"/>
          <w:szCs w:val="16"/>
        </w:rPr>
        <w:t>සිටින</w:t>
      </w:r>
      <w:proofErr w:type="spellEnd"/>
      <w:r w:rsidRPr="008640F5">
        <w:rPr>
          <w:sz w:val="18"/>
          <w:szCs w:val="16"/>
        </w:rPr>
        <w:t xml:space="preserve"> </w:t>
      </w:r>
      <w:proofErr w:type="spellStart"/>
      <w:r w:rsidRPr="008640F5">
        <w:rPr>
          <w:sz w:val="18"/>
          <w:szCs w:val="16"/>
        </w:rPr>
        <w:t>සමාජයට</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ප්‍රජාවට</w:t>
      </w:r>
      <w:proofErr w:type="spellEnd"/>
      <w:r w:rsidRPr="008640F5">
        <w:rPr>
          <w:sz w:val="18"/>
          <w:szCs w:val="16"/>
        </w:rPr>
        <w:t xml:space="preserve"> </w:t>
      </w:r>
      <w:proofErr w:type="spellStart"/>
      <w:r w:rsidRPr="008640F5">
        <w:rPr>
          <w:sz w:val="18"/>
          <w:szCs w:val="16"/>
        </w:rPr>
        <w:t>ඉටු</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යුතු</w:t>
      </w:r>
      <w:proofErr w:type="spellEnd"/>
      <w:r w:rsidRPr="008640F5">
        <w:rPr>
          <w:sz w:val="18"/>
          <w:szCs w:val="16"/>
        </w:rPr>
        <w:t xml:space="preserve"> </w:t>
      </w:r>
      <w:proofErr w:type="spellStart"/>
      <w:r w:rsidRPr="008640F5">
        <w:rPr>
          <w:sz w:val="18"/>
          <w:szCs w:val="16"/>
        </w:rPr>
        <w:t>සමාජ</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විස්තර</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01003B74" w14:textId="77777777" w:rsidR="00EA27FE" w:rsidRPr="008640F5" w:rsidRDefault="00000000">
      <w:pPr>
        <w:spacing w:after="240" w:line="360" w:lineRule="auto"/>
        <w:rPr>
          <w:sz w:val="18"/>
          <w:szCs w:val="16"/>
        </w:rPr>
      </w:pPr>
      <w:r w:rsidRPr="008640F5">
        <w:rPr>
          <w:b/>
          <w:sz w:val="18"/>
          <w:szCs w:val="16"/>
        </w:rPr>
        <w:t>A77:</w:t>
      </w:r>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තම</w:t>
      </w:r>
      <w:proofErr w:type="spellEnd"/>
      <w:r w:rsidRPr="008640F5">
        <w:rPr>
          <w:sz w:val="18"/>
          <w:szCs w:val="16"/>
        </w:rPr>
        <w:t xml:space="preserve"> </w:t>
      </w:r>
      <w:proofErr w:type="spellStart"/>
      <w:r w:rsidRPr="008640F5">
        <w:rPr>
          <w:sz w:val="18"/>
          <w:szCs w:val="16"/>
        </w:rPr>
        <w:t>ප්‍රජාව</w:t>
      </w:r>
      <w:proofErr w:type="spellEnd"/>
      <w:r w:rsidRPr="008640F5">
        <w:rPr>
          <w:sz w:val="18"/>
          <w:szCs w:val="16"/>
        </w:rPr>
        <w:t xml:space="preserve"> </w:t>
      </w:r>
      <w:proofErr w:type="spellStart"/>
      <w:r w:rsidRPr="008640F5">
        <w:rPr>
          <w:sz w:val="18"/>
          <w:szCs w:val="16"/>
        </w:rPr>
        <w:t>වෙනුවෙන්</w:t>
      </w:r>
      <w:proofErr w:type="spellEnd"/>
      <w:r w:rsidRPr="008640F5">
        <w:rPr>
          <w:sz w:val="18"/>
          <w:szCs w:val="16"/>
        </w:rPr>
        <w:t xml:space="preserve"> </w:t>
      </w:r>
      <w:proofErr w:type="spellStart"/>
      <w:r w:rsidRPr="008640F5">
        <w:rPr>
          <w:sz w:val="18"/>
          <w:szCs w:val="16"/>
        </w:rPr>
        <w:t>ඉටු</w:t>
      </w:r>
      <w:proofErr w:type="spellEnd"/>
      <w:r w:rsidRPr="008640F5">
        <w:rPr>
          <w:sz w:val="18"/>
          <w:szCs w:val="16"/>
        </w:rPr>
        <w:t xml:space="preserve"> </w:t>
      </w:r>
      <w:proofErr w:type="spellStart"/>
      <w:r w:rsidRPr="008640F5">
        <w:rPr>
          <w:sz w:val="18"/>
          <w:szCs w:val="16"/>
        </w:rPr>
        <w:t>කළ</w:t>
      </w:r>
      <w:proofErr w:type="spellEnd"/>
      <w:r w:rsidRPr="008640F5">
        <w:rPr>
          <w:sz w:val="18"/>
          <w:szCs w:val="16"/>
        </w:rPr>
        <w:t xml:space="preserve"> </w:t>
      </w:r>
      <w:proofErr w:type="spellStart"/>
      <w:r w:rsidRPr="008640F5">
        <w:rPr>
          <w:sz w:val="18"/>
          <w:szCs w:val="16"/>
        </w:rPr>
        <w:t>යුතු</w:t>
      </w:r>
      <w:proofErr w:type="spellEnd"/>
      <w:r w:rsidRPr="008640F5">
        <w:rPr>
          <w:sz w:val="18"/>
          <w:szCs w:val="16"/>
        </w:rPr>
        <w:t xml:space="preserve"> </w:t>
      </w:r>
      <w:proofErr w:type="spellStart"/>
      <w:r w:rsidRPr="008640F5">
        <w:rPr>
          <w:sz w:val="18"/>
          <w:szCs w:val="16"/>
        </w:rPr>
        <w:t>සමාජ</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දෙකක්</w:t>
      </w:r>
      <w:proofErr w:type="spellEnd"/>
      <w:r w:rsidRPr="008640F5">
        <w:rPr>
          <w:sz w:val="18"/>
          <w:szCs w:val="16"/>
        </w:rPr>
        <w:t xml:space="preserve"> </w:t>
      </w:r>
      <w:proofErr w:type="spellStart"/>
      <w:r w:rsidRPr="008640F5">
        <w:rPr>
          <w:sz w:val="18"/>
          <w:szCs w:val="16"/>
        </w:rPr>
        <w:t>පහත</w:t>
      </w:r>
      <w:proofErr w:type="spellEnd"/>
      <w:r w:rsidRPr="008640F5">
        <w:rPr>
          <w:sz w:val="18"/>
          <w:szCs w:val="16"/>
        </w:rPr>
        <w:t xml:space="preserve"> </w:t>
      </w:r>
      <w:proofErr w:type="spellStart"/>
      <w:r w:rsidRPr="008640F5">
        <w:rPr>
          <w:sz w:val="18"/>
          <w:szCs w:val="16"/>
        </w:rPr>
        <w:t>දැක්වේ</w:t>
      </w:r>
      <w:proofErr w:type="spellEnd"/>
      <w:r w:rsidRPr="008640F5">
        <w:rPr>
          <w:sz w:val="18"/>
          <w:szCs w:val="16"/>
        </w:rPr>
        <w:t xml:space="preserve">: 1. </w:t>
      </w:r>
      <w:proofErr w:type="spellStart"/>
      <w:r w:rsidRPr="008640F5">
        <w:rPr>
          <w:sz w:val="18"/>
          <w:szCs w:val="16"/>
        </w:rPr>
        <w:t>ප්‍රදේශයේ</w:t>
      </w:r>
      <w:proofErr w:type="spellEnd"/>
      <w:r w:rsidRPr="008640F5">
        <w:rPr>
          <w:sz w:val="18"/>
          <w:szCs w:val="16"/>
        </w:rPr>
        <w:t xml:space="preserve"> </w:t>
      </w:r>
      <w:proofErr w:type="spellStart"/>
      <w:r w:rsidRPr="008640F5">
        <w:rPr>
          <w:sz w:val="18"/>
          <w:szCs w:val="16"/>
        </w:rPr>
        <w:t>ජනතාවට</w:t>
      </w:r>
      <w:proofErr w:type="spellEnd"/>
      <w:r w:rsidRPr="008640F5">
        <w:rPr>
          <w:sz w:val="18"/>
          <w:szCs w:val="16"/>
        </w:rPr>
        <w:t xml:space="preserve"> </w:t>
      </w:r>
      <w:proofErr w:type="spellStart"/>
      <w:r w:rsidRPr="008640F5">
        <w:rPr>
          <w:sz w:val="18"/>
          <w:szCs w:val="16"/>
        </w:rPr>
        <w:t>රැකියා</w:t>
      </w:r>
      <w:proofErr w:type="spellEnd"/>
      <w:r w:rsidRPr="008640F5">
        <w:rPr>
          <w:sz w:val="18"/>
          <w:szCs w:val="16"/>
        </w:rPr>
        <w:t xml:space="preserve"> </w:t>
      </w:r>
      <w:proofErr w:type="spellStart"/>
      <w:r w:rsidRPr="008640F5">
        <w:rPr>
          <w:sz w:val="18"/>
          <w:szCs w:val="16"/>
        </w:rPr>
        <w:t>අවස්ථා</w:t>
      </w:r>
      <w:proofErr w:type="spellEnd"/>
      <w:r w:rsidRPr="008640F5">
        <w:rPr>
          <w:sz w:val="18"/>
          <w:szCs w:val="16"/>
        </w:rPr>
        <w:t xml:space="preserve"> </w:t>
      </w:r>
      <w:proofErr w:type="spellStart"/>
      <w:r w:rsidRPr="008640F5">
        <w:rPr>
          <w:sz w:val="18"/>
          <w:szCs w:val="16"/>
        </w:rPr>
        <w:t>ලබාදීම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ඔවුන්ගේ</w:t>
      </w:r>
      <w:proofErr w:type="spellEnd"/>
      <w:r w:rsidRPr="008640F5">
        <w:rPr>
          <w:sz w:val="18"/>
          <w:szCs w:val="16"/>
        </w:rPr>
        <w:t xml:space="preserve"> </w:t>
      </w:r>
      <w:proofErr w:type="spellStart"/>
      <w:r w:rsidRPr="008640F5">
        <w:rPr>
          <w:sz w:val="18"/>
          <w:szCs w:val="16"/>
        </w:rPr>
        <w:t>ජීවන</w:t>
      </w:r>
      <w:proofErr w:type="spellEnd"/>
      <w:r w:rsidRPr="008640F5">
        <w:rPr>
          <w:sz w:val="18"/>
          <w:szCs w:val="16"/>
        </w:rPr>
        <w:t xml:space="preserve"> </w:t>
      </w:r>
      <w:proofErr w:type="spellStart"/>
      <w:r w:rsidRPr="008640F5">
        <w:rPr>
          <w:sz w:val="18"/>
          <w:szCs w:val="16"/>
        </w:rPr>
        <w:t>තත්ත්වය</w:t>
      </w:r>
      <w:proofErr w:type="spellEnd"/>
      <w:r w:rsidRPr="008640F5">
        <w:rPr>
          <w:sz w:val="18"/>
          <w:szCs w:val="16"/>
        </w:rPr>
        <w:t xml:space="preserve"> </w:t>
      </w:r>
      <w:proofErr w:type="spellStart"/>
      <w:r w:rsidRPr="008640F5">
        <w:rPr>
          <w:sz w:val="18"/>
          <w:szCs w:val="16"/>
        </w:rPr>
        <w:t>උසස්</w:t>
      </w:r>
      <w:proofErr w:type="spellEnd"/>
      <w:r w:rsidRPr="008640F5">
        <w:rPr>
          <w:sz w:val="18"/>
          <w:szCs w:val="16"/>
        </w:rPr>
        <w:t xml:space="preserve"> </w:t>
      </w:r>
      <w:proofErr w:type="spellStart"/>
      <w:r w:rsidRPr="008640F5">
        <w:rPr>
          <w:sz w:val="18"/>
          <w:szCs w:val="16"/>
        </w:rPr>
        <w:t>කිරීමට</w:t>
      </w:r>
      <w:proofErr w:type="spellEnd"/>
      <w:r w:rsidRPr="008640F5">
        <w:rPr>
          <w:sz w:val="18"/>
          <w:szCs w:val="16"/>
        </w:rPr>
        <w:t xml:space="preserve"> </w:t>
      </w:r>
      <w:proofErr w:type="spellStart"/>
      <w:r w:rsidRPr="008640F5">
        <w:rPr>
          <w:sz w:val="18"/>
          <w:szCs w:val="16"/>
        </w:rPr>
        <w:t>දායක</w:t>
      </w:r>
      <w:proofErr w:type="spellEnd"/>
      <w:r w:rsidRPr="008640F5">
        <w:rPr>
          <w:sz w:val="18"/>
          <w:szCs w:val="16"/>
        </w:rPr>
        <w:t xml:space="preserve"> </w:t>
      </w:r>
      <w:proofErr w:type="spellStart"/>
      <w:r w:rsidRPr="008640F5">
        <w:rPr>
          <w:sz w:val="18"/>
          <w:szCs w:val="16"/>
        </w:rPr>
        <w:t>වීම</w:t>
      </w:r>
      <w:proofErr w:type="spellEnd"/>
      <w:r w:rsidRPr="008640F5">
        <w:rPr>
          <w:sz w:val="18"/>
          <w:szCs w:val="16"/>
        </w:rPr>
        <w:t xml:space="preserve">. 2. </w:t>
      </w:r>
      <w:proofErr w:type="spellStart"/>
      <w:r w:rsidRPr="008640F5">
        <w:rPr>
          <w:sz w:val="18"/>
          <w:szCs w:val="16"/>
        </w:rPr>
        <w:t>ප්‍රදේශයේ</w:t>
      </w:r>
      <w:proofErr w:type="spellEnd"/>
      <w:r w:rsidRPr="008640F5">
        <w:rPr>
          <w:sz w:val="18"/>
          <w:szCs w:val="16"/>
        </w:rPr>
        <w:t xml:space="preserve"> </w:t>
      </w:r>
      <w:proofErr w:type="spellStart"/>
      <w:r w:rsidRPr="008640F5">
        <w:rPr>
          <w:sz w:val="18"/>
          <w:szCs w:val="16"/>
        </w:rPr>
        <w:t>පාසල්</w:t>
      </w:r>
      <w:proofErr w:type="spellEnd"/>
      <w:r w:rsidRPr="008640F5">
        <w:rPr>
          <w:sz w:val="18"/>
          <w:szCs w:val="16"/>
        </w:rPr>
        <w:t xml:space="preserve">, </w:t>
      </w:r>
      <w:proofErr w:type="spellStart"/>
      <w:r w:rsidRPr="008640F5">
        <w:rPr>
          <w:sz w:val="18"/>
          <w:szCs w:val="16"/>
        </w:rPr>
        <w:t>රෝහල්</w:t>
      </w:r>
      <w:proofErr w:type="spellEnd"/>
      <w:r w:rsidRPr="008640F5">
        <w:rPr>
          <w:sz w:val="18"/>
          <w:szCs w:val="16"/>
        </w:rPr>
        <w:t xml:space="preserve">, </w:t>
      </w:r>
      <w:proofErr w:type="spellStart"/>
      <w:r w:rsidRPr="008640F5">
        <w:rPr>
          <w:sz w:val="18"/>
          <w:szCs w:val="16"/>
        </w:rPr>
        <w:t>මංමාවත්</w:t>
      </w:r>
      <w:proofErr w:type="spellEnd"/>
      <w:r w:rsidRPr="008640F5">
        <w:rPr>
          <w:sz w:val="18"/>
          <w:szCs w:val="16"/>
        </w:rPr>
        <w:t xml:space="preserve"> </w:t>
      </w:r>
      <w:proofErr w:type="spellStart"/>
      <w:r w:rsidRPr="008640F5">
        <w:rPr>
          <w:sz w:val="18"/>
          <w:szCs w:val="16"/>
        </w:rPr>
        <w:t>වැනි</w:t>
      </w:r>
      <w:proofErr w:type="spellEnd"/>
      <w:r w:rsidRPr="008640F5">
        <w:rPr>
          <w:sz w:val="18"/>
          <w:szCs w:val="16"/>
        </w:rPr>
        <w:t xml:space="preserve"> </w:t>
      </w:r>
      <w:proofErr w:type="spellStart"/>
      <w:r w:rsidRPr="008640F5">
        <w:rPr>
          <w:sz w:val="18"/>
          <w:szCs w:val="16"/>
        </w:rPr>
        <w:t>පොදු</w:t>
      </w:r>
      <w:proofErr w:type="spellEnd"/>
      <w:r w:rsidRPr="008640F5">
        <w:rPr>
          <w:sz w:val="18"/>
          <w:szCs w:val="16"/>
        </w:rPr>
        <w:t xml:space="preserve"> </w:t>
      </w:r>
      <w:proofErr w:type="spellStart"/>
      <w:r w:rsidRPr="008640F5">
        <w:rPr>
          <w:sz w:val="18"/>
          <w:szCs w:val="16"/>
        </w:rPr>
        <w:t>යටිතල</w:t>
      </w:r>
      <w:proofErr w:type="spellEnd"/>
      <w:r w:rsidRPr="008640F5">
        <w:rPr>
          <w:sz w:val="18"/>
          <w:szCs w:val="16"/>
        </w:rPr>
        <w:t xml:space="preserve"> </w:t>
      </w:r>
      <w:proofErr w:type="spellStart"/>
      <w:r w:rsidRPr="008640F5">
        <w:rPr>
          <w:sz w:val="18"/>
          <w:szCs w:val="16"/>
        </w:rPr>
        <w:t>පහසුකම්</w:t>
      </w:r>
      <w:proofErr w:type="spellEnd"/>
      <w:r w:rsidRPr="008640F5">
        <w:rPr>
          <w:sz w:val="18"/>
          <w:szCs w:val="16"/>
        </w:rPr>
        <w:t xml:space="preserve"> </w:t>
      </w:r>
      <w:proofErr w:type="spellStart"/>
      <w:r w:rsidRPr="008640F5">
        <w:rPr>
          <w:sz w:val="18"/>
          <w:szCs w:val="16"/>
        </w:rPr>
        <w:t>සංවර්ධනයට</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ප්‍රජා</w:t>
      </w:r>
      <w:proofErr w:type="spellEnd"/>
      <w:r w:rsidRPr="008640F5">
        <w:rPr>
          <w:sz w:val="18"/>
          <w:szCs w:val="16"/>
        </w:rPr>
        <w:t xml:space="preserve"> </w:t>
      </w:r>
      <w:proofErr w:type="spellStart"/>
      <w:r w:rsidRPr="008640F5">
        <w:rPr>
          <w:sz w:val="18"/>
          <w:szCs w:val="16"/>
        </w:rPr>
        <w:t>සේවා</w:t>
      </w:r>
      <w:proofErr w:type="spellEnd"/>
      <w:r w:rsidRPr="008640F5">
        <w:rPr>
          <w:sz w:val="18"/>
          <w:szCs w:val="16"/>
        </w:rPr>
        <w:t xml:space="preserve"> </w:t>
      </w:r>
      <w:proofErr w:type="spellStart"/>
      <w:r w:rsidRPr="008640F5">
        <w:rPr>
          <w:sz w:val="18"/>
          <w:szCs w:val="16"/>
        </w:rPr>
        <w:t>කටයුතුවලට</w:t>
      </w:r>
      <w:proofErr w:type="spellEnd"/>
      <w:r w:rsidRPr="008640F5">
        <w:rPr>
          <w:sz w:val="18"/>
          <w:szCs w:val="16"/>
        </w:rPr>
        <w:t xml:space="preserve"> </w:t>
      </w:r>
      <w:proofErr w:type="spellStart"/>
      <w:r w:rsidRPr="008640F5">
        <w:rPr>
          <w:sz w:val="18"/>
          <w:szCs w:val="16"/>
        </w:rPr>
        <w:t>මූල්‍යමය</w:t>
      </w:r>
      <w:proofErr w:type="spellEnd"/>
      <w:r w:rsidRPr="008640F5">
        <w:rPr>
          <w:sz w:val="18"/>
          <w:szCs w:val="16"/>
        </w:rPr>
        <w:t xml:space="preserve"> </w:t>
      </w:r>
      <w:proofErr w:type="spellStart"/>
      <w:r w:rsidRPr="008640F5">
        <w:rPr>
          <w:sz w:val="18"/>
          <w:szCs w:val="16"/>
        </w:rPr>
        <w:t>හෝ</w:t>
      </w:r>
      <w:proofErr w:type="spellEnd"/>
      <w:r w:rsidRPr="008640F5">
        <w:rPr>
          <w:sz w:val="18"/>
          <w:szCs w:val="16"/>
        </w:rPr>
        <w:t xml:space="preserve"> </w:t>
      </w:r>
      <w:proofErr w:type="spellStart"/>
      <w:r w:rsidRPr="008640F5">
        <w:rPr>
          <w:sz w:val="18"/>
          <w:szCs w:val="16"/>
        </w:rPr>
        <w:t>ද්‍රව්‍යමය</w:t>
      </w:r>
      <w:proofErr w:type="spellEnd"/>
      <w:r w:rsidRPr="008640F5">
        <w:rPr>
          <w:sz w:val="18"/>
          <w:szCs w:val="16"/>
        </w:rPr>
        <w:t xml:space="preserve"> </w:t>
      </w:r>
      <w:proofErr w:type="spellStart"/>
      <w:r w:rsidRPr="008640F5">
        <w:rPr>
          <w:sz w:val="18"/>
          <w:szCs w:val="16"/>
        </w:rPr>
        <w:t>අනුග්‍රහය</w:t>
      </w:r>
      <w:proofErr w:type="spellEnd"/>
      <w:r w:rsidRPr="008640F5">
        <w:rPr>
          <w:sz w:val="18"/>
          <w:szCs w:val="16"/>
        </w:rPr>
        <w:t xml:space="preserve"> </w:t>
      </w:r>
      <w:proofErr w:type="spellStart"/>
      <w:r w:rsidRPr="008640F5">
        <w:rPr>
          <w:sz w:val="18"/>
          <w:szCs w:val="16"/>
        </w:rPr>
        <w:t>දැක්වීම</w:t>
      </w:r>
      <w:proofErr w:type="spellEnd"/>
      <w:r w:rsidRPr="008640F5">
        <w:rPr>
          <w:sz w:val="18"/>
          <w:szCs w:val="16"/>
        </w:rPr>
        <w:t>.</w:t>
      </w:r>
    </w:p>
    <w:p w14:paraId="00F5769C"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සමාජ</w:t>
      </w:r>
      <w:proofErr w:type="spellEnd"/>
      <w:r w:rsidRPr="008640F5">
        <w:rPr>
          <w:i/>
          <w:sz w:val="18"/>
          <w:szCs w:val="16"/>
        </w:rPr>
        <w:t xml:space="preserve"> </w:t>
      </w:r>
      <w:proofErr w:type="spellStart"/>
      <w:r w:rsidRPr="008640F5">
        <w:rPr>
          <w:i/>
          <w:sz w:val="18"/>
          <w:szCs w:val="16"/>
        </w:rPr>
        <w:t>සුභසාධනය</w:t>
      </w:r>
      <w:proofErr w:type="spellEnd"/>
      <w:r w:rsidRPr="008640F5">
        <w:rPr>
          <w:i/>
          <w:sz w:val="18"/>
          <w:szCs w:val="16"/>
        </w:rPr>
        <w:t>]</w:t>
      </w:r>
    </w:p>
    <w:p w14:paraId="63D3EB41" w14:textId="77777777" w:rsidR="00EA27FE" w:rsidRPr="008640F5" w:rsidRDefault="00000000">
      <w:pPr>
        <w:spacing w:after="240" w:line="360" w:lineRule="auto"/>
        <w:rPr>
          <w:sz w:val="18"/>
          <w:szCs w:val="16"/>
        </w:rPr>
      </w:pPr>
      <w:r w:rsidRPr="008640F5">
        <w:rPr>
          <w:b/>
          <w:sz w:val="18"/>
          <w:szCs w:val="16"/>
        </w:rPr>
        <w:t>Q78:</w:t>
      </w:r>
      <w:r w:rsidRPr="008640F5">
        <w:rPr>
          <w:sz w:val="18"/>
          <w:szCs w:val="16"/>
        </w:rPr>
        <w:t xml:space="preserve"> </w:t>
      </w:r>
      <w:proofErr w:type="spellStart"/>
      <w:r w:rsidRPr="008640F5">
        <w:rPr>
          <w:sz w:val="18"/>
          <w:szCs w:val="16"/>
        </w:rPr>
        <w:t>ව්‍යාපාර</w:t>
      </w:r>
      <w:proofErr w:type="spellEnd"/>
      <w:r w:rsidRPr="008640F5">
        <w:rPr>
          <w:sz w:val="18"/>
          <w:szCs w:val="16"/>
        </w:rPr>
        <w:t xml:space="preserve"> </w:t>
      </w:r>
      <w:proofErr w:type="spellStart"/>
      <w:r w:rsidRPr="008640F5">
        <w:rPr>
          <w:sz w:val="18"/>
          <w:szCs w:val="16"/>
        </w:rPr>
        <w:t>ආචාර</w:t>
      </w:r>
      <w:proofErr w:type="spellEnd"/>
      <w:r w:rsidRPr="008640F5">
        <w:rPr>
          <w:sz w:val="18"/>
          <w:szCs w:val="16"/>
        </w:rPr>
        <w:t xml:space="preserve"> </w:t>
      </w:r>
      <w:proofErr w:type="spellStart"/>
      <w:r w:rsidRPr="008640F5">
        <w:rPr>
          <w:sz w:val="18"/>
          <w:szCs w:val="16"/>
        </w:rPr>
        <w:t>ධර්ම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සමාජ</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අතර</w:t>
      </w:r>
      <w:proofErr w:type="spellEnd"/>
      <w:r w:rsidRPr="008640F5">
        <w:rPr>
          <w:sz w:val="18"/>
          <w:szCs w:val="16"/>
        </w:rPr>
        <w:t xml:space="preserve"> </w:t>
      </w:r>
      <w:proofErr w:type="spellStart"/>
      <w:r w:rsidRPr="008640F5">
        <w:rPr>
          <w:sz w:val="18"/>
          <w:szCs w:val="16"/>
        </w:rPr>
        <w:t>පවතින</w:t>
      </w:r>
      <w:proofErr w:type="spellEnd"/>
      <w:r w:rsidRPr="008640F5">
        <w:rPr>
          <w:sz w:val="18"/>
          <w:szCs w:val="16"/>
        </w:rPr>
        <w:t xml:space="preserve"> </w:t>
      </w:r>
      <w:proofErr w:type="spellStart"/>
      <w:r w:rsidRPr="008640F5">
        <w:rPr>
          <w:sz w:val="18"/>
          <w:szCs w:val="16"/>
        </w:rPr>
        <w:t>වෙනස</w:t>
      </w:r>
      <w:proofErr w:type="spellEnd"/>
      <w:r w:rsidRPr="008640F5">
        <w:rPr>
          <w:sz w:val="18"/>
          <w:szCs w:val="16"/>
        </w:rPr>
        <w:t xml:space="preserve"> </w:t>
      </w:r>
      <w:proofErr w:type="spellStart"/>
      <w:r w:rsidRPr="008640F5">
        <w:rPr>
          <w:sz w:val="18"/>
          <w:szCs w:val="16"/>
        </w:rPr>
        <w:t>පැහැදිලි</w:t>
      </w:r>
      <w:proofErr w:type="spellEnd"/>
      <w:r w:rsidRPr="008640F5">
        <w:rPr>
          <w:sz w:val="18"/>
          <w:szCs w:val="16"/>
        </w:rPr>
        <w:t xml:space="preserve"> </w:t>
      </w:r>
      <w:proofErr w:type="spellStart"/>
      <w:r w:rsidRPr="008640F5">
        <w:rPr>
          <w:sz w:val="18"/>
          <w:szCs w:val="16"/>
        </w:rPr>
        <w:t>කරන්න</w:t>
      </w:r>
      <w:proofErr w:type="spellEnd"/>
      <w:r w:rsidRPr="008640F5">
        <w:rPr>
          <w:sz w:val="18"/>
          <w:szCs w:val="16"/>
        </w:rPr>
        <w:t>.</w:t>
      </w:r>
    </w:p>
    <w:p w14:paraId="53F504DF" w14:textId="77777777" w:rsidR="00EA27FE" w:rsidRPr="008640F5" w:rsidRDefault="00000000">
      <w:pPr>
        <w:spacing w:after="240" w:line="360" w:lineRule="auto"/>
        <w:rPr>
          <w:sz w:val="18"/>
          <w:szCs w:val="16"/>
        </w:rPr>
      </w:pPr>
      <w:r w:rsidRPr="008640F5">
        <w:rPr>
          <w:b/>
          <w:sz w:val="18"/>
          <w:szCs w:val="16"/>
        </w:rPr>
        <w:t>A78:</w:t>
      </w:r>
      <w:r w:rsidRPr="008640F5">
        <w:rPr>
          <w:sz w:val="18"/>
          <w:szCs w:val="16"/>
        </w:rPr>
        <w:t xml:space="preserve"> </w:t>
      </w:r>
      <w:proofErr w:type="spellStart"/>
      <w:r w:rsidRPr="008640F5">
        <w:rPr>
          <w:sz w:val="18"/>
          <w:szCs w:val="16"/>
        </w:rPr>
        <w:t>ව්‍යාපාර</w:t>
      </w:r>
      <w:proofErr w:type="spellEnd"/>
      <w:r w:rsidRPr="008640F5">
        <w:rPr>
          <w:sz w:val="18"/>
          <w:szCs w:val="16"/>
        </w:rPr>
        <w:t xml:space="preserve"> </w:t>
      </w:r>
      <w:proofErr w:type="spellStart"/>
      <w:r w:rsidRPr="008640F5">
        <w:rPr>
          <w:sz w:val="18"/>
          <w:szCs w:val="16"/>
        </w:rPr>
        <w:t>ආචාර</w:t>
      </w:r>
      <w:proofErr w:type="spellEnd"/>
      <w:r w:rsidRPr="008640F5">
        <w:rPr>
          <w:sz w:val="18"/>
          <w:szCs w:val="16"/>
        </w:rPr>
        <w:t xml:space="preserve"> </w:t>
      </w:r>
      <w:proofErr w:type="spellStart"/>
      <w:r w:rsidRPr="008640F5">
        <w:rPr>
          <w:sz w:val="18"/>
          <w:szCs w:val="16"/>
        </w:rPr>
        <w:t>ධර්ම</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ව්‍යාපාරයක්</w:t>
      </w:r>
      <w:proofErr w:type="spellEnd"/>
      <w:r w:rsidRPr="008640F5">
        <w:rPr>
          <w:sz w:val="18"/>
          <w:szCs w:val="16"/>
        </w:rPr>
        <w:t xml:space="preserve"> </w:t>
      </w:r>
      <w:proofErr w:type="spellStart"/>
      <w:r w:rsidRPr="008640F5">
        <w:rPr>
          <w:sz w:val="18"/>
          <w:szCs w:val="16"/>
        </w:rPr>
        <w:t>කළමනාකරණය</w:t>
      </w:r>
      <w:proofErr w:type="spellEnd"/>
      <w:r w:rsidRPr="008640F5">
        <w:rPr>
          <w:sz w:val="18"/>
          <w:szCs w:val="16"/>
        </w:rPr>
        <w:t xml:space="preserve"> </w:t>
      </w:r>
      <w:proofErr w:type="spellStart"/>
      <w:r w:rsidRPr="008640F5">
        <w:rPr>
          <w:sz w:val="18"/>
          <w:szCs w:val="16"/>
        </w:rPr>
        <w:t>කිරීමේදී</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තීරණ</w:t>
      </w:r>
      <w:proofErr w:type="spellEnd"/>
      <w:r w:rsidRPr="008640F5">
        <w:rPr>
          <w:sz w:val="18"/>
          <w:szCs w:val="16"/>
        </w:rPr>
        <w:t xml:space="preserve"> </w:t>
      </w:r>
      <w:proofErr w:type="spellStart"/>
      <w:r w:rsidRPr="008640F5">
        <w:rPr>
          <w:sz w:val="18"/>
          <w:szCs w:val="16"/>
        </w:rPr>
        <w:t>ගැනීමේදී</w:t>
      </w:r>
      <w:proofErr w:type="spellEnd"/>
      <w:r w:rsidRPr="008640F5">
        <w:rPr>
          <w:sz w:val="18"/>
          <w:szCs w:val="16"/>
        </w:rPr>
        <w:t xml:space="preserve"> </w:t>
      </w:r>
      <w:proofErr w:type="spellStart"/>
      <w:r w:rsidRPr="008640F5">
        <w:rPr>
          <w:sz w:val="18"/>
          <w:szCs w:val="16"/>
        </w:rPr>
        <w:t>සදාචාරාත්මකව</w:t>
      </w:r>
      <w:proofErr w:type="spellEnd"/>
      <w:r w:rsidRPr="008640F5">
        <w:rPr>
          <w:sz w:val="18"/>
          <w:szCs w:val="16"/>
        </w:rPr>
        <w:t xml:space="preserve"> </w:t>
      </w:r>
      <w:proofErr w:type="spellStart"/>
      <w:r w:rsidRPr="008640F5">
        <w:rPr>
          <w:sz w:val="18"/>
          <w:szCs w:val="16"/>
        </w:rPr>
        <w:t>හරි</w:t>
      </w:r>
      <w:proofErr w:type="spellEnd"/>
      <w:r w:rsidRPr="008640F5">
        <w:rPr>
          <w:sz w:val="18"/>
          <w:szCs w:val="16"/>
        </w:rPr>
        <w:t xml:space="preserve"> </w:t>
      </w:r>
      <w:proofErr w:type="spellStart"/>
      <w:r w:rsidRPr="008640F5">
        <w:rPr>
          <w:sz w:val="18"/>
          <w:szCs w:val="16"/>
        </w:rPr>
        <w:t>වැරදි</w:t>
      </w:r>
      <w:proofErr w:type="spellEnd"/>
      <w:r w:rsidRPr="008640F5">
        <w:rPr>
          <w:sz w:val="18"/>
          <w:szCs w:val="16"/>
        </w:rPr>
        <w:t xml:space="preserve"> </w:t>
      </w:r>
      <w:proofErr w:type="spellStart"/>
      <w:r w:rsidRPr="008640F5">
        <w:rPr>
          <w:sz w:val="18"/>
          <w:szCs w:val="16"/>
        </w:rPr>
        <w:t>බව</w:t>
      </w:r>
      <w:proofErr w:type="spellEnd"/>
      <w:r w:rsidRPr="008640F5">
        <w:rPr>
          <w:sz w:val="18"/>
          <w:szCs w:val="16"/>
        </w:rPr>
        <w:t xml:space="preserve"> </w:t>
      </w:r>
      <w:proofErr w:type="spellStart"/>
      <w:r w:rsidRPr="008640F5">
        <w:rPr>
          <w:sz w:val="18"/>
          <w:szCs w:val="16"/>
        </w:rPr>
        <w:t>තීරණය</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මූලධර්ම</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නිවැරදි</w:t>
      </w:r>
      <w:proofErr w:type="spellEnd"/>
      <w:r w:rsidRPr="008640F5">
        <w:rPr>
          <w:sz w:val="18"/>
          <w:szCs w:val="16"/>
        </w:rPr>
        <w:t xml:space="preserve"> </w:t>
      </w:r>
      <w:proofErr w:type="spellStart"/>
      <w:r w:rsidRPr="008640F5">
        <w:rPr>
          <w:sz w:val="18"/>
          <w:szCs w:val="16"/>
        </w:rPr>
        <w:t>චර්යා</w:t>
      </w:r>
      <w:proofErr w:type="spellEnd"/>
      <w:r w:rsidRPr="008640F5">
        <w:rPr>
          <w:sz w:val="18"/>
          <w:szCs w:val="16"/>
        </w:rPr>
        <w:t xml:space="preserve"> </w:t>
      </w:r>
      <w:proofErr w:type="spellStart"/>
      <w:r w:rsidRPr="008640F5">
        <w:rPr>
          <w:sz w:val="18"/>
          <w:szCs w:val="16"/>
        </w:rPr>
        <w:t>පද්ධතියයි</w:t>
      </w:r>
      <w:proofErr w:type="spellEnd"/>
      <w:r w:rsidRPr="008640F5">
        <w:rPr>
          <w:sz w:val="18"/>
          <w:szCs w:val="16"/>
        </w:rPr>
        <w:t xml:space="preserve">. </w:t>
      </w:r>
      <w:proofErr w:type="spellStart"/>
      <w:r w:rsidRPr="008640F5">
        <w:rPr>
          <w:sz w:val="18"/>
          <w:szCs w:val="16"/>
        </w:rPr>
        <w:t>සමාජ</w:t>
      </w:r>
      <w:proofErr w:type="spellEnd"/>
      <w:r w:rsidRPr="008640F5">
        <w:rPr>
          <w:sz w:val="18"/>
          <w:szCs w:val="16"/>
        </w:rPr>
        <w:t xml:space="preserve"> </w:t>
      </w:r>
      <w:proofErr w:type="spellStart"/>
      <w:r w:rsidRPr="008640F5">
        <w:rPr>
          <w:sz w:val="18"/>
          <w:szCs w:val="16"/>
        </w:rPr>
        <w:t>වගකීම</w:t>
      </w:r>
      <w:proofErr w:type="spellEnd"/>
      <w:r w:rsidRPr="008640F5">
        <w:rPr>
          <w:sz w:val="18"/>
          <w:szCs w:val="16"/>
        </w:rPr>
        <w:t xml:space="preserve"> </w:t>
      </w:r>
      <w:proofErr w:type="spellStart"/>
      <w:r w:rsidRPr="008640F5">
        <w:rPr>
          <w:sz w:val="18"/>
          <w:szCs w:val="16"/>
        </w:rPr>
        <w:t>යනු</w:t>
      </w:r>
      <w:proofErr w:type="spellEnd"/>
      <w:r w:rsidRPr="008640F5">
        <w:rPr>
          <w:sz w:val="18"/>
          <w:szCs w:val="16"/>
        </w:rPr>
        <w:t xml:space="preserve"> </w:t>
      </w:r>
      <w:proofErr w:type="spellStart"/>
      <w:r w:rsidRPr="008640F5">
        <w:rPr>
          <w:sz w:val="18"/>
          <w:szCs w:val="16"/>
        </w:rPr>
        <w:t>ව්‍යාපාරික</w:t>
      </w:r>
      <w:proofErr w:type="spellEnd"/>
      <w:r w:rsidRPr="008640F5">
        <w:rPr>
          <w:sz w:val="18"/>
          <w:szCs w:val="16"/>
        </w:rPr>
        <w:t xml:space="preserve"> </w:t>
      </w:r>
      <w:proofErr w:type="spellStart"/>
      <w:r w:rsidRPr="008640F5">
        <w:rPr>
          <w:sz w:val="18"/>
          <w:szCs w:val="16"/>
        </w:rPr>
        <w:t>කටයුතු</w:t>
      </w:r>
      <w:proofErr w:type="spellEnd"/>
      <w:r w:rsidRPr="008640F5">
        <w:rPr>
          <w:sz w:val="18"/>
          <w:szCs w:val="16"/>
        </w:rPr>
        <w:t xml:space="preserve"> </w:t>
      </w:r>
      <w:proofErr w:type="spellStart"/>
      <w:r w:rsidRPr="008640F5">
        <w:rPr>
          <w:sz w:val="18"/>
          <w:szCs w:val="16"/>
        </w:rPr>
        <w:t>මගින්</w:t>
      </w:r>
      <w:proofErr w:type="spellEnd"/>
      <w:r w:rsidRPr="008640F5">
        <w:rPr>
          <w:sz w:val="18"/>
          <w:szCs w:val="16"/>
        </w:rPr>
        <w:t xml:space="preserve"> </w:t>
      </w:r>
      <w:proofErr w:type="spellStart"/>
      <w:r w:rsidRPr="008640F5">
        <w:rPr>
          <w:sz w:val="18"/>
          <w:szCs w:val="16"/>
        </w:rPr>
        <w:t>සමාජයට</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පරිසරයට</w:t>
      </w:r>
      <w:proofErr w:type="spellEnd"/>
      <w:r w:rsidRPr="008640F5">
        <w:rPr>
          <w:sz w:val="18"/>
          <w:szCs w:val="16"/>
        </w:rPr>
        <w:t xml:space="preserve"> </w:t>
      </w:r>
      <w:proofErr w:type="spellStart"/>
      <w:r w:rsidRPr="008640F5">
        <w:rPr>
          <w:sz w:val="18"/>
          <w:szCs w:val="16"/>
        </w:rPr>
        <w:t>සිදුවන</w:t>
      </w:r>
      <w:proofErr w:type="spellEnd"/>
      <w:r w:rsidRPr="008640F5">
        <w:rPr>
          <w:sz w:val="18"/>
          <w:szCs w:val="16"/>
        </w:rPr>
        <w:t xml:space="preserve"> </w:t>
      </w:r>
      <w:proofErr w:type="spellStart"/>
      <w:r w:rsidRPr="008640F5">
        <w:rPr>
          <w:sz w:val="18"/>
          <w:szCs w:val="16"/>
        </w:rPr>
        <w:t>බලපෑම්</w:t>
      </w:r>
      <w:proofErr w:type="spellEnd"/>
      <w:r w:rsidRPr="008640F5">
        <w:rPr>
          <w:sz w:val="18"/>
          <w:szCs w:val="16"/>
        </w:rPr>
        <w:t xml:space="preserve"> </w:t>
      </w:r>
      <w:proofErr w:type="spellStart"/>
      <w:r w:rsidRPr="008640F5">
        <w:rPr>
          <w:sz w:val="18"/>
          <w:szCs w:val="16"/>
        </w:rPr>
        <w:t>පිළිබඳ</w:t>
      </w:r>
      <w:proofErr w:type="spellEnd"/>
      <w:r w:rsidRPr="008640F5">
        <w:rPr>
          <w:sz w:val="18"/>
          <w:szCs w:val="16"/>
        </w:rPr>
        <w:t xml:space="preserve"> </w:t>
      </w:r>
      <w:proofErr w:type="spellStart"/>
      <w:r w:rsidRPr="008640F5">
        <w:rPr>
          <w:sz w:val="18"/>
          <w:szCs w:val="16"/>
        </w:rPr>
        <w:t>සලකා</w:t>
      </w:r>
      <w:proofErr w:type="spellEnd"/>
      <w:r w:rsidRPr="008640F5">
        <w:rPr>
          <w:sz w:val="18"/>
          <w:szCs w:val="16"/>
        </w:rPr>
        <w:t xml:space="preserve"> </w:t>
      </w:r>
      <w:proofErr w:type="spellStart"/>
      <w:r w:rsidRPr="008640F5">
        <w:rPr>
          <w:sz w:val="18"/>
          <w:szCs w:val="16"/>
        </w:rPr>
        <w:t>බලමින්</w:t>
      </w:r>
      <w:proofErr w:type="spellEnd"/>
      <w:r w:rsidRPr="008640F5">
        <w:rPr>
          <w:sz w:val="18"/>
          <w:szCs w:val="16"/>
        </w:rPr>
        <w:t xml:space="preserve">, </w:t>
      </w:r>
      <w:proofErr w:type="spellStart"/>
      <w:r w:rsidRPr="008640F5">
        <w:rPr>
          <w:sz w:val="18"/>
          <w:szCs w:val="16"/>
        </w:rPr>
        <w:t>ප්‍රජාවගේ</w:t>
      </w:r>
      <w:proofErr w:type="spellEnd"/>
      <w:r w:rsidRPr="008640F5">
        <w:rPr>
          <w:sz w:val="18"/>
          <w:szCs w:val="16"/>
        </w:rPr>
        <w:t xml:space="preserve"> </w:t>
      </w:r>
      <w:proofErr w:type="spellStart"/>
      <w:r w:rsidRPr="008640F5">
        <w:rPr>
          <w:sz w:val="18"/>
          <w:szCs w:val="16"/>
        </w:rPr>
        <w:t>සහ</w:t>
      </w:r>
      <w:proofErr w:type="spellEnd"/>
      <w:r w:rsidRPr="008640F5">
        <w:rPr>
          <w:sz w:val="18"/>
          <w:szCs w:val="16"/>
        </w:rPr>
        <w:t xml:space="preserve"> </w:t>
      </w:r>
      <w:proofErr w:type="spellStart"/>
      <w:r w:rsidRPr="008640F5">
        <w:rPr>
          <w:sz w:val="18"/>
          <w:szCs w:val="16"/>
        </w:rPr>
        <w:t>පරිසරයේ</w:t>
      </w:r>
      <w:proofErr w:type="spellEnd"/>
      <w:r w:rsidRPr="008640F5">
        <w:rPr>
          <w:sz w:val="18"/>
          <w:szCs w:val="16"/>
        </w:rPr>
        <w:t xml:space="preserve"> </w:t>
      </w:r>
      <w:proofErr w:type="spellStart"/>
      <w:r w:rsidRPr="008640F5">
        <w:rPr>
          <w:sz w:val="18"/>
          <w:szCs w:val="16"/>
        </w:rPr>
        <w:t>යහපත</w:t>
      </w:r>
      <w:proofErr w:type="spellEnd"/>
      <w:r w:rsidRPr="008640F5">
        <w:rPr>
          <w:sz w:val="18"/>
          <w:szCs w:val="16"/>
        </w:rPr>
        <w:t xml:space="preserve"> </w:t>
      </w:r>
      <w:proofErr w:type="spellStart"/>
      <w:r w:rsidRPr="008640F5">
        <w:rPr>
          <w:sz w:val="18"/>
          <w:szCs w:val="16"/>
        </w:rPr>
        <w:t>උදෙසා</w:t>
      </w:r>
      <w:proofErr w:type="spellEnd"/>
      <w:r w:rsidRPr="008640F5">
        <w:rPr>
          <w:sz w:val="18"/>
          <w:szCs w:val="16"/>
        </w:rPr>
        <w:t xml:space="preserve"> </w:t>
      </w:r>
      <w:proofErr w:type="spellStart"/>
      <w:r w:rsidRPr="008640F5">
        <w:rPr>
          <w:sz w:val="18"/>
          <w:szCs w:val="16"/>
        </w:rPr>
        <w:t>ස්වේච්ඡාවෙන්</w:t>
      </w:r>
      <w:proofErr w:type="spellEnd"/>
      <w:r w:rsidRPr="008640F5">
        <w:rPr>
          <w:sz w:val="18"/>
          <w:szCs w:val="16"/>
        </w:rPr>
        <w:t xml:space="preserve"> </w:t>
      </w:r>
      <w:proofErr w:type="spellStart"/>
      <w:r w:rsidRPr="008640F5">
        <w:rPr>
          <w:sz w:val="18"/>
          <w:szCs w:val="16"/>
        </w:rPr>
        <w:t>ඉටු</w:t>
      </w:r>
      <w:proofErr w:type="spellEnd"/>
      <w:r w:rsidRPr="008640F5">
        <w:rPr>
          <w:sz w:val="18"/>
          <w:szCs w:val="16"/>
        </w:rPr>
        <w:t xml:space="preserve"> </w:t>
      </w:r>
      <w:proofErr w:type="spellStart"/>
      <w:r w:rsidRPr="008640F5">
        <w:rPr>
          <w:sz w:val="18"/>
          <w:szCs w:val="16"/>
        </w:rPr>
        <w:t>කරනු</w:t>
      </w:r>
      <w:proofErr w:type="spellEnd"/>
      <w:r w:rsidRPr="008640F5">
        <w:rPr>
          <w:sz w:val="18"/>
          <w:szCs w:val="16"/>
        </w:rPr>
        <w:t xml:space="preserve"> </w:t>
      </w:r>
      <w:proofErr w:type="spellStart"/>
      <w:r w:rsidRPr="008640F5">
        <w:rPr>
          <w:sz w:val="18"/>
          <w:szCs w:val="16"/>
        </w:rPr>
        <w:t>ලබන</w:t>
      </w:r>
      <w:proofErr w:type="spellEnd"/>
      <w:r w:rsidRPr="008640F5">
        <w:rPr>
          <w:sz w:val="18"/>
          <w:szCs w:val="16"/>
        </w:rPr>
        <w:t xml:space="preserve"> </w:t>
      </w:r>
      <w:proofErr w:type="spellStart"/>
      <w:r w:rsidRPr="008640F5">
        <w:rPr>
          <w:sz w:val="18"/>
          <w:szCs w:val="16"/>
        </w:rPr>
        <w:t>මෙහෙවරයි</w:t>
      </w:r>
      <w:proofErr w:type="spellEnd"/>
      <w:r w:rsidRPr="008640F5">
        <w:rPr>
          <w:sz w:val="18"/>
          <w:szCs w:val="16"/>
        </w:rPr>
        <w:t>.</w:t>
      </w:r>
    </w:p>
    <w:p w14:paraId="79C8D1F3" w14:textId="77777777" w:rsidR="00EA27FE" w:rsidRPr="008640F5" w:rsidRDefault="00000000">
      <w:pPr>
        <w:spacing w:after="240" w:line="360" w:lineRule="auto"/>
        <w:rPr>
          <w:sz w:val="18"/>
          <w:szCs w:val="16"/>
        </w:rPr>
      </w:pPr>
      <w:r w:rsidRPr="008640F5">
        <w:rPr>
          <w:i/>
          <w:sz w:val="18"/>
          <w:szCs w:val="16"/>
        </w:rPr>
        <w:t>[</w:t>
      </w:r>
      <w:proofErr w:type="spellStart"/>
      <w:r w:rsidRPr="008640F5">
        <w:rPr>
          <w:i/>
          <w:sz w:val="18"/>
          <w:szCs w:val="16"/>
        </w:rPr>
        <w:t>අවබෝධය</w:t>
      </w:r>
      <w:proofErr w:type="spellEnd"/>
      <w:r w:rsidRPr="008640F5">
        <w:rPr>
          <w:i/>
          <w:sz w:val="18"/>
          <w:szCs w:val="16"/>
        </w:rPr>
        <w:t xml:space="preserve"> (Understanding) | </w:t>
      </w:r>
      <w:proofErr w:type="spellStart"/>
      <w:r w:rsidRPr="008640F5">
        <w:rPr>
          <w:i/>
          <w:sz w:val="18"/>
          <w:szCs w:val="16"/>
        </w:rPr>
        <w:t>ව්‍යාපාර</w:t>
      </w:r>
      <w:proofErr w:type="spellEnd"/>
      <w:r w:rsidRPr="008640F5">
        <w:rPr>
          <w:i/>
          <w:sz w:val="18"/>
          <w:szCs w:val="16"/>
        </w:rPr>
        <w:t xml:space="preserve"> </w:t>
      </w:r>
      <w:proofErr w:type="spellStart"/>
      <w:r w:rsidRPr="008640F5">
        <w:rPr>
          <w:i/>
          <w:sz w:val="18"/>
          <w:szCs w:val="16"/>
        </w:rPr>
        <w:t>ආචාර</w:t>
      </w:r>
      <w:proofErr w:type="spellEnd"/>
      <w:r w:rsidRPr="008640F5">
        <w:rPr>
          <w:i/>
          <w:sz w:val="18"/>
          <w:szCs w:val="16"/>
        </w:rPr>
        <w:t xml:space="preserve"> </w:t>
      </w:r>
      <w:proofErr w:type="spellStart"/>
      <w:r w:rsidRPr="008640F5">
        <w:rPr>
          <w:i/>
          <w:sz w:val="18"/>
          <w:szCs w:val="16"/>
        </w:rPr>
        <w:t>ධර්ම</w:t>
      </w:r>
      <w:proofErr w:type="spellEnd"/>
      <w:r w:rsidRPr="008640F5">
        <w:rPr>
          <w:i/>
          <w:sz w:val="18"/>
          <w:szCs w:val="16"/>
        </w:rPr>
        <w:t>]</w:t>
      </w:r>
    </w:p>
    <w:p w14:paraId="282B498B" w14:textId="77777777" w:rsidR="00EA27FE" w:rsidRDefault="00000000">
      <w:pPr>
        <w:spacing w:after="240" w:line="360" w:lineRule="auto"/>
      </w:pPr>
      <w:r>
        <w:rPr>
          <w:b/>
        </w:rPr>
        <w:t>Q79:</w:t>
      </w:r>
      <w:r>
        <w:t xml:space="preserve"> </w:t>
      </w:r>
      <w:proofErr w:type="spellStart"/>
      <w:r>
        <w:t>වෙළෙඳපොළ</w:t>
      </w:r>
      <w:proofErr w:type="spellEnd"/>
      <w:r>
        <w:t xml:space="preserve"> </w:t>
      </w:r>
      <w:proofErr w:type="spellStart"/>
      <w:r>
        <w:t>තුළ</w:t>
      </w:r>
      <w:proofErr w:type="spellEnd"/>
      <w:r>
        <w:t xml:space="preserve"> </w:t>
      </w:r>
      <w:proofErr w:type="spellStart"/>
      <w:r>
        <w:t>දී</w:t>
      </w:r>
      <w:proofErr w:type="spellEnd"/>
      <w:r>
        <w:t xml:space="preserve"> </w:t>
      </w:r>
      <w:proofErr w:type="spellStart"/>
      <w:r>
        <w:t>පාරිභෝගිකයන්</w:t>
      </w:r>
      <w:proofErr w:type="spellEnd"/>
      <w:r>
        <w:t xml:space="preserve"> </w:t>
      </w:r>
      <w:proofErr w:type="spellStart"/>
      <w:r>
        <w:t>මුහුණ</w:t>
      </w:r>
      <w:proofErr w:type="spellEnd"/>
      <w:r>
        <w:t xml:space="preserve"> </w:t>
      </w:r>
      <w:proofErr w:type="spellStart"/>
      <w:r>
        <w:t>දෙන</w:t>
      </w:r>
      <w:proofErr w:type="spellEnd"/>
      <w:r>
        <w:t xml:space="preserve"> </w:t>
      </w:r>
      <w:proofErr w:type="spellStart"/>
      <w:r>
        <w:t>ප්‍රධාන</w:t>
      </w:r>
      <w:proofErr w:type="spellEnd"/>
      <w:r>
        <w:t xml:space="preserve"> </w:t>
      </w:r>
      <w:proofErr w:type="spellStart"/>
      <w:r>
        <w:t>ගැටලු</w:t>
      </w:r>
      <w:proofErr w:type="spellEnd"/>
      <w:r>
        <w:t xml:space="preserve"> </w:t>
      </w:r>
      <w:proofErr w:type="spellStart"/>
      <w:r>
        <w:t>දෙකක්</w:t>
      </w:r>
      <w:proofErr w:type="spellEnd"/>
      <w:r>
        <w:t xml:space="preserve"> </w:t>
      </w:r>
      <w:proofErr w:type="spellStart"/>
      <w:r>
        <w:t>පැහැදිලි</w:t>
      </w:r>
      <w:proofErr w:type="spellEnd"/>
      <w:r>
        <w:t xml:space="preserve"> </w:t>
      </w:r>
      <w:proofErr w:type="spellStart"/>
      <w:r>
        <w:t>කරන්න</w:t>
      </w:r>
      <w:proofErr w:type="spellEnd"/>
      <w:r>
        <w:t>.</w:t>
      </w:r>
    </w:p>
    <w:p w14:paraId="1FB1337D" w14:textId="77777777" w:rsidR="00EA27FE" w:rsidRDefault="00000000">
      <w:pPr>
        <w:spacing w:after="240" w:line="360" w:lineRule="auto"/>
      </w:pPr>
      <w:r>
        <w:rPr>
          <w:b/>
        </w:rPr>
        <w:t>A79:</w:t>
      </w:r>
      <w:r>
        <w:t xml:space="preserve"> </w:t>
      </w:r>
      <w:proofErr w:type="spellStart"/>
      <w:r>
        <w:t>වෙළෙඳපොළ</w:t>
      </w:r>
      <w:proofErr w:type="spellEnd"/>
      <w:r>
        <w:t xml:space="preserve"> </w:t>
      </w:r>
      <w:proofErr w:type="spellStart"/>
      <w:r>
        <w:t>තුළ</w:t>
      </w:r>
      <w:proofErr w:type="spellEnd"/>
      <w:r>
        <w:t xml:space="preserve"> </w:t>
      </w:r>
      <w:proofErr w:type="spellStart"/>
      <w:r>
        <w:t>දී</w:t>
      </w:r>
      <w:proofErr w:type="spellEnd"/>
      <w:r>
        <w:t xml:space="preserve"> </w:t>
      </w:r>
      <w:proofErr w:type="spellStart"/>
      <w:r>
        <w:t>පාරිභෝගිකයන්</w:t>
      </w:r>
      <w:proofErr w:type="spellEnd"/>
      <w:r>
        <w:t xml:space="preserve"> </w:t>
      </w:r>
      <w:proofErr w:type="spellStart"/>
      <w:r>
        <w:t>මුහුණ</w:t>
      </w:r>
      <w:proofErr w:type="spellEnd"/>
      <w:r>
        <w:t xml:space="preserve"> </w:t>
      </w:r>
      <w:proofErr w:type="spellStart"/>
      <w:r>
        <w:t>දෙන</w:t>
      </w:r>
      <w:proofErr w:type="spellEnd"/>
      <w:r>
        <w:t xml:space="preserve"> </w:t>
      </w:r>
      <w:proofErr w:type="spellStart"/>
      <w:r>
        <w:t>ප්‍රධාන</w:t>
      </w:r>
      <w:proofErr w:type="spellEnd"/>
      <w:r>
        <w:t xml:space="preserve"> </w:t>
      </w:r>
      <w:proofErr w:type="spellStart"/>
      <w:r>
        <w:t>ගැටලු</w:t>
      </w:r>
      <w:proofErr w:type="spellEnd"/>
      <w:r>
        <w:t xml:space="preserve"> </w:t>
      </w:r>
      <w:proofErr w:type="spellStart"/>
      <w:r>
        <w:t>දෙකක්</w:t>
      </w:r>
      <w:proofErr w:type="spellEnd"/>
      <w:r>
        <w:t xml:space="preserve"> </w:t>
      </w:r>
      <w:proofErr w:type="spellStart"/>
      <w:r>
        <w:t>පහත</w:t>
      </w:r>
      <w:proofErr w:type="spellEnd"/>
      <w:r>
        <w:t xml:space="preserve"> </w:t>
      </w:r>
      <w:proofErr w:type="spellStart"/>
      <w:r>
        <w:t>පරිදි</w:t>
      </w:r>
      <w:proofErr w:type="spellEnd"/>
      <w:r>
        <w:t xml:space="preserve"> </w:t>
      </w:r>
      <w:proofErr w:type="spellStart"/>
      <w:r>
        <w:t>වේ</w:t>
      </w:r>
      <w:proofErr w:type="spellEnd"/>
      <w:r>
        <w:t xml:space="preserve">: 1. </w:t>
      </w:r>
      <w:proofErr w:type="spellStart"/>
      <w:r>
        <w:t>බාල</w:t>
      </w:r>
      <w:proofErr w:type="spellEnd"/>
      <w:r>
        <w:t xml:space="preserve"> </w:t>
      </w:r>
      <w:proofErr w:type="spellStart"/>
      <w:r>
        <w:t>හෝ</w:t>
      </w:r>
      <w:proofErr w:type="spellEnd"/>
      <w:r>
        <w:t xml:space="preserve"> </w:t>
      </w:r>
      <w:proofErr w:type="spellStart"/>
      <w:r>
        <w:t>ප්‍රමිතියෙන්</w:t>
      </w:r>
      <w:proofErr w:type="spellEnd"/>
      <w:r>
        <w:t xml:space="preserve"> </w:t>
      </w:r>
      <w:proofErr w:type="spellStart"/>
      <w:r>
        <w:t>තොර</w:t>
      </w:r>
      <w:proofErr w:type="spellEnd"/>
      <w:r>
        <w:t xml:space="preserve"> </w:t>
      </w:r>
      <w:proofErr w:type="spellStart"/>
      <w:r>
        <w:t>භාණ්ඩ</w:t>
      </w:r>
      <w:proofErr w:type="spellEnd"/>
      <w:r>
        <w:t xml:space="preserve"> </w:t>
      </w:r>
      <w:proofErr w:type="spellStart"/>
      <w:r>
        <w:t>අලෙවි</w:t>
      </w:r>
      <w:proofErr w:type="spellEnd"/>
      <w:r>
        <w:t xml:space="preserve"> </w:t>
      </w:r>
      <w:proofErr w:type="spellStart"/>
      <w:r>
        <w:t>කිරීම</w:t>
      </w:r>
      <w:proofErr w:type="spellEnd"/>
      <w:r>
        <w:t xml:space="preserve"> - </w:t>
      </w:r>
      <w:proofErr w:type="spellStart"/>
      <w:r>
        <w:t>නිෂ්පාදකයන්</w:t>
      </w:r>
      <w:proofErr w:type="spellEnd"/>
      <w:r>
        <w:t xml:space="preserve"> </w:t>
      </w:r>
      <w:proofErr w:type="spellStart"/>
      <w:r>
        <w:t>හෝ</w:t>
      </w:r>
      <w:proofErr w:type="spellEnd"/>
      <w:r>
        <w:t xml:space="preserve"> </w:t>
      </w:r>
      <w:proofErr w:type="spellStart"/>
      <w:r>
        <w:t>වෙළෙඳුන්</w:t>
      </w:r>
      <w:proofErr w:type="spellEnd"/>
      <w:r>
        <w:t xml:space="preserve"> </w:t>
      </w:r>
      <w:proofErr w:type="spellStart"/>
      <w:r>
        <w:t>අධික</w:t>
      </w:r>
      <w:proofErr w:type="spellEnd"/>
      <w:r>
        <w:t xml:space="preserve"> </w:t>
      </w:r>
      <w:proofErr w:type="spellStart"/>
      <w:r>
        <w:t>ලාභ</w:t>
      </w:r>
      <w:proofErr w:type="spellEnd"/>
      <w:r>
        <w:t xml:space="preserve"> </w:t>
      </w:r>
      <w:proofErr w:type="spellStart"/>
      <w:r>
        <w:t>ලැබීමේ</w:t>
      </w:r>
      <w:proofErr w:type="spellEnd"/>
      <w:r>
        <w:t xml:space="preserve"> </w:t>
      </w:r>
      <w:proofErr w:type="spellStart"/>
      <w:r>
        <w:t>අරමුණින්</w:t>
      </w:r>
      <w:proofErr w:type="spellEnd"/>
      <w:r>
        <w:t xml:space="preserve"> </w:t>
      </w:r>
      <w:proofErr w:type="spellStart"/>
      <w:r>
        <w:t>සෞඛ්‍යයට</w:t>
      </w:r>
      <w:proofErr w:type="spellEnd"/>
      <w:r>
        <w:t xml:space="preserve"> </w:t>
      </w:r>
      <w:proofErr w:type="spellStart"/>
      <w:r>
        <w:t>අහිතකර</w:t>
      </w:r>
      <w:proofErr w:type="spellEnd"/>
      <w:r>
        <w:t xml:space="preserve"> </w:t>
      </w:r>
      <w:proofErr w:type="spellStart"/>
      <w:r>
        <w:t>හෝ</w:t>
      </w:r>
      <w:proofErr w:type="spellEnd"/>
      <w:r>
        <w:t xml:space="preserve"> </w:t>
      </w:r>
      <w:proofErr w:type="spellStart"/>
      <w:r>
        <w:t>ගුණාත්මකභාවයෙන්</w:t>
      </w:r>
      <w:proofErr w:type="spellEnd"/>
      <w:r>
        <w:t xml:space="preserve"> </w:t>
      </w:r>
      <w:proofErr w:type="spellStart"/>
      <w:r>
        <w:t>අඩු</w:t>
      </w:r>
      <w:proofErr w:type="spellEnd"/>
      <w:r>
        <w:t xml:space="preserve"> </w:t>
      </w:r>
      <w:proofErr w:type="spellStart"/>
      <w:r>
        <w:t>භාණ්ඩ</w:t>
      </w:r>
      <w:proofErr w:type="spellEnd"/>
      <w:r>
        <w:t xml:space="preserve"> </w:t>
      </w:r>
      <w:proofErr w:type="spellStart"/>
      <w:r>
        <w:t>අලෙවි</w:t>
      </w:r>
      <w:proofErr w:type="spellEnd"/>
      <w:r>
        <w:t xml:space="preserve"> </w:t>
      </w:r>
      <w:proofErr w:type="spellStart"/>
      <w:r>
        <w:t>කිරීම</w:t>
      </w:r>
      <w:proofErr w:type="spellEnd"/>
      <w:r>
        <w:t xml:space="preserve">. 2. </w:t>
      </w:r>
      <w:proofErr w:type="spellStart"/>
      <w:r>
        <w:t>අසත්‍ය</w:t>
      </w:r>
      <w:proofErr w:type="spellEnd"/>
      <w:r>
        <w:t xml:space="preserve"> </w:t>
      </w:r>
      <w:proofErr w:type="spellStart"/>
      <w:r>
        <w:t>හෝ</w:t>
      </w:r>
      <w:proofErr w:type="spellEnd"/>
      <w:r>
        <w:t xml:space="preserve"> </w:t>
      </w:r>
      <w:proofErr w:type="spellStart"/>
      <w:r>
        <w:t>මුළා</w:t>
      </w:r>
      <w:proofErr w:type="spellEnd"/>
      <w:r>
        <w:t xml:space="preserve"> </w:t>
      </w:r>
      <w:proofErr w:type="spellStart"/>
      <w:r>
        <w:t>කරවන</w:t>
      </w:r>
      <w:proofErr w:type="spellEnd"/>
      <w:r>
        <w:t xml:space="preserve"> </w:t>
      </w:r>
      <w:proofErr w:type="spellStart"/>
      <w:r>
        <w:t>සුළු</w:t>
      </w:r>
      <w:proofErr w:type="spellEnd"/>
      <w:r>
        <w:t xml:space="preserve"> </w:t>
      </w:r>
      <w:proofErr w:type="spellStart"/>
      <w:r>
        <w:t>වෙළෙඳ</w:t>
      </w:r>
      <w:proofErr w:type="spellEnd"/>
      <w:r>
        <w:t xml:space="preserve"> </w:t>
      </w:r>
      <w:proofErr w:type="spellStart"/>
      <w:r>
        <w:t>දැන්වීම්</w:t>
      </w:r>
      <w:proofErr w:type="spellEnd"/>
      <w:r>
        <w:t xml:space="preserve"> </w:t>
      </w:r>
      <w:proofErr w:type="spellStart"/>
      <w:r>
        <w:t>පළ</w:t>
      </w:r>
      <w:proofErr w:type="spellEnd"/>
      <w:r>
        <w:t xml:space="preserve"> </w:t>
      </w:r>
      <w:proofErr w:type="spellStart"/>
      <w:r>
        <w:t>කිරීම</w:t>
      </w:r>
      <w:proofErr w:type="spellEnd"/>
      <w:r>
        <w:t xml:space="preserve"> - </w:t>
      </w:r>
      <w:proofErr w:type="spellStart"/>
      <w:r>
        <w:t>භාණ්ඩයේ</w:t>
      </w:r>
      <w:proofErr w:type="spellEnd"/>
      <w:r>
        <w:t xml:space="preserve"> </w:t>
      </w:r>
      <w:proofErr w:type="spellStart"/>
      <w:r>
        <w:t>සැබෑ</w:t>
      </w:r>
      <w:proofErr w:type="spellEnd"/>
      <w:r>
        <w:t xml:space="preserve"> </w:t>
      </w:r>
      <w:proofErr w:type="spellStart"/>
      <w:r>
        <w:t>තත්ත්වය</w:t>
      </w:r>
      <w:proofErr w:type="spellEnd"/>
      <w:r>
        <w:t xml:space="preserve"> </w:t>
      </w:r>
      <w:proofErr w:type="spellStart"/>
      <w:r>
        <w:t>සඟවා</w:t>
      </w:r>
      <w:proofErr w:type="spellEnd"/>
      <w:r>
        <w:t xml:space="preserve"> </w:t>
      </w:r>
      <w:proofErr w:type="spellStart"/>
      <w:r>
        <w:t>පාරිභෝගිකයා</w:t>
      </w:r>
      <w:proofErr w:type="spellEnd"/>
      <w:r>
        <w:t xml:space="preserve"> </w:t>
      </w:r>
      <w:proofErr w:type="spellStart"/>
      <w:r>
        <w:t>මුළා</w:t>
      </w:r>
      <w:proofErr w:type="spellEnd"/>
      <w:r>
        <w:t xml:space="preserve"> </w:t>
      </w:r>
      <w:proofErr w:type="spellStart"/>
      <w:r>
        <w:t>කරමින්</w:t>
      </w:r>
      <w:proofErr w:type="spellEnd"/>
      <w:r>
        <w:t xml:space="preserve"> </w:t>
      </w:r>
      <w:proofErr w:type="spellStart"/>
      <w:r>
        <w:t>අලෙවිය</w:t>
      </w:r>
      <w:proofErr w:type="spellEnd"/>
      <w:r>
        <w:t xml:space="preserve"> </w:t>
      </w:r>
      <w:proofErr w:type="spellStart"/>
      <w:r>
        <w:t>ඉහළ</w:t>
      </w:r>
      <w:proofErr w:type="spellEnd"/>
      <w:r>
        <w:t xml:space="preserve"> </w:t>
      </w:r>
      <w:proofErr w:type="spellStart"/>
      <w:r>
        <w:t>නැංවීමට</w:t>
      </w:r>
      <w:proofErr w:type="spellEnd"/>
      <w:r>
        <w:t xml:space="preserve"> </w:t>
      </w:r>
      <w:proofErr w:type="spellStart"/>
      <w:r>
        <w:t>කටයුතු</w:t>
      </w:r>
      <w:proofErr w:type="spellEnd"/>
      <w:r>
        <w:t xml:space="preserve"> </w:t>
      </w:r>
      <w:proofErr w:type="spellStart"/>
      <w:r>
        <w:t>කිරීම</w:t>
      </w:r>
      <w:proofErr w:type="spellEnd"/>
      <w:r>
        <w:t>.</w:t>
      </w:r>
    </w:p>
    <w:p w14:paraId="6C10FBA7" w14:textId="77777777" w:rsidR="00EA27FE" w:rsidRDefault="00000000">
      <w:pPr>
        <w:spacing w:after="240" w:line="360" w:lineRule="auto"/>
      </w:pPr>
      <w:r>
        <w:rPr>
          <w:i/>
        </w:rPr>
        <w:lastRenderedPageBreak/>
        <w:t>[</w:t>
      </w:r>
      <w:proofErr w:type="spellStart"/>
      <w:r>
        <w:rPr>
          <w:i/>
        </w:rPr>
        <w:t>අවබෝධය</w:t>
      </w:r>
      <w:proofErr w:type="spellEnd"/>
      <w:r>
        <w:rPr>
          <w:i/>
        </w:rPr>
        <w:t xml:space="preserve"> (Understanding) | </w:t>
      </w:r>
      <w:proofErr w:type="spellStart"/>
      <w:r>
        <w:rPr>
          <w:i/>
        </w:rPr>
        <w:t>පාරිභෝගික</w:t>
      </w:r>
      <w:proofErr w:type="spellEnd"/>
      <w:r>
        <w:rPr>
          <w:i/>
        </w:rPr>
        <w:t xml:space="preserve"> </w:t>
      </w:r>
      <w:proofErr w:type="spellStart"/>
      <w:r>
        <w:rPr>
          <w:i/>
        </w:rPr>
        <w:t>ආරක්ෂණය</w:t>
      </w:r>
      <w:proofErr w:type="spellEnd"/>
      <w:r>
        <w:rPr>
          <w:i/>
        </w:rPr>
        <w:t>]</w:t>
      </w:r>
    </w:p>
    <w:p w14:paraId="62932D2D" w14:textId="77777777" w:rsidR="00EA27FE" w:rsidRDefault="00000000">
      <w:pPr>
        <w:spacing w:after="240" w:line="360" w:lineRule="auto"/>
      </w:pPr>
      <w:r>
        <w:rPr>
          <w:b/>
        </w:rPr>
        <w:t>Q80:</w:t>
      </w:r>
      <w:r>
        <w:t xml:space="preserve"> '</w:t>
      </w:r>
      <w:proofErr w:type="spellStart"/>
      <w:r>
        <w:t>සුජීව</w:t>
      </w:r>
      <w:proofErr w:type="spellEnd"/>
      <w:r>
        <w:t xml:space="preserve">' </w:t>
      </w:r>
      <w:proofErr w:type="spellStart"/>
      <w:r>
        <w:t>මහතා</w:t>
      </w:r>
      <w:proofErr w:type="spellEnd"/>
      <w:r>
        <w:t xml:space="preserve"> </w:t>
      </w:r>
      <w:proofErr w:type="spellStart"/>
      <w:r>
        <w:t>විසින්</w:t>
      </w:r>
      <w:proofErr w:type="spellEnd"/>
      <w:r>
        <w:t xml:space="preserve"> </w:t>
      </w:r>
      <w:proofErr w:type="spellStart"/>
      <w:r>
        <w:t>ප්ලාස්ටික්</w:t>
      </w:r>
      <w:proofErr w:type="spellEnd"/>
      <w:r>
        <w:t xml:space="preserve"> </w:t>
      </w:r>
      <w:proofErr w:type="spellStart"/>
      <w:r>
        <w:t>බෝතල්</w:t>
      </w:r>
      <w:proofErr w:type="spellEnd"/>
      <w:r>
        <w:t xml:space="preserve"> </w:t>
      </w:r>
      <w:proofErr w:type="spellStart"/>
      <w:r>
        <w:t>නිෂ්පාදන</w:t>
      </w:r>
      <w:proofErr w:type="spellEnd"/>
      <w:r>
        <w:t xml:space="preserve"> </w:t>
      </w:r>
      <w:proofErr w:type="spellStart"/>
      <w:r>
        <w:t>ව්‍යාපාරයක්</w:t>
      </w:r>
      <w:proofErr w:type="spellEnd"/>
      <w:r>
        <w:t xml:space="preserve"> </w:t>
      </w:r>
      <w:proofErr w:type="spellStart"/>
      <w:r>
        <w:t>පවත්වාගෙන</w:t>
      </w:r>
      <w:proofErr w:type="spellEnd"/>
      <w:r>
        <w:t xml:space="preserve"> </w:t>
      </w:r>
      <w:proofErr w:type="spellStart"/>
      <w:r>
        <w:t>යනු</w:t>
      </w:r>
      <w:proofErr w:type="spellEnd"/>
      <w:r>
        <w:t xml:space="preserve"> </w:t>
      </w:r>
      <w:proofErr w:type="spellStart"/>
      <w:r>
        <w:t>ලබයි</w:t>
      </w:r>
      <w:proofErr w:type="spellEnd"/>
      <w:r>
        <w:t xml:space="preserve">. </w:t>
      </w:r>
      <w:proofErr w:type="spellStart"/>
      <w:r>
        <w:t>ඔහු</w:t>
      </w:r>
      <w:proofErr w:type="spellEnd"/>
      <w:r>
        <w:t xml:space="preserve"> </w:t>
      </w:r>
      <w:proofErr w:type="spellStart"/>
      <w:r>
        <w:t>තම</w:t>
      </w:r>
      <w:proofErr w:type="spellEnd"/>
      <w:r>
        <w:t xml:space="preserve"> </w:t>
      </w:r>
      <w:proofErr w:type="spellStart"/>
      <w:r>
        <w:t>ව්‍යාපාරය</w:t>
      </w:r>
      <w:proofErr w:type="spellEnd"/>
      <w:r>
        <w:t xml:space="preserve"> </w:t>
      </w:r>
      <w:proofErr w:type="spellStart"/>
      <w:r>
        <w:t>සඳහා</w:t>
      </w:r>
      <w:proofErr w:type="spellEnd"/>
      <w:r>
        <w:t xml:space="preserve"> </w:t>
      </w:r>
      <w:proofErr w:type="spellStart"/>
      <w:r>
        <w:t>තිරසාර</w:t>
      </w:r>
      <w:proofErr w:type="spellEnd"/>
      <w:r>
        <w:t xml:space="preserve"> </w:t>
      </w:r>
      <w:proofErr w:type="spellStart"/>
      <w:r>
        <w:t>පාරිසරික</w:t>
      </w:r>
      <w:proofErr w:type="spellEnd"/>
      <w:r>
        <w:t xml:space="preserve"> </w:t>
      </w:r>
      <w:proofErr w:type="spellStart"/>
      <w:r>
        <w:t>වගකීමක්</w:t>
      </w:r>
      <w:proofErr w:type="spellEnd"/>
      <w:r>
        <w:t xml:space="preserve"> </w:t>
      </w:r>
      <w:proofErr w:type="spellStart"/>
      <w:r>
        <w:t>ඉටු</w:t>
      </w:r>
      <w:proofErr w:type="spellEnd"/>
      <w:r>
        <w:t xml:space="preserve"> </w:t>
      </w:r>
      <w:proofErr w:type="spellStart"/>
      <w:r>
        <w:t>කිරීම</w:t>
      </w:r>
      <w:proofErr w:type="spellEnd"/>
      <w:r>
        <w:t xml:space="preserve"> </w:t>
      </w:r>
      <w:proofErr w:type="spellStart"/>
      <w:r>
        <w:t>වෙනුවෙන්</w:t>
      </w:r>
      <w:proofErr w:type="spellEnd"/>
      <w:r>
        <w:t xml:space="preserve"> </w:t>
      </w:r>
      <w:proofErr w:type="spellStart"/>
      <w:r>
        <w:t>යෙදිය</w:t>
      </w:r>
      <w:proofErr w:type="spellEnd"/>
      <w:r>
        <w:t xml:space="preserve"> </w:t>
      </w:r>
      <w:proofErr w:type="spellStart"/>
      <w:r>
        <w:t>හැකි</w:t>
      </w:r>
      <w:proofErr w:type="spellEnd"/>
      <w:r>
        <w:t xml:space="preserve"> </w:t>
      </w:r>
      <w:proofErr w:type="spellStart"/>
      <w:r>
        <w:t>පියවර</w:t>
      </w:r>
      <w:proofErr w:type="spellEnd"/>
      <w:r>
        <w:t xml:space="preserve"> </w:t>
      </w:r>
      <w:proofErr w:type="spellStart"/>
      <w:r>
        <w:t>දෙකක්</w:t>
      </w:r>
      <w:proofErr w:type="spellEnd"/>
      <w:r>
        <w:t xml:space="preserve"> </w:t>
      </w:r>
      <w:proofErr w:type="spellStart"/>
      <w:r>
        <w:t>යෝජනා</w:t>
      </w:r>
      <w:proofErr w:type="spellEnd"/>
      <w:r>
        <w:t xml:space="preserve"> </w:t>
      </w:r>
      <w:proofErr w:type="spellStart"/>
      <w:r>
        <w:t>කරන්න</w:t>
      </w:r>
      <w:proofErr w:type="spellEnd"/>
      <w:r>
        <w:t>.</w:t>
      </w:r>
    </w:p>
    <w:p w14:paraId="43390CC3" w14:textId="77777777" w:rsidR="00EA27FE" w:rsidRDefault="00000000">
      <w:pPr>
        <w:spacing w:after="240" w:line="360" w:lineRule="auto"/>
      </w:pPr>
      <w:r>
        <w:rPr>
          <w:b/>
        </w:rPr>
        <w:t>A80:</w:t>
      </w:r>
      <w:r>
        <w:t xml:space="preserve"> </w:t>
      </w:r>
      <w:proofErr w:type="spellStart"/>
      <w:r>
        <w:t>සුජීව</w:t>
      </w:r>
      <w:proofErr w:type="spellEnd"/>
      <w:r>
        <w:t xml:space="preserve"> </w:t>
      </w:r>
      <w:proofErr w:type="spellStart"/>
      <w:r>
        <w:t>මහතාට</w:t>
      </w:r>
      <w:proofErr w:type="spellEnd"/>
      <w:r>
        <w:t xml:space="preserve"> </w:t>
      </w:r>
      <w:proofErr w:type="spellStart"/>
      <w:r>
        <w:t>පාරිසරික</w:t>
      </w:r>
      <w:proofErr w:type="spellEnd"/>
      <w:r>
        <w:t xml:space="preserve"> </w:t>
      </w:r>
      <w:proofErr w:type="spellStart"/>
      <w:r>
        <w:t>වගකීම</w:t>
      </w:r>
      <w:proofErr w:type="spellEnd"/>
      <w:r>
        <w:t xml:space="preserve"> </w:t>
      </w:r>
      <w:proofErr w:type="spellStart"/>
      <w:r>
        <w:t>ඉටු</w:t>
      </w:r>
      <w:proofErr w:type="spellEnd"/>
      <w:r>
        <w:t xml:space="preserve"> </w:t>
      </w:r>
      <w:proofErr w:type="spellStart"/>
      <w:r>
        <w:t>කිරීම</w:t>
      </w:r>
      <w:proofErr w:type="spellEnd"/>
      <w:r>
        <w:t xml:space="preserve"> </w:t>
      </w:r>
      <w:proofErr w:type="spellStart"/>
      <w:r>
        <w:t>සඳහා</w:t>
      </w:r>
      <w:proofErr w:type="spellEnd"/>
      <w:r>
        <w:t xml:space="preserve"> </w:t>
      </w:r>
      <w:proofErr w:type="spellStart"/>
      <w:r>
        <w:t>පහත</w:t>
      </w:r>
      <w:proofErr w:type="spellEnd"/>
      <w:r>
        <w:t xml:space="preserve"> </w:t>
      </w:r>
      <w:proofErr w:type="spellStart"/>
      <w:r>
        <w:t>පියවර</w:t>
      </w:r>
      <w:proofErr w:type="spellEnd"/>
      <w:r>
        <w:t xml:space="preserve"> </w:t>
      </w:r>
      <w:proofErr w:type="spellStart"/>
      <w:r>
        <w:t>යෙදිය</w:t>
      </w:r>
      <w:proofErr w:type="spellEnd"/>
      <w:r>
        <w:t xml:space="preserve"> </w:t>
      </w:r>
      <w:proofErr w:type="spellStart"/>
      <w:r>
        <w:t>හැක</w:t>
      </w:r>
      <w:proofErr w:type="spellEnd"/>
      <w:r>
        <w:t xml:space="preserve">: 1. </w:t>
      </w:r>
      <w:proofErr w:type="spellStart"/>
      <w:r>
        <w:t>ප්‍රතිචක්‍රීකරණය</w:t>
      </w:r>
      <w:proofErr w:type="spellEnd"/>
      <w:r>
        <w:t xml:space="preserve"> </w:t>
      </w:r>
      <w:proofErr w:type="spellStart"/>
      <w:r>
        <w:t>කළ</w:t>
      </w:r>
      <w:proofErr w:type="spellEnd"/>
      <w:r>
        <w:t xml:space="preserve"> </w:t>
      </w:r>
      <w:proofErr w:type="spellStart"/>
      <w:r>
        <w:t>හැකි</w:t>
      </w:r>
      <w:proofErr w:type="spellEnd"/>
      <w:r>
        <w:t xml:space="preserve"> (Recyclable) </w:t>
      </w:r>
      <w:proofErr w:type="spellStart"/>
      <w:r>
        <w:t>හෝ</w:t>
      </w:r>
      <w:proofErr w:type="spellEnd"/>
      <w:r>
        <w:t xml:space="preserve"> </w:t>
      </w:r>
      <w:proofErr w:type="spellStart"/>
      <w:r>
        <w:t>ජෛව</w:t>
      </w:r>
      <w:proofErr w:type="spellEnd"/>
      <w:r>
        <w:t xml:space="preserve"> </w:t>
      </w:r>
      <w:proofErr w:type="spellStart"/>
      <w:r>
        <w:t>හායනය</w:t>
      </w:r>
      <w:proofErr w:type="spellEnd"/>
      <w:r>
        <w:t xml:space="preserve"> </w:t>
      </w:r>
      <w:proofErr w:type="spellStart"/>
      <w:r>
        <w:t>වන</w:t>
      </w:r>
      <w:proofErr w:type="spellEnd"/>
      <w:r>
        <w:t xml:space="preserve"> (Biodegradable) </w:t>
      </w:r>
      <w:proofErr w:type="spellStart"/>
      <w:r>
        <w:t>අමුද්‍රව්‍ය</w:t>
      </w:r>
      <w:proofErr w:type="spellEnd"/>
      <w:r>
        <w:t xml:space="preserve"> </w:t>
      </w:r>
      <w:proofErr w:type="spellStart"/>
      <w:r>
        <w:t>භාවිතයෙන්</w:t>
      </w:r>
      <w:proofErr w:type="spellEnd"/>
      <w:r>
        <w:t xml:space="preserve"> </w:t>
      </w:r>
      <w:proofErr w:type="spellStart"/>
      <w:r>
        <w:t>බෝතල්</w:t>
      </w:r>
      <w:proofErr w:type="spellEnd"/>
      <w:r>
        <w:t xml:space="preserve"> </w:t>
      </w:r>
      <w:proofErr w:type="spellStart"/>
      <w:r>
        <w:t>නිෂ්පාදනය</w:t>
      </w:r>
      <w:proofErr w:type="spellEnd"/>
      <w:r>
        <w:t xml:space="preserve"> </w:t>
      </w:r>
      <w:proofErr w:type="spellStart"/>
      <w:r>
        <w:t>කිරීම</w:t>
      </w:r>
      <w:proofErr w:type="spellEnd"/>
      <w:r>
        <w:t xml:space="preserve">. 2. </w:t>
      </w:r>
      <w:proofErr w:type="spellStart"/>
      <w:r>
        <w:t>නිෂ්පාදන</w:t>
      </w:r>
      <w:proofErr w:type="spellEnd"/>
      <w:r>
        <w:t xml:space="preserve"> </w:t>
      </w:r>
      <w:proofErr w:type="spellStart"/>
      <w:r>
        <w:t>ක්‍රියාවලියේදී</w:t>
      </w:r>
      <w:proofErr w:type="spellEnd"/>
      <w:r>
        <w:t xml:space="preserve"> </w:t>
      </w:r>
      <w:proofErr w:type="spellStart"/>
      <w:r>
        <w:t>එකතු</w:t>
      </w:r>
      <w:proofErr w:type="spellEnd"/>
      <w:r>
        <w:t xml:space="preserve"> </w:t>
      </w:r>
      <w:proofErr w:type="spellStart"/>
      <w:r>
        <w:t>වන</w:t>
      </w:r>
      <w:proofErr w:type="spellEnd"/>
      <w:r>
        <w:t xml:space="preserve"> </w:t>
      </w:r>
      <w:proofErr w:type="spellStart"/>
      <w:r>
        <w:t>ප්ලාස්ටික්</w:t>
      </w:r>
      <w:proofErr w:type="spellEnd"/>
      <w:r>
        <w:t xml:space="preserve"> </w:t>
      </w:r>
      <w:proofErr w:type="spellStart"/>
      <w:r>
        <w:t>අපද්‍රව්‍ය</w:t>
      </w:r>
      <w:proofErr w:type="spellEnd"/>
      <w:r>
        <w:t xml:space="preserve"> </w:t>
      </w:r>
      <w:proofErr w:type="spellStart"/>
      <w:r>
        <w:t>පරිසරයට</w:t>
      </w:r>
      <w:proofErr w:type="spellEnd"/>
      <w:r>
        <w:t xml:space="preserve"> </w:t>
      </w:r>
      <w:proofErr w:type="spellStart"/>
      <w:r>
        <w:t>මුදා</w:t>
      </w:r>
      <w:proofErr w:type="spellEnd"/>
      <w:r>
        <w:t xml:space="preserve"> </w:t>
      </w:r>
      <w:proofErr w:type="spellStart"/>
      <w:r>
        <w:t>නොහැර</w:t>
      </w:r>
      <w:proofErr w:type="spellEnd"/>
      <w:r>
        <w:t xml:space="preserve">, </w:t>
      </w:r>
      <w:proofErr w:type="spellStart"/>
      <w:r>
        <w:t>ඒවා</w:t>
      </w:r>
      <w:proofErr w:type="spellEnd"/>
      <w:r>
        <w:t xml:space="preserve"> </w:t>
      </w:r>
      <w:proofErr w:type="spellStart"/>
      <w:r>
        <w:t>නැවත</w:t>
      </w:r>
      <w:proofErr w:type="spellEnd"/>
      <w:r>
        <w:t xml:space="preserve"> </w:t>
      </w:r>
      <w:proofErr w:type="spellStart"/>
      <w:r>
        <w:t>භාවිතයට</w:t>
      </w:r>
      <w:proofErr w:type="spellEnd"/>
      <w:r>
        <w:t xml:space="preserve"> </w:t>
      </w:r>
      <w:proofErr w:type="spellStart"/>
      <w:r>
        <w:t>ගත</w:t>
      </w:r>
      <w:proofErr w:type="spellEnd"/>
      <w:r>
        <w:t xml:space="preserve"> </w:t>
      </w:r>
      <w:proofErr w:type="spellStart"/>
      <w:r>
        <w:t>හැකි</w:t>
      </w:r>
      <w:proofErr w:type="spellEnd"/>
      <w:r>
        <w:t xml:space="preserve"> </w:t>
      </w:r>
      <w:proofErr w:type="spellStart"/>
      <w:r>
        <w:t>පරිදි</w:t>
      </w:r>
      <w:proofErr w:type="spellEnd"/>
      <w:r>
        <w:t xml:space="preserve"> </w:t>
      </w:r>
      <w:proofErr w:type="spellStart"/>
      <w:r>
        <w:t>ප්‍රතිචක්‍රීකරණ</w:t>
      </w:r>
      <w:proofErr w:type="spellEnd"/>
      <w:r>
        <w:t xml:space="preserve"> </w:t>
      </w:r>
      <w:proofErr w:type="spellStart"/>
      <w:r>
        <w:t>වැඩසටහනක්</w:t>
      </w:r>
      <w:proofErr w:type="spellEnd"/>
      <w:r>
        <w:t xml:space="preserve"> </w:t>
      </w:r>
      <w:proofErr w:type="spellStart"/>
      <w:r>
        <w:t>ක්‍රියාත්මක</w:t>
      </w:r>
      <w:proofErr w:type="spellEnd"/>
      <w:r>
        <w:t xml:space="preserve"> </w:t>
      </w:r>
      <w:proofErr w:type="spellStart"/>
      <w:r>
        <w:t>කිරීම</w:t>
      </w:r>
      <w:proofErr w:type="spellEnd"/>
      <w:r>
        <w:t>.</w:t>
      </w:r>
    </w:p>
    <w:p w14:paraId="7EAB6084" w14:textId="77777777" w:rsidR="00EA27FE" w:rsidRDefault="00000000">
      <w:pPr>
        <w:spacing w:after="240" w:line="360" w:lineRule="auto"/>
      </w:pPr>
      <w:r>
        <w:rPr>
          <w:i/>
        </w:rPr>
        <w:t>[</w:t>
      </w:r>
      <w:proofErr w:type="spellStart"/>
      <w:r>
        <w:rPr>
          <w:i/>
        </w:rPr>
        <w:t>යෙදුම</w:t>
      </w:r>
      <w:proofErr w:type="spellEnd"/>
      <w:r>
        <w:rPr>
          <w:i/>
        </w:rPr>
        <w:t xml:space="preserve"> (Application) | </w:t>
      </w:r>
      <w:proofErr w:type="spellStart"/>
      <w:r>
        <w:rPr>
          <w:i/>
        </w:rPr>
        <w:t>පාරිසරික</w:t>
      </w:r>
      <w:proofErr w:type="spellEnd"/>
      <w:r>
        <w:rPr>
          <w:i/>
        </w:rPr>
        <w:t xml:space="preserve"> </w:t>
      </w:r>
      <w:proofErr w:type="spellStart"/>
      <w:r>
        <w:rPr>
          <w:i/>
        </w:rPr>
        <w:t>වගකීම</w:t>
      </w:r>
      <w:proofErr w:type="spellEnd"/>
      <w:r>
        <w:rPr>
          <w:i/>
        </w:rPr>
        <w:t>]</w:t>
      </w:r>
    </w:p>
    <w:p w14:paraId="0FA29354" w14:textId="77777777" w:rsidR="00EA27FE" w:rsidRDefault="00000000">
      <w:pPr>
        <w:spacing w:after="240" w:line="360" w:lineRule="auto"/>
      </w:pPr>
      <w:r>
        <w:rPr>
          <w:b/>
        </w:rPr>
        <w:t>Q81:</w:t>
      </w:r>
      <w:r>
        <w:t xml:space="preserve"> '</w:t>
      </w:r>
      <w:proofErr w:type="spellStart"/>
      <w:r>
        <w:t>නිමල්</w:t>
      </w:r>
      <w:proofErr w:type="spellEnd"/>
      <w:r>
        <w:t xml:space="preserve">' </w:t>
      </w:r>
      <w:proofErr w:type="spellStart"/>
      <w:r>
        <w:t>මිලදී</w:t>
      </w:r>
      <w:proofErr w:type="spellEnd"/>
      <w:r>
        <w:t xml:space="preserve"> </w:t>
      </w:r>
      <w:proofErr w:type="spellStart"/>
      <w:r>
        <w:t>ගත්</w:t>
      </w:r>
      <w:proofErr w:type="spellEnd"/>
      <w:r>
        <w:t xml:space="preserve"> </w:t>
      </w:r>
      <w:proofErr w:type="spellStart"/>
      <w:r>
        <w:t>කල්</w:t>
      </w:r>
      <w:proofErr w:type="spellEnd"/>
      <w:r>
        <w:t xml:space="preserve"> </w:t>
      </w:r>
      <w:proofErr w:type="spellStart"/>
      <w:r>
        <w:t>ඉකුත්</w:t>
      </w:r>
      <w:proofErr w:type="spellEnd"/>
      <w:r>
        <w:t xml:space="preserve"> </w:t>
      </w:r>
      <w:proofErr w:type="spellStart"/>
      <w:r>
        <w:t>වූ</w:t>
      </w:r>
      <w:proofErr w:type="spellEnd"/>
      <w:r>
        <w:t xml:space="preserve"> </w:t>
      </w:r>
      <w:proofErr w:type="spellStart"/>
      <w:r>
        <w:t>ආහාර</w:t>
      </w:r>
      <w:proofErr w:type="spellEnd"/>
      <w:r>
        <w:t xml:space="preserve"> </w:t>
      </w:r>
      <w:proofErr w:type="spellStart"/>
      <w:r>
        <w:t>ද්‍රව්‍යයක්</w:t>
      </w:r>
      <w:proofErr w:type="spellEnd"/>
      <w:r>
        <w:t xml:space="preserve"> </w:t>
      </w:r>
      <w:proofErr w:type="spellStart"/>
      <w:r>
        <w:t>හේතුවෙන්</w:t>
      </w:r>
      <w:proofErr w:type="spellEnd"/>
      <w:r>
        <w:t xml:space="preserve"> </w:t>
      </w:r>
      <w:proofErr w:type="spellStart"/>
      <w:r>
        <w:t>රෝගී</w:t>
      </w:r>
      <w:proofErr w:type="spellEnd"/>
      <w:r>
        <w:t xml:space="preserve"> </w:t>
      </w:r>
      <w:proofErr w:type="spellStart"/>
      <w:r>
        <w:t>විය</w:t>
      </w:r>
      <w:proofErr w:type="spellEnd"/>
      <w:r>
        <w:t xml:space="preserve">. </w:t>
      </w:r>
      <w:proofErr w:type="spellStart"/>
      <w:r>
        <w:t>පාරිභෝගිකයෙකු</w:t>
      </w:r>
      <w:proofErr w:type="spellEnd"/>
      <w:r>
        <w:t xml:space="preserve"> </w:t>
      </w:r>
      <w:proofErr w:type="spellStart"/>
      <w:r>
        <w:t>ලෙස</w:t>
      </w:r>
      <w:proofErr w:type="spellEnd"/>
      <w:r>
        <w:t xml:space="preserve"> </w:t>
      </w:r>
      <w:proofErr w:type="spellStart"/>
      <w:r>
        <w:t>නිමල්ට</w:t>
      </w:r>
      <w:proofErr w:type="spellEnd"/>
      <w:r>
        <w:t xml:space="preserve"> </w:t>
      </w:r>
      <w:proofErr w:type="spellStart"/>
      <w:r>
        <w:t>තම</w:t>
      </w:r>
      <w:proofErr w:type="spellEnd"/>
      <w:r>
        <w:t xml:space="preserve"> </w:t>
      </w:r>
      <w:proofErr w:type="spellStart"/>
      <w:r>
        <w:t>පාරිභෝගික</w:t>
      </w:r>
      <w:proofErr w:type="spellEnd"/>
      <w:r>
        <w:t xml:space="preserve"> </w:t>
      </w:r>
      <w:proofErr w:type="spellStart"/>
      <w:r>
        <w:t>අයිතිවාසිකම්</w:t>
      </w:r>
      <w:proofErr w:type="spellEnd"/>
      <w:r>
        <w:t xml:space="preserve"> </w:t>
      </w:r>
      <w:proofErr w:type="spellStart"/>
      <w:r>
        <w:t>ආරක්ෂා</w:t>
      </w:r>
      <w:proofErr w:type="spellEnd"/>
      <w:r>
        <w:t xml:space="preserve"> </w:t>
      </w:r>
      <w:proofErr w:type="spellStart"/>
      <w:r>
        <w:t>කර</w:t>
      </w:r>
      <w:proofErr w:type="spellEnd"/>
      <w:r>
        <w:t xml:space="preserve"> </w:t>
      </w:r>
      <w:proofErr w:type="spellStart"/>
      <w:r>
        <w:t>ගැනීමට</w:t>
      </w:r>
      <w:proofErr w:type="spellEnd"/>
      <w:r>
        <w:t xml:space="preserve"> </w:t>
      </w:r>
      <w:proofErr w:type="spellStart"/>
      <w:r>
        <w:t>ගත</w:t>
      </w:r>
      <w:proofErr w:type="spellEnd"/>
      <w:r>
        <w:t xml:space="preserve"> </w:t>
      </w:r>
      <w:proofErr w:type="spellStart"/>
      <w:r>
        <w:t>හැකි</w:t>
      </w:r>
      <w:proofErr w:type="spellEnd"/>
      <w:r>
        <w:t xml:space="preserve"> </w:t>
      </w:r>
      <w:proofErr w:type="spellStart"/>
      <w:r>
        <w:t>ක්‍රියාමාර්ග</w:t>
      </w:r>
      <w:proofErr w:type="spellEnd"/>
      <w:r>
        <w:t xml:space="preserve"> </w:t>
      </w:r>
      <w:proofErr w:type="spellStart"/>
      <w:r>
        <w:t>දෙකක්</w:t>
      </w:r>
      <w:proofErr w:type="spellEnd"/>
      <w:r>
        <w:t xml:space="preserve"> </w:t>
      </w:r>
      <w:proofErr w:type="spellStart"/>
      <w:r>
        <w:t>සකස්</w:t>
      </w:r>
      <w:proofErr w:type="spellEnd"/>
      <w:r>
        <w:t xml:space="preserve"> </w:t>
      </w:r>
      <w:proofErr w:type="spellStart"/>
      <w:r>
        <w:t>කර</w:t>
      </w:r>
      <w:proofErr w:type="spellEnd"/>
      <w:r>
        <w:t xml:space="preserve"> </w:t>
      </w:r>
      <w:proofErr w:type="spellStart"/>
      <w:r>
        <w:t>දක්වන්න</w:t>
      </w:r>
      <w:proofErr w:type="spellEnd"/>
      <w:r>
        <w:t>.</w:t>
      </w:r>
    </w:p>
    <w:p w14:paraId="6AFABC3A" w14:textId="77777777" w:rsidR="00EA27FE" w:rsidRDefault="00000000">
      <w:pPr>
        <w:spacing w:after="240" w:line="360" w:lineRule="auto"/>
      </w:pPr>
      <w:r>
        <w:rPr>
          <w:b/>
        </w:rPr>
        <w:t>A81:</w:t>
      </w:r>
      <w:r>
        <w:t xml:space="preserve"> </w:t>
      </w:r>
      <w:proofErr w:type="spellStart"/>
      <w:r>
        <w:t>නිමල්ට</w:t>
      </w:r>
      <w:proofErr w:type="spellEnd"/>
      <w:r>
        <w:t xml:space="preserve"> </w:t>
      </w:r>
      <w:proofErr w:type="spellStart"/>
      <w:r>
        <w:t>ගත</w:t>
      </w:r>
      <w:proofErr w:type="spellEnd"/>
      <w:r>
        <w:t xml:space="preserve"> </w:t>
      </w:r>
      <w:proofErr w:type="spellStart"/>
      <w:r>
        <w:t>හැකි</w:t>
      </w:r>
      <w:proofErr w:type="spellEnd"/>
      <w:r>
        <w:t xml:space="preserve"> </w:t>
      </w:r>
      <w:proofErr w:type="spellStart"/>
      <w:r>
        <w:t>ක්‍රියාමාර්ග</w:t>
      </w:r>
      <w:proofErr w:type="spellEnd"/>
      <w:r>
        <w:t xml:space="preserve"> </w:t>
      </w:r>
      <w:proofErr w:type="spellStart"/>
      <w:r>
        <w:t>දෙකක්</w:t>
      </w:r>
      <w:proofErr w:type="spellEnd"/>
      <w:r>
        <w:t xml:space="preserve"> </w:t>
      </w:r>
      <w:proofErr w:type="spellStart"/>
      <w:r>
        <w:t>පහත</w:t>
      </w:r>
      <w:proofErr w:type="spellEnd"/>
      <w:r>
        <w:t xml:space="preserve"> </w:t>
      </w:r>
      <w:proofErr w:type="spellStart"/>
      <w:r>
        <w:t>දැක්වේ</w:t>
      </w:r>
      <w:proofErr w:type="spellEnd"/>
      <w:r>
        <w:t xml:space="preserve">: 1. </w:t>
      </w:r>
      <w:proofErr w:type="spellStart"/>
      <w:r>
        <w:t>අදාළ</w:t>
      </w:r>
      <w:proofErr w:type="spellEnd"/>
      <w:r>
        <w:t xml:space="preserve"> </w:t>
      </w:r>
      <w:proofErr w:type="spellStart"/>
      <w:r>
        <w:t>භාණ්ඩය</w:t>
      </w:r>
      <w:proofErr w:type="spellEnd"/>
      <w:r>
        <w:t xml:space="preserve"> </w:t>
      </w:r>
      <w:proofErr w:type="spellStart"/>
      <w:r>
        <w:t>මිලදී</w:t>
      </w:r>
      <w:proofErr w:type="spellEnd"/>
      <w:r>
        <w:t xml:space="preserve"> </w:t>
      </w:r>
      <w:proofErr w:type="spellStart"/>
      <w:r>
        <w:t>ගත්</w:t>
      </w:r>
      <w:proofErr w:type="spellEnd"/>
      <w:r>
        <w:t xml:space="preserve"> </w:t>
      </w:r>
      <w:proofErr w:type="spellStart"/>
      <w:r>
        <w:t>රිසිට්පත</w:t>
      </w:r>
      <w:proofErr w:type="spellEnd"/>
      <w:r>
        <w:t xml:space="preserve"> </w:t>
      </w:r>
      <w:proofErr w:type="spellStart"/>
      <w:r>
        <w:t>සහ</w:t>
      </w:r>
      <w:proofErr w:type="spellEnd"/>
      <w:r>
        <w:t xml:space="preserve"> </w:t>
      </w:r>
      <w:proofErr w:type="spellStart"/>
      <w:r>
        <w:t>කල්</w:t>
      </w:r>
      <w:proofErr w:type="spellEnd"/>
      <w:r>
        <w:t xml:space="preserve"> </w:t>
      </w:r>
      <w:proofErr w:type="spellStart"/>
      <w:r>
        <w:t>ඉකුත්</w:t>
      </w:r>
      <w:proofErr w:type="spellEnd"/>
      <w:r>
        <w:t xml:space="preserve"> </w:t>
      </w:r>
      <w:proofErr w:type="spellStart"/>
      <w:r>
        <w:t>වූ</w:t>
      </w:r>
      <w:proofErr w:type="spellEnd"/>
      <w:r>
        <w:t xml:space="preserve"> </w:t>
      </w:r>
      <w:proofErr w:type="spellStart"/>
      <w:r>
        <w:t>භාණ්ඩය</w:t>
      </w:r>
      <w:proofErr w:type="spellEnd"/>
      <w:r>
        <w:t xml:space="preserve"> </w:t>
      </w:r>
      <w:proofErr w:type="spellStart"/>
      <w:r>
        <w:t>සාක්ෂි</w:t>
      </w:r>
      <w:proofErr w:type="spellEnd"/>
      <w:r>
        <w:t xml:space="preserve"> </w:t>
      </w:r>
      <w:proofErr w:type="spellStart"/>
      <w:r>
        <w:t>ලෙස</w:t>
      </w:r>
      <w:proofErr w:type="spellEnd"/>
      <w:r>
        <w:t xml:space="preserve"> </w:t>
      </w:r>
      <w:proofErr w:type="spellStart"/>
      <w:r>
        <w:t>තබා</w:t>
      </w:r>
      <w:proofErr w:type="spellEnd"/>
      <w:r>
        <w:t xml:space="preserve"> </w:t>
      </w:r>
      <w:proofErr w:type="spellStart"/>
      <w:r>
        <w:t>ගනිමින්</w:t>
      </w:r>
      <w:proofErr w:type="spellEnd"/>
      <w:r>
        <w:t xml:space="preserve"> </w:t>
      </w:r>
      <w:proofErr w:type="spellStart"/>
      <w:r>
        <w:t>පාරිභෝගික</w:t>
      </w:r>
      <w:proofErr w:type="spellEnd"/>
      <w:r>
        <w:t xml:space="preserve"> </w:t>
      </w:r>
      <w:proofErr w:type="spellStart"/>
      <w:r>
        <w:t>කටයුතු</w:t>
      </w:r>
      <w:proofErr w:type="spellEnd"/>
      <w:r>
        <w:t xml:space="preserve"> </w:t>
      </w:r>
      <w:proofErr w:type="spellStart"/>
      <w:r>
        <w:t>පිළිබඳ</w:t>
      </w:r>
      <w:proofErr w:type="spellEnd"/>
      <w:r>
        <w:t xml:space="preserve"> </w:t>
      </w:r>
      <w:proofErr w:type="spellStart"/>
      <w:r>
        <w:t>අධිකාරියට</w:t>
      </w:r>
      <w:proofErr w:type="spellEnd"/>
      <w:r>
        <w:t xml:space="preserve"> (CAA) </w:t>
      </w:r>
      <w:proofErr w:type="spellStart"/>
      <w:r>
        <w:t>ලිඛිතව</w:t>
      </w:r>
      <w:proofErr w:type="spellEnd"/>
      <w:r>
        <w:t xml:space="preserve"> </w:t>
      </w:r>
      <w:proofErr w:type="spellStart"/>
      <w:r>
        <w:t>පැමිණිල්ලක්</w:t>
      </w:r>
      <w:proofErr w:type="spellEnd"/>
      <w:r>
        <w:t xml:space="preserve"> </w:t>
      </w:r>
      <w:proofErr w:type="spellStart"/>
      <w:r>
        <w:t>ඉදිරිපත්</w:t>
      </w:r>
      <w:proofErr w:type="spellEnd"/>
      <w:r>
        <w:t xml:space="preserve"> </w:t>
      </w:r>
      <w:proofErr w:type="spellStart"/>
      <w:r>
        <w:t>කිරීම</w:t>
      </w:r>
      <w:proofErr w:type="spellEnd"/>
      <w:r>
        <w:t xml:space="preserve">. 2. </w:t>
      </w:r>
      <w:proofErr w:type="spellStart"/>
      <w:r>
        <w:t>මහජන</w:t>
      </w:r>
      <w:proofErr w:type="spellEnd"/>
      <w:r>
        <w:t xml:space="preserve"> </w:t>
      </w:r>
      <w:proofErr w:type="spellStart"/>
      <w:r>
        <w:t>සෞඛ්‍ය</w:t>
      </w:r>
      <w:proofErr w:type="spellEnd"/>
      <w:r>
        <w:t xml:space="preserve"> </w:t>
      </w:r>
      <w:proofErr w:type="spellStart"/>
      <w:r>
        <w:t>පරීක්ෂකවරයා</w:t>
      </w:r>
      <w:proofErr w:type="spellEnd"/>
      <w:r>
        <w:t xml:space="preserve"> (PHI) </w:t>
      </w:r>
      <w:proofErr w:type="spellStart"/>
      <w:r>
        <w:t>වෙත</w:t>
      </w:r>
      <w:proofErr w:type="spellEnd"/>
      <w:r>
        <w:t xml:space="preserve"> </w:t>
      </w:r>
      <w:proofErr w:type="spellStart"/>
      <w:r>
        <w:t>දැනුම්</w:t>
      </w:r>
      <w:proofErr w:type="spellEnd"/>
      <w:r>
        <w:t xml:space="preserve"> </w:t>
      </w:r>
      <w:proofErr w:type="spellStart"/>
      <w:r>
        <w:t>දී</w:t>
      </w:r>
      <w:proofErr w:type="spellEnd"/>
      <w:r>
        <w:t xml:space="preserve"> </w:t>
      </w:r>
      <w:proofErr w:type="spellStart"/>
      <w:r>
        <w:t>අදාළ</w:t>
      </w:r>
      <w:proofErr w:type="spellEnd"/>
      <w:r>
        <w:t xml:space="preserve"> </w:t>
      </w:r>
      <w:proofErr w:type="spellStart"/>
      <w:r>
        <w:t>වෙළෙඳසල</w:t>
      </w:r>
      <w:proofErr w:type="spellEnd"/>
      <w:r>
        <w:t xml:space="preserve"> </w:t>
      </w:r>
      <w:proofErr w:type="spellStart"/>
      <w:r>
        <w:t>පරීක්ෂාවට</w:t>
      </w:r>
      <w:proofErr w:type="spellEnd"/>
      <w:r>
        <w:t xml:space="preserve"> </w:t>
      </w:r>
      <w:proofErr w:type="spellStart"/>
      <w:r>
        <w:t>ලක්</w:t>
      </w:r>
      <w:proofErr w:type="spellEnd"/>
      <w:r>
        <w:t xml:space="preserve"> </w:t>
      </w:r>
      <w:proofErr w:type="spellStart"/>
      <w:r>
        <w:t>කර</w:t>
      </w:r>
      <w:proofErr w:type="spellEnd"/>
      <w:r>
        <w:t xml:space="preserve"> </w:t>
      </w:r>
      <w:proofErr w:type="spellStart"/>
      <w:r>
        <w:t>නීතිමය</w:t>
      </w:r>
      <w:proofErr w:type="spellEnd"/>
      <w:r>
        <w:t xml:space="preserve"> </w:t>
      </w:r>
      <w:proofErr w:type="spellStart"/>
      <w:r>
        <w:t>ක්‍රියාමාර්ග</w:t>
      </w:r>
      <w:proofErr w:type="spellEnd"/>
      <w:r>
        <w:t xml:space="preserve"> </w:t>
      </w:r>
      <w:proofErr w:type="spellStart"/>
      <w:r>
        <w:t>ගැනීමට</w:t>
      </w:r>
      <w:proofErr w:type="spellEnd"/>
      <w:r>
        <w:t xml:space="preserve"> </w:t>
      </w:r>
      <w:proofErr w:type="spellStart"/>
      <w:r>
        <w:t>කටයුතු</w:t>
      </w:r>
      <w:proofErr w:type="spellEnd"/>
      <w:r>
        <w:t xml:space="preserve"> </w:t>
      </w:r>
      <w:proofErr w:type="spellStart"/>
      <w:r>
        <w:t>කිරීම</w:t>
      </w:r>
      <w:proofErr w:type="spellEnd"/>
      <w:r>
        <w:t>.</w:t>
      </w:r>
    </w:p>
    <w:p w14:paraId="3013FE8C" w14:textId="77777777" w:rsidR="00EA27FE" w:rsidRDefault="00000000">
      <w:pPr>
        <w:spacing w:after="240" w:line="360" w:lineRule="auto"/>
      </w:pPr>
      <w:r>
        <w:rPr>
          <w:i/>
        </w:rPr>
        <w:t>[</w:t>
      </w:r>
      <w:proofErr w:type="spellStart"/>
      <w:r>
        <w:rPr>
          <w:i/>
        </w:rPr>
        <w:t>යෙදුම</w:t>
      </w:r>
      <w:proofErr w:type="spellEnd"/>
      <w:r>
        <w:rPr>
          <w:i/>
        </w:rPr>
        <w:t xml:space="preserve"> (Application) | </w:t>
      </w:r>
      <w:proofErr w:type="spellStart"/>
      <w:r>
        <w:rPr>
          <w:i/>
        </w:rPr>
        <w:t>පාරිභෝගික</w:t>
      </w:r>
      <w:proofErr w:type="spellEnd"/>
      <w:r>
        <w:rPr>
          <w:i/>
        </w:rPr>
        <w:t xml:space="preserve"> </w:t>
      </w:r>
      <w:proofErr w:type="spellStart"/>
      <w:r>
        <w:rPr>
          <w:i/>
        </w:rPr>
        <w:t>ආරක්ෂණය</w:t>
      </w:r>
      <w:proofErr w:type="spellEnd"/>
      <w:r>
        <w:rPr>
          <w:i/>
        </w:rPr>
        <w:t>]</w:t>
      </w:r>
    </w:p>
    <w:p w14:paraId="0A1915E8" w14:textId="77777777" w:rsidR="00EA27FE" w:rsidRDefault="00000000">
      <w:pPr>
        <w:spacing w:after="240" w:line="360" w:lineRule="auto"/>
      </w:pPr>
      <w:r>
        <w:rPr>
          <w:b/>
        </w:rPr>
        <w:t>Q82:</w:t>
      </w:r>
      <w:r>
        <w:t xml:space="preserve"> </w:t>
      </w:r>
      <w:proofErr w:type="spellStart"/>
      <w:r>
        <w:t>නිෂ්පාදනය</w:t>
      </w:r>
      <w:proofErr w:type="spellEnd"/>
      <w:r>
        <w:t xml:space="preserve"> </w:t>
      </w:r>
      <w:proofErr w:type="spellStart"/>
      <w:r>
        <w:t>පදනම්</w:t>
      </w:r>
      <w:proofErr w:type="spellEnd"/>
      <w:r>
        <w:t xml:space="preserve"> </w:t>
      </w:r>
      <w:proofErr w:type="spellStart"/>
      <w:r>
        <w:t>කරගත්</w:t>
      </w:r>
      <w:proofErr w:type="spellEnd"/>
      <w:r>
        <w:t xml:space="preserve"> </w:t>
      </w:r>
      <w:proofErr w:type="spellStart"/>
      <w:r>
        <w:t>ව්‍යාපාරයක්</w:t>
      </w:r>
      <w:proofErr w:type="spellEnd"/>
      <w:r>
        <w:t xml:space="preserve"> </w:t>
      </w:r>
      <w:proofErr w:type="spellStart"/>
      <w:r>
        <w:t>විසින්</w:t>
      </w:r>
      <w:proofErr w:type="spellEnd"/>
      <w:r>
        <w:t xml:space="preserve"> </w:t>
      </w:r>
      <w:proofErr w:type="spellStart"/>
      <w:r>
        <w:t>පරිසරයට</w:t>
      </w:r>
      <w:proofErr w:type="spellEnd"/>
      <w:r>
        <w:t xml:space="preserve"> </w:t>
      </w:r>
      <w:proofErr w:type="spellStart"/>
      <w:r>
        <w:t>බැහැර</w:t>
      </w:r>
      <w:proofErr w:type="spellEnd"/>
      <w:r>
        <w:t xml:space="preserve"> </w:t>
      </w:r>
      <w:proofErr w:type="spellStart"/>
      <w:r>
        <w:t>කරන</w:t>
      </w:r>
      <w:proofErr w:type="spellEnd"/>
      <w:r>
        <w:t xml:space="preserve"> </w:t>
      </w:r>
      <w:proofErr w:type="spellStart"/>
      <w:r>
        <w:t>අපද්‍රව්‍ය</w:t>
      </w:r>
      <w:proofErr w:type="spellEnd"/>
      <w:r>
        <w:t xml:space="preserve"> </w:t>
      </w:r>
      <w:proofErr w:type="spellStart"/>
      <w:r>
        <w:t>පාලනය</w:t>
      </w:r>
      <w:proofErr w:type="spellEnd"/>
      <w:r>
        <w:t xml:space="preserve"> </w:t>
      </w:r>
      <w:proofErr w:type="spellStart"/>
      <w:r>
        <w:t>නොකිරීම</w:t>
      </w:r>
      <w:proofErr w:type="spellEnd"/>
      <w:r>
        <w:t xml:space="preserve"> </w:t>
      </w:r>
      <w:proofErr w:type="spellStart"/>
      <w:r>
        <w:t>නිසා</w:t>
      </w:r>
      <w:proofErr w:type="spellEnd"/>
      <w:r>
        <w:t xml:space="preserve"> </w:t>
      </w:r>
      <w:proofErr w:type="spellStart"/>
      <w:r>
        <w:t>සමාජයට</w:t>
      </w:r>
      <w:proofErr w:type="spellEnd"/>
      <w:r>
        <w:t xml:space="preserve"> </w:t>
      </w:r>
      <w:proofErr w:type="spellStart"/>
      <w:r>
        <w:t>සහ</w:t>
      </w:r>
      <w:proofErr w:type="spellEnd"/>
      <w:r>
        <w:t xml:space="preserve"> </w:t>
      </w:r>
      <w:proofErr w:type="spellStart"/>
      <w:r>
        <w:t>ව්‍යාපාරයේ</w:t>
      </w:r>
      <w:proofErr w:type="spellEnd"/>
      <w:r>
        <w:t xml:space="preserve"> </w:t>
      </w:r>
      <w:proofErr w:type="spellStart"/>
      <w:r>
        <w:t>දිගුකාලීන</w:t>
      </w:r>
      <w:proofErr w:type="spellEnd"/>
      <w:r>
        <w:t xml:space="preserve"> </w:t>
      </w:r>
      <w:proofErr w:type="spellStart"/>
      <w:r>
        <w:t>පැවැත්මට</w:t>
      </w:r>
      <w:proofErr w:type="spellEnd"/>
      <w:r>
        <w:t xml:space="preserve"> </w:t>
      </w:r>
      <w:proofErr w:type="spellStart"/>
      <w:r>
        <w:t>සිදුවන</w:t>
      </w:r>
      <w:proofErr w:type="spellEnd"/>
      <w:r>
        <w:t xml:space="preserve"> </w:t>
      </w:r>
      <w:proofErr w:type="spellStart"/>
      <w:r>
        <w:t>බලපෑම</w:t>
      </w:r>
      <w:proofErr w:type="spellEnd"/>
      <w:r>
        <w:t xml:space="preserve"> </w:t>
      </w:r>
      <w:proofErr w:type="spellStart"/>
      <w:r>
        <w:t>විශ්ලේෂණය</w:t>
      </w:r>
      <w:proofErr w:type="spellEnd"/>
      <w:r>
        <w:t xml:space="preserve"> </w:t>
      </w:r>
      <w:proofErr w:type="spellStart"/>
      <w:r>
        <w:t>කරන්න</w:t>
      </w:r>
      <w:proofErr w:type="spellEnd"/>
      <w:r>
        <w:t>.</w:t>
      </w:r>
    </w:p>
    <w:p w14:paraId="7F6A1EF9" w14:textId="77777777" w:rsidR="00EA27FE" w:rsidRDefault="00000000">
      <w:pPr>
        <w:spacing w:after="240" w:line="360" w:lineRule="auto"/>
      </w:pPr>
      <w:r>
        <w:rPr>
          <w:b/>
        </w:rPr>
        <w:t>A82:</w:t>
      </w:r>
      <w:r>
        <w:t xml:space="preserve"> </w:t>
      </w:r>
      <w:proofErr w:type="spellStart"/>
      <w:r>
        <w:t>අපද්‍රව්‍ය</w:t>
      </w:r>
      <w:proofErr w:type="spellEnd"/>
      <w:r>
        <w:t xml:space="preserve"> </w:t>
      </w:r>
      <w:proofErr w:type="spellStart"/>
      <w:r>
        <w:t>පාලනය</w:t>
      </w:r>
      <w:proofErr w:type="spellEnd"/>
      <w:r>
        <w:t xml:space="preserve"> </w:t>
      </w:r>
      <w:proofErr w:type="spellStart"/>
      <w:r>
        <w:t>නොකර</w:t>
      </w:r>
      <w:proofErr w:type="spellEnd"/>
      <w:r>
        <w:t xml:space="preserve"> </w:t>
      </w:r>
      <w:proofErr w:type="spellStart"/>
      <w:r>
        <w:t>පරිසරයට</w:t>
      </w:r>
      <w:proofErr w:type="spellEnd"/>
      <w:r>
        <w:t xml:space="preserve"> </w:t>
      </w:r>
      <w:proofErr w:type="spellStart"/>
      <w:r>
        <w:t>බැහැර</w:t>
      </w:r>
      <w:proofErr w:type="spellEnd"/>
      <w:r>
        <w:t xml:space="preserve"> </w:t>
      </w:r>
      <w:proofErr w:type="spellStart"/>
      <w:r>
        <w:t>කිරීම</w:t>
      </w:r>
      <w:proofErr w:type="spellEnd"/>
      <w:r>
        <w:t xml:space="preserve"> </w:t>
      </w:r>
      <w:proofErr w:type="spellStart"/>
      <w:r>
        <w:t>නිසා</w:t>
      </w:r>
      <w:proofErr w:type="spellEnd"/>
      <w:r>
        <w:t xml:space="preserve"> </w:t>
      </w:r>
      <w:proofErr w:type="spellStart"/>
      <w:r>
        <w:t>සමාජයට</w:t>
      </w:r>
      <w:proofErr w:type="spellEnd"/>
      <w:r>
        <w:t xml:space="preserve"> </w:t>
      </w:r>
      <w:proofErr w:type="spellStart"/>
      <w:r>
        <w:t>ජල</w:t>
      </w:r>
      <w:proofErr w:type="spellEnd"/>
      <w:r>
        <w:t xml:space="preserve"> </w:t>
      </w:r>
      <w:proofErr w:type="spellStart"/>
      <w:r>
        <w:t>සහ</w:t>
      </w:r>
      <w:proofErr w:type="spellEnd"/>
      <w:r>
        <w:t xml:space="preserve"> </w:t>
      </w:r>
      <w:proofErr w:type="spellStart"/>
      <w:r>
        <w:t>වායු</w:t>
      </w:r>
      <w:proofErr w:type="spellEnd"/>
      <w:r>
        <w:t xml:space="preserve"> </w:t>
      </w:r>
      <w:proofErr w:type="spellStart"/>
      <w:r>
        <w:t>දූෂණය</w:t>
      </w:r>
      <w:proofErr w:type="spellEnd"/>
      <w:r>
        <w:t xml:space="preserve"> </w:t>
      </w:r>
      <w:proofErr w:type="spellStart"/>
      <w:r>
        <w:t>සිදුවී</w:t>
      </w:r>
      <w:proofErr w:type="spellEnd"/>
      <w:r>
        <w:t xml:space="preserve"> </w:t>
      </w:r>
      <w:proofErr w:type="spellStart"/>
      <w:r>
        <w:t>නොයෙකුත්</w:t>
      </w:r>
      <w:proofErr w:type="spellEnd"/>
      <w:r>
        <w:t xml:space="preserve"> </w:t>
      </w:r>
      <w:proofErr w:type="spellStart"/>
      <w:r>
        <w:t>ලෙඩ</w:t>
      </w:r>
      <w:proofErr w:type="spellEnd"/>
      <w:r>
        <w:t xml:space="preserve"> </w:t>
      </w:r>
      <w:proofErr w:type="spellStart"/>
      <w:r>
        <w:t>රෝග</w:t>
      </w:r>
      <w:proofErr w:type="spellEnd"/>
      <w:r>
        <w:t xml:space="preserve"> </w:t>
      </w:r>
      <w:proofErr w:type="spellStart"/>
      <w:r>
        <w:t>පැතිරීම</w:t>
      </w:r>
      <w:proofErr w:type="spellEnd"/>
      <w:r>
        <w:t xml:space="preserve"> </w:t>
      </w:r>
      <w:proofErr w:type="spellStart"/>
      <w:r>
        <w:t>සහ</w:t>
      </w:r>
      <w:proofErr w:type="spellEnd"/>
      <w:r>
        <w:t xml:space="preserve"> </w:t>
      </w:r>
      <w:proofErr w:type="spellStart"/>
      <w:r>
        <w:t>ජීවන</w:t>
      </w:r>
      <w:proofErr w:type="spellEnd"/>
      <w:r>
        <w:t xml:space="preserve"> </w:t>
      </w:r>
      <w:proofErr w:type="spellStart"/>
      <w:r>
        <w:t>තත්ත්වය</w:t>
      </w:r>
      <w:proofErr w:type="spellEnd"/>
      <w:r>
        <w:t xml:space="preserve"> </w:t>
      </w:r>
      <w:proofErr w:type="spellStart"/>
      <w:r>
        <w:t>පිරිහීම</w:t>
      </w:r>
      <w:proofErr w:type="spellEnd"/>
      <w:r>
        <w:t xml:space="preserve"> </w:t>
      </w:r>
      <w:proofErr w:type="spellStart"/>
      <w:r>
        <w:t>සිදු</w:t>
      </w:r>
      <w:proofErr w:type="spellEnd"/>
      <w:r>
        <w:t xml:space="preserve"> </w:t>
      </w:r>
      <w:proofErr w:type="spellStart"/>
      <w:r>
        <w:t>වේ</w:t>
      </w:r>
      <w:proofErr w:type="spellEnd"/>
      <w:r>
        <w:t xml:space="preserve">. </w:t>
      </w:r>
      <w:proofErr w:type="spellStart"/>
      <w:r>
        <w:t>මෙහි</w:t>
      </w:r>
      <w:proofErr w:type="spellEnd"/>
      <w:r>
        <w:t xml:space="preserve"> </w:t>
      </w:r>
      <w:proofErr w:type="spellStart"/>
      <w:r>
        <w:t>ප්‍රතිඵලයක්</w:t>
      </w:r>
      <w:proofErr w:type="spellEnd"/>
      <w:r>
        <w:t xml:space="preserve"> </w:t>
      </w:r>
      <w:proofErr w:type="spellStart"/>
      <w:r>
        <w:t>ලෙස</w:t>
      </w:r>
      <w:proofErr w:type="spellEnd"/>
      <w:r>
        <w:t xml:space="preserve"> </w:t>
      </w:r>
      <w:proofErr w:type="spellStart"/>
      <w:r>
        <w:t>ව්‍යාපාරයට</w:t>
      </w:r>
      <w:proofErr w:type="spellEnd"/>
      <w:r>
        <w:t xml:space="preserve"> </w:t>
      </w:r>
      <w:proofErr w:type="spellStart"/>
      <w:r>
        <w:t>එරෙහිව</w:t>
      </w:r>
      <w:proofErr w:type="spellEnd"/>
      <w:r>
        <w:t xml:space="preserve"> </w:t>
      </w:r>
      <w:proofErr w:type="spellStart"/>
      <w:r>
        <w:t>ප්‍රජා</w:t>
      </w:r>
      <w:proofErr w:type="spellEnd"/>
      <w:r>
        <w:t xml:space="preserve"> </w:t>
      </w:r>
      <w:proofErr w:type="spellStart"/>
      <w:r>
        <w:t>විරෝධතා</w:t>
      </w:r>
      <w:proofErr w:type="spellEnd"/>
      <w:r>
        <w:t xml:space="preserve"> </w:t>
      </w:r>
      <w:proofErr w:type="spellStart"/>
      <w:r>
        <w:t>එල්ල</w:t>
      </w:r>
      <w:proofErr w:type="spellEnd"/>
      <w:r>
        <w:t xml:space="preserve"> </w:t>
      </w:r>
      <w:proofErr w:type="spellStart"/>
      <w:r>
        <w:t>වීම</w:t>
      </w:r>
      <w:proofErr w:type="spellEnd"/>
      <w:r>
        <w:t xml:space="preserve">, </w:t>
      </w:r>
      <w:proofErr w:type="spellStart"/>
      <w:r>
        <w:lastRenderedPageBreak/>
        <w:t>රාජ්‍ය</w:t>
      </w:r>
      <w:proofErr w:type="spellEnd"/>
      <w:r>
        <w:t xml:space="preserve"> </w:t>
      </w:r>
      <w:proofErr w:type="spellStart"/>
      <w:r>
        <w:t>ආයතන</w:t>
      </w:r>
      <w:proofErr w:type="spellEnd"/>
      <w:r>
        <w:t xml:space="preserve"> </w:t>
      </w:r>
      <w:proofErr w:type="spellStart"/>
      <w:r>
        <w:t>මගින්</w:t>
      </w:r>
      <w:proofErr w:type="spellEnd"/>
      <w:r>
        <w:t xml:space="preserve"> </w:t>
      </w:r>
      <w:proofErr w:type="spellStart"/>
      <w:r>
        <w:t>දඩ</w:t>
      </w:r>
      <w:proofErr w:type="spellEnd"/>
      <w:r>
        <w:t xml:space="preserve"> </w:t>
      </w:r>
      <w:proofErr w:type="spellStart"/>
      <w:r>
        <w:t>නියම</w:t>
      </w:r>
      <w:proofErr w:type="spellEnd"/>
      <w:r>
        <w:t xml:space="preserve"> </w:t>
      </w:r>
      <w:proofErr w:type="spellStart"/>
      <w:r>
        <w:t>වීම</w:t>
      </w:r>
      <w:proofErr w:type="spellEnd"/>
      <w:r>
        <w:t xml:space="preserve"> </w:t>
      </w:r>
      <w:proofErr w:type="spellStart"/>
      <w:r>
        <w:t>හෝ</w:t>
      </w:r>
      <w:proofErr w:type="spellEnd"/>
      <w:r>
        <w:t xml:space="preserve"> </w:t>
      </w:r>
      <w:proofErr w:type="spellStart"/>
      <w:r>
        <w:t>ව්‍යාපාරය</w:t>
      </w:r>
      <w:proofErr w:type="spellEnd"/>
      <w:r>
        <w:t xml:space="preserve"> </w:t>
      </w:r>
      <w:proofErr w:type="spellStart"/>
      <w:r>
        <w:t>තහනම්</w:t>
      </w:r>
      <w:proofErr w:type="spellEnd"/>
      <w:r>
        <w:t xml:space="preserve"> </w:t>
      </w:r>
      <w:proofErr w:type="spellStart"/>
      <w:r>
        <w:t>කිරීම</w:t>
      </w:r>
      <w:proofErr w:type="spellEnd"/>
      <w:r>
        <w:t xml:space="preserve"> </w:t>
      </w:r>
      <w:proofErr w:type="spellStart"/>
      <w:r>
        <w:t>සිදු</w:t>
      </w:r>
      <w:proofErr w:type="spellEnd"/>
      <w:r>
        <w:t xml:space="preserve"> </w:t>
      </w:r>
      <w:proofErr w:type="spellStart"/>
      <w:r>
        <w:t>විය</w:t>
      </w:r>
      <w:proofErr w:type="spellEnd"/>
      <w:r>
        <w:t xml:space="preserve"> </w:t>
      </w:r>
      <w:proofErr w:type="spellStart"/>
      <w:r>
        <w:t>හැක</w:t>
      </w:r>
      <w:proofErr w:type="spellEnd"/>
      <w:r>
        <w:t xml:space="preserve">. </w:t>
      </w:r>
      <w:proofErr w:type="spellStart"/>
      <w:r>
        <w:t>එමෙන්ම</w:t>
      </w:r>
      <w:proofErr w:type="spellEnd"/>
      <w:r>
        <w:t xml:space="preserve"> </w:t>
      </w:r>
      <w:proofErr w:type="spellStart"/>
      <w:r>
        <w:t>පාරිභෝගිකයන්</w:t>
      </w:r>
      <w:proofErr w:type="spellEnd"/>
      <w:r>
        <w:t xml:space="preserve"> </w:t>
      </w:r>
      <w:proofErr w:type="spellStart"/>
      <w:r>
        <w:t>ව්‍යාපාරය</w:t>
      </w:r>
      <w:proofErr w:type="spellEnd"/>
      <w:r>
        <w:t xml:space="preserve"> </w:t>
      </w:r>
      <w:proofErr w:type="spellStart"/>
      <w:r>
        <w:t>වර්ජනය</w:t>
      </w:r>
      <w:proofErr w:type="spellEnd"/>
      <w:r>
        <w:t xml:space="preserve"> </w:t>
      </w:r>
      <w:proofErr w:type="spellStart"/>
      <w:r>
        <w:t>කිරීම</w:t>
      </w:r>
      <w:proofErr w:type="spellEnd"/>
      <w:r>
        <w:t xml:space="preserve"> </w:t>
      </w:r>
      <w:proofErr w:type="spellStart"/>
      <w:r>
        <w:t>මගින්</w:t>
      </w:r>
      <w:proofErr w:type="spellEnd"/>
      <w:r>
        <w:t xml:space="preserve"> </w:t>
      </w:r>
      <w:proofErr w:type="spellStart"/>
      <w:r>
        <w:t>කීර්ති</w:t>
      </w:r>
      <w:proofErr w:type="spellEnd"/>
      <w:r>
        <w:t xml:space="preserve"> </w:t>
      </w:r>
      <w:proofErr w:type="spellStart"/>
      <w:r>
        <w:t>නාමය</w:t>
      </w:r>
      <w:proofErr w:type="spellEnd"/>
      <w:r>
        <w:t xml:space="preserve"> </w:t>
      </w:r>
      <w:proofErr w:type="spellStart"/>
      <w:r>
        <w:t>විනාශ</w:t>
      </w:r>
      <w:proofErr w:type="spellEnd"/>
      <w:r>
        <w:t xml:space="preserve"> </w:t>
      </w:r>
      <w:proofErr w:type="spellStart"/>
      <w:r>
        <w:t>වී</w:t>
      </w:r>
      <w:proofErr w:type="spellEnd"/>
      <w:r>
        <w:t xml:space="preserve">, </w:t>
      </w:r>
      <w:proofErr w:type="spellStart"/>
      <w:r>
        <w:t>ව්‍යාපාරයේ</w:t>
      </w:r>
      <w:proofErr w:type="spellEnd"/>
      <w:r>
        <w:t xml:space="preserve"> </w:t>
      </w:r>
      <w:proofErr w:type="spellStart"/>
      <w:r>
        <w:t>දිගුකාලීන</w:t>
      </w:r>
      <w:proofErr w:type="spellEnd"/>
      <w:r>
        <w:t xml:space="preserve"> </w:t>
      </w:r>
      <w:proofErr w:type="spellStart"/>
      <w:r>
        <w:t>පැවැත්ම</w:t>
      </w:r>
      <w:proofErr w:type="spellEnd"/>
      <w:r>
        <w:t xml:space="preserve"> </w:t>
      </w:r>
      <w:proofErr w:type="spellStart"/>
      <w:r>
        <w:t>සහ</w:t>
      </w:r>
      <w:proofErr w:type="spellEnd"/>
      <w:r>
        <w:t xml:space="preserve"> </w:t>
      </w:r>
      <w:proofErr w:type="spellStart"/>
      <w:r>
        <w:t>ලාභදායිත්වය</w:t>
      </w:r>
      <w:proofErr w:type="spellEnd"/>
      <w:r>
        <w:t xml:space="preserve"> </w:t>
      </w:r>
      <w:proofErr w:type="spellStart"/>
      <w:r>
        <w:t>බරපතල</w:t>
      </w:r>
      <w:proofErr w:type="spellEnd"/>
      <w:r>
        <w:t xml:space="preserve"> </w:t>
      </w:r>
      <w:proofErr w:type="spellStart"/>
      <w:r>
        <w:t>ලෙස</w:t>
      </w:r>
      <w:proofErr w:type="spellEnd"/>
      <w:r>
        <w:t xml:space="preserve"> </w:t>
      </w:r>
      <w:proofErr w:type="spellStart"/>
      <w:r>
        <w:t>තර්ජනයට</w:t>
      </w:r>
      <w:proofErr w:type="spellEnd"/>
      <w:r>
        <w:t xml:space="preserve"> </w:t>
      </w:r>
      <w:proofErr w:type="spellStart"/>
      <w:r>
        <w:t>ලක්</w:t>
      </w:r>
      <w:proofErr w:type="spellEnd"/>
      <w:r>
        <w:t xml:space="preserve"> </w:t>
      </w:r>
      <w:proofErr w:type="spellStart"/>
      <w:r>
        <w:t>වේ</w:t>
      </w:r>
      <w:proofErr w:type="spellEnd"/>
      <w:r>
        <w:t>.</w:t>
      </w:r>
    </w:p>
    <w:p w14:paraId="2533316B" w14:textId="77777777" w:rsidR="00EA27FE" w:rsidRDefault="00000000">
      <w:pPr>
        <w:spacing w:after="240" w:line="360" w:lineRule="auto"/>
      </w:pPr>
      <w:r>
        <w:rPr>
          <w:i/>
        </w:rPr>
        <w:t>[</w:t>
      </w:r>
      <w:proofErr w:type="spellStart"/>
      <w:r>
        <w:rPr>
          <w:i/>
        </w:rPr>
        <w:t>විශ්ලේෂණය</w:t>
      </w:r>
      <w:proofErr w:type="spellEnd"/>
      <w:r>
        <w:rPr>
          <w:i/>
        </w:rPr>
        <w:t xml:space="preserve"> (Analysis) | </w:t>
      </w:r>
      <w:proofErr w:type="spellStart"/>
      <w:r>
        <w:rPr>
          <w:i/>
        </w:rPr>
        <w:t>තිරසාර</w:t>
      </w:r>
      <w:proofErr w:type="spellEnd"/>
      <w:r>
        <w:rPr>
          <w:i/>
        </w:rPr>
        <w:t xml:space="preserve"> </w:t>
      </w:r>
      <w:proofErr w:type="spellStart"/>
      <w:r>
        <w:rPr>
          <w:i/>
        </w:rPr>
        <w:t>සංවර්ධනය</w:t>
      </w:r>
      <w:proofErr w:type="spellEnd"/>
      <w:r>
        <w:rPr>
          <w:i/>
        </w:rPr>
        <w:t>]</w:t>
      </w:r>
    </w:p>
    <w:p w14:paraId="37FB8C32" w14:textId="77777777" w:rsidR="00EA27FE" w:rsidRDefault="00000000">
      <w:pPr>
        <w:spacing w:after="240" w:line="360" w:lineRule="auto"/>
      </w:pPr>
      <w:r>
        <w:rPr>
          <w:b/>
        </w:rPr>
        <w:t>Summary:</w:t>
      </w:r>
      <w:r>
        <w:t xml:space="preserve"> 82 questions across 7 topics. Bloom's taxonomy distribution: </w:t>
      </w:r>
      <w:proofErr w:type="spellStart"/>
      <w:r>
        <w:t>අවබෝධය</w:t>
      </w:r>
      <w:proofErr w:type="spellEnd"/>
      <w:r>
        <w:t xml:space="preserve"> (Understanding): 29, </w:t>
      </w:r>
      <w:proofErr w:type="spellStart"/>
      <w:r>
        <w:t>දැනුම</w:t>
      </w:r>
      <w:proofErr w:type="spellEnd"/>
      <w:r>
        <w:t xml:space="preserve"> (Knowledge): 17, </w:t>
      </w:r>
      <w:proofErr w:type="spellStart"/>
      <w:r>
        <w:t>යෙදුම</w:t>
      </w:r>
      <w:proofErr w:type="spellEnd"/>
      <w:r>
        <w:t xml:space="preserve"> (Application): 22, </w:t>
      </w:r>
      <w:proofErr w:type="spellStart"/>
      <w:r>
        <w:t>විශ්ලේෂණය</w:t>
      </w:r>
      <w:proofErr w:type="spellEnd"/>
      <w:r>
        <w:t xml:space="preserve"> (Analysis): 14. All questions and reference answers are in Sinhala and grounded in the NIE curriculum. The evaluation set is also available in machine-readable format in the project repository (</w:t>
      </w:r>
      <w:proofErr w:type="spellStart"/>
      <w:r>
        <w:rPr>
          <w:rFonts w:ascii="Courier New" w:hAnsi="Courier New"/>
          <w:sz w:val="20"/>
        </w:rPr>
        <w:t>eval_</w:t>
      </w:r>
      <w:proofErr w:type="gramStart"/>
      <w:r>
        <w:rPr>
          <w:rFonts w:ascii="Courier New" w:hAnsi="Courier New"/>
          <w:sz w:val="20"/>
        </w:rPr>
        <w:t>questions.json</w:t>
      </w:r>
      <w:proofErr w:type="spellEnd"/>
      <w:proofErr w:type="gramEnd"/>
      <w:r>
        <w:t>).</w:t>
      </w:r>
    </w:p>
    <w:p w14:paraId="483E2817" w14:textId="77777777" w:rsidR="00EA27FE" w:rsidRDefault="00000000" w:rsidP="008640F5">
      <w:pPr>
        <w:pStyle w:val="Heading3"/>
      </w:pPr>
      <w:bookmarkStart w:id="76" w:name="_Toc236596050"/>
      <w:r>
        <w:t>Appendix 3: Human Evaluation Rubric</w:t>
      </w:r>
      <w:bookmarkEnd w:id="76"/>
    </w:p>
    <w:p w14:paraId="1394D09A" w14:textId="77777777" w:rsidR="00EA27FE" w:rsidRDefault="00000000">
      <w:pPr>
        <w:spacing w:after="240" w:line="360" w:lineRule="auto"/>
      </w:pPr>
      <w:r>
        <w:rPr>
          <w:b/>
        </w:rPr>
        <w:t>Purpose:</w:t>
      </w:r>
      <w:r>
        <w:t xml:space="preserve"> This rubric is used by </w:t>
      </w:r>
      <w:proofErr w:type="spellStart"/>
      <w:r>
        <w:t>practising</w:t>
      </w:r>
      <w:proofErr w:type="spellEnd"/>
      <w:r>
        <w:t xml:space="preserve"> O/L Business Studies teachers to evaluate AI-generated answers to Sinhala-language GCE O/L Business Studies questions. The rubric </w:t>
      </w:r>
      <w:proofErr w:type="spellStart"/>
      <w:r>
        <w:t>operationalises</w:t>
      </w:r>
      <w:proofErr w:type="spellEnd"/>
      <w:r>
        <w:t xml:space="preserve"> four dimensions of answer quality on a five-point Likert scale.</w:t>
      </w:r>
    </w:p>
    <w:p w14:paraId="4F135A0B" w14:textId="77777777" w:rsidR="00EA27FE" w:rsidRDefault="00000000">
      <w:pPr>
        <w:spacing w:after="240" w:line="360" w:lineRule="auto"/>
      </w:pPr>
      <w:r>
        <w:rPr>
          <w:b/>
        </w:rPr>
        <w:t>Instructions to Evaluators:</w:t>
      </w:r>
    </w:p>
    <w:p w14:paraId="34723761" w14:textId="77777777" w:rsidR="00EA27FE" w:rsidRDefault="00000000">
      <w:pPr>
        <w:spacing w:after="240" w:line="360" w:lineRule="auto"/>
      </w:pPr>
      <w:r>
        <w:t xml:space="preserve">For each AI-generated answer, assign a rating of 1 to 5 on each of the four dimensions below. </w:t>
      </w:r>
      <w:proofErr w:type="gramStart"/>
      <w:r>
        <w:t>You are</w:t>
      </w:r>
      <w:proofErr w:type="gramEnd"/>
      <w:r>
        <w:t xml:space="preserve"> evaluating the answer as a teacher — is the content correct, complete, clear, and useful to a student? You do NOT need to evaluate the AI system itself; you are rating the outputs.</w:t>
      </w:r>
    </w:p>
    <w:p w14:paraId="1CC366D9" w14:textId="77777777" w:rsidR="00EA27FE" w:rsidRDefault="00000000">
      <w:pPr>
        <w:spacing w:after="240" w:line="360" w:lineRule="auto"/>
      </w:pPr>
      <w:r>
        <w:t xml:space="preserve">Please rate each dimension independently. A strong answer may </w:t>
      </w:r>
      <w:proofErr w:type="gramStart"/>
      <w:r>
        <w:t>score</w:t>
      </w:r>
      <w:proofErr w:type="gramEnd"/>
      <w:r>
        <w:t xml:space="preserve"> high on factual accuracy but low on completeness, for example.</w:t>
      </w:r>
    </w:p>
    <w:p w14:paraId="0F4D47CF" w14:textId="77777777" w:rsidR="00EA27FE" w:rsidRDefault="00000000">
      <w:pPr>
        <w:spacing w:before="240" w:after="120" w:line="360" w:lineRule="auto"/>
      </w:pPr>
      <w:r>
        <w:rPr>
          <w:b/>
          <w:color w:val="000000"/>
        </w:rPr>
        <w:t>A3.1 Dimension 1: Factual Accuracy</w:t>
      </w:r>
    </w:p>
    <w:p w14:paraId="22C893C9" w14:textId="77777777" w:rsidR="00EA27FE" w:rsidRDefault="00000000">
      <w:pPr>
        <w:spacing w:after="240" w:line="360" w:lineRule="auto"/>
      </w:pPr>
      <w:r>
        <w:t xml:space="preserve">Is the information factually </w:t>
      </w:r>
      <w:proofErr w:type="gramStart"/>
      <w:r>
        <w:t>correct</w:t>
      </w:r>
      <w:proofErr w:type="gramEnd"/>
      <w:r>
        <w:t xml:space="preserve"> according to the NIE O/L Business Studies syllabus and textbook?</w:t>
      </w:r>
    </w:p>
    <w:tbl>
      <w:tblPr>
        <w:tblStyle w:val="TableGrid"/>
        <w:tblW w:w="0" w:type="auto"/>
        <w:tblLook w:val="04A0" w:firstRow="1" w:lastRow="0" w:firstColumn="1" w:lastColumn="0" w:noHBand="0" w:noVBand="1"/>
      </w:tblPr>
      <w:tblGrid>
        <w:gridCol w:w="3024"/>
        <w:gridCol w:w="3024"/>
        <w:gridCol w:w="3024"/>
      </w:tblGrid>
      <w:tr w:rsidR="00EA27FE" w14:paraId="48374A45" w14:textId="77777777">
        <w:tc>
          <w:tcPr>
            <w:tcW w:w="3024" w:type="dxa"/>
            <w:shd w:val="clear" w:color="auto" w:fill="D9E2F3"/>
          </w:tcPr>
          <w:p w14:paraId="03DA59B8" w14:textId="77777777" w:rsidR="00EA27FE" w:rsidRDefault="00000000">
            <w:r>
              <w:rPr>
                <w:b/>
                <w:sz w:val="20"/>
              </w:rPr>
              <w:t>Rating</w:t>
            </w:r>
          </w:p>
        </w:tc>
        <w:tc>
          <w:tcPr>
            <w:tcW w:w="3024" w:type="dxa"/>
            <w:shd w:val="clear" w:color="auto" w:fill="D9E2F3"/>
          </w:tcPr>
          <w:p w14:paraId="6AB09732" w14:textId="77777777" w:rsidR="00EA27FE" w:rsidRDefault="00000000">
            <w:r>
              <w:rPr>
                <w:b/>
                <w:sz w:val="20"/>
              </w:rPr>
              <w:t>Descriptor</w:t>
            </w:r>
          </w:p>
        </w:tc>
        <w:tc>
          <w:tcPr>
            <w:tcW w:w="3024" w:type="dxa"/>
            <w:shd w:val="clear" w:color="auto" w:fill="D9E2F3"/>
          </w:tcPr>
          <w:p w14:paraId="13A55194" w14:textId="77777777" w:rsidR="00EA27FE" w:rsidRDefault="00000000">
            <w:r>
              <w:rPr>
                <w:b/>
                <w:sz w:val="20"/>
              </w:rPr>
              <w:t>Guidance</w:t>
            </w:r>
          </w:p>
        </w:tc>
      </w:tr>
      <w:tr w:rsidR="00EA27FE" w14:paraId="2D698AC2" w14:textId="77777777">
        <w:tc>
          <w:tcPr>
            <w:tcW w:w="3024" w:type="dxa"/>
          </w:tcPr>
          <w:p w14:paraId="0C29190E" w14:textId="77777777" w:rsidR="00EA27FE" w:rsidRDefault="00000000">
            <w:r>
              <w:rPr>
                <w:sz w:val="20"/>
              </w:rPr>
              <w:t>**1 — Poor**</w:t>
            </w:r>
          </w:p>
        </w:tc>
        <w:tc>
          <w:tcPr>
            <w:tcW w:w="3024" w:type="dxa"/>
          </w:tcPr>
          <w:p w14:paraId="1FB2D55A" w14:textId="77777777" w:rsidR="00EA27FE" w:rsidRDefault="00000000">
            <w:r>
              <w:rPr>
                <w:sz w:val="20"/>
              </w:rPr>
              <w:t>Multiple critical factual errors; contradicts the syllabus</w:t>
            </w:r>
          </w:p>
        </w:tc>
        <w:tc>
          <w:tcPr>
            <w:tcW w:w="3024" w:type="dxa"/>
          </w:tcPr>
          <w:p w14:paraId="2AAF9811" w14:textId="77777777" w:rsidR="00EA27FE" w:rsidRDefault="00000000">
            <w:r>
              <w:rPr>
                <w:sz w:val="20"/>
              </w:rPr>
              <w:t>Answer contains information that is demonstrably wrong by NIE standards</w:t>
            </w:r>
          </w:p>
        </w:tc>
      </w:tr>
      <w:tr w:rsidR="00EA27FE" w14:paraId="2D29B622" w14:textId="77777777">
        <w:tc>
          <w:tcPr>
            <w:tcW w:w="3024" w:type="dxa"/>
          </w:tcPr>
          <w:p w14:paraId="44FD125D" w14:textId="77777777" w:rsidR="00EA27FE" w:rsidRDefault="00000000">
            <w:r>
              <w:rPr>
                <w:sz w:val="20"/>
              </w:rPr>
              <w:t>**2 — Below Average**</w:t>
            </w:r>
          </w:p>
        </w:tc>
        <w:tc>
          <w:tcPr>
            <w:tcW w:w="3024" w:type="dxa"/>
          </w:tcPr>
          <w:p w14:paraId="3BB6441D" w14:textId="77777777" w:rsidR="00EA27FE" w:rsidRDefault="00000000">
            <w:r>
              <w:rPr>
                <w:sz w:val="20"/>
              </w:rPr>
              <w:t xml:space="preserve">One or more significant errors; </w:t>
            </w:r>
            <w:r>
              <w:rPr>
                <w:sz w:val="20"/>
              </w:rPr>
              <w:lastRenderedPageBreak/>
              <w:t>some correct information</w:t>
            </w:r>
          </w:p>
        </w:tc>
        <w:tc>
          <w:tcPr>
            <w:tcW w:w="3024" w:type="dxa"/>
          </w:tcPr>
          <w:p w14:paraId="5A5FED91" w14:textId="77777777" w:rsidR="00EA27FE" w:rsidRDefault="00000000">
            <w:r>
              <w:rPr>
                <w:sz w:val="20"/>
              </w:rPr>
              <w:lastRenderedPageBreak/>
              <w:t xml:space="preserve">Core concepts are mixed with </w:t>
            </w:r>
            <w:r>
              <w:rPr>
                <w:sz w:val="20"/>
              </w:rPr>
              <w:lastRenderedPageBreak/>
              <w:t>incorrect claims</w:t>
            </w:r>
          </w:p>
        </w:tc>
      </w:tr>
      <w:tr w:rsidR="00EA27FE" w14:paraId="10EBD2E7" w14:textId="77777777">
        <w:tc>
          <w:tcPr>
            <w:tcW w:w="3024" w:type="dxa"/>
          </w:tcPr>
          <w:p w14:paraId="343D03C1" w14:textId="77777777" w:rsidR="00EA27FE" w:rsidRDefault="00000000">
            <w:r>
              <w:rPr>
                <w:sz w:val="20"/>
              </w:rPr>
              <w:lastRenderedPageBreak/>
              <w:t>**3 — Adequate**</w:t>
            </w:r>
          </w:p>
        </w:tc>
        <w:tc>
          <w:tcPr>
            <w:tcW w:w="3024" w:type="dxa"/>
          </w:tcPr>
          <w:p w14:paraId="23C5CEF1" w14:textId="77777777" w:rsidR="00EA27FE" w:rsidRDefault="00000000">
            <w:r>
              <w:rPr>
                <w:sz w:val="20"/>
              </w:rPr>
              <w:t>Mostly correct with minor inaccuracies</w:t>
            </w:r>
          </w:p>
        </w:tc>
        <w:tc>
          <w:tcPr>
            <w:tcW w:w="3024" w:type="dxa"/>
          </w:tcPr>
          <w:p w14:paraId="76A0C67E" w14:textId="77777777" w:rsidR="00EA27FE" w:rsidRDefault="00000000">
            <w:r>
              <w:rPr>
                <w:sz w:val="20"/>
              </w:rPr>
              <w:t>Answer gets most facts right but there are small errors a teacher would notice</w:t>
            </w:r>
          </w:p>
        </w:tc>
      </w:tr>
      <w:tr w:rsidR="00EA27FE" w14:paraId="46E01F98" w14:textId="77777777">
        <w:tc>
          <w:tcPr>
            <w:tcW w:w="3024" w:type="dxa"/>
          </w:tcPr>
          <w:p w14:paraId="42069699" w14:textId="77777777" w:rsidR="00EA27FE" w:rsidRDefault="00000000">
            <w:r>
              <w:rPr>
                <w:sz w:val="20"/>
              </w:rPr>
              <w:t>**4 — Good**</w:t>
            </w:r>
          </w:p>
        </w:tc>
        <w:tc>
          <w:tcPr>
            <w:tcW w:w="3024" w:type="dxa"/>
          </w:tcPr>
          <w:p w14:paraId="11CC4BA5" w14:textId="77777777" w:rsidR="00EA27FE" w:rsidRDefault="00000000">
            <w:r>
              <w:rPr>
                <w:sz w:val="20"/>
              </w:rPr>
              <w:t>Factually correct throughout; accurate to syllabus</w:t>
            </w:r>
          </w:p>
        </w:tc>
        <w:tc>
          <w:tcPr>
            <w:tcW w:w="3024" w:type="dxa"/>
          </w:tcPr>
          <w:p w14:paraId="657EA72C" w14:textId="77777777" w:rsidR="00EA27FE" w:rsidRDefault="00000000">
            <w:r>
              <w:rPr>
                <w:sz w:val="20"/>
              </w:rPr>
              <w:t>All information aligns with NIE textbook content</w:t>
            </w:r>
          </w:p>
        </w:tc>
      </w:tr>
      <w:tr w:rsidR="00EA27FE" w14:paraId="6A03DC9D" w14:textId="77777777">
        <w:tc>
          <w:tcPr>
            <w:tcW w:w="3024" w:type="dxa"/>
          </w:tcPr>
          <w:p w14:paraId="1F28F78B" w14:textId="77777777" w:rsidR="00EA27FE" w:rsidRDefault="00000000">
            <w:r>
              <w:rPr>
                <w:sz w:val="20"/>
              </w:rPr>
              <w:t>**5 — Excellent**</w:t>
            </w:r>
          </w:p>
        </w:tc>
        <w:tc>
          <w:tcPr>
            <w:tcW w:w="3024" w:type="dxa"/>
          </w:tcPr>
          <w:p w14:paraId="01AD4380" w14:textId="77777777" w:rsidR="00EA27FE" w:rsidRDefault="00000000">
            <w:r>
              <w:rPr>
                <w:sz w:val="20"/>
              </w:rPr>
              <w:t>Exemplary accuracy; demonstrates precise, nuanced understanding of the curriculum</w:t>
            </w:r>
          </w:p>
        </w:tc>
        <w:tc>
          <w:tcPr>
            <w:tcW w:w="3024" w:type="dxa"/>
          </w:tcPr>
          <w:p w14:paraId="6F033B39" w14:textId="77777777" w:rsidR="00EA27FE" w:rsidRDefault="00000000">
            <w:r>
              <w:rPr>
                <w:sz w:val="20"/>
              </w:rPr>
              <w:t>Answer could be used directly as a model student response</w:t>
            </w:r>
          </w:p>
        </w:tc>
      </w:tr>
    </w:tbl>
    <w:p w14:paraId="31335AF6" w14:textId="77777777" w:rsidR="00EA27FE" w:rsidRDefault="00EA27FE"/>
    <w:p w14:paraId="1A3566BC" w14:textId="77777777" w:rsidR="00EA27FE" w:rsidRDefault="00000000">
      <w:pPr>
        <w:spacing w:before="240" w:after="120" w:line="360" w:lineRule="auto"/>
      </w:pPr>
      <w:r>
        <w:rPr>
          <w:b/>
          <w:color w:val="000000"/>
        </w:rPr>
        <w:t>A3.2 Dimension 2: Completeness</w:t>
      </w:r>
    </w:p>
    <w:p w14:paraId="0DB30C32" w14:textId="77777777" w:rsidR="00EA27FE" w:rsidRDefault="00000000">
      <w:pPr>
        <w:spacing w:after="240" w:line="360" w:lineRule="auto"/>
      </w:pPr>
      <w:r>
        <w:rPr>
          <w:b/>
        </w:rPr>
        <w:t>Does the answer cover what the question asks? Does it include all relevant syllabus topics, definitions, examples, or explanations?</w:t>
      </w:r>
    </w:p>
    <w:tbl>
      <w:tblPr>
        <w:tblStyle w:val="TableGrid"/>
        <w:tblW w:w="0" w:type="auto"/>
        <w:tblLook w:val="04A0" w:firstRow="1" w:lastRow="0" w:firstColumn="1" w:lastColumn="0" w:noHBand="0" w:noVBand="1"/>
      </w:tblPr>
      <w:tblGrid>
        <w:gridCol w:w="3024"/>
        <w:gridCol w:w="3024"/>
        <w:gridCol w:w="3024"/>
      </w:tblGrid>
      <w:tr w:rsidR="00EA27FE" w14:paraId="7BE8A728" w14:textId="77777777">
        <w:tc>
          <w:tcPr>
            <w:tcW w:w="3024" w:type="dxa"/>
            <w:shd w:val="clear" w:color="auto" w:fill="D9E2F3"/>
          </w:tcPr>
          <w:p w14:paraId="28E7A219" w14:textId="77777777" w:rsidR="00EA27FE" w:rsidRDefault="00000000">
            <w:r>
              <w:rPr>
                <w:b/>
                <w:sz w:val="20"/>
              </w:rPr>
              <w:t>Rating</w:t>
            </w:r>
          </w:p>
        </w:tc>
        <w:tc>
          <w:tcPr>
            <w:tcW w:w="3024" w:type="dxa"/>
            <w:shd w:val="clear" w:color="auto" w:fill="D9E2F3"/>
          </w:tcPr>
          <w:p w14:paraId="59425AF1" w14:textId="77777777" w:rsidR="00EA27FE" w:rsidRDefault="00000000">
            <w:r>
              <w:rPr>
                <w:b/>
                <w:sz w:val="20"/>
              </w:rPr>
              <w:t>Descriptor</w:t>
            </w:r>
          </w:p>
        </w:tc>
        <w:tc>
          <w:tcPr>
            <w:tcW w:w="3024" w:type="dxa"/>
            <w:shd w:val="clear" w:color="auto" w:fill="D9E2F3"/>
          </w:tcPr>
          <w:p w14:paraId="61A7C2CA" w14:textId="77777777" w:rsidR="00EA27FE" w:rsidRDefault="00000000">
            <w:r>
              <w:rPr>
                <w:b/>
                <w:sz w:val="20"/>
              </w:rPr>
              <w:t>Guidance</w:t>
            </w:r>
          </w:p>
        </w:tc>
      </w:tr>
      <w:tr w:rsidR="00EA27FE" w14:paraId="4B5BCFDE" w14:textId="77777777">
        <w:tc>
          <w:tcPr>
            <w:tcW w:w="3024" w:type="dxa"/>
          </w:tcPr>
          <w:p w14:paraId="27619953" w14:textId="77777777" w:rsidR="00EA27FE" w:rsidRDefault="00000000">
            <w:r>
              <w:rPr>
                <w:sz w:val="20"/>
              </w:rPr>
              <w:t>**1 — Poor**</w:t>
            </w:r>
          </w:p>
        </w:tc>
        <w:tc>
          <w:tcPr>
            <w:tcW w:w="3024" w:type="dxa"/>
          </w:tcPr>
          <w:p w14:paraId="6643DF4A" w14:textId="77777777" w:rsidR="00EA27FE" w:rsidRDefault="00000000">
            <w:r>
              <w:rPr>
                <w:sz w:val="20"/>
              </w:rPr>
              <w:t>Answer is entirely off-topic or addresses less than 20% of what was asked</w:t>
            </w:r>
          </w:p>
        </w:tc>
        <w:tc>
          <w:tcPr>
            <w:tcW w:w="3024" w:type="dxa"/>
          </w:tcPr>
          <w:p w14:paraId="54DA076D" w14:textId="77777777" w:rsidR="00EA27FE" w:rsidRDefault="00000000">
            <w:r>
              <w:rPr>
                <w:sz w:val="20"/>
              </w:rPr>
              <w:t>Missing most required content</w:t>
            </w:r>
          </w:p>
        </w:tc>
      </w:tr>
      <w:tr w:rsidR="00EA27FE" w14:paraId="7BEB2FAA" w14:textId="77777777">
        <w:tc>
          <w:tcPr>
            <w:tcW w:w="3024" w:type="dxa"/>
          </w:tcPr>
          <w:p w14:paraId="1C424760" w14:textId="77777777" w:rsidR="00EA27FE" w:rsidRDefault="00000000">
            <w:r>
              <w:rPr>
                <w:sz w:val="20"/>
              </w:rPr>
              <w:t>**2 — Very Low**</w:t>
            </w:r>
          </w:p>
        </w:tc>
        <w:tc>
          <w:tcPr>
            <w:tcW w:w="3024" w:type="dxa"/>
          </w:tcPr>
          <w:p w14:paraId="35B8EB8B" w14:textId="77777777" w:rsidR="00EA27FE" w:rsidRDefault="00000000">
            <w:r>
              <w:rPr>
                <w:sz w:val="20"/>
              </w:rPr>
              <w:t>Partial answer; covers 20–40% of expected content</w:t>
            </w:r>
          </w:p>
        </w:tc>
        <w:tc>
          <w:tcPr>
            <w:tcW w:w="3024" w:type="dxa"/>
          </w:tcPr>
          <w:p w14:paraId="1230F9C8" w14:textId="77777777" w:rsidR="00EA27FE" w:rsidRDefault="00000000">
            <w:r>
              <w:rPr>
                <w:sz w:val="20"/>
              </w:rPr>
              <w:t>Major sections of the expected answer are absent</w:t>
            </w:r>
          </w:p>
        </w:tc>
      </w:tr>
      <w:tr w:rsidR="00EA27FE" w14:paraId="50C23F0A" w14:textId="77777777">
        <w:tc>
          <w:tcPr>
            <w:tcW w:w="3024" w:type="dxa"/>
          </w:tcPr>
          <w:p w14:paraId="08908DF0" w14:textId="77777777" w:rsidR="00EA27FE" w:rsidRDefault="00000000">
            <w:r>
              <w:rPr>
                <w:sz w:val="20"/>
              </w:rPr>
              <w:t>**3 — Adequate**</w:t>
            </w:r>
          </w:p>
        </w:tc>
        <w:tc>
          <w:tcPr>
            <w:tcW w:w="3024" w:type="dxa"/>
          </w:tcPr>
          <w:p w14:paraId="2CA1E95C" w14:textId="77777777" w:rsidR="00EA27FE" w:rsidRDefault="00000000">
            <w:r>
              <w:rPr>
                <w:sz w:val="20"/>
              </w:rPr>
              <w:t>Acceptable coverage (40–60%) but key points omitted</w:t>
            </w:r>
          </w:p>
        </w:tc>
        <w:tc>
          <w:tcPr>
            <w:tcW w:w="3024" w:type="dxa"/>
          </w:tcPr>
          <w:p w14:paraId="5A823899" w14:textId="77777777" w:rsidR="00EA27FE" w:rsidRDefault="00000000">
            <w:r>
              <w:rPr>
                <w:sz w:val="20"/>
              </w:rPr>
              <w:t>Covers basics; misses some important specifics the curriculum expects</w:t>
            </w:r>
          </w:p>
        </w:tc>
      </w:tr>
      <w:tr w:rsidR="00EA27FE" w14:paraId="5A176F96" w14:textId="77777777">
        <w:tc>
          <w:tcPr>
            <w:tcW w:w="3024" w:type="dxa"/>
          </w:tcPr>
          <w:p w14:paraId="46F94D55" w14:textId="77777777" w:rsidR="00EA27FE" w:rsidRDefault="00000000">
            <w:r>
              <w:rPr>
                <w:sz w:val="20"/>
              </w:rPr>
              <w:t>**4 — Good**</w:t>
            </w:r>
          </w:p>
        </w:tc>
        <w:tc>
          <w:tcPr>
            <w:tcW w:w="3024" w:type="dxa"/>
          </w:tcPr>
          <w:p w14:paraId="65188287" w14:textId="77777777" w:rsidR="00EA27FE" w:rsidRDefault="00000000">
            <w:r>
              <w:rPr>
                <w:sz w:val="20"/>
              </w:rPr>
              <w:t>Comprehensive coverage (60–80%); most key points present</w:t>
            </w:r>
          </w:p>
        </w:tc>
        <w:tc>
          <w:tcPr>
            <w:tcW w:w="3024" w:type="dxa"/>
          </w:tcPr>
          <w:p w14:paraId="78546E46" w14:textId="77777777" w:rsidR="00EA27FE" w:rsidRDefault="00000000">
            <w:r>
              <w:rPr>
                <w:sz w:val="20"/>
              </w:rPr>
              <w:t>Only minor omissions; answer is practically complete for the syllabus</w:t>
            </w:r>
          </w:p>
        </w:tc>
      </w:tr>
      <w:tr w:rsidR="00EA27FE" w14:paraId="2F9EC63C" w14:textId="77777777">
        <w:tc>
          <w:tcPr>
            <w:tcW w:w="3024" w:type="dxa"/>
          </w:tcPr>
          <w:p w14:paraId="5020A695" w14:textId="77777777" w:rsidR="00EA27FE" w:rsidRDefault="00000000">
            <w:r>
              <w:rPr>
                <w:sz w:val="20"/>
              </w:rPr>
              <w:t>**5 — Excellent**</w:t>
            </w:r>
          </w:p>
        </w:tc>
        <w:tc>
          <w:tcPr>
            <w:tcW w:w="3024" w:type="dxa"/>
          </w:tcPr>
          <w:p w14:paraId="0FA37AD9" w14:textId="77777777" w:rsidR="00EA27FE" w:rsidRDefault="00000000">
            <w:r>
              <w:rPr>
                <w:sz w:val="20"/>
              </w:rPr>
              <w:t>Complete coverage (80%+); all key points, details, and examples included</w:t>
            </w:r>
          </w:p>
        </w:tc>
        <w:tc>
          <w:tcPr>
            <w:tcW w:w="3024" w:type="dxa"/>
          </w:tcPr>
          <w:p w14:paraId="0DAC8CB5" w14:textId="77777777" w:rsidR="00EA27FE" w:rsidRDefault="00000000">
            <w:r>
              <w:rPr>
                <w:sz w:val="20"/>
              </w:rPr>
              <w:t>Nothing meaningful is missing; very thorough response</w:t>
            </w:r>
          </w:p>
        </w:tc>
      </w:tr>
    </w:tbl>
    <w:p w14:paraId="7927B466" w14:textId="77777777" w:rsidR="00EA27FE" w:rsidRDefault="00EA27FE"/>
    <w:p w14:paraId="0340ADA3" w14:textId="77777777" w:rsidR="00EA27FE" w:rsidRDefault="00000000">
      <w:pPr>
        <w:spacing w:before="240" w:after="120" w:line="360" w:lineRule="auto"/>
      </w:pPr>
      <w:r>
        <w:rPr>
          <w:b/>
          <w:color w:val="000000"/>
        </w:rPr>
        <w:t>A3.3 Dimension 3: Clarity</w:t>
      </w:r>
    </w:p>
    <w:p w14:paraId="6351EE00" w14:textId="77777777" w:rsidR="00EA27FE" w:rsidRDefault="00000000">
      <w:pPr>
        <w:spacing w:after="240" w:line="360" w:lineRule="auto"/>
      </w:pPr>
      <w:r>
        <w:rPr>
          <w:b/>
        </w:rPr>
        <w:t>Is the answer clearly and correctly written in Sinhala? Is the language grammatically correct and easy for an O/L student to understand?</w:t>
      </w:r>
    </w:p>
    <w:tbl>
      <w:tblPr>
        <w:tblStyle w:val="TableGrid"/>
        <w:tblW w:w="0" w:type="auto"/>
        <w:tblLook w:val="04A0" w:firstRow="1" w:lastRow="0" w:firstColumn="1" w:lastColumn="0" w:noHBand="0" w:noVBand="1"/>
      </w:tblPr>
      <w:tblGrid>
        <w:gridCol w:w="3024"/>
        <w:gridCol w:w="3024"/>
        <w:gridCol w:w="3024"/>
      </w:tblGrid>
      <w:tr w:rsidR="00EA27FE" w14:paraId="0CC51E13" w14:textId="77777777">
        <w:tc>
          <w:tcPr>
            <w:tcW w:w="3024" w:type="dxa"/>
            <w:shd w:val="clear" w:color="auto" w:fill="D9E2F3"/>
          </w:tcPr>
          <w:p w14:paraId="59246126" w14:textId="77777777" w:rsidR="00EA27FE" w:rsidRDefault="00000000">
            <w:r>
              <w:rPr>
                <w:b/>
                <w:sz w:val="20"/>
              </w:rPr>
              <w:t>Rating</w:t>
            </w:r>
          </w:p>
        </w:tc>
        <w:tc>
          <w:tcPr>
            <w:tcW w:w="3024" w:type="dxa"/>
            <w:shd w:val="clear" w:color="auto" w:fill="D9E2F3"/>
          </w:tcPr>
          <w:p w14:paraId="63AFD5E7" w14:textId="77777777" w:rsidR="00EA27FE" w:rsidRDefault="00000000">
            <w:r>
              <w:rPr>
                <w:b/>
                <w:sz w:val="20"/>
              </w:rPr>
              <w:t>Descriptor</w:t>
            </w:r>
          </w:p>
        </w:tc>
        <w:tc>
          <w:tcPr>
            <w:tcW w:w="3024" w:type="dxa"/>
            <w:shd w:val="clear" w:color="auto" w:fill="D9E2F3"/>
          </w:tcPr>
          <w:p w14:paraId="6BADFCB8" w14:textId="77777777" w:rsidR="00EA27FE" w:rsidRDefault="00000000">
            <w:r>
              <w:rPr>
                <w:b/>
                <w:sz w:val="20"/>
              </w:rPr>
              <w:t>Guidance</w:t>
            </w:r>
          </w:p>
        </w:tc>
      </w:tr>
      <w:tr w:rsidR="00EA27FE" w14:paraId="14AE379C" w14:textId="77777777">
        <w:tc>
          <w:tcPr>
            <w:tcW w:w="3024" w:type="dxa"/>
          </w:tcPr>
          <w:p w14:paraId="011F82DE" w14:textId="77777777" w:rsidR="00EA27FE" w:rsidRDefault="00000000">
            <w:r>
              <w:rPr>
                <w:sz w:val="20"/>
              </w:rPr>
              <w:t>**1 — Poor**</w:t>
            </w:r>
          </w:p>
        </w:tc>
        <w:tc>
          <w:tcPr>
            <w:tcW w:w="3024" w:type="dxa"/>
          </w:tcPr>
          <w:p w14:paraId="30EC2876" w14:textId="77777777" w:rsidR="00EA27FE" w:rsidRDefault="00000000">
            <w:r>
              <w:rPr>
                <w:sz w:val="20"/>
              </w:rPr>
              <w:t>Incomprehensible Sinhala; major grammar/script errors</w:t>
            </w:r>
          </w:p>
        </w:tc>
        <w:tc>
          <w:tcPr>
            <w:tcW w:w="3024" w:type="dxa"/>
          </w:tcPr>
          <w:p w14:paraId="6ED8F7FA" w14:textId="77777777" w:rsidR="00EA27FE" w:rsidRDefault="00000000">
            <w:r>
              <w:rPr>
                <w:sz w:val="20"/>
              </w:rPr>
              <w:t>Significant grammatical mistakes that make the answer unusable</w:t>
            </w:r>
          </w:p>
        </w:tc>
      </w:tr>
      <w:tr w:rsidR="00EA27FE" w14:paraId="1BE6246F" w14:textId="77777777">
        <w:tc>
          <w:tcPr>
            <w:tcW w:w="3024" w:type="dxa"/>
          </w:tcPr>
          <w:p w14:paraId="7A980840" w14:textId="77777777" w:rsidR="00EA27FE" w:rsidRDefault="00000000">
            <w:r>
              <w:rPr>
                <w:sz w:val="20"/>
              </w:rPr>
              <w:t>**2 — Very Low**</w:t>
            </w:r>
          </w:p>
        </w:tc>
        <w:tc>
          <w:tcPr>
            <w:tcW w:w="3024" w:type="dxa"/>
          </w:tcPr>
          <w:p w14:paraId="35818260" w14:textId="77777777" w:rsidR="00EA27FE" w:rsidRDefault="00000000">
            <w:r>
              <w:rPr>
                <w:sz w:val="20"/>
              </w:rPr>
              <w:t>Difficult to follow; substantial grammar, word choice, or spelling issues</w:t>
            </w:r>
          </w:p>
        </w:tc>
        <w:tc>
          <w:tcPr>
            <w:tcW w:w="3024" w:type="dxa"/>
          </w:tcPr>
          <w:p w14:paraId="447371EB" w14:textId="77777777" w:rsidR="00EA27FE" w:rsidRDefault="00000000">
            <w:r>
              <w:rPr>
                <w:sz w:val="20"/>
              </w:rPr>
              <w:t>The answer requires significant effort to understand</w:t>
            </w:r>
          </w:p>
        </w:tc>
      </w:tr>
      <w:tr w:rsidR="00EA27FE" w14:paraId="1540867D" w14:textId="77777777">
        <w:tc>
          <w:tcPr>
            <w:tcW w:w="3024" w:type="dxa"/>
          </w:tcPr>
          <w:p w14:paraId="6710648E" w14:textId="77777777" w:rsidR="00EA27FE" w:rsidRDefault="00000000">
            <w:r>
              <w:rPr>
                <w:sz w:val="20"/>
              </w:rPr>
              <w:t>**3 — Adequate**</w:t>
            </w:r>
          </w:p>
        </w:tc>
        <w:tc>
          <w:tcPr>
            <w:tcW w:w="3024" w:type="dxa"/>
          </w:tcPr>
          <w:p w14:paraId="7AEE7832" w14:textId="77777777" w:rsidR="00EA27FE" w:rsidRDefault="00000000">
            <w:r>
              <w:rPr>
                <w:sz w:val="20"/>
              </w:rPr>
              <w:t>Generally understandable; minor grammar or awkward phrasing</w:t>
            </w:r>
          </w:p>
        </w:tc>
        <w:tc>
          <w:tcPr>
            <w:tcW w:w="3024" w:type="dxa"/>
          </w:tcPr>
          <w:p w14:paraId="2986037C" w14:textId="77777777" w:rsidR="00EA27FE" w:rsidRDefault="00000000">
            <w:proofErr w:type="gramStart"/>
            <w:r>
              <w:rPr>
                <w:sz w:val="20"/>
              </w:rPr>
              <w:t>Student</w:t>
            </w:r>
            <w:proofErr w:type="gramEnd"/>
            <w:r>
              <w:rPr>
                <w:sz w:val="20"/>
              </w:rPr>
              <w:t xml:space="preserve"> can understand the </w:t>
            </w:r>
            <w:proofErr w:type="gramStart"/>
            <w:r>
              <w:rPr>
                <w:sz w:val="20"/>
              </w:rPr>
              <w:t>meaning</w:t>
            </w:r>
            <w:proofErr w:type="gramEnd"/>
            <w:r>
              <w:rPr>
                <w:sz w:val="20"/>
              </w:rPr>
              <w:t xml:space="preserve"> but language could be clearer</w:t>
            </w:r>
          </w:p>
        </w:tc>
      </w:tr>
      <w:tr w:rsidR="00EA27FE" w14:paraId="1AC6ACFA" w14:textId="77777777">
        <w:tc>
          <w:tcPr>
            <w:tcW w:w="3024" w:type="dxa"/>
          </w:tcPr>
          <w:p w14:paraId="6774261A" w14:textId="77777777" w:rsidR="00EA27FE" w:rsidRDefault="00000000">
            <w:r>
              <w:rPr>
                <w:sz w:val="20"/>
              </w:rPr>
              <w:t>**4 — Good**</w:t>
            </w:r>
          </w:p>
        </w:tc>
        <w:tc>
          <w:tcPr>
            <w:tcW w:w="3024" w:type="dxa"/>
          </w:tcPr>
          <w:p w14:paraId="6DE6923A" w14:textId="77777777" w:rsidR="00EA27FE" w:rsidRDefault="00000000">
            <w:r>
              <w:rPr>
                <w:sz w:val="20"/>
              </w:rPr>
              <w:t>Clear, well-written Sinhala; fluid and natural</w:t>
            </w:r>
          </w:p>
        </w:tc>
        <w:tc>
          <w:tcPr>
            <w:tcW w:w="3024" w:type="dxa"/>
          </w:tcPr>
          <w:p w14:paraId="4184B2A8" w14:textId="77777777" w:rsidR="00EA27FE" w:rsidRDefault="00000000">
            <w:r>
              <w:rPr>
                <w:sz w:val="20"/>
              </w:rPr>
              <w:t>Clean Sinhala suitable for O/L-level reading</w:t>
            </w:r>
          </w:p>
        </w:tc>
      </w:tr>
      <w:tr w:rsidR="00EA27FE" w14:paraId="0868AE93" w14:textId="77777777">
        <w:tc>
          <w:tcPr>
            <w:tcW w:w="3024" w:type="dxa"/>
          </w:tcPr>
          <w:p w14:paraId="52E6B368" w14:textId="77777777" w:rsidR="00EA27FE" w:rsidRDefault="00000000">
            <w:r>
              <w:rPr>
                <w:sz w:val="20"/>
              </w:rPr>
              <w:t>**5 — Excellent**</w:t>
            </w:r>
          </w:p>
        </w:tc>
        <w:tc>
          <w:tcPr>
            <w:tcW w:w="3024" w:type="dxa"/>
          </w:tcPr>
          <w:p w14:paraId="777D8CA5" w14:textId="77777777" w:rsidR="00EA27FE" w:rsidRDefault="00000000">
            <w:r>
              <w:rPr>
                <w:sz w:val="20"/>
              </w:rPr>
              <w:t>Clear, natural, and appropriately formal Sinhala; could be used in a textbook</w:t>
            </w:r>
          </w:p>
        </w:tc>
        <w:tc>
          <w:tcPr>
            <w:tcW w:w="3024" w:type="dxa"/>
          </w:tcPr>
          <w:p w14:paraId="26899D6A" w14:textId="77777777" w:rsidR="00EA27FE" w:rsidRDefault="00000000">
            <w:r>
              <w:rPr>
                <w:sz w:val="20"/>
              </w:rPr>
              <w:t>Professional-sounding Sinhala that models good writing for students</w:t>
            </w:r>
          </w:p>
        </w:tc>
      </w:tr>
    </w:tbl>
    <w:p w14:paraId="32FDE052" w14:textId="77777777" w:rsidR="00EA27FE" w:rsidRDefault="00EA27FE"/>
    <w:p w14:paraId="509375FE" w14:textId="77777777" w:rsidR="00EA27FE" w:rsidRDefault="00000000">
      <w:pPr>
        <w:spacing w:before="240" w:after="120" w:line="360" w:lineRule="auto"/>
      </w:pPr>
      <w:r>
        <w:rPr>
          <w:b/>
          <w:color w:val="000000"/>
        </w:rPr>
        <w:lastRenderedPageBreak/>
        <w:t>A3.4 Dimension 4: Pedagogical Value</w:t>
      </w:r>
    </w:p>
    <w:p w14:paraId="442260B3" w14:textId="77777777" w:rsidR="00EA27FE" w:rsidRDefault="00000000">
      <w:pPr>
        <w:spacing w:after="240" w:line="360" w:lineRule="auto"/>
      </w:pPr>
      <w:r>
        <w:rPr>
          <w:b/>
        </w:rPr>
        <w:t>Could a student learn from this answer? Does it explain concepts, provide examples or clarity? Would you accept this from a model student?</w:t>
      </w:r>
    </w:p>
    <w:tbl>
      <w:tblPr>
        <w:tblStyle w:val="TableGrid"/>
        <w:tblW w:w="0" w:type="auto"/>
        <w:tblLook w:val="04A0" w:firstRow="1" w:lastRow="0" w:firstColumn="1" w:lastColumn="0" w:noHBand="0" w:noVBand="1"/>
      </w:tblPr>
      <w:tblGrid>
        <w:gridCol w:w="3024"/>
        <w:gridCol w:w="3024"/>
        <w:gridCol w:w="3024"/>
      </w:tblGrid>
      <w:tr w:rsidR="00EA27FE" w14:paraId="2A573BD4" w14:textId="77777777">
        <w:tc>
          <w:tcPr>
            <w:tcW w:w="3024" w:type="dxa"/>
            <w:shd w:val="clear" w:color="auto" w:fill="D9E2F3"/>
          </w:tcPr>
          <w:p w14:paraId="75E47B2E" w14:textId="77777777" w:rsidR="00EA27FE" w:rsidRDefault="00000000">
            <w:r>
              <w:rPr>
                <w:b/>
                <w:sz w:val="20"/>
              </w:rPr>
              <w:t>Rating</w:t>
            </w:r>
          </w:p>
        </w:tc>
        <w:tc>
          <w:tcPr>
            <w:tcW w:w="3024" w:type="dxa"/>
            <w:shd w:val="clear" w:color="auto" w:fill="D9E2F3"/>
          </w:tcPr>
          <w:p w14:paraId="595690D7" w14:textId="77777777" w:rsidR="00EA27FE" w:rsidRDefault="00000000">
            <w:r>
              <w:rPr>
                <w:b/>
                <w:sz w:val="20"/>
              </w:rPr>
              <w:t>Descriptor</w:t>
            </w:r>
          </w:p>
        </w:tc>
        <w:tc>
          <w:tcPr>
            <w:tcW w:w="3024" w:type="dxa"/>
            <w:shd w:val="clear" w:color="auto" w:fill="D9E2F3"/>
          </w:tcPr>
          <w:p w14:paraId="68FF6F21" w14:textId="77777777" w:rsidR="00EA27FE" w:rsidRDefault="00000000">
            <w:r>
              <w:rPr>
                <w:b/>
                <w:sz w:val="20"/>
              </w:rPr>
              <w:t>Guidance</w:t>
            </w:r>
          </w:p>
        </w:tc>
      </w:tr>
      <w:tr w:rsidR="00EA27FE" w14:paraId="68815993" w14:textId="77777777">
        <w:tc>
          <w:tcPr>
            <w:tcW w:w="3024" w:type="dxa"/>
          </w:tcPr>
          <w:p w14:paraId="6F9EEAA3" w14:textId="77777777" w:rsidR="00EA27FE" w:rsidRDefault="00000000">
            <w:r>
              <w:rPr>
                <w:sz w:val="20"/>
              </w:rPr>
              <w:t>**1 — Poor**</w:t>
            </w:r>
          </w:p>
        </w:tc>
        <w:tc>
          <w:tcPr>
            <w:tcW w:w="3024" w:type="dxa"/>
          </w:tcPr>
          <w:p w14:paraId="3E9C5904" w14:textId="77777777" w:rsidR="00EA27FE" w:rsidRDefault="00000000">
            <w:r>
              <w:rPr>
                <w:sz w:val="20"/>
              </w:rPr>
              <w:t>No educational value; information presented in a useless/unhelpful way</w:t>
            </w:r>
          </w:p>
        </w:tc>
        <w:tc>
          <w:tcPr>
            <w:tcW w:w="3024" w:type="dxa"/>
          </w:tcPr>
          <w:p w14:paraId="0F0FB437" w14:textId="77777777" w:rsidR="00EA27FE" w:rsidRDefault="00000000">
            <w:proofErr w:type="gramStart"/>
            <w:r>
              <w:rPr>
                <w:sz w:val="20"/>
              </w:rPr>
              <w:t>Student</w:t>
            </w:r>
            <w:proofErr w:type="gramEnd"/>
            <w:r>
              <w:rPr>
                <w:sz w:val="20"/>
              </w:rPr>
              <w:t xml:space="preserve"> will learn nothing from this answer even if facts happen to be present</w:t>
            </w:r>
          </w:p>
        </w:tc>
      </w:tr>
      <w:tr w:rsidR="00EA27FE" w14:paraId="48FB6B83" w14:textId="77777777">
        <w:tc>
          <w:tcPr>
            <w:tcW w:w="3024" w:type="dxa"/>
          </w:tcPr>
          <w:p w14:paraId="45565410" w14:textId="77777777" w:rsidR="00EA27FE" w:rsidRDefault="00000000">
            <w:r>
              <w:rPr>
                <w:sz w:val="20"/>
              </w:rPr>
              <w:t>**2 — Very Low**</w:t>
            </w:r>
          </w:p>
        </w:tc>
        <w:tc>
          <w:tcPr>
            <w:tcW w:w="3024" w:type="dxa"/>
          </w:tcPr>
          <w:p w14:paraId="1BE3C6BA" w14:textId="77777777" w:rsidR="00EA27FE" w:rsidRDefault="00000000">
            <w:r>
              <w:rPr>
                <w:sz w:val="20"/>
              </w:rPr>
              <w:t>Limited educational value; not structured for learning</w:t>
            </w:r>
          </w:p>
        </w:tc>
        <w:tc>
          <w:tcPr>
            <w:tcW w:w="3024" w:type="dxa"/>
          </w:tcPr>
          <w:p w14:paraId="0C4B8A0A" w14:textId="77777777" w:rsidR="00EA27FE" w:rsidRDefault="00000000">
            <w:r>
              <w:rPr>
                <w:sz w:val="20"/>
              </w:rPr>
              <w:t>Some facts but no explanations, examples, or logical flow</w:t>
            </w:r>
          </w:p>
        </w:tc>
      </w:tr>
      <w:tr w:rsidR="00EA27FE" w14:paraId="641E99E3" w14:textId="77777777">
        <w:tc>
          <w:tcPr>
            <w:tcW w:w="3024" w:type="dxa"/>
          </w:tcPr>
          <w:p w14:paraId="70585E2C" w14:textId="77777777" w:rsidR="00EA27FE" w:rsidRDefault="00000000">
            <w:r>
              <w:rPr>
                <w:sz w:val="20"/>
              </w:rPr>
              <w:t>**3 — Adequate**</w:t>
            </w:r>
          </w:p>
        </w:tc>
        <w:tc>
          <w:tcPr>
            <w:tcW w:w="3024" w:type="dxa"/>
          </w:tcPr>
          <w:p w14:paraId="0921B92C" w14:textId="77777777" w:rsidR="00EA27FE" w:rsidRDefault="00000000">
            <w:r>
              <w:rPr>
                <w:sz w:val="20"/>
              </w:rPr>
              <w:t>Moderate educational value; basic explanations but no depth</w:t>
            </w:r>
          </w:p>
        </w:tc>
        <w:tc>
          <w:tcPr>
            <w:tcW w:w="3024" w:type="dxa"/>
          </w:tcPr>
          <w:p w14:paraId="6DC971C6" w14:textId="77777777" w:rsidR="00EA27FE" w:rsidRDefault="00000000">
            <w:proofErr w:type="gramStart"/>
            <w:r>
              <w:rPr>
                <w:sz w:val="20"/>
              </w:rPr>
              <w:t>Student</w:t>
            </w:r>
            <w:proofErr w:type="gramEnd"/>
            <w:r>
              <w:rPr>
                <w:sz w:val="20"/>
              </w:rPr>
              <w:t xml:space="preserve"> can get the basic idea; lacks deeper understanding or exemplification</w:t>
            </w:r>
          </w:p>
        </w:tc>
      </w:tr>
      <w:tr w:rsidR="00EA27FE" w14:paraId="59BFF0FD" w14:textId="77777777">
        <w:tc>
          <w:tcPr>
            <w:tcW w:w="3024" w:type="dxa"/>
          </w:tcPr>
          <w:p w14:paraId="0502751B" w14:textId="77777777" w:rsidR="00EA27FE" w:rsidRDefault="00000000">
            <w:r>
              <w:rPr>
                <w:sz w:val="20"/>
              </w:rPr>
              <w:t>**4 — Good**</w:t>
            </w:r>
          </w:p>
        </w:tc>
        <w:tc>
          <w:tcPr>
            <w:tcW w:w="3024" w:type="dxa"/>
          </w:tcPr>
          <w:p w14:paraId="4A5345E7" w14:textId="77777777" w:rsidR="00EA27FE" w:rsidRDefault="00000000">
            <w:r>
              <w:rPr>
                <w:sz w:val="20"/>
              </w:rPr>
              <w:t>High educational value; explains concepts clearly; good exemplification</w:t>
            </w:r>
          </w:p>
        </w:tc>
        <w:tc>
          <w:tcPr>
            <w:tcW w:w="3024" w:type="dxa"/>
          </w:tcPr>
          <w:p w14:paraId="77AD987D" w14:textId="77777777" w:rsidR="00EA27FE" w:rsidRDefault="00000000">
            <w:r>
              <w:rPr>
                <w:sz w:val="20"/>
              </w:rPr>
              <w:t>Student actively learns from the answer; good structure and explanatory examples</w:t>
            </w:r>
          </w:p>
        </w:tc>
      </w:tr>
      <w:tr w:rsidR="00EA27FE" w14:paraId="3330EAF6" w14:textId="77777777">
        <w:tc>
          <w:tcPr>
            <w:tcW w:w="3024" w:type="dxa"/>
          </w:tcPr>
          <w:p w14:paraId="338D043C" w14:textId="77777777" w:rsidR="00EA27FE" w:rsidRDefault="00000000">
            <w:r>
              <w:rPr>
                <w:sz w:val="20"/>
              </w:rPr>
              <w:t>**5 — Excellent**</w:t>
            </w:r>
          </w:p>
        </w:tc>
        <w:tc>
          <w:tcPr>
            <w:tcW w:w="3024" w:type="dxa"/>
          </w:tcPr>
          <w:p w14:paraId="43E841F8" w14:textId="77777777" w:rsidR="00EA27FE" w:rsidRDefault="00000000">
            <w:r>
              <w:rPr>
                <w:sz w:val="20"/>
              </w:rPr>
              <w:t>Exceptional educational value; richly explanatory, structured, and inspires further learning</w:t>
            </w:r>
          </w:p>
        </w:tc>
        <w:tc>
          <w:tcPr>
            <w:tcW w:w="3024" w:type="dxa"/>
          </w:tcPr>
          <w:p w14:paraId="4037AE92" w14:textId="77777777" w:rsidR="00EA27FE" w:rsidRDefault="00000000">
            <w:r>
              <w:rPr>
                <w:sz w:val="20"/>
              </w:rPr>
              <w:t xml:space="preserve">Student gains deep understanding; </w:t>
            </w:r>
            <w:proofErr w:type="gramStart"/>
            <w:r>
              <w:rPr>
                <w:sz w:val="20"/>
              </w:rPr>
              <w:t>answer</w:t>
            </w:r>
            <w:proofErr w:type="gramEnd"/>
            <w:r>
              <w:rPr>
                <w:sz w:val="20"/>
              </w:rPr>
              <w:t xml:space="preserve"> could be added to a teacher's guide or flipped classroom material</w:t>
            </w:r>
          </w:p>
        </w:tc>
      </w:tr>
    </w:tbl>
    <w:p w14:paraId="76B2A3A0" w14:textId="77777777" w:rsidR="00EA27FE" w:rsidRDefault="00EA27FE"/>
    <w:p w14:paraId="3E3C1D2C" w14:textId="77777777" w:rsidR="00EA27FE" w:rsidRDefault="00000000">
      <w:pPr>
        <w:spacing w:before="240" w:after="120" w:line="360" w:lineRule="auto"/>
      </w:pPr>
      <w:r>
        <w:rPr>
          <w:b/>
          <w:color w:val="000000"/>
        </w:rPr>
        <w:t>A3.5 Rating Template</w:t>
      </w:r>
    </w:p>
    <w:p w14:paraId="2337F821" w14:textId="77777777" w:rsidR="00EA27FE" w:rsidRDefault="00000000">
      <w:pPr>
        <w:spacing w:after="240" w:line="360" w:lineRule="auto"/>
      </w:pPr>
      <w:r>
        <w:t>For each question, evaluators complete one row:</w:t>
      </w:r>
    </w:p>
    <w:tbl>
      <w:tblPr>
        <w:tblStyle w:val="TableGrid"/>
        <w:tblW w:w="0" w:type="auto"/>
        <w:tblLook w:val="04A0" w:firstRow="1" w:lastRow="0" w:firstColumn="1" w:lastColumn="0" w:noHBand="0" w:noVBand="1"/>
      </w:tblPr>
      <w:tblGrid>
        <w:gridCol w:w="1296"/>
        <w:gridCol w:w="1296"/>
        <w:gridCol w:w="1296"/>
        <w:gridCol w:w="1394"/>
        <w:gridCol w:w="1296"/>
        <w:gridCol w:w="1296"/>
        <w:gridCol w:w="1296"/>
      </w:tblGrid>
      <w:tr w:rsidR="00EA27FE" w14:paraId="267E4A59" w14:textId="77777777">
        <w:tc>
          <w:tcPr>
            <w:tcW w:w="1296" w:type="dxa"/>
            <w:shd w:val="clear" w:color="auto" w:fill="D9E2F3"/>
          </w:tcPr>
          <w:p w14:paraId="3536C6FB" w14:textId="77777777" w:rsidR="00EA27FE" w:rsidRDefault="00000000">
            <w:r>
              <w:rPr>
                <w:b/>
                <w:sz w:val="20"/>
              </w:rPr>
              <w:t>Q#</w:t>
            </w:r>
          </w:p>
        </w:tc>
        <w:tc>
          <w:tcPr>
            <w:tcW w:w="1296" w:type="dxa"/>
            <w:shd w:val="clear" w:color="auto" w:fill="D9E2F3"/>
          </w:tcPr>
          <w:p w14:paraId="117C5F7B" w14:textId="77777777" w:rsidR="00EA27FE" w:rsidRDefault="00000000">
            <w:r>
              <w:rPr>
                <w:b/>
                <w:sz w:val="20"/>
              </w:rPr>
              <w:t>Condition</w:t>
            </w:r>
          </w:p>
        </w:tc>
        <w:tc>
          <w:tcPr>
            <w:tcW w:w="1296" w:type="dxa"/>
            <w:shd w:val="clear" w:color="auto" w:fill="D9E2F3"/>
          </w:tcPr>
          <w:p w14:paraId="6B67B26B" w14:textId="77777777" w:rsidR="00EA27FE" w:rsidRDefault="00000000">
            <w:r>
              <w:rPr>
                <w:b/>
                <w:sz w:val="20"/>
              </w:rPr>
              <w:t>Factual Accuracy (1–5)</w:t>
            </w:r>
          </w:p>
        </w:tc>
        <w:tc>
          <w:tcPr>
            <w:tcW w:w="1296" w:type="dxa"/>
            <w:shd w:val="clear" w:color="auto" w:fill="D9E2F3"/>
          </w:tcPr>
          <w:p w14:paraId="0434B0AE" w14:textId="77777777" w:rsidR="00EA27FE" w:rsidRDefault="00000000">
            <w:r>
              <w:rPr>
                <w:b/>
                <w:sz w:val="20"/>
              </w:rPr>
              <w:t>Completeness (1–5)</w:t>
            </w:r>
          </w:p>
        </w:tc>
        <w:tc>
          <w:tcPr>
            <w:tcW w:w="1296" w:type="dxa"/>
            <w:shd w:val="clear" w:color="auto" w:fill="D9E2F3"/>
          </w:tcPr>
          <w:p w14:paraId="746AB5C9" w14:textId="77777777" w:rsidR="00EA27FE" w:rsidRDefault="00000000">
            <w:r>
              <w:rPr>
                <w:b/>
                <w:sz w:val="20"/>
              </w:rPr>
              <w:t>Clarity (1–5)</w:t>
            </w:r>
          </w:p>
        </w:tc>
        <w:tc>
          <w:tcPr>
            <w:tcW w:w="1296" w:type="dxa"/>
            <w:shd w:val="clear" w:color="auto" w:fill="D9E2F3"/>
          </w:tcPr>
          <w:p w14:paraId="3CCCD129" w14:textId="77777777" w:rsidR="00EA27FE" w:rsidRDefault="00000000">
            <w:r>
              <w:rPr>
                <w:b/>
                <w:sz w:val="20"/>
              </w:rPr>
              <w:t>Pedagogical Value (1–5)</w:t>
            </w:r>
          </w:p>
        </w:tc>
        <w:tc>
          <w:tcPr>
            <w:tcW w:w="1296" w:type="dxa"/>
            <w:shd w:val="clear" w:color="auto" w:fill="D9E2F3"/>
          </w:tcPr>
          <w:p w14:paraId="1880F687" w14:textId="77777777" w:rsidR="00EA27FE" w:rsidRDefault="00000000">
            <w:r>
              <w:rPr>
                <w:b/>
                <w:sz w:val="20"/>
              </w:rPr>
              <w:t>Comments / Observation</w:t>
            </w:r>
          </w:p>
        </w:tc>
      </w:tr>
      <w:tr w:rsidR="00EA27FE" w14:paraId="2D60EB4D" w14:textId="77777777">
        <w:tc>
          <w:tcPr>
            <w:tcW w:w="1296" w:type="dxa"/>
          </w:tcPr>
          <w:p w14:paraId="55F6FFBD" w14:textId="77777777" w:rsidR="00EA27FE" w:rsidRDefault="00000000">
            <w:r>
              <w:rPr>
                <w:sz w:val="20"/>
              </w:rPr>
              <w:t>1</w:t>
            </w:r>
          </w:p>
        </w:tc>
        <w:tc>
          <w:tcPr>
            <w:tcW w:w="1296" w:type="dxa"/>
          </w:tcPr>
          <w:p w14:paraId="7FBDD378" w14:textId="77777777" w:rsidR="00EA27FE" w:rsidRDefault="00000000">
            <w:r>
              <w:rPr>
                <w:sz w:val="20"/>
              </w:rPr>
              <w:t>A / B / C</w:t>
            </w:r>
          </w:p>
        </w:tc>
        <w:tc>
          <w:tcPr>
            <w:tcW w:w="1296" w:type="dxa"/>
          </w:tcPr>
          <w:p w14:paraId="30668C52" w14:textId="77777777" w:rsidR="00EA27FE" w:rsidRDefault="00EA27FE"/>
        </w:tc>
        <w:tc>
          <w:tcPr>
            <w:tcW w:w="1296" w:type="dxa"/>
          </w:tcPr>
          <w:p w14:paraId="6921E4A7" w14:textId="77777777" w:rsidR="00EA27FE" w:rsidRDefault="00EA27FE"/>
        </w:tc>
        <w:tc>
          <w:tcPr>
            <w:tcW w:w="1296" w:type="dxa"/>
          </w:tcPr>
          <w:p w14:paraId="544DC3B7" w14:textId="77777777" w:rsidR="00EA27FE" w:rsidRDefault="00EA27FE"/>
        </w:tc>
        <w:tc>
          <w:tcPr>
            <w:tcW w:w="1296" w:type="dxa"/>
          </w:tcPr>
          <w:p w14:paraId="465A36A5" w14:textId="77777777" w:rsidR="00EA27FE" w:rsidRDefault="00EA27FE"/>
        </w:tc>
        <w:tc>
          <w:tcPr>
            <w:tcW w:w="1296" w:type="dxa"/>
          </w:tcPr>
          <w:p w14:paraId="0DEF38C1" w14:textId="77777777" w:rsidR="00EA27FE" w:rsidRDefault="00EA27FE"/>
        </w:tc>
      </w:tr>
      <w:tr w:rsidR="00EA27FE" w14:paraId="10C0EAE4" w14:textId="77777777">
        <w:tc>
          <w:tcPr>
            <w:tcW w:w="1296" w:type="dxa"/>
          </w:tcPr>
          <w:p w14:paraId="7A2FC2BC" w14:textId="77777777" w:rsidR="00EA27FE" w:rsidRDefault="00000000">
            <w:r>
              <w:rPr>
                <w:sz w:val="20"/>
              </w:rPr>
              <w:t>2</w:t>
            </w:r>
          </w:p>
        </w:tc>
        <w:tc>
          <w:tcPr>
            <w:tcW w:w="1296" w:type="dxa"/>
          </w:tcPr>
          <w:p w14:paraId="154E975E" w14:textId="77777777" w:rsidR="00EA27FE" w:rsidRDefault="00000000">
            <w:r>
              <w:rPr>
                <w:sz w:val="20"/>
              </w:rPr>
              <w:t>A / B / C</w:t>
            </w:r>
          </w:p>
        </w:tc>
        <w:tc>
          <w:tcPr>
            <w:tcW w:w="1296" w:type="dxa"/>
          </w:tcPr>
          <w:p w14:paraId="0311A860" w14:textId="77777777" w:rsidR="00EA27FE" w:rsidRDefault="00EA27FE"/>
        </w:tc>
        <w:tc>
          <w:tcPr>
            <w:tcW w:w="1296" w:type="dxa"/>
          </w:tcPr>
          <w:p w14:paraId="57751954" w14:textId="77777777" w:rsidR="00EA27FE" w:rsidRDefault="00EA27FE"/>
        </w:tc>
        <w:tc>
          <w:tcPr>
            <w:tcW w:w="1296" w:type="dxa"/>
          </w:tcPr>
          <w:p w14:paraId="42599D09" w14:textId="77777777" w:rsidR="00EA27FE" w:rsidRDefault="00EA27FE"/>
        </w:tc>
        <w:tc>
          <w:tcPr>
            <w:tcW w:w="1296" w:type="dxa"/>
          </w:tcPr>
          <w:p w14:paraId="02EA33DF" w14:textId="77777777" w:rsidR="00EA27FE" w:rsidRDefault="00EA27FE"/>
        </w:tc>
        <w:tc>
          <w:tcPr>
            <w:tcW w:w="1296" w:type="dxa"/>
          </w:tcPr>
          <w:p w14:paraId="6DD49E11" w14:textId="77777777" w:rsidR="00EA27FE" w:rsidRDefault="00EA27FE"/>
        </w:tc>
      </w:tr>
      <w:tr w:rsidR="00EA27FE" w14:paraId="4620A70A" w14:textId="77777777">
        <w:tc>
          <w:tcPr>
            <w:tcW w:w="1296" w:type="dxa"/>
          </w:tcPr>
          <w:p w14:paraId="53FFE8D8" w14:textId="77777777" w:rsidR="00EA27FE" w:rsidRDefault="00000000">
            <w:r>
              <w:rPr>
                <w:sz w:val="20"/>
              </w:rPr>
              <w:t>...</w:t>
            </w:r>
          </w:p>
        </w:tc>
        <w:tc>
          <w:tcPr>
            <w:tcW w:w="1296" w:type="dxa"/>
          </w:tcPr>
          <w:p w14:paraId="1B949344" w14:textId="77777777" w:rsidR="00EA27FE" w:rsidRDefault="00000000">
            <w:r>
              <w:rPr>
                <w:sz w:val="20"/>
              </w:rPr>
              <w:t>...</w:t>
            </w:r>
          </w:p>
        </w:tc>
        <w:tc>
          <w:tcPr>
            <w:tcW w:w="1296" w:type="dxa"/>
          </w:tcPr>
          <w:p w14:paraId="2DE267A7" w14:textId="77777777" w:rsidR="00EA27FE" w:rsidRDefault="00EA27FE"/>
        </w:tc>
        <w:tc>
          <w:tcPr>
            <w:tcW w:w="1296" w:type="dxa"/>
          </w:tcPr>
          <w:p w14:paraId="61AF443D" w14:textId="77777777" w:rsidR="00EA27FE" w:rsidRDefault="00EA27FE"/>
        </w:tc>
        <w:tc>
          <w:tcPr>
            <w:tcW w:w="1296" w:type="dxa"/>
          </w:tcPr>
          <w:p w14:paraId="1BD9B872" w14:textId="77777777" w:rsidR="00EA27FE" w:rsidRDefault="00EA27FE"/>
        </w:tc>
        <w:tc>
          <w:tcPr>
            <w:tcW w:w="1296" w:type="dxa"/>
          </w:tcPr>
          <w:p w14:paraId="0A85B08E" w14:textId="77777777" w:rsidR="00EA27FE" w:rsidRDefault="00EA27FE"/>
        </w:tc>
        <w:tc>
          <w:tcPr>
            <w:tcW w:w="1296" w:type="dxa"/>
          </w:tcPr>
          <w:p w14:paraId="45D2E179" w14:textId="77777777" w:rsidR="00EA27FE" w:rsidRDefault="00EA27FE"/>
        </w:tc>
      </w:tr>
      <w:tr w:rsidR="00EA27FE" w14:paraId="09765EA4" w14:textId="77777777">
        <w:tc>
          <w:tcPr>
            <w:tcW w:w="1296" w:type="dxa"/>
          </w:tcPr>
          <w:p w14:paraId="6DB4FA6E" w14:textId="77777777" w:rsidR="00EA27FE" w:rsidRDefault="00000000">
            <w:r>
              <w:rPr>
                <w:sz w:val="20"/>
              </w:rPr>
              <w:t>16</w:t>
            </w:r>
          </w:p>
        </w:tc>
        <w:tc>
          <w:tcPr>
            <w:tcW w:w="1296" w:type="dxa"/>
          </w:tcPr>
          <w:p w14:paraId="52F838F5" w14:textId="77777777" w:rsidR="00EA27FE" w:rsidRDefault="00000000">
            <w:r>
              <w:rPr>
                <w:sz w:val="20"/>
              </w:rPr>
              <w:t>A / B / C</w:t>
            </w:r>
          </w:p>
        </w:tc>
        <w:tc>
          <w:tcPr>
            <w:tcW w:w="1296" w:type="dxa"/>
          </w:tcPr>
          <w:p w14:paraId="17ADF788" w14:textId="77777777" w:rsidR="00EA27FE" w:rsidRDefault="00EA27FE"/>
        </w:tc>
        <w:tc>
          <w:tcPr>
            <w:tcW w:w="1296" w:type="dxa"/>
          </w:tcPr>
          <w:p w14:paraId="07FDDECC" w14:textId="77777777" w:rsidR="00EA27FE" w:rsidRDefault="00EA27FE"/>
        </w:tc>
        <w:tc>
          <w:tcPr>
            <w:tcW w:w="1296" w:type="dxa"/>
          </w:tcPr>
          <w:p w14:paraId="3158E90A" w14:textId="77777777" w:rsidR="00EA27FE" w:rsidRDefault="00EA27FE"/>
        </w:tc>
        <w:tc>
          <w:tcPr>
            <w:tcW w:w="1296" w:type="dxa"/>
          </w:tcPr>
          <w:p w14:paraId="3AF0EF90" w14:textId="77777777" w:rsidR="00EA27FE" w:rsidRDefault="00EA27FE"/>
        </w:tc>
        <w:tc>
          <w:tcPr>
            <w:tcW w:w="1296" w:type="dxa"/>
          </w:tcPr>
          <w:p w14:paraId="4823335D" w14:textId="77777777" w:rsidR="00EA27FE" w:rsidRDefault="00EA27FE"/>
        </w:tc>
      </w:tr>
    </w:tbl>
    <w:p w14:paraId="1D19639E" w14:textId="77777777" w:rsidR="00EA27FE" w:rsidRDefault="00EA27FE"/>
    <w:p w14:paraId="720F540D" w14:textId="77777777" w:rsidR="00EA27FE" w:rsidRDefault="00000000">
      <w:pPr>
        <w:spacing w:after="240" w:line="360" w:lineRule="auto"/>
      </w:pPr>
      <w:r>
        <w:rPr>
          <w:b/>
        </w:rPr>
        <w:t>Condition Labels:</w:t>
      </w:r>
    </w:p>
    <w:p w14:paraId="511864A4" w14:textId="77777777" w:rsidR="00EA27FE" w:rsidRDefault="00000000">
      <w:pPr>
        <w:spacing w:after="240" w:line="360" w:lineRule="auto"/>
      </w:pPr>
      <w:r>
        <w:t>- Condition A: RAG-grounded (retrieval + generation)</w:t>
      </w:r>
    </w:p>
    <w:p w14:paraId="2FD9D367" w14:textId="77777777" w:rsidR="00EA27FE" w:rsidRDefault="00000000">
      <w:pPr>
        <w:spacing w:after="240" w:line="360" w:lineRule="auto"/>
      </w:pPr>
      <w:r>
        <w:t>- Condition B: Ungrounded LLM (no retrieval, no instruction)</w:t>
      </w:r>
    </w:p>
    <w:p w14:paraId="528FD881" w14:textId="77777777" w:rsidR="00EA27FE" w:rsidRDefault="00000000">
      <w:pPr>
        <w:spacing w:after="240" w:line="360" w:lineRule="auto"/>
      </w:pPr>
      <w:r>
        <w:t>- Condition C: Prompt-constrained (no retrieval, Sinhala academic role prompt)</w:t>
      </w:r>
    </w:p>
    <w:p w14:paraId="7371AEA4" w14:textId="77777777" w:rsidR="00EA27FE" w:rsidRDefault="00000000">
      <w:pPr>
        <w:spacing w:after="240" w:line="360" w:lineRule="auto"/>
      </w:pPr>
      <w:r>
        <w:t>Order shown to evaluators is NOT the actual condition — labels are randomly assigned per question to reduce order bias.</w:t>
      </w:r>
    </w:p>
    <w:p w14:paraId="6B45CB5A" w14:textId="77777777" w:rsidR="00EA27FE" w:rsidRDefault="00000000">
      <w:pPr>
        <w:spacing w:after="240" w:line="360" w:lineRule="auto"/>
      </w:pPr>
      <w:r>
        <w:rPr>
          <w:b/>
        </w:rPr>
        <w:t>Evaluator Metadata:</w:t>
      </w:r>
    </w:p>
    <w:p w14:paraId="6F972C9C" w14:textId="77777777" w:rsidR="00EA27FE" w:rsidRDefault="00000000">
      <w:pPr>
        <w:spacing w:after="240" w:line="360" w:lineRule="auto"/>
      </w:pPr>
      <w:r>
        <w:lastRenderedPageBreak/>
        <w:t>- Name: _______________</w:t>
      </w:r>
    </w:p>
    <w:p w14:paraId="159752B0" w14:textId="77777777" w:rsidR="00EA27FE" w:rsidRDefault="00000000">
      <w:pPr>
        <w:spacing w:after="240" w:line="360" w:lineRule="auto"/>
      </w:pPr>
      <w:r>
        <w:t>- Qualification: _______________</w:t>
      </w:r>
    </w:p>
    <w:p w14:paraId="694BE0B5" w14:textId="77777777" w:rsidR="00EA27FE" w:rsidRDefault="00000000">
      <w:pPr>
        <w:spacing w:after="240" w:line="360" w:lineRule="auto"/>
      </w:pPr>
      <w:r>
        <w:t xml:space="preserve">- Years teaching O/L Business </w:t>
      </w:r>
      <w:proofErr w:type="gramStart"/>
      <w:r>
        <w:t>Studies: _</w:t>
      </w:r>
      <w:proofErr w:type="gramEnd"/>
      <w:r>
        <w:t>__________</w:t>
      </w:r>
    </w:p>
    <w:p w14:paraId="1EF8777E" w14:textId="77777777" w:rsidR="00EA27FE" w:rsidRDefault="00000000">
      <w:pPr>
        <w:spacing w:after="240" w:line="360" w:lineRule="auto"/>
      </w:pPr>
      <w:r>
        <w:t>- Institution: _______________</w:t>
      </w:r>
    </w:p>
    <w:p w14:paraId="3D0CDA4A" w14:textId="77777777" w:rsidR="00EA27FE" w:rsidRDefault="00000000">
      <w:pPr>
        <w:spacing w:after="240" w:line="360" w:lineRule="auto"/>
      </w:pPr>
      <w:r>
        <w:t>- Date: _______________</w:t>
      </w:r>
    </w:p>
    <w:p w14:paraId="311F2798" w14:textId="77777777" w:rsidR="00EA27FE" w:rsidRDefault="00000000">
      <w:pPr>
        <w:spacing w:after="240" w:line="360" w:lineRule="auto"/>
      </w:pPr>
      <w:r>
        <w:t xml:space="preserve">- Platform: </w:t>
      </w:r>
      <w:proofErr w:type="gramStart"/>
      <w:r>
        <w:t>[ ]</w:t>
      </w:r>
      <w:proofErr w:type="gramEnd"/>
      <w:r>
        <w:t xml:space="preserve"> Google Meet / </w:t>
      </w:r>
      <w:proofErr w:type="gramStart"/>
      <w:r>
        <w:t>[ ]</w:t>
      </w:r>
      <w:proofErr w:type="gramEnd"/>
      <w:r>
        <w:t xml:space="preserve"> In-Person</w:t>
      </w:r>
    </w:p>
    <w:p w14:paraId="133EBC7A" w14:textId="77777777" w:rsidR="00EA27FE" w:rsidRDefault="00000000">
      <w:pPr>
        <w:spacing w:before="280" w:after="160" w:line="360" w:lineRule="auto"/>
      </w:pPr>
      <w:r>
        <w:rPr>
          <w:b/>
          <w:color w:val="000000"/>
          <w:sz w:val="26"/>
        </w:rPr>
        <w:t>Appendix 4: Participant Information Sheet and Consent Form</w:t>
      </w:r>
    </w:p>
    <w:p w14:paraId="68D14805" w14:textId="77777777" w:rsidR="00EA27FE" w:rsidRDefault="00000000">
      <w:pPr>
        <w:spacing w:after="240" w:line="360" w:lineRule="auto"/>
      </w:pPr>
      <w:r>
        <w:rPr>
          <w:b/>
        </w:rPr>
        <w:t>Participant Information Sheet</w:t>
      </w:r>
    </w:p>
    <w:p w14:paraId="3FC4CE65" w14:textId="77777777" w:rsidR="00EA27FE" w:rsidRDefault="00000000">
      <w:pPr>
        <w:spacing w:after="240" w:line="360" w:lineRule="auto"/>
      </w:pPr>
      <w:r>
        <w:rPr>
          <w:b/>
        </w:rPr>
        <w:t>Study Title:</w:t>
      </w:r>
      <w:r>
        <w:t xml:space="preserve"> Retrieval-Augmented Generation for Sinhala-Language Educational Question Answering: Hallucination Reduction in Low-Resource Language Contexts</w:t>
      </w:r>
    </w:p>
    <w:p w14:paraId="7C2EC5B7" w14:textId="77777777" w:rsidR="00EA27FE" w:rsidRDefault="00000000">
      <w:pPr>
        <w:spacing w:after="240" w:line="360" w:lineRule="auto"/>
      </w:pPr>
      <w:r>
        <w:rPr>
          <w:b/>
        </w:rPr>
        <w:t>Researcher:</w:t>
      </w:r>
      <w:r>
        <w:t xml:space="preserve"> Thilina Perera (MSc Computer Science, Wrexham University)</w:t>
      </w:r>
    </w:p>
    <w:p w14:paraId="2963F332" w14:textId="77777777" w:rsidR="00EA27FE" w:rsidRDefault="00000000">
      <w:pPr>
        <w:spacing w:after="240" w:line="360" w:lineRule="auto"/>
      </w:pPr>
      <w:r>
        <w:rPr>
          <w:b/>
        </w:rPr>
        <w:t>Supervisor:</w:t>
      </w:r>
      <w:r>
        <w:t xml:space="preserve"> Mr. Akeel </w:t>
      </w:r>
      <w:proofErr w:type="spellStart"/>
      <w:r>
        <w:t>Afreedi</w:t>
      </w:r>
      <w:proofErr w:type="spellEnd"/>
    </w:p>
    <w:p w14:paraId="7A75866C" w14:textId="77777777" w:rsidR="00EA27FE" w:rsidRDefault="00000000">
      <w:pPr>
        <w:spacing w:after="240" w:line="360" w:lineRule="auto"/>
      </w:pPr>
      <w:r>
        <w:rPr>
          <w:b/>
        </w:rPr>
        <w:t>Invitation</w:t>
      </w:r>
    </w:p>
    <w:p w14:paraId="09B2E575" w14:textId="77777777" w:rsidR="00EA27FE" w:rsidRDefault="00000000">
      <w:pPr>
        <w:spacing w:after="240" w:line="360" w:lineRule="auto"/>
      </w:pPr>
      <w:r>
        <w:t>You are invited to take part in a research study examining whether a Retrieval-Augmented Generation (RAG) AI system can accurately answer Sinhala-language GCE O/L Business Studies questions using the official NIE curriculum. Before you decide whether to participate, please read this information sheet carefully. Feel free to ask questions if anything is unclear.</w:t>
      </w:r>
    </w:p>
    <w:p w14:paraId="2F1975AC" w14:textId="77777777" w:rsidR="00EA27FE" w:rsidRDefault="00000000">
      <w:pPr>
        <w:spacing w:after="240" w:line="360" w:lineRule="auto"/>
      </w:pPr>
      <w:r>
        <w:rPr>
          <w:b/>
        </w:rPr>
        <w:t>What is the purpose of this study?</w:t>
      </w:r>
    </w:p>
    <w:p w14:paraId="7EC41BDA" w14:textId="77777777" w:rsidR="00EA27FE" w:rsidRDefault="00000000">
      <w:pPr>
        <w:spacing w:after="240" w:line="360" w:lineRule="auto"/>
      </w:pPr>
      <w:r>
        <w:t>Large Language Models (LLMs) often produce factually incorrect responses in Sinhala because training data for low-resource languages is limited. This study investigates whether grounding an LLM in curated Sinhala curriculum documents reduces these errors. A RAG system has been developed using the official NIE Business Studies syllabus, textbook, and teacher's guide. The system generates answers to O/L questions, and we need experienced teachers to evaluate the quality of those answers.</w:t>
      </w:r>
    </w:p>
    <w:p w14:paraId="446D6844" w14:textId="77777777" w:rsidR="00EA27FE" w:rsidRDefault="00000000">
      <w:pPr>
        <w:spacing w:after="240" w:line="360" w:lineRule="auto"/>
      </w:pPr>
      <w:r>
        <w:rPr>
          <w:b/>
        </w:rPr>
        <w:t>Why have I been asked?</w:t>
      </w:r>
    </w:p>
    <w:p w14:paraId="3445CC19" w14:textId="77777777" w:rsidR="00EA27FE" w:rsidRDefault="00000000">
      <w:pPr>
        <w:spacing w:after="240" w:line="360" w:lineRule="auto"/>
      </w:pPr>
      <w:r>
        <w:lastRenderedPageBreak/>
        <w:t xml:space="preserve">You have been invited because you are a </w:t>
      </w:r>
      <w:proofErr w:type="spellStart"/>
      <w:r>
        <w:t>practising</w:t>
      </w:r>
      <w:proofErr w:type="spellEnd"/>
      <w:r>
        <w:t xml:space="preserve"> GCE O/L Business Studies teacher in Sri Lanka with experience teaching the NIE curriculum. Your professional judgment is essential for establishing whether the system's output is pedagogically sound.</w:t>
      </w:r>
    </w:p>
    <w:p w14:paraId="74B3BB49" w14:textId="77777777" w:rsidR="00EA27FE" w:rsidRDefault="00000000">
      <w:pPr>
        <w:spacing w:after="240" w:line="360" w:lineRule="auto"/>
      </w:pPr>
      <w:r>
        <w:rPr>
          <w:b/>
        </w:rPr>
        <w:t>Do I have to take part?</w:t>
      </w:r>
    </w:p>
    <w:p w14:paraId="2E24E86A" w14:textId="77777777" w:rsidR="00EA27FE" w:rsidRDefault="00000000">
      <w:pPr>
        <w:spacing w:after="240" w:line="360" w:lineRule="auto"/>
      </w:pPr>
      <w:r>
        <w:t xml:space="preserve">No. Participation is entirely voluntary. You can withdraw at any time before, during, </w:t>
      </w:r>
      <w:proofErr w:type="gramStart"/>
      <w:r>
        <w:t>or</w:t>
      </w:r>
      <w:proofErr w:type="gramEnd"/>
      <w:r>
        <w:t xml:space="preserve"> up to two weeks after the evaluation session without giving any reason and without any consequence. If you withdraw, your data will not be used.</w:t>
      </w:r>
    </w:p>
    <w:p w14:paraId="58F4FEF3" w14:textId="77777777" w:rsidR="00EA27FE" w:rsidRDefault="00000000">
      <w:pPr>
        <w:spacing w:after="240" w:line="360" w:lineRule="auto"/>
      </w:pPr>
      <w:r>
        <w:rPr>
          <w:b/>
        </w:rPr>
        <w:t>What will I be asked to do?</w:t>
      </w:r>
    </w:p>
    <w:p w14:paraId="49E5A551" w14:textId="77777777" w:rsidR="00EA27FE" w:rsidRDefault="00000000">
      <w:pPr>
        <w:spacing w:after="240" w:line="360" w:lineRule="auto"/>
      </w:pPr>
      <w:r>
        <w:t>You will attend one evaluation session lasting approximately 60–90 minutes. During this session, you will:</w:t>
      </w:r>
    </w:p>
    <w:p w14:paraId="0A03E3A1" w14:textId="77777777" w:rsidR="00EA27FE" w:rsidRDefault="00000000">
      <w:pPr>
        <w:spacing w:after="240" w:line="360" w:lineRule="auto"/>
      </w:pPr>
      <w:r>
        <w:t>1. Read a set of 16 Sinhala-language Business Studies questions and the AI-generated answers</w:t>
      </w:r>
    </w:p>
    <w:p w14:paraId="52404ABD" w14:textId="77777777" w:rsidR="00EA27FE" w:rsidRDefault="00000000">
      <w:pPr>
        <w:spacing w:after="240" w:line="360" w:lineRule="auto"/>
      </w:pPr>
      <w:r>
        <w:t>2. Rate each answer on four dimensions using a five-point Likert scale:</w:t>
      </w:r>
    </w:p>
    <w:p w14:paraId="078017CB" w14:textId="77777777" w:rsidR="00EA27FE" w:rsidRDefault="00000000">
      <w:pPr>
        <w:spacing w:after="240" w:line="360" w:lineRule="auto"/>
      </w:pPr>
      <w:r>
        <w:t>- Factual Accuracy (Is the information correct according to the NIE syllabus/textbook?)</w:t>
      </w:r>
    </w:p>
    <w:p w14:paraId="581D8622" w14:textId="77777777" w:rsidR="00EA27FE" w:rsidRDefault="00000000">
      <w:pPr>
        <w:spacing w:after="240" w:line="360" w:lineRule="auto"/>
      </w:pPr>
      <w:r>
        <w:t>- Completeness (Does the answer cover what the question asks?)</w:t>
      </w:r>
    </w:p>
    <w:p w14:paraId="7FAFB9D0" w14:textId="77777777" w:rsidR="00EA27FE" w:rsidRDefault="00000000">
      <w:pPr>
        <w:spacing w:after="240" w:line="360" w:lineRule="auto"/>
      </w:pPr>
      <w:r>
        <w:t>- Clarity (Is the answer clearly written in Sinhala?)</w:t>
      </w:r>
    </w:p>
    <w:p w14:paraId="13785D3F" w14:textId="77777777" w:rsidR="00EA27FE" w:rsidRDefault="00000000">
      <w:pPr>
        <w:spacing w:after="240" w:line="360" w:lineRule="auto"/>
      </w:pPr>
      <w:r>
        <w:t>- Pedagogical Value (Would you accept this as a student answer?)</w:t>
      </w:r>
    </w:p>
    <w:p w14:paraId="0B9DF6F5" w14:textId="77777777" w:rsidR="00EA27FE" w:rsidRDefault="00000000">
      <w:pPr>
        <w:spacing w:after="240" w:line="360" w:lineRule="auto"/>
      </w:pPr>
      <w:r>
        <w:t>3. The session will be conducted at a mutually convenient time and location (or online via video call)</w:t>
      </w:r>
    </w:p>
    <w:p w14:paraId="4617C9E7" w14:textId="77777777" w:rsidR="00EA27FE" w:rsidRDefault="00000000">
      <w:pPr>
        <w:spacing w:after="240" w:line="360" w:lineRule="auto"/>
      </w:pPr>
      <w:r>
        <w:t>You do not need any technical knowledge of AI systems. You are rating the answers as a teacher, not evaluating the technology.</w:t>
      </w:r>
    </w:p>
    <w:p w14:paraId="19A985E7" w14:textId="77777777" w:rsidR="00EA27FE" w:rsidRDefault="00000000">
      <w:pPr>
        <w:spacing w:after="240" w:line="360" w:lineRule="auto"/>
      </w:pPr>
      <w:r>
        <w:rPr>
          <w:b/>
        </w:rPr>
        <w:t>Are there any risks?</w:t>
      </w:r>
    </w:p>
    <w:p w14:paraId="1782A060" w14:textId="77777777" w:rsidR="00EA27FE" w:rsidRDefault="00000000">
      <w:pPr>
        <w:spacing w:after="240" w:line="360" w:lineRule="auto"/>
      </w:pPr>
      <w:r>
        <w:t xml:space="preserve">There are no foreseeable physical, psychological, or professional risks. The evaluation task is no more demanding than marking a set of student assignments. Your responses are </w:t>
      </w:r>
      <w:proofErr w:type="spellStart"/>
      <w:r>
        <w:t>anonymised</w:t>
      </w:r>
      <w:proofErr w:type="spellEnd"/>
      <w:r>
        <w:t xml:space="preserve"> — your name is never attached to ratings in any report or publication.</w:t>
      </w:r>
    </w:p>
    <w:p w14:paraId="094F31DC" w14:textId="77777777" w:rsidR="00EA27FE" w:rsidRDefault="00000000">
      <w:pPr>
        <w:spacing w:after="240" w:line="360" w:lineRule="auto"/>
      </w:pPr>
      <w:r>
        <w:rPr>
          <w:b/>
        </w:rPr>
        <w:lastRenderedPageBreak/>
        <w:t>What are the benefits?</w:t>
      </w:r>
    </w:p>
    <w:p w14:paraId="3E387421" w14:textId="77777777" w:rsidR="00EA27FE" w:rsidRDefault="00000000">
      <w:pPr>
        <w:spacing w:after="240" w:line="360" w:lineRule="auto"/>
      </w:pPr>
      <w:r>
        <w:t xml:space="preserve">There is no direct financial payment. However, as a token of appreciation for your participation, you will receive four months of complimentary access to the </w:t>
      </w:r>
      <w:proofErr w:type="spellStart"/>
      <w:r>
        <w:t>StudyMate</w:t>
      </w:r>
      <w:proofErr w:type="spellEnd"/>
      <w:r>
        <w:t xml:space="preserve"> AI platform (the system being evaluated) for use with your own students. The research contributes to developing AI tools for Sinhala-medium education, which may benefit teachers and students in Sri Lanka.</w:t>
      </w:r>
    </w:p>
    <w:p w14:paraId="16CBDA1A" w14:textId="77777777" w:rsidR="00EA27FE" w:rsidRDefault="00000000">
      <w:pPr>
        <w:spacing w:after="240" w:line="360" w:lineRule="auto"/>
      </w:pPr>
      <w:r>
        <w:rPr>
          <w:b/>
        </w:rPr>
        <w:t>Will my data be kept confidential?</w:t>
      </w:r>
    </w:p>
    <w:p w14:paraId="257ACF32" w14:textId="77777777" w:rsidR="00EA27FE" w:rsidRDefault="00000000">
      <w:pPr>
        <w:spacing w:after="240" w:line="360" w:lineRule="auto"/>
      </w:pPr>
      <w:r>
        <w:t>Yes. All data will be handled in accordance with the UK General Data Protection Regulation (UK GDPR) and Wrexham University's Data Protection Policy:</w:t>
      </w:r>
    </w:p>
    <w:p w14:paraId="736B6A08" w14:textId="77777777" w:rsidR="00EA27FE" w:rsidRDefault="00000000">
      <w:pPr>
        <w:spacing w:after="240" w:line="360" w:lineRule="auto"/>
      </w:pPr>
      <w:r>
        <w:t>- Your signed consent form is stored separately from your evaluation ratings</w:t>
      </w:r>
    </w:p>
    <w:p w14:paraId="7ACFAFEF" w14:textId="77777777" w:rsidR="00EA27FE" w:rsidRDefault="00000000">
      <w:pPr>
        <w:spacing w:after="240" w:line="360" w:lineRule="auto"/>
      </w:pPr>
      <w:r>
        <w:t>- Each evaluator is assigned a code (e.g., Evaluator 1, Evaluator 2, Evaluator 3)</w:t>
      </w:r>
    </w:p>
    <w:p w14:paraId="0C9D6DEC" w14:textId="77777777" w:rsidR="00EA27FE" w:rsidRDefault="00000000">
      <w:pPr>
        <w:spacing w:after="240" w:line="360" w:lineRule="auto"/>
      </w:pPr>
      <w:r>
        <w:t>- No individual evaluator can be identified from published results</w:t>
      </w:r>
    </w:p>
    <w:p w14:paraId="0E8EA139" w14:textId="77777777" w:rsidR="00EA27FE" w:rsidRDefault="00000000">
      <w:pPr>
        <w:spacing w:after="240" w:line="360" w:lineRule="auto"/>
      </w:pPr>
      <w:r>
        <w:t>- Data is stored on encrypted, password-protected university systems</w:t>
      </w:r>
    </w:p>
    <w:p w14:paraId="10CBBAD0" w14:textId="77777777" w:rsidR="00EA27FE" w:rsidRDefault="00000000">
      <w:pPr>
        <w:spacing w:after="240" w:line="360" w:lineRule="auto"/>
      </w:pPr>
      <w:r>
        <w:t xml:space="preserve">- </w:t>
      </w:r>
      <w:proofErr w:type="spellStart"/>
      <w:r>
        <w:t>Anonymised</w:t>
      </w:r>
      <w:proofErr w:type="spellEnd"/>
      <w:r>
        <w:t xml:space="preserve"> research data is retained for 5 years after project completion, after which it will be securely deleted</w:t>
      </w:r>
    </w:p>
    <w:p w14:paraId="72CA6C64" w14:textId="77777777" w:rsidR="00EA27FE" w:rsidRDefault="00000000">
      <w:pPr>
        <w:spacing w:after="240" w:line="360" w:lineRule="auto"/>
      </w:pPr>
      <w:r>
        <w:rPr>
          <w:b/>
        </w:rPr>
        <w:t>What will happen to the results?</w:t>
      </w:r>
    </w:p>
    <w:p w14:paraId="5AAD2652" w14:textId="77777777" w:rsidR="00EA27FE" w:rsidRDefault="00000000">
      <w:pPr>
        <w:spacing w:after="240" w:line="360" w:lineRule="auto"/>
      </w:pPr>
      <w:r>
        <w:t xml:space="preserve">Results will be published in this MSc dissertation and may be presented at academic conferences or in journal articles. Only aggregate findings and </w:t>
      </w:r>
      <w:proofErr w:type="spellStart"/>
      <w:r>
        <w:t>anonymised</w:t>
      </w:r>
      <w:proofErr w:type="spellEnd"/>
      <w:r>
        <w:t xml:space="preserve"> ratings will be reported. No individual evaluator will be identifiable.</w:t>
      </w:r>
    </w:p>
    <w:p w14:paraId="3FA40A81" w14:textId="77777777" w:rsidR="00EA27FE" w:rsidRDefault="00000000">
      <w:pPr>
        <w:spacing w:after="240" w:line="360" w:lineRule="auto"/>
      </w:pPr>
      <w:r>
        <w:rPr>
          <w:b/>
        </w:rPr>
        <w:t xml:space="preserve">Who is </w:t>
      </w:r>
      <w:proofErr w:type="spellStart"/>
      <w:r>
        <w:rPr>
          <w:b/>
        </w:rPr>
        <w:t>organising</w:t>
      </w:r>
      <w:proofErr w:type="spellEnd"/>
      <w:r>
        <w:rPr>
          <w:b/>
        </w:rPr>
        <w:t xml:space="preserve"> and funding this research?</w:t>
      </w:r>
    </w:p>
    <w:p w14:paraId="1333D43A" w14:textId="77777777" w:rsidR="00EA27FE" w:rsidRDefault="00000000">
      <w:pPr>
        <w:spacing w:after="240" w:line="360" w:lineRule="auto"/>
      </w:pPr>
      <w:r>
        <w:t>This research is conducted as part of an MSc Computer Science dissertation at Wrexham University. It is self-funded by the researcher. The researcher is also the developer of the system being evaluated; this dual role is disclosed for transparency.</w:t>
      </w:r>
    </w:p>
    <w:p w14:paraId="466174FC" w14:textId="77777777" w:rsidR="00EA27FE" w:rsidRDefault="00000000">
      <w:pPr>
        <w:spacing w:after="240" w:line="360" w:lineRule="auto"/>
      </w:pPr>
      <w:r>
        <w:rPr>
          <w:b/>
        </w:rPr>
        <w:t>Who has reviewed this study?</w:t>
      </w:r>
    </w:p>
    <w:p w14:paraId="23D1BF11" w14:textId="77777777" w:rsidR="00EA27FE" w:rsidRDefault="00000000">
      <w:pPr>
        <w:spacing w:after="240" w:line="360" w:lineRule="auto"/>
      </w:pPr>
      <w:r>
        <w:t xml:space="preserve">This research has been reviewed and approved by the MSc Computer Science </w:t>
      </w:r>
      <w:proofErr w:type="spellStart"/>
      <w:r>
        <w:t>programme</w:t>
      </w:r>
      <w:proofErr w:type="spellEnd"/>
      <w:r>
        <w:t xml:space="preserve"> team at Wrexham University.</w:t>
      </w:r>
    </w:p>
    <w:p w14:paraId="409BA8A5" w14:textId="77777777" w:rsidR="00EA27FE" w:rsidRDefault="00000000">
      <w:pPr>
        <w:spacing w:after="240" w:line="360" w:lineRule="auto"/>
      </w:pPr>
      <w:r>
        <w:rPr>
          <w:b/>
        </w:rPr>
        <w:lastRenderedPageBreak/>
        <w:t>Contact for further information or complaints</w:t>
      </w:r>
    </w:p>
    <w:p w14:paraId="2EA1A7FF" w14:textId="77777777" w:rsidR="00EA27FE" w:rsidRDefault="00000000">
      <w:pPr>
        <w:spacing w:after="240" w:line="360" w:lineRule="auto"/>
      </w:pPr>
      <w:r>
        <w:t>- Researcher: Thilina Perera</w:t>
      </w:r>
    </w:p>
    <w:p w14:paraId="0AB6A440" w14:textId="77777777" w:rsidR="00EA27FE" w:rsidRDefault="00000000">
      <w:pPr>
        <w:spacing w:after="240" w:line="360" w:lineRule="auto"/>
      </w:pPr>
      <w:r>
        <w:t xml:space="preserve">- Supervisor: Mr. Akeel </w:t>
      </w:r>
      <w:proofErr w:type="spellStart"/>
      <w:r>
        <w:t>Afreedi</w:t>
      </w:r>
      <w:proofErr w:type="spellEnd"/>
      <w:r>
        <w:t xml:space="preserve"> (NLP, LLM, Low-Resource Language expertise)</w:t>
      </w:r>
    </w:p>
    <w:p w14:paraId="1BC7F116" w14:textId="77777777" w:rsidR="00EA27FE" w:rsidRDefault="00000000">
      <w:pPr>
        <w:spacing w:after="240" w:line="360" w:lineRule="auto"/>
      </w:pPr>
      <w:r>
        <w:t>Thank you for considering participation in this study.</w:t>
      </w:r>
    </w:p>
    <w:p w14:paraId="6078978E" w14:textId="77777777" w:rsidR="00EA27FE" w:rsidRDefault="00000000">
      <w:pPr>
        <w:spacing w:after="240" w:line="360" w:lineRule="auto"/>
      </w:pPr>
      <w:r>
        <w:rPr>
          <w:b/>
        </w:rPr>
        <w:t>Date:</w:t>
      </w:r>
      <w:r>
        <w:t xml:space="preserve"> August </w:t>
      </w:r>
      <w:proofErr w:type="gramStart"/>
      <w:r>
        <w:t>2026  |</w:t>
      </w:r>
      <w:proofErr w:type="gramEnd"/>
      <w:r>
        <w:t xml:space="preserve">  </w:t>
      </w:r>
      <w:r>
        <w:rPr>
          <w:b/>
        </w:rPr>
        <w:t>Version:</w:t>
      </w:r>
      <w:r>
        <w:t xml:space="preserve"> 1.0</w:t>
      </w:r>
    </w:p>
    <w:p w14:paraId="0D5B1621" w14:textId="77777777" w:rsidR="00EA27FE" w:rsidRDefault="00000000">
      <w:pPr>
        <w:spacing w:after="240" w:line="360" w:lineRule="auto"/>
      </w:pPr>
      <w:r>
        <w:rPr>
          <w:b/>
        </w:rPr>
        <w:t>Informed Consent Form</w:t>
      </w:r>
    </w:p>
    <w:p w14:paraId="7A6CA6E8" w14:textId="77777777" w:rsidR="00EA27FE" w:rsidRDefault="00000000">
      <w:pPr>
        <w:spacing w:after="240" w:line="360" w:lineRule="auto"/>
      </w:pPr>
      <w:r>
        <w:rPr>
          <w:b/>
        </w:rPr>
        <w:t>Study Title:</w:t>
      </w:r>
      <w:r>
        <w:t xml:space="preserve"> Retrieval-Augmented Generation for Sinhala-Language Educational Question Answering: Hallucination Reduction in Low-Resource Language Contexts</w:t>
      </w:r>
    </w:p>
    <w:p w14:paraId="354C17F4" w14:textId="77777777" w:rsidR="00EA27FE" w:rsidRDefault="00000000">
      <w:pPr>
        <w:spacing w:after="240" w:line="360" w:lineRule="auto"/>
      </w:pPr>
      <w:r>
        <w:rPr>
          <w:b/>
        </w:rPr>
        <w:t>Researcher:</w:t>
      </w:r>
      <w:r>
        <w:t xml:space="preserve"> Thilina Perera (MSc Computer Science, Wrexham University)</w:t>
      </w:r>
    </w:p>
    <w:p w14:paraId="433FC747" w14:textId="77777777" w:rsidR="00EA27FE" w:rsidRDefault="00000000">
      <w:pPr>
        <w:spacing w:after="240" w:line="360" w:lineRule="auto"/>
      </w:pPr>
      <w:r>
        <w:t xml:space="preserve">Please </w:t>
      </w:r>
      <w:proofErr w:type="gramStart"/>
      <w:r>
        <w:t>initial</w:t>
      </w:r>
      <w:proofErr w:type="gramEnd"/>
      <w:r>
        <w:t xml:space="preserve"> each box to indicate your agreement:</w:t>
      </w:r>
    </w:p>
    <w:tbl>
      <w:tblPr>
        <w:tblStyle w:val="TableGrid"/>
        <w:tblW w:w="0" w:type="auto"/>
        <w:tblLook w:val="04A0" w:firstRow="1" w:lastRow="0" w:firstColumn="1" w:lastColumn="0" w:noHBand="0" w:noVBand="1"/>
      </w:tblPr>
      <w:tblGrid>
        <w:gridCol w:w="7196"/>
        <w:gridCol w:w="1876"/>
      </w:tblGrid>
      <w:tr w:rsidR="00EA27FE" w14:paraId="503CB3DF" w14:textId="77777777" w:rsidTr="008640F5">
        <w:tc>
          <w:tcPr>
            <w:tcW w:w="7196" w:type="dxa"/>
            <w:shd w:val="clear" w:color="auto" w:fill="D9E2F3"/>
          </w:tcPr>
          <w:p w14:paraId="00CCCE41" w14:textId="77777777" w:rsidR="00EA27FE" w:rsidRDefault="00000000">
            <w:r>
              <w:rPr>
                <w:b/>
                <w:sz w:val="20"/>
              </w:rPr>
              <w:t>Statement</w:t>
            </w:r>
          </w:p>
        </w:tc>
        <w:tc>
          <w:tcPr>
            <w:tcW w:w="1876" w:type="dxa"/>
            <w:shd w:val="clear" w:color="auto" w:fill="D9E2F3"/>
          </w:tcPr>
          <w:p w14:paraId="4C1156D3" w14:textId="77777777" w:rsidR="00EA27FE" w:rsidRDefault="00000000">
            <w:r>
              <w:rPr>
                <w:b/>
                <w:sz w:val="20"/>
              </w:rPr>
              <w:t>Initial</w:t>
            </w:r>
          </w:p>
        </w:tc>
      </w:tr>
      <w:tr w:rsidR="00EA27FE" w14:paraId="1C6F8E3D" w14:textId="77777777" w:rsidTr="008640F5">
        <w:tc>
          <w:tcPr>
            <w:tcW w:w="7196" w:type="dxa"/>
          </w:tcPr>
          <w:p w14:paraId="43CD4170" w14:textId="77777777" w:rsidR="00EA27FE" w:rsidRDefault="00000000">
            <w:r>
              <w:rPr>
                <w:sz w:val="20"/>
              </w:rPr>
              <w:t xml:space="preserve">1. I confirm that I have read and understood the Participant Information Sheet (Version 1.0, August 2026) for the above study. I have had the opportunity to ask questions and have </w:t>
            </w:r>
            <w:proofErr w:type="gramStart"/>
            <w:r>
              <w:rPr>
                <w:sz w:val="20"/>
              </w:rPr>
              <w:t>had these answered</w:t>
            </w:r>
            <w:proofErr w:type="gramEnd"/>
            <w:r>
              <w:rPr>
                <w:sz w:val="20"/>
              </w:rPr>
              <w:t xml:space="preserve"> satisfactorily.</w:t>
            </w:r>
          </w:p>
        </w:tc>
        <w:tc>
          <w:tcPr>
            <w:tcW w:w="1876" w:type="dxa"/>
          </w:tcPr>
          <w:p w14:paraId="34542DD8" w14:textId="77777777" w:rsidR="00EA27FE" w:rsidRDefault="00EA27FE"/>
        </w:tc>
      </w:tr>
      <w:tr w:rsidR="00EA27FE" w14:paraId="7EC4F1D4" w14:textId="77777777" w:rsidTr="008640F5">
        <w:tc>
          <w:tcPr>
            <w:tcW w:w="7196" w:type="dxa"/>
          </w:tcPr>
          <w:p w14:paraId="7EB07AAB" w14:textId="77777777" w:rsidR="00EA27FE" w:rsidRDefault="00000000">
            <w:r>
              <w:rPr>
                <w:sz w:val="20"/>
              </w:rPr>
              <w:t>2. I understand that my participation is voluntary and that I am free to withdraw at any time up to two weeks after the evaluation session, without giving any reason and without my legal rights being affected.</w:t>
            </w:r>
          </w:p>
        </w:tc>
        <w:tc>
          <w:tcPr>
            <w:tcW w:w="1876" w:type="dxa"/>
          </w:tcPr>
          <w:p w14:paraId="535F0162" w14:textId="77777777" w:rsidR="00EA27FE" w:rsidRDefault="00EA27FE"/>
        </w:tc>
      </w:tr>
      <w:tr w:rsidR="00EA27FE" w14:paraId="5486625E" w14:textId="77777777" w:rsidTr="008640F5">
        <w:tc>
          <w:tcPr>
            <w:tcW w:w="7196" w:type="dxa"/>
          </w:tcPr>
          <w:p w14:paraId="647E3B10" w14:textId="77777777" w:rsidR="00EA27FE" w:rsidRDefault="00000000">
            <w:r>
              <w:rPr>
                <w:sz w:val="20"/>
              </w:rPr>
              <w:t xml:space="preserve">3. I understand that my evaluation ratings will be </w:t>
            </w:r>
            <w:proofErr w:type="spellStart"/>
            <w:r>
              <w:rPr>
                <w:sz w:val="20"/>
              </w:rPr>
              <w:t>anonymised</w:t>
            </w:r>
            <w:proofErr w:type="spellEnd"/>
            <w:r>
              <w:rPr>
                <w:sz w:val="20"/>
              </w:rPr>
              <w:t xml:space="preserve"> (identified only by a code such as Evaluator 1) and that no individual evaluator will be identifiable in any report or publication.</w:t>
            </w:r>
          </w:p>
        </w:tc>
        <w:tc>
          <w:tcPr>
            <w:tcW w:w="1876" w:type="dxa"/>
          </w:tcPr>
          <w:p w14:paraId="59ACC820" w14:textId="77777777" w:rsidR="00EA27FE" w:rsidRDefault="00EA27FE"/>
        </w:tc>
      </w:tr>
      <w:tr w:rsidR="00EA27FE" w14:paraId="6E921F7E" w14:textId="77777777" w:rsidTr="008640F5">
        <w:tc>
          <w:tcPr>
            <w:tcW w:w="7196" w:type="dxa"/>
          </w:tcPr>
          <w:p w14:paraId="42789BD2" w14:textId="77777777" w:rsidR="00EA27FE" w:rsidRDefault="00000000">
            <w:r>
              <w:rPr>
                <w:sz w:val="20"/>
              </w:rPr>
              <w:t xml:space="preserve">4. I understand that </w:t>
            </w:r>
            <w:proofErr w:type="spellStart"/>
            <w:r>
              <w:rPr>
                <w:sz w:val="20"/>
              </w:rPr>
              <w:t>anonymised</w:t>
            </w:r>
            <w:proofErr w:type="spellEnd"/>
            <w:r>
              <w:rPr>
                <w:sz w:val="20"/>
              </w:rPr>
              <w:t xml:space="preserve"> research data will be retained for five years after project completion and then securely deleted.</w:t>
            </w:r>
          </w:p>
        </w:tc>
        <w:tc>
          <w:tcPr>
            <w:tcW w:w="1876" w:type="dxa"/>
          </w:tcPr>
          <w:p w14:paraId="27FEA1CE" w14:textId="77777777" w:rsidR="00EA27FE" w:rsidRDefault="00EA27FE"/>
        </w:tc>
      </w:tr>
      <w:tr w:rsidR="00EA27FE" w14:paraId="425773C7" w14:textId="77777777" w:rsidTr="008640F5">
        <w:tc>
          <w:tcPr>
            <w:tcW w:w="7196" w:type="dxa"/>
          </w:tcPr>
          <w:p w14:paraId="76CF25CC" w14:textId="77777777" w:rsidR="00EA27FE" w:rsidRDefault="00000000">
            <w:r>
              <w:rPr>
                <w:sz w:val="20"/>
              </w:rPr>
              <w:t>5. I agree to take part in the above study.</w:t>
            </w:r>
          </w:p>
        </w:tc>
        <w:tc>
          <w:tcPr>
            <w:tcW w:w="1876" w:type="dxa"/>
          </w:tcPr>
          <w:p w14:paraId="03E9FB39" w14:textId="77777777" w:rsidR="00EA27FE" w:rsidRDefault="00EA27FE"/>
        </w:tc>
      </w:tr>
    </w:tbl>
    <w:p w14:paraId="30016A5E" w14:textId="77777777" w:rsidR="00EA27FE" w:rsidRDefault="00EA27FE"/>
    <w:p w14:paraId="415A6028" w14:textId="77777777" w:rsidR="00EA27FE" w:rsidRDefault="00000000">
      <w:pPr>
        <w:spacing w:after="240" w:line="360" w:lineRule="auto"/>
      </w:pPr>
      <w:r>
        <w:rPr>
          <w:i/>
        </w:rPr>
        <w:t>One copy to be retained by the participant; one copy to be retained by the researcher.</w:t>
      </w:r>
    </w:p>
    <w:p w14:paraId="4327A75D" w14:textId="77777777" w:rsidR="00EA27FE" w:rsidRDefault="00000000">
      <w:pPr>
        <w:spacing w:before="280" w:after="160" w:line="360" w:lineRule="auto"/>
      </w:pPr>
      <w:r>
        <w:rPr>
          <w:b/>
          <w:color w:val="000000"/>
          <w:sz w:val="26"/>
        </w:rPr>
        <w:t>Appendix 5: Participant Approval Record</w:t>
      </w:r>
    </w:p>
    <w:p w14:paraId="634C638A" w14:textId="77777777" w:rsidR="00EA27FE" w:rsidRDefault="00000000">
      <w:pPr>
        <w:spacing w:after="240" w:line="360" w:lineRule="auto"/>
      </w:pPr>
      <w:r>
        <w:t xml:space="preserve">The following teachers confirmed their voluntary participation via email on </w:t>
      </w:r>
      <w:r>
        <w:rPr>
          <w:b/>
        </w:rPr>
        <w:t>1 August 2026</w:t>
      </w:r>
      <w:r>
        <w:t>, after receiving the Participant Information Sheet and invitation:</w:t>
      </w:r>
    </w:p>
    <w:tbl>
      <w:tblPr>
        <w:tblStyle w:val="TableGrid"/>
        <w:tblW w:w="0" w:type="auto"/>
        <w:tblLook w:val="04A0" w:firstRow="1" w:lastRow="0" w:firstColumn="1" w:lastColumn="0" w:noHBand="0" w:noVBand="1"/>
      </w:tblPr>
      <w:tblGrid>
        <w:gridCol w:w="2166"/>
        <w:gridCol w:w="2767"/>
        <w:gridCol w:w="2171"/>
        <w:gridCol w:w="2184"/>
      </w:tblGrid>
      <w:tr w:rsidR="00EA27FE" w14:paraId="5A75D676" w14:textId="77777777">
        <w:tc>
          <w:tcPr>
            <w:tcW w:w="2268" w:type="dxa"/>
            <w:shd w:val="clear" w:color="auto" w:fill="D9E2F3"/>
          </w:tcPr>
          <w:p w14:paraId="04938D49" w14:textId="77777777" w:rsidR="00EA27FE" w:rsidRDefault="00000000">
            <w:r>
              <w:rPr>
                <w:b/>
                <w:sz w:val="20"/>
              </w:rPr>
              <w:t>Evaluator</w:t>
            </w:r>
          </w:p>
        </w:tc>
        <w:tc>
          <w:tcPr>
            <w:tcW w:w="2268" w:type="dxa"/>
            <w:shd w:val="clear" w:color="auto" w:fill="D9E2F3"/>
          </w:tcPr>
          <w:p w14:paraId="2B9FEF6E" w14:textId="77777777" w:rsidR="00EA27FE" w:rsidRDefault="00000000">
            <w:r>
              <w:rPr>
                <w:b/>
                <w:sz w:val="20"/>
              </w:rPr>
              <w:t>Email</w:t>
            </w:r>
          </w:p>
        </w:tc>
        <w:tc>
          <w:tcPr>
            <w:tcW w:w="2268" w:type="dxa"/>
            <w:shd w:val="clear" w:color="auto" w:fill="D9E2F3"/>
          </w:tcPr>
          <w:p w14:paraId="31B1147F" w14:textId="77777777" w:rsidR="00EA27FE" w:rsidRDefault="00000000">
            <w:r>
              <w:rPr>
                <w:b/>
                <w:sz w:val="20"/>
              </w:rPr>
              <w:t>Date &amp; Time (UTC+5:30)</w:t>
            </w:r>
          </w:p>
        </w:tc>
        <w:tc>
          <w:tcPr>
            <w:tcW w:w="2268" w:type="dxa"/>
            <w:shd w:val="clear" w:color="auto" w:fill="D9E2F3"/>
          </w:tcPr>
          <w:p w14:paraId="716C1530" w14:textId="77777777" w:rsidR="00EA27FE" w:rsidRDefault="00000000">
            <w:r>
              <w:rPr>
                <w:b/>
                <w:sz w:val="20"/>
              </w:rPr>
              <w:t>Confirmation</w:t>
            </w:r>
          </w:p>
        </w:tc>
      </w:tr>
      <w:tr w:rsidR="00EA27FE" w14:paraId="48C63DBB" w14:textId="77777777">
        <w:tc>
          <w:tcPr>
            <w:tcW w:w="2268" w:type="dxa"/>
          </w:tcPr>
          <w:p w14:paraId="75B148CD" w14:textId="77777777" w:rsidR="00EA27FE" w:rsidRDefault="00000000">
            <w:r>
              <w:rPr>
                <w:sz w:val="20"/>
              </w:rPr>
              <w:t>**Evaluator 1** (Mrs. Buddhika Fernando)</w:t>
            </w:r>
          </w:p>
        </w:tc>
        <w:tc>
          <w:tcPr>
            <w:tcW w:w="2268" w:type="dxa"/>
          </w:tcPr>
          <w:p w14:paraId="2D42DBCE" w14:textId="77777777" w:rsidR="00EA27FE" w:rsidRDefault="00000000">
            <w:proofErr w:type="spellStart"/>
            <w:proofErr w:type="gramStart"/>
            <w:r>
              <w:rPr>
                <w:sz w:val="20"/>
              </w:rPr>
              <w:t>buddhika.fernando</w:t>
            </w:r>
            <w:proofErr w:type="spellEnd"/>
            <w:proofErr w:type="gramEnd"/>
            <w:r>
              <w:rPr>
                <w:sz w:val="20"/>
              </w:rPr>
              <w:t>@[school].lk</w:t>
            </w:r>
          </w:p>
        </w:tc>
        <w:tc>
          <w:tcPr>
            <w:tcW w:w="2268" w:type="dxa"/>
          </w:tcPr>
          <w:p w14:paraId="78F74713" w14:textId="77777777" w:rsidR="00EA27FE" w:rsidRDefault="00000000">
            <w:r>
              <w:rPr>
                <w:sz w:val="20"/>
              </w:rPr>
              <w:t>1 Aug 2026, 10:55 AM</w:t>
            </w:r>
          </w:p>
        </w:tc>
        <w:tc>
          <w:tcPr>
            <w:tcW w:w="2268" w:type="dxa"/>
          </w:tcPr>
          <w:p w14:paraId="416E8A8E" w14:textId="77777777" w:rsidR="00EA27FE" w:rsidRDefault="00000000">
            <w:r>
              <w:rPr>
                <w:sz w:val="20"/>
              </w:rPr>
              <w:t xml:space="preserve">"I would like to </w:t>
            </w:r>
            <w:proofErr w:type="gramStart"/>
            <w:r>
              <w:rPr>
                <w:sz w:val="20"/>
              </w:rPr>
              <w:t>participate</w:t>
            </w:r>
            <w:proofErr w:type="gramEnd"/>
            <w:r>
              <w:rPr>
                <w:sz w:val="20"/>
              </w:rPr>
              <w:t xml:space="preserve"> this project"</w:t>
            </w:r>
          </w:p>
        </w:tc>
      </w:tr>
      <w:tr w:rsidR="00EA27FE" w14:paraId="476CF9EA" w14:textId="77777777">
        <w:tc>
          <w:tcPr>
            <w:tcW w:w="2268" w:type="dxa"/>
          </w:tcPr>
          <w:p w14:paraId="783B0818" w14:textId="77777777" w:rsidR="00EA27FE" w:rsidRDefault="00000000">
            <w:r>
              <w:rPr>
                <w:sz w:val="20"/>
              </w:rPr>
              <w:t>**Evaluator 2** (Ms. Nimesha Perera)</w:t>
            </w:r>
          </w:p>
        </w:tc>
        <w:tc>
          <w:tcPr>
            <w:tcW w:w="2268" w:type="dxa"/>
          </w:tcPr>
          <w:p w14:paraId="0BB286C5" w14:textId="77777777" w:rsidR="00EA27FE" w:rsidRDefault="00000000">
            <w:proofErr w:type="spellStart"/>
            <w:proofErr w:type="gramStart"/>
            <w:r>
              <w:rPr>
                <w:sz w:val="20"/>
              </w:rPr>
              <w:t>nimesha.perera</w:t>
            </w:r>
            <w:proofErr w:type="spellEnd"/>
            <w:proofErr w:type="gramEnd"/>
            <w:r>
              <w:rPr>
                <w:sz w:val="20"/>
              </w:rPr>
              <w:t>@[school].lk</w:t>
            </w:r>
          </w:p>
        </w:tc>
        <w:tc>
          <w:tcPr>
            <w:tcW w:w="2268" w:type="dxa"/>
          </w:tcPr>
          <w:p w14:paraId="5AE8E564" w14:textId="77777777" w:rsidR="00EA27FE" w:rsidRDefault="00000000">
            <w:r>
              <w:rPr>
                <w:sz w:val="20"/>
              </w:rPr>
              <w:t>1 Aug 2026, 11:05 AM</w:t>
            </w:r>
          </w:p>
        </w:tc>
        <w:tc>
          <w:tcPr>
            <w:tcW w:w="2268" w:type="dxa"/>
          </w:tcPr>
          <w:p w14:paraId="33B52584" w14:textId="77777777" w:rsidR="00EA27FE" w:rsidRDefault="00000000">
            <w:r>
              <w:rPr>
                <w:sz w:val="20"/>
              </w:rPr>
              <w:t xml:space="preserve">"I would be happy to participate in your research study and help </w:t>
            </w:r>
            <w:r>
              <w:rPr>
                <w:sz w:val="20"/>
              </w:rPr>
              <w:lastRenderedPageBreak/>
              <w:t>evaluate the AI system. Please let me know the next steps or when you would like to schedule the review session."</w:t>
            </w:r>
          </w:p>
        </w:tc>
      </w:tr>
    </w:tbl>
    <w:p w14:paraId="3ABC725B" w14:textId="77777777" w:rsidR="00EA27FE" w:rsidRDefault="00EA27FE"/>
    <w:p w14:paraId="6A7BD98F" w14:textId="77777777" w:rsidR="00EA27FE" w:rsidRDefault="00000000">
      <w:pPr>
        <w:spacing w:after="240" w:line="360" w:lineRule="auto"/>
      </w:pPr>
      <w:r>
        <w:t xml:space="preserve">Both evaluators are </w:t>
      </w:r>
      <w:proofErr w:type="spellStart"/>
      <w:r>
        <w:t>practising</w:t>
      </w:r>
      <w:proofErr w:type="spellEnd"/>
      <w:r>
        <w:t xml:space="preserve"> GCE O/L Business Studies teachers in Sri Lanka with direct experience teaching the NIE curriculum. Their consent was obtained in accordance with the process described in the Participant Information Sheet above. Signed consent forms (Appendix 4) were collected prior to the evaluation session.</w:t>
      </w:r>
    </w:p>
    <w:p w14:paraId="2C562E40" w14:textId="77777777" w:rsidR="00EA27FE" w:rsidRDefault="00000000">
      <w:pPr>
        <w:spacing w:after="240" w:line="360" w:lineRule="auto"/>
      </w:pPr>
      <w:r>
        <w:rPr>
          <w:b/>
        </w:rPr>
        <w:t>A5.1 Supporting Evidence: Email Confirmations (redacted)</w:t>
      </w:r>
    </w:p>
    <w:p w14:paraId="013904ED" w14:textId="260236FF" w:rsidR="00EA27FE" w:rsidRDefault="00000000">
      <w:pPr>
        <w:spacing w:after="240" w:line="360" w:lineRule="auto"/>
      </w:pPr>
      <w:r>
        <w:t xml:space="preserve">The screenshots below show the original email exchanges confirming participation. Evaluator names and personal email addresses have been redacted to protect participant anonymity, consistent with the GDPR-compliant data handling described in </w:t>
      </w:r>
      <w:r w:rsidR="00A40160">
        <w:t>section</w:t>
      </w:r>
      <w:r>
        <w:t>3.13.2 and the Participant Information Sheet (Appendix 4).</w:t>
      </w:r>
    </w:p>
    <w:p w14:paraId="037EAA01" w14:textId="77777777" w:rsidR="00EA27FE" w:rsidRDefault="00000000">
      <w:pPr>
        <w:jc w:val="center"/>
      </w:pPr>
      <w:r>
        <w:rPr>
          <w:noProof/>
        </w:rPr>
        <w:drawing>
          <wp:inline distT="0" distB="0" distL="0" distR="0" wp14:anchorId="4B8C2358" wp14:editId="5A34CBE5">
            <wp:extent cx="5029200" cy="284961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bf_redacted.png"/>
                    <pic:cNvPicPr/>
                  </pic:nvPicPr>
                  <pic:blipFill>
                    <a:blip r:embed="rId30"/>
                    <a:stretch>
                      <a:fillRect/>
                    </a:stretch>
                  </pic:blipFill>
                  <pic:spPr>
                    <a:xfrm>
                      <a:off x="0" y="0"/>
                      <a:ext cx="5029200" cy="2849617"/>
                    </a:xfrm>
                    <a:prstGeom prst="rect">
                      <a:avLst/>
                    </a:prstGeom>
                  </pic:spPr>
                </pic:pic>
              </a:graphicData>
            </a:graphic>
          </wp:inline>
        </w:drawing>
      </w:r>
    </w:p>
    <w:p w14:paraId="2D4C9ACB" w14:textId="77777777" w:rsidR="00EA27FE" w:rsidRDefault="00000000">
      <w:pPr>
        <w:spacing w:after="240" w:line="240" w:lineRule="auto"/>
        <w:jc w:val="center"/>
      </w:pPr>
      <w:r>
        <w:rPr>
          <w:i/>
          <w:sz w:val="20"/>
        </w:rPr>
        <w:t>Appendix 5.1a: Email confirmation from Evaluator 1 (redacted)</w:t>
      </w:r>
    </w:p>
    <w:p w14:paraId="6EDB2615" w14:textId="77777777" w:rsidR="00EA27FE" w:rsidRDefault="00000000">
      <w:pPr>
        <w:spacing w:after="240" w:line="360" w:lineRule="auto"/>
      </w:pPr>
      <w:r>
        <w:rPr>
          <w:i/>
        </w:rPr>
        <w:t xml:space="preserve">Appendix 5.1a: Evaluator 1's email reply confirming voluntary participation ("I would like to </w:t>
      </w:r>
      <w:proofErr w:type="gramStart"/>
      <w:r>
        <w:rPr>
          <w:i/>
        </w:rPr>
        <w:t>participate</w:t>
      </w:r>
      <w:proofErr w:type="gramEnd"/>
      <w:r>
        <w:rPr>
          <w:i/>
        </w:rPr>
        <w:t xml:space="preserve"> this project"), sent 1 August 2026. Sender name and email address redacted.</w:t>
      </w:r>
    </w:p>
    <w:p w14:paraId="6850E75B" w14:textId="77777777" w:rsidR="00EA27FE" w:rsidRDefault="00000000">
      <w:pPr>
        <w:jc w:val="center"/>
      </w:pPr>
      <w:r>
        <w:rPr>
          <w:noProof/>
        </w:rPr>
        <w:lastRenderedPageBreak/>
        <w:drawing>
          <wp:inline distT="0" distB="0" distL="0" distR="0" wp14:anchorId="367F03BB" wp14:editId="41BEFA38">
            <wp:extent cx="5029200" cy="317342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np_redacted.png"/>
                    <pic:cNvPicPr/>
                  </pic:nvPicPr>
                  <pic:blipFill>
                    <a:blip r:embed="rId31"/>
                    <a:stretch>
                      <a:fillRect/>
                    </a:stretch>
                  </pic:blipFill>
                  <pic:spPr>
                    <a:xfrm>
                      <a:off x="0" y="0"/>
                      <a:ext cx="5029200" cy="3173421"/>
                    </a:xfrm>
                    <a:prstGeom prst="rect">
                      <a:avLst/>
                    </a:prstGeom>
                  </pic:spPr>
                </pic:pic>
              </a:graphicData>
            </a:graphic>
          </wp:inline>
        </w:drawing>
      </w:r>
    </w:p>
    <w:p w14:paraId="02C869B3" w14:textId="77777777" w:rsidR="00EA27FE" w:rsidRDefault="00000000">
      <w:pPr>
        <w:spacing w:after="240" w:line="240" w:lineRule="auto"/>
        <w:jc w:val="center"/>
      </w:pPr>
      <w:r>
        <w:rPr>
          <w:i/>
          <w:sz w:val="20"/>
        </w:rPr>
        <w:t>Appendix 5.1b: Email confirmation from Evaluator 2 (redacted)</w:t>
      </w:r>
    </w:p>
    <w:p w14:paraId="5D8BB11F" w14:textId="77777777" w:rsidR="00EA27FE" w:rsidRDefault="00000000">
      <w:pPr>
        <w:spacing w:after="240" w:line="360" w:lineRule="auto"/>
      </w:pPr>
      <w:r>
        <w:rPr>
          <w:i/>
        </w:rPr>
        <w:t>Appendix 5.1b: Evaluator 2's email reply confirming voluntary participation and requesting scheduling details, sent 1 August 2026. Sender name and email address redacted.</w:t>
      </w:r>
    </w:p>
    <w:p w14:paraId="5316DBD6" w14:textId="77777777" w:rsidR="00EA27FE" w:rsidRDefault="00000000">
      <w:pPr>
        <w:spacing w:after="240" w:line="360" w:lineRule="auto"/>
      </w:pPr>
      <w:r>
        <w:rPr>
          <w:b/>
        </w:rPr>
        <w:t>A5.2 Session Scheduling: Human Evaluation via Google Meet</w:t>
      </w:r>
    </w:p>
    <w:p w14:paraId="2EFC8EF7" w14:textId="77777777" w:rsidR="00EA27FE" w:rsidRDefault="00000000">
      <w:pPr>
        <w:spacing w:after="240" w:line="360" w:lineRule="auto"/>
      </w:pPr>
      <w:r>
        <w:t>The following email confirms the scheduling of the human evaluation session, conducted via Google Meet on 1 August 2026 at 2:00 PM (Sri Lanka Time), with both evaluators together with the researcher walking through the evaluation rubric and rating sheet.</w:t>
      </w:r>
    </w:p>
    <w:p w14:paraId="2A0554A0" w14:textId="77777777" w:rsidR="00EA27FE" w:rsidRDefault="00000000">
      <w:pPr>
        <w:jc w:val="center"/>
      </w:pPr>
      <w:r>
        <w:rPr>
          <w:noProof/>
        </w:rPr>
        <w:drawing>
          <wp:inline distT="0" distB="0" distL="0" distR="0" wp14:anchorId="569215A7" wp14:editId="3D55834E">
            <wp:extent cx="5029200" cy="3002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scheduling_email.png"/>
                    <pic:cNvPicPr/>
                  </pic:nvPicPr>
                  <pic:blipFill>
                    <a:blip r:embed="rId32"/>
                    <a:stretch>
                      <a:fillRect/>
                    </a:stretch>
                  </pic:blipFill>
                  <pic:spPr>
                    <a:xfrm>
                      <a:off x="0" y="0"/>
                      <a:ext cx="5029200" cy="3002800"/>
                    </a:xfrm>
                    <a:prstGeom prst="rect">
                      <a:avLst/>
                    </a:prstGeom>
                  </pic:spPr>
                </pic:pic>
              </a:graphicData>
            </a:graphic>
          </wp:inline>
        </w:drawing>
      </w:r>
    </w:p>
    <w:p w14:paraId="298C4F20" w14:textId="77777777" w:rsidR="00EA27FE" w:rsidRDefault="00000000">
      <w:pPr>
        <w:spacing w:after="240" w:line="240" w:lineRule="auto"/>
        <w:jc w:val="center"/>
      </w:pPr>
      <w:r>
        <w:rPr>
          <w:i/>
          <w:sz w:val="20"/>
        </w:rPr>
        <w:lastRenderedPageBreak/>
        <w:t>Appendix 5.2: Scheduling email for the human evaluation session</w:t>
      </w:r>
    </w:p>
    <w:p w14:paraId="06C43FAB" w14:textId="531F6194" w:rsidR="00EA27FE" w:rsidRDefault="00000000">
      <w:pPr>
        <w:spacing w:after="240" w:line="360" w:lineRule="auto"/>
      </w:pPr>
      <w:r>
        <w:rPr>
          <w:i/>
        </w:rPr>
        <w:t>Appendix 5.2: Scheduling email sent to both evaluators confirming the Google Meet session time and attaching the evaluation rubric (`evaluation_rubric.pdf`) and rating sheet (`rating_sheet.xlsx`) ahead of the session. This documents that human evaluation (</w:t>
      </w:r>
      <w:r w:rsidR="00A40160">
        <w:rPr>
          <w:i/>
        </w:rPr>
        <w:t>section</w:t>
      </w:r>
      <w:r>
        <w:rPr>
          <w:i/>
        </w:rPr>
        <w:t xml:space="preserve">3.7, </w:t>
      </w:r>
      <w:r w:rsidR="00A40160">
        <w:rPr>
          <w:i/>
        </w:rPr>
        <w:t>section</w:t>
      </w:r>
      <w:r>
        <w:rPr>
          <w:i/>
        </w:rPr>
        <w:t>7.3) was conducted as a live, synchronous session rather than an asynchronous survey.</w:t>
      </w:r>
    </w:p>
    <w:p w14:paraId="31CB29B6" w14:textId="77777777" w:rsidR="00EA27FE" w:rsidRDefault="00000000" w:rsidP="008640F5">
      <w:pPr>
        <w:pStyle w:val="Heading3"/>
      </w:pPr>
      <w:bookmarkStart w:id="77" w:name="_Toc236596051"/>
      <w:r>
        <w:t>Appendix 6: Evaluation Configuration and Sample Output</w:t>
      </w:r>
      <w:bookmarkEnd w:id="77"/>
    </w:p>
    <w:p w14:paraId="5A0BF37F" w14:textId="77777777" w:rsidR="00EA27FE" w:rsidRDefault="00000000">
      <w:pPr>
        <w:spacing w:after="240" w:line="360" w:lineRule="auto"/>
      </w:pPr>
      <w:r>
        <w:rPr>
          <w:b/>
        </w:rPr>
        <w:t>Evaluation Configuration:</w:t>
      </w:r>
    </w:p>
    <w:p w14:paraId="17893AD0" w14:textId="77777777" w:rsidR="00EA27FE" w:rsidRDefault="00000000">
      <w:pPr>
        <w:spacing w:after="240" w:line="360" w:lineRule="auto"/>
      </w:pPr>
      <w:r>
        <w:t>- Test Set: 82 GCE O/L Business Studies questions (Sinhala medium)</w:t>
      </w:r>
    </w:p>
    <w:p w14:paraId="06A1F1B7" w14:textId="77777777" w:rsidR="00EA27FE" w:rsidRDefault="00000000">
      <w:pPr>
        <w:spacing w:after="240" w:line="360" w:lineRule="auto"/>
      </w:pPr>
      <w:r>
        <w:t xml:space="preserve">- Embedding Models: </w:t>
      </w:r>
      <w:proofErr w:type="spellStart"/>
      <w:r>
        <w:t>intfloat</w:t>
      </w:r>
      <w:proofErr w:type="spellEnd"/>
      <w:r>
        <w:t>/multilingual-e5-large, BAAI/bge-m3 (1024-dim, cosine metric)</w:t>
      </w:r>
    </w:p>
    <w:p w14:paraId="0DC2BD25" w14:textId="77777777" w:rsidR="00EA27FE" w:rsidRDefault="00000000">
      <w:pPr>
        <w:spacing w:after="240" w:line="360" w:lineRule="auto"/>
      </w:pPr>
      <w:r>
        <w:t xml:space="preserve">- LLM Backend: DeepSeek v4 Pro (local OpenAI-compatible endpoint, temperature=0.2, </w:t>
      </w:r>
      <w:proofErr w:type="spellStart"/>
      <w:r>
        <w:t>max_tokens</w:t>
      </w:r>
      <w:proofErr w:type="spellEnd"/>
      <w:r>
        <w:t>=800)</w:t>
      </w:r>
    </w:p>
    <w:p w14:paraId="02DEE8BF" w14:textId="77777777" w:rsidR="00EA27FE" w:rsidRDefault="00000000">
      <w:pPr>
        <w:spacing w:after="240" w:line="360" w:lineRule="auto"/>
      </w:pPr>
      <w:r>
        <w:t>- Baseline Conditions:</w:t>
      </w:r>
    </w:p>
    <w:p w14:paraId="3C93929F" w14:textId="77777777" w:rsidR="00EA27FE" w:rsidRDefault="00000000">
      <w:pPr>
        <w:spacing w:after="240" w:line="360" w:lineRule="auto"/>
      </w:pPr>
      <w:r>
        <w:t>- Baseline A (Ungrounded): Direct LLM response without context or prompt</w:t>
      </w:r>
    </w:p>
    <w:p w14:paraId="046CB030" w14:textId="77777777" w:rsidR="00EA27FE" w:rsidRDefault="00000000">
      <w:pPr>
        <w:spacing w:after="240" w:line="360" w:lineRule="auto"/>
      </w:pPr>
      <w:r>
        <w:t>- Baseline B (Prompt-Constrained): LLM response with Sinhala expert tutor role prompt</w:t>
      </w:r>
    </w:p>
    <w:p w14:paraId="58AFE46C" w14:textId="77777777" w:rsidR="00EA27FE" w:rsidRDefault="00000000">
      <w:pPr>
        <w:spacing w:after="240" w:line="360" w:lineRule="auto"/>
      </w:pPr>
      <w:r>
        <w:t>- Statistical Software: Python 3.11, SciPy (Wilcoxon signed-rank test), NumPy, Pandas</w:t>
      </w:r>
    </w:p>
    <w:p w14:paraId="6EDAEBE8" w14:textId="77777777" w:rsidR="00EA27FE" w:rsidRDefault="00000000">
      <w:pPr>
        <w:spacing w:after="240" w:line="360" w:lineRule="auto"/>
      </w:pPr>
      <w:r>
        <w:rPr>
          <w:b/>
        </w:rPr>
        <w:t xml:space="preserve">Sample Output Comparison (Question Q1: </w:t>
      </w:r>
      <w:proofErr w:type="spellStart"/>
      <w:r>
        <w:rPr>
          <w:b/>
        </w:rPr>
        <w:t>ව්‍යාපාරයක්</w:t>
      </w:r>
      <w:proofErr w:type="spellEnd"/>
      <w:r>
        <w:rPr>
          <w:b/>
        </w:rPr>
        <w:t xml:space="preserve"> </w:t>
      </w:r>
      <w:proofErr w:type="spellStart"/>
      <w:r>
        <w:rPr>
          <w:b/>
        </w:rPr>
        <w:t>යනු</w:t>
      </w:r>
      <w:proofErr w:type="spellEnd"/>
      <w:r>
        <w:rPr>
          <w:b/>
        </w:rPr>
        <w:t xml:space="preserve"> </w:t>
      </w:r>
      <w:proofErr w:type="spellStart"/>
      <w:r>
        <w:rPr>
          <w:b/>
        </w:rPr>
        <w:t>කුමක්දැයි</w:t>
      </w:r>
      <w:proofErr w:type="spellEnd"/>
      <w:r>
        <w:rPr>
          <w:b/>
        </w:rPr>
        <w:t xml:space="preserve"> </w:t>
      </w:r>
      <w:proofErr w:type="spellStart"/>
      <w:r>
        <w:rPr>
          <w:b/>
        </w:rPr>
        <w:t>අර්ථ</w:t>
      </w:r>
      <w:proofErr w:type="spellEnd"/>
      <w:r>
        <w:rPr>
          <w:b/>
        </w:rPr>
        <w:t xml:space="preserve"> </w:t>
      </w:r>
      <w:proofErr w:type="spellStart"/>
      <w:r>
        <w:rPr>
          <w:b/>
        </w:rPr>
        <w:t>දක්වන්න</w:t>
      </w:r>
      <w:proofErr w:type="spellEnd"/>
      <w:r>
        <w:rPr>
          <w:b/>
        </w:rPr>
        <w:t>):</w:t>
      </w:r>
    </w:p>
    <w:p w14:paraId="5F9919F7" w14:textId="77777777" w:rsidR="00EA27FE" w:rsidRDefault="00000000">
      <w:pPr>
        <w:spacing w:after="240" w:line="360" w:lineRule="auto"/>
      </w:pPr>
      <w:r>
        <w:t xml:space="preserve">- </w:t>
      </w:r>
      <w:r>
        <w:rPr>
          <w:b/>
        </w:rPr>
        <w:t>Reference Answer:</w:t>
      </w:r>
      <w:r>
        <w:t xml:space="preserve"> </w:t>
      </w:r>
      <w:proofErr w:type="spellStart"/>
      <w:r>
        <w:t>මිනිස්</w:t>
      </w:r>
      <w:proofErr w:type="spellEnd"/>
      <w:r>
        <w:t xml:space="preserve"> </w:t>
      </w:r>
      <w:proofErr w:type="spellStart"/>
      <w:r>
        <w:t>අවශ්‍යතා</w:t>
      </w:r>
      <w:proofErr w:type="spellEnd"/>
      <w:r>
        <w:t xml:space="preserve"> </w:t>
      </w:r>
      <w:proofErr w:type="spellStart"/>
      <w:r>
        <w:t>සහ</w:t>
      </w:r>
      <w:proofErr w:type="spellEnd"/>
      <w:r>
        <w:t xml:space="preserve"> </w:t>
      </w:r>
      <w:proofErr w:type="spellStart"/>
      <w:r>
        <w:t>වුවමනා</w:t>
      </w:r>
      <w:proofErr w:type="spellEnd"/>
      <w:r>
        <w:t xml:space="preserve"> </w:t>
      </w:r>
      <w:proofErr w:type="spellStart"/>
      <w:r>
        <w:t>සපයා</w:t>
      </w:r>
      <w:proofErr w:type="spellEnd"/>
      <w:r>
        <w:t xml:space="preserve"> </w:t>
      </w:r>
      <w:proofErr w:type="spellStart"/>
      <w:r>
        <w:t>ගනිමින්</w:t>
      </w:r>
      <w:proofErr w:type="spellEnd"/>
      <w:r>
        <w:t xml:space="preserve"> </w:t>
      </w:r>
      <w:proofErr w:type="spellStart"/>
      <w:r>
        <w:t>ලාභ</w:t>
      </w:r>
      <w:proofErr w:type="spellEnd"/>
      <w:r>
        <w:t xml:space="preserve"> </w:t>
      </w:r>
      <w:proofErr w:type="spellStart"/>
      <w:r>
        <w:t>ලැබීමේ</w:t>
      </w:r>
      <w:proofErr w:type="spellEnd"/>
      <w:r>
        <w:t xml:space="preserve"> </w:t>
      </w:r>
      <w:proofErr w:type="spellStart"/>
      <w:r>
        <w:t>හෝ</w:t>
      </w:r>
      <w:proofErr w:type="spellEnd"/>
      <w:r>
        <w:t xml:space="preserve"> </w:t>
      </w:r>
      <w:proofErr w:type="spellStart"/>
      <w:r>
        <w:t>නොලැබීමේ</w:t>
      </w:r>
      <w:proofErr w:type="spellEnd"/>
      <w:r>
        <w:t xml:space="preserve"> </w:t>
      </w:r>
      <w:proofErr w:type="spellStart"/>
      <w:r>
        <w:t>අරමුණින්</w:t>
      </w:r>
      <w:proofErr w:type="spellEnd"/>
      <w:r>
        <w:t xml:space="preserve"> </w:t>
      </w:r>
      <w:proofErr w:type="spellStart"/>
      <w:r>
        <w:t>භාණ්ඩ</w:t>
      </w:r>
      <w:proofErr w:type="spellEnd"/>
      <w:r>
        <w:t xml:space="preserve"> </w:t>
      </w:r>
      <w:proofErr w:type="spellStart"/>
      <w:r>
        <w:t>හා</w:t>
      </w:r>
      <w:proofErr w:type="spellEnd"/>
      <w:r>
        <w:t xml:space="preserve"> </w:t>
      </w:r>
      <w:proofErr w:type="spellStart"/>
      <w:r>
        <w:t>සේවා</w:t>
      </w:r>
      <w:proofErr w:type="spellEnd"/>
      <w:r>
        <w:t xml:space="preserve"> </w:t>
      </w:r>
      <w:proofErr w:type="spellStart"/>
      <w:r>
        <w:t>නිෂ්පාදනය</w:t>
      </w:r>
      <w:proofErr w:type="spellEnd"/>
      <w:r>
        <w:t xml:space="preserve"> </w:t>
      </w:r>
      <w:proofErr w:type="spellStart"/>
      <w:r>
        <w:t>කිරීම</w:t>
      </w:r>
      <w:proofErr w:type="spellEnd"/>
      <w:r>
        <w:t xml:space="preserve"> </w:t>
      </w:r>
      <w:proofErr w:type="spellStart"/>
      <w:r>
        <w:t>සහ</w:t>
      </w:r>
      <w:proofErr w:type="spellEnd"/>
      <w:r>
        <w:t xml:space="preserve"> </w:t>
      </w:r>
      <w:proofErr w:type="spellStart"/>
      <w:r>
        <w:t>සැපයීම</w:t>
      </w:r>
      <w:proofErr w:type="spellEnd"/>
      <w:r>
        <w:t xml:space="preserve"> </w:t>
      </w:r>
      <w:proofErr w:type="spellStart"/>
      <w:r>
        <w:t>සම්බන්ධයෙන්</w:t>
      </w:r>
      <w:proofErr w:type="spellEnd"/>
      <w:r>
        <w:t xml:space="preserve"> </w:t>
      </w:r>
      <w:proofErr w:type="spellStart"/>
      <w:r>
        <w:t>සිදු</w:t>
      </w:r>
      <w:proofErr w:type="spellEnd"/>
      <w:r>
        <w:t xml:space="preserve"> </w:t>
      </w:r>
      <w:proofErr w:type="spellStart"/>
      <w:r>
        <w:t>කරනු</w:t>
      </w:r>
      <w:proofErr w:type="spellEnd"/>
      <w:r>
        <w:t xml:space="preserve"> </w:t>
      </w:r>
      <w:proofErr w:type="spellStart"/>
      <w:r>
        <w:t>ලබන</w:t>
      </w:r>
      <w:proofErr w:type="spellEnd"/>
      <w:r>
        <w:t xml:space="preserve"> </w:t>
      </w:r>
      <w:proofErr w:type="spellStart"/>
      <w:r>
        <w:t>ඕනෑම</w:t>
      </w:r>
      <w:proofErr w:type="spellEnd"/>
      <w:r>
        <w:t xml:space="preserve"> </w:t>
      </w:r>
      <w:proofErr w:type="spellStart"/>
      <w:r>
        <w:t>ආර්ථික</w:t>
      </w:r>
      <w:proofErr w:type="spellEnd"/>
      <w:r>
        <w:t xml:space="preserve"> </w:t>
      </w:r>
      <w:proofErr w:type="spellStart"/>
      <w:r>
        <w:t>කටයුත්තක්</w:t>
      </w:r>
      <w:proofErr w:type="spellEnd"/>
      <w:r>
        <w:t xml:space="preserve"> </w:t>
      </w:r>
      <w:proofErr w:type="spellStart"/>
      <w:r>
        <w:t>ව්‍යාපාරයක්</w:t>
      </w:r>
      <w:proofErr w:type="spellEnd"/>
      <w:r>
        <w:t xml:space="preserve"> </w:t>
      </w:r>
      <w:proofErr w:type="spellStart"/>
      <w:r>
        <w:t>ලෙස</w:t>
      </w:r>
      <w:proofErr w:type="spellEnd"/>
      <w:r>
        <w:t xml:space="preserve"> </w:t>
      </w:r>
      <w:proofErr w:type="spellStart"/>
      <w:r>
        <w:t>හඳුන්වනු</w:t>
      </w:r>
      <w:proofErr w:type="spellEnd"/>
      <w:r>
        <w:t xml:space="preserve"> </w:t>
      </w:r>
      <w:proofErr w:type="spellStart"/>
      <w:r>
        <w:t>ලැබේ</w:t>
      </w:r>
      <w:proofErr w:type="spellEnd"/>
      <w:r>
        <w:t>.</w:t>
      </w:r>
    </w:p>
    <w:p w14:paraId="0F860E25" w14:textId="77777777" w:rsidR="00EA27FE" w:rsidRDefault="00000000">
      <w:pPr>
        <w:spacing w:after="240" w:line="360" w:lineRule="auto"/>
      </w:pPr>
      <w:r>
        <w:t xml:space="preserve">- </w:t>
      </w:r>
      <w:r>
        <w:rPr>
          <w:b/>
        </w:rPr>
        <w:t>RAG-Grounded Answer:</w:t>
      </w:r>
      <w:r>
        <w:t xml:space="preserve"> </w:t>
      </w:r>
      <w:proofErr w:type="spellStart"/>
      <w:r>
        <w:t>මිනිස්</w:t>
      </w:r>
      <w:proofErr w:type="spellEnd"/>
      <w:r>
        <w:t xml:space="preserve"> </w:t>
      </w:r>
      <w:proofErr w:type="spellStart"/>
      <w:r>
        <w:t>අවශ්‍යතා</w:t>
      </w:r>
      <w:proofErr w:type="spellEnd"/>
      <w:r>
        <w:t xml:space="preserve"> </w:t>
      </w:r>
      <w:proofErr w:type="spellStart"/>
      <w:r>
        <w:t>සහ</w:t>
      </w:r>
      <w:proofErr w:type="spellEnd"/>
      <w:r>
        <w:t xml:space="preserve"> </w:t>
      </w:r>
      <w:proofErr w:type="spellStart"/>
      <w:r>
        <w:t>වුවමනාවන්</w:t>
      </w:r>
      <w:proofErr w:type="spellEnd"/>
      <w:r>
        <w:t xml:space="preserve"> </w:t>
      </w:r>
      <w:proofErr w:type="spellStart"/>
      <w:r>
        <w:t>තෘප්තිමත්</w:t>
      </w:r>
      <w:proofErr w:type="spellEnd"/>
      <w:r>
        <w:t xml:space="preserve"> </w:t>
      </w:r>
      <w:proofErr w:type="spellStart"/>
      <w:r>
        <w:t>කිරීම</w:t>
      </w:r>
      <w:proofErr w:type="spellEnd"/>
      <w:r>
        <w:t xml:space="preserve"> </w:t>
      </w:r>
      <w:proofErr w:type="spellStart"/>
      <w:r>
        <w:t>සඳහා</w:t>
      </w:r>
      <w:proofErr w:type="spellEnd"/>
      <w:r>
        <w:t xml:space="preserve"> </w:t>
      </w:r>
      <w:proofErr w:type="spellStart"/>
      <w:r>
        <w:t>ලාභ</w:t>
      </w:r>
      <w:proofErr w:type="spellEnd"/>
      <w:r>
        <w:t xml:space="preserve"> </w:t>
      </w:r>
      <w:proofErr w:type="spellStart"/>
      <w:r>
        <w:t>ලැබීමේ</w:t>
      </w:r>
      <w:proofErr w:type="spellEnd"/>
      <w:r>
        <w:t xml:space="preserve"> </w:t>
      </w:r>
      <w:proofErr w:type="spellStart"/>
      <w:r>
        <w:t>හෝ</w:t>
      </w:r>
      <w:proofErr w:type="spellEnd"/>
      <w:r>
        <w:t xml:space="preserve"> </w:t>
      </w:r>
      <w:proofErr w:type="spellStart"/>
      <w:r>
        <w:t>නොලැබීමේ</w:t>
      </w:r>
      <w:proofErr w:type="spellEnd"/>
      <w:r>
        <w:t xml:space="preserve"> </w:t>
      </w:r>
      <w:proofErr w:type="spellStart"/>
      <w:r>
        <w:t>අරමුණින්</w:t>
      </w:r>
      <w:proofErr w:type="spellEnd"/>
      <w:r>
        <w:t xml:space="preserve"> </w:t>
      </w:r>
      <w:proofErr w:type="spellStart"/>
      <w:r>
        <w:t>භාණ්ඩ</w:t>
      </w:r>
      <w:proofErr w:type="spellEnd"/>
      <w:r>
        <w:t xml:space="preserve"> </w:t>
      </w:r>
      <w:proofErr w:type="spellStart"/>
      <w:r>
        <w:t>හා</w:t>
      </w:r>
      <w:proofErr w:type="spellEnd"/>
      <w:r>
        <w:t xml:space="preserve"> </w:t>
      </w:r>
      <w:proofErr w:type="spellStart"/>
      <w:r>
        <w:t>සේවා</w:t>
      </w:r>
      <w:proofErr w:type="spellEnd"/>
      <w:r>
        <w:t xml:space="preserve"> </w:t>
      </w:r>
      <w:proofErr w:type="spellStart"/>
      <w:r>
        <w:t>නිෂ්පාදනය</w:t>
      </w:r>
      <w:proofErr w:type="spellEnd"/>
      <w:r>
        <w:t xml:space="preserve"> </w:t>
      </w:r>
      <w:proofErr w:type="spellStart"/>
      <w:r>
        <w:lastRenderedPageBreak/>
        <w:t>කිරීම</w:t>
      </w:r>
      <w:proofErr w:type="spellEnd"/>
      <w:r>
        <w:t xml:space="preserve"> </w:t>
      </w:r>
      <w:proofErr w:type="spellStart"/>
      <w:r>
        <w:t>හා</w:t>
      </w:r>
      <w:proofErr w:type="spellEnd"/>
      <w:r>
        <w:t xml:space="preserve"> </w:t>
      </w:r>
      <w:proofErr w:type="spellStart"/>
      <w:r>
        <w:t>බෙදා</w:t>
      </w:r>
      <w:proofErr w:type="spellEnd"/>
      <w:r>
        <w:t xml:space="preserve"> </w:t>
      </w:r>
      <w:proofErr w:type="spellStart"/>
      <w:r>
        <w:t>හැරීම</w:t>
      </w:r>
      <w:proofErr w:type="spellEnd"/>
      <w:r>
        <w:t xml:space="preserve"> </w:t>
      </w:r>
      <w:proofErr w:type="spellStart"/>
      <w:r>
        <w:t>සඳහා</w:t>
      </w:r>
      <w:proofErr w:type="spellEnd"/>
      <w:r>
        <w:t xml:space="preserve"> </w:t>
      </w:r>
      <w:proofErr w:type="spellStart"/>
      <w:r>
        <w:t>සිදු</w:t>
      </w:r>
      <w:proofErr w:type="spellEnd"/>
      <w:r>
        <w:t xml:space="preserve"> </w:t>
      </w:r>
      <w:proofErr w:type="spellStart"/>
      <w:r>
        <w:t>කරනු</w:t>
      </w:r>
      <w:proofErr w:type="spellEnd"/>
      <w:r>
        <w:t xml:space="preserve"> </w:t>
      </w:r>
      <w:proofErr w:type="spellStart"/>
      <w:r>
        <w:t>ලබන</w:t>
      </w:r>
      <w:proofErr w:type="spellEnd"/>
      <w:r>
        <w:t xml:space="preserve"> </w:t>
      </w:r>
      <w:proofErr w:type="spellStart"/>
      <w:r>
        <w:t>ආර්ථික</w:t>
      </w:r>
      <w:proofErr w:type="spellEnd"/>
      <w:r>
        <w:t xml:space="preserve"> </w:t>
      </w:r>
      <w:proofErr w:type="spellStart"/>
      <w:r>
        <w:t>ක්‍රියාකාරකම්</w:t>
      </w:r>
      <w:proofErr w:type="spellEnd"/>
      <w:r>
        <w:t xml:space="preserve"> </w:t>
      </w:r>
      <w:proofErr w:type="spellStart"/>
      <w:r>
        <w:t>ව්‍යාපාරයක්</w:t>
      </w:r>
      <w:proofErr w:type="spellEnd"/>
      <w:r>
        <w:t xml:space="preserve"> </w:t>
      </w:r>
      <w:proofErr w:type="spellStart"/>
      <w:r>
        <w:t>ලෙස</w:t>
      </w:r>
      <w:proofErr w:type="spellEnd"/>
      <w:r>
        <w:t xml:space="preserve"> </w:t>
      </w:r>
      <w:proofErr w:type="spellStart"/>
      <w:r>
        <w:t>හැඳින්වේ</w:t>
      </w:r>
      <w:proofErr w:type="spellEnd"/>
      <w:r>
        <w:t>. (Faithfulness: 0.94, Relevancy: 0.91)</w:t>
      </w:r>
    </w:p>
    <w:p w14:paraId="24D96D1F" w14:textId="77777777" w:rsidR="00EA27FE" w:rsidRDefault="00000000">
      <w:pPr>
        <w:spacing w:after="240" w:line="360" w:lineRule="auto"/>
      </w:pPr>
      <w:r>
        <w:t xml:space="preserve">- </w:t>
      </w:r>
      <w:r>
        <w:rPr>
          <w:b/>
        </w:rPr>
        <w:t>Baseline A (Ungrounded):</w:t>
      </w:r>
      <w:r>
        <w:t xml:space="preserve"> </w:t>
      </w:r>
      <w:proofErr w:type="spellStart"/>
      <w:r>
        <w:t>ව්‍යාපාරයක්</w:t>
      </w:r>
      <w:proofErr w:type="spellEnd"/>
      <w:r>
        <w:t xml:space="preserve"> </w:t>
      </w:r>
      <w:proofErr w:type="spellStart"/>
      <w:r>
        <w:t>යනු</w:t>
      </w:r>
      <w:proofErr w:type="spellEnd"/>
      <w:r>
        <w:t xml:space="preserve"> </w:t>
      </w:r>
      <w:proofErr w:type="spellStart"/>
      <w:r>
        <w:t>මුදල්</w:t>
      </w:r>
      <w:proofErr w:type="spellEnd"/>
      <w:r>
        <w:t xml:space="preserve"> </w:t>
      </w:r>
      <w:proofErr w:type="spellStart"/>
      <w:r>
        <w:t>ඉපැයීමේ</w:t>
      </w:r>
      <w:proofErr w:type="spellEnd"/>
      <w:r>
        <w:t xml:space="preserve"> </w:t>
      </w:r>
      <w:proofErr w:type="spellStart"/>
      <w:r>
        <w:t>අරමුණින්</w:t>
      </w:r>
      <w:proofErr w:type="spellEnd"/>
      <w:r>
        <w:t xml:space="preserve"> </w:t>
      </w:r>
      <w:proofErr w:type="spellStart"/>
      <w:r>
        <w:t>කරන</w:t>
      </w:r>
      <w:proofErr w:type="spellEnd"/>
      <w:r>
        <w:t xml:space="preserve"> </w:t>
      </w:r>
      <w:proofErr w:type="spellStart"/>
      <w:r>
        <w:t>ඕනෑම</w:t>
      </w:r>
      <w:proofErr w:type="spellEnd"/>
      <w:r>
        <w:t xml:space="preserve"> </w:t>
      </w:r>
      <w:proofErr w:type="spellStart"/>
      <w:r>
        <w:t>දෙයකි</w:t>
      </w:r>
      <w:proofErr w:type="spellEnd"/>
      <w:r>
        <w:t>. (Faithfulness: 0.52, Relevancy: 0.60 - Incomplete definition)</w:t>
      </w:r>
    </w:p>
    <w:p w14:paraId="443C0345" w14:textId="77777777" w:rsidR="00EA27FE" w:rsidRDefault="00000000">
      <w:pPr>
        <w:spacing w:after="240" w:line="360" w:lineRule="auto"/>
      </w:pPr>
      <w:r>
        <w:t xml:space="preserve">- </w:t>
      </w:r>
      <w:r>
        <w:rPr>
          <w:b/>
        </w:rPr>
        <w:t>Baseline B (Prompt-Constrained):</w:t>
      </w:r>
      <w:r>
        <w:t xml:space="preserve"> </w:t>
      </w:r>
      <w:proofErr w:type="spellStart"/>
      <w:r>
        <w:t>අ.පො.ස</w:t>
      </w:r>
      <w:proofErr w:type="spellEnd"/>
      <w:r>
        <w:t xml:space="preserve">. </w:t>
      </w:r>
      <w:proofErr w:type="spellStart"/>
      <w:r>
        <w:t>සාමාන්‍ය</w:t>
      </w:r>
      <w:proofErr w:type="spellEnd"/>
      <w:r>
        <w:t xml:space="preserve"> </w:t>
      </w:r>
      <w:proofErr w:type="spellStart"/>
      <w:r>
        <w:t>පෙළ</w:t>
      </w:r>
      <w:proofErr w:type="spellEnd"/>
      <w:r>
        <w:t xml:space="preserve"> </w:t>
      </w:r>
      <w:proofErr w:type="spellStart"/>
      <w:r>
        <w:t>ව්‍යාපාර</w:t>
      </w:r>
      <w:proofErr w:type="spellEnd"/>
      <w:r>
        <w:t xml:space="preserve"> </w:t>
      </w:r>
      <w:proofErr w:type="spellStart"/>
      <w:r>
        <w:t>අධ්‍යයන</w:t>
      </w:r>
      <w:proofErr w:type="spellEnd"/>
      <w:r>
        <w:t xml:space="preserve"> </w:t>
      </w:r>
      <w:proofErr w:type="spellStart"/>
      <w:r>
        <w:t>විෂය</w:t>
      </w:r>
      <w:proofErr w:type="spellEnd"/>
      <w:r>
        <w:t xml:space="preserve"> </w:t>
      </w:r>
      <w:proofErr w:type="spellStart"/>
      <w:r>
        <w:t>නිර්දේශයට</w:t>
      </w:r>
      <w:proofErr w:type="spellEnd"/>
      <w:r>
        <w:t xml:space="preserve"> </w:t>
      </w:r>
      <w:proofErr w:type="spellStart"/>
      <w:r>
        <w:t>අනුව</w:t>
      </w:r>
      <w:proofErr w:type="spellEnd"/>
      <w:r>
        <w:t xml:space="preserve">, </w:t>
      </w:r>
      <w:proofErr w:type="spellStart"/>
      <w:r>
        <w:t>ව්‍යාපාරයක්</w:t>
      </w:r>
      <w:proofErr w:type="spellEnd"/>
      <w:r>
        <w:t xml:space="preserve"> </w:t>
      </w:r>
      <w:proofErr w:type="spellStart"/>
      <w:r>
        <w:t>යනු</w:t>
      </w:r>
      <w:proofErr w:type="spellEnd"/>
      <w:r>
        <w:t xml:space="preserve"> </w:t>
      </w:r>
      <w:proofErr w:type="spellStart"/>
      <w:r>
        <w:t>මිනිස්</w:t>
      </w:r>
      <w:proofErr w:type="spellEnd"/>
      <w:r>
        <w:t xml:space="preserve"> </w:t>
      </w:r>
      <w:proofErr w:type="spellStart"/>
      <w:r>
        <w:t>අවශ්‍යතා</w:t>
      </w:r>
      <w:proofErr w:type="spellEnd"/>
      <w:r>
        <w:t xml:space="preserve"> </w:t>
      </w:r>
      <w:proofErr w:type="spellStart"/>
      <w:r>
        <w:t>සපුරාලීමට</w:t>
      </w:r>
      <w:proofErr w:type="spellEnd"/>
      <w:r>
        <w:t xml:space="preserve"> </w:t>
      </w:r>
      <w:proofErr w:type="spellStart"/>
      <w:r>
        <w:t>කරන</w:t>
      </w:r>
      <w:proofErr w:type="spellEnd"/>
      <w:r>
        <w:t xml:space="preserve"> </w:t>
      </w:r>
      <w:proofErr w:type="spellStart"/>
      <w:r>
        <w:t>නිෂ්පාදන</w:t>
      </w:r>
      <w:proofErr w:type="spellEnd"/>
      <w:r>
        <w:t xml:space="preserve"> </w:t>
      </w:r>
      <w:proofErr w:type="spellStart"/>
      <w:r>
        <w:t>කටයුතු</w:t>
      </w:r>
      <w:proofErr w:type="spellEnd"/>
      <w:r>
        <w:t xml:space="preserve"> </w:t>
      </w:r>
      <w:proofErr w:type="spellStart"/>
      <w:r>
        <w:t>වේ</w:t>
      </w:r>
      <w:proofErr w:type="spellEnd"/>
      <w:r>
        <w:t>. (Faithfulness: 0.71, Relevancy: 0.75 - Misses non-profit purpose)</w:t>
      </w:r>
    </w:p>
    <w:p w14:paraId="4D565312" w14:textId="77777777" w:rsidR="00EA27FE" w:rsidRDefault="00000000" w:rsidP="008640F5">
      <w:pPr>
        <w:pStyle w:val="Heading3"/>
      </w:pPr>
      <w:bookmarkStart w:id="78" w:name="_Toc236596052"/>
      <w:r>
        <w:t>Appendix 7: Statistical Test Logs and Inter-Rater Reliability</w:t>
      </w:r>
      <w:bookmarkEnd w:id="78"/>
    </w:p>
    <w:p w14:paraId="03BDADB0" w14:textId="77777777" w:rsidR="00EA27FE" w:rsidRDefault="00000000">
      <w:pPr>
        <w:spacing w:after="240" w:line="360" w:lineRule="auto"/>
      </w:pPr>
      <w:r>
        <w:rPr>
          <w:b/>
        </w:rPr>
        <w:t>Wilcoxon Signed-Rank Test Summary:</w:t>
      </w:r>
    </w:p>
    <w:p w14:paraId="1EBCEBBE" w14:textId="77777777" w:rsidR="00EA27FE" w:rsidRDefault="00000000">
      <w:pPr>
        <w:spacing w:after="240" w:line="360" w:lineRule="auto"/>
      </w:pPr>
      <w:r>
        <w:t>- Automated RAG vs Baseline A: W = 372.0, p = 1.62 × 10⁻⁸</w:t>
      </w:r>
    </w:p>
    <w:p w14:paraId="50AC9158" w14:textId="77777777" w:rsidR="00EA27FE" w:rsidRDefault="00000000">
      <w:pPr>
        <w:spacing w:after="240" w:line="360" w:lineRule="auto"/>
      </w:pPr>
      <w:r>
        <w:t>- Human Accuracy RAG vs Baseline A: W = 13,525.0, p &lt; 0.0001</w:t>
      </w:r>
    </w:p>
    <w:p w14:paraId="0750B517" w14:textId="77777777" w:rsidR="00EA27FE" w:rsidRDefault="00000000">
      <w:pPr>
        <w:spacing w:after="240" w:line="360" w:lineRule="auto"/>
      </w:pPr>
      <w:r>
        <w:t>- Human Accuracy RAG vs Baseline B: W = 13,403.0, p &lt; 0.0001</w:t>
      </w:r>
    </w:p>
    <w:p w14:paraId="3E3FD7D9" w14:textId="77777777" w:rsidR="00EA27FE" w:rsidRDefault="00000000">
      <w:pPr>
        <w:spacing w:after="240" w:line="360" w:lineRule="auto"/>
      </w:pPr>
      <w:r>
        <w:t>- Human Completeness RAG vs Baseline A: W = 13,529.5, p &lt; 0.0001</w:t>
      </w:r>
    </w:p>
    <w:p w14:paraId="324864EB" w14:textId="77777777" w:rsidR="00EA27FE" w:rsidRDefault="00000000">
      <w:pPr>
        <w:spacing w:after="240" w:line="360" w:lineRule="auto"/>
      </w:pPr>
      <w:r>
        <w:t>- Human Clarity RAG vs Baseline A: W = 13,444.5, p &lt; 0.0001</w:t>
      </w:r>
    </w:p>
    <w:p w14:paraId="1E5450FB" w14:textId="77777777" w:rsidR="00EA27FE" w:rsidRDefault="00000000">
      <w:pPr>
        <w:spacing w:after="240" w:line="360" w:lineRule="auto"/>
      </w:pPr>
      <w:r>
        <w:rPr>
          <w:b/>
        </w:rPr>
        <w:t>Inter-Rater Reliability (Cohen's Kappa &amp; Pearson r):</w:t>
      </w:r>
    </w:p>
    <w:p w14:paraId="23B37D36" w14:textId="77777777" w:rsidR="00EA27FE" w:rsidRDefault="00000000">
      <w:pPr>
        <w:spacing w:after="240" w:line="360" w:lineRule="auto"/>
      </w:pPr>
      <w:r>
        <w:t>- Factual Accuracy: r = 0.794, p = 0.0000</w:t>
      </w:r>
    </w:p>
    <w:p w14:paraId="37D733CB" w14:textId="77777777" w:rsidR="00EA27FE" w:rsidRDefault="00000000">
      <w:pPr>
        <w:spacing w:after="240" w:line="360" w:lineRule="auto"/>
      </w:pPr>
      <w:r>
        <w:t>- Completeness: r = 0.726, p = 0.0000</w:t>
      </w:r>
    </w:p>
    <w:p w14:paraId="55EACEE8" w14:textId="77777777" w:rsidR="00EA27FE" w:rsidRDefault="00000000">
      <w:pPr>
        <w:spacing w:after="240" w:line="360" w:lineRule="auto"/>
      </w:pPr>
      <w:r>
        <w:t>- Clarity: r = 0.622, p = 0.0000</w:t>
      </w:r>
    </w:p>
    <w:p w14:paraId="2C108428" w14:textId="77777777" w:rsidR="00EA27FE" w:rsidRDefault="00000000">
      <w:pPr>
        <w:spacing w:after="240" w:line="360" w:lineRule="auto"/>
      </w:pPr>
      <w:r>
        <w:t>- Pedagogical Value: r = 0.724, p = 0.0000</w:t>
      </w:r>
    </w:p>
    <w:p w14:paraId="10AABF43" w14:textId="77777777" w:rsidR="00EA27FE" w:rsidRDefault="00EA27FE">
      <w:pPr>
        <w:sectPr w:rsidR="00EA27FE">
          <w:headerReference w:type="default" r:id="rId33"/>
          <w:footerReference w:type="default" r:id="rId34"/>
          <w:pgSz w:w="11906" w:h="16838"/>
          <w:pgMar w:top="1417" w:right="1417" w:bottom="1417" w:left="1417" w:header="720" w:footer="720" w:gutter="0"/>
          <w:pgNumType w:start="1"/>
          <w:cols w:space="720"/>
          <w:titlePg/>
          <w:docGrid w:linePitch="360"/>
        </w:sectPr>
      </w:pPr>
    </w:p>
    <w:p w14:paraId="017820D2" w14:textId="77777777" w:rsidR="00EA27FE" w:rsidRDefault="00000000">
      <w:r>
        <w:lastRenderedPageBreak/>
        <w:br w:type="page"/>
      </w:r>
    </w:p>
    <w:p w14:paraId="788FC398" w14:textId="77777777" w:rsidR="00EA27FE" w:rsidRDefault="00000000">
      <w:pPr>
        <w:spacing w:before="360" w:after="240" w:line="360" w:lineRule="auto"/>
      </w:pPr>
      <w:r>
        <w:rPr>
          <w:b/>
          <w:color w:val="000000"/>
          <w:sz w:val="28"/>
        </w:rPr>
        <w:lastRenderedPageBreak/>
        <w:t>References</w:t>
      </w:r>
    </w:p>
    <w:p w14:paraId="3E4F9DF9" w14:textId="77777777" w:rsidR="00EA27FE" w:rsidRDefault="00000000">
      <w:pPr>
        <w:spacing w:after="120" w:line="240" w:lineRule="auto"/>
        <w:ind w:left="720" w:hanging="720"/>
      </w:pPr>
      <w:r>
        <w:t xml:space="preserve">[1] Bubeck, S., Chandrasekaran, V., Eldan, R., Gehrke, J., Horvitz, E., Kamar, E., Lee, P., Lee, Y.T., Li, Y., Lundberg, S., Nori, H., </w:t>
      </w:r>
      <w:proofErr w:type="spellStart"/>
      <w:r>
        <w:t>Palangi</w:t>
      </w:r>
      <w:proofErr w:type="spellEnd"/>
      <w:r>
        <w:t>, H., Ribeiro, M.T. and Zhang, Y. (2023) 'Sparks of Artificial General Intelligence: Early Experiments with GPT-4', *</w:t>
      </w:r>
      <w:proofErr w:type="spellStart"/>
      <w:r>
        <w:t>arXiv</w:t>
      </w:r>
      <w:proofErr w:type="spellEnd"/>
      <w:r>
        <w:t xml:space="preserve"> preprint*, arXiv:2303.12712.</w:t>
      </w:r>
    </w:p>
    <w:p w14:paraId="0F6C334D" w14:textId="77777777" w:rsidR="00EA27FE" w:rsidRDefault="00000000">
      <w:pPr>
        <w:spacing w:after="120" w:line="240" w:lineRule="auto"/>
        <w:ind w:left="720" w:hanging="720"/>
      </w:pPr>
      <w:r>
        <w:t xml:space="preserve">[2] Ji, Z., Lee, N., </w:t>
      </w:r>
      <w:proofErr w:type="spellStart"/>
      <w:r>
        <w:t>Frieske</w:t>
      </w:r>
      <w:proofErr w:type="spellEnd"/>
      <w:r>
        <w:t xml:space="preserve">, R., Yu, T., Su, D., Xu, Y., Ishii, E., Bang, Y.J., </w:t>
      </w:r>
      <w:proofErr w:type="spellStart"/>
      <w:r>
        <w:t>Madotto</w:t>
      </w:r>
      <w:proofErr w:type="spellEnd"/>
      <w:r>
        <w:t>, A. and Fung, P. (2023) 'Survey of Hallucination in Natural Language Generation', *ACM Computing Surveys*, 55(12), pp. 1–38.</w:t>
      </w:r>
    </w:p>
    <w:p w14:paraId="44F8BC48" w14:textId="77777777" w:rsidR="00EA27FE" w:rsidRDefault="00000000">
      <w:pPr>
        <w:spacing w:after="120" w:line="240" w:lineRule="auto"/>
        <w:ind w:left="720" w:hanging="720"/>
      </w:pPr>
      <w:r>
        <w:t>[3] Trivedi, A., Gupta, R., Sharma, M. and Mehta, P. (2026) 'Quantifying Hallucination Rates in Large Language Models Across Low-Resource Languages', *ACM Transactions on Asian and Low-Resource Language Information Processing*, 25(3), pp. 1–28.</w:t>
      </w:r>
    </w:p>
    <w:p w14:paraId="155BEF8C" w14:textId="77777777" w:rsidR="00EA27FE" w:rsidRDefault="00000000">
      <w:pPr>
        <w:spacing w:after="120" w:line="240" w:lineRule="auto"/>
        <w:ind w:left="720" w:hanging="720"/>
      </w:pPr>
      <w:r>
        <w:t>[4] Jayakody, K. and Dias, G. (2024) 'Evaluating Frontier LLMs for Sinhala Language Tasks: A Comparative Analysis of Claude and GPT-4o', in *Proceedings of the 2024 International Conference on Asian Language Processing (IALP)*. Colombo: IEEE, pp. 156–163.</w:t>
      </w:r>
    </w:p>
    <w:p w14:paraId="03019C17" w14:textId="77777777" w:rsidR="00EA27FE" w:rsidRDefault="00000000">
      <w:pPr>
        <w:spacing w:after="120" w:line="240" w:lineRule="auto"/>
        <w:ind w:left="720" w:hanging="720"/>
      </w:pPr>
      <w:r>
        <w:t xml:space="preserve">[5] </w:t>
      </w:r>
      <w:proofErr w:type="spellStart"/>
      <w:r>
        <w:t>Pramodya</w:t>
      </w:r>
      <w:proofErr w:type="spellEnd"/>
      <w:r>
        <w:t>, L., Ranasinghe, S., Jayawardena, M. and de Silva, N. (2025) '</w:t>
      </w:r>
      <w:proofErr w:type="spellStart"/>
      <w:r>
        <w:t>SinhalaMMLU</w:t>
      </w:r>
      <w:proofErr w:type="spellEnd"/>
      <w:r>
        <w:t>: A Massive Multitask Language Understanding Benchmark for Sinhala', in *Proceedings of the 2025 Conference of the North American Chapter of the Association for Computational Linguistics (NAACL)*. Albuquerque: Association for Computational Linguistics, pp. 1456–1470.</w:t>
      </w:r>
    </w:p>
    <w:p w14:paraId="6FCDC3BE" w14:textId="77777777" w:rsidR="00EA27FE" w:rsidRDefault="00000000">
      <w:pPr>
        <w:spacing w:after="120" w:line="240" w:lineRule="auto"/>
        <w:ind w:left="720" w:hanging="720"/>
      </w:pPr>
      <w:r>
        <w:t xml:space="preserve">[6] Lewis, P., Perez, E., </w:t>
      </w:r>
      <w:proofErr w:type="spellStart"/>
      <w:r>
        <w:t>Piktus</w:t>
      </w:r>
      <w:proofErr w:type="spellEnd"/>
      <w:r>
        <w:t xml:space="preserve">, A., Petroni, F., </w:t>
      </w:r>
      <w:proofErr w:type="spellStart"/>
      <w:r>
        <w:t>Karpukhin</w:t>
      </w:r>
      <w:proofErr w:type="spellEnd"/>
      <w:r>
        <w:t xml:space="preserve">, V., Goyal, N., </w:t>
      </w:r>
      <w:proofErr w:type="spellStart"/>
      <w:r>
        <w:t>Küttler</w:t>
      </w:r>
      <w:proofErr w:type="spellEnd"/>
      <w:r>
        <w:t xml:space="preserve">, H., Lewis, M., Yih, W., </w:t>
      </w:r>
      <w:proofErr w:type="spellStart"/>
      <w:r>
        <w:t>Rocktäschel</w:t>
      </w:r>
      <w:proofErr w:type="spellEnd"/>
      <w:r>
        <w:t>, T., Riedel, S. and Kiela, D. (2020) 'Retrieval-Augmented Generation for Knowledge-Intensive NLP Tasks', in *Advances in Neural Information Processing Systems 33 (</w:t>
      </w:r>
      <w:proofErr w:type="spellStart"/>
      <w:r>
        <w:t>NeurIPS</w:t>
      </w:r>
      <w:proofErr w:type="spellEnd"/>
      <w:r>
        <w:t xml:space="preserve"> </w:t>
      </w:r>
      <w:proofErr w:type="gramStart"/>
      <w:r>
        <w:t>2020)*</w:t>
      </w:r>
      <w:proofErr w:type="gramEnd"/>
      <w:r>
        <w:t>. Vancouver: Curran Associates, pp. 9459–9474.</w:t>
      </w:r>
    </w:p>
    <w:p w14:paraId="43DB425E" w14:textId="77777777" w:rsidR="00EA27FE" w:rsidRDefault="00000000">
      <w:pPr>
        <w:spacing w:after="120" w:line="240" w:lineRule="auto"/>
        <w:ind w:left="720" w:hanging="720"/>
      </w:pPr>
      <w:r>
        <w:t>[7] Huang, L., Yu, W., Ma, W., Zhong, W., Feng, Z., Wang, H., Chen, Q., Peng, W., Feng, X., Qin, B. and Liu, T. (2023) 'A Survey on Hallucination in Large Language Models: Principles, Taxonomy, Challenges, and Open Questions', *</w:t>
      </w:r>
      <w:proofErr w:type="spellStart"/>
      <w:r>
        <w:t>arXiv</w:t>
      </w:r>
      <w:proofErr w:type="spellEnd"/>
      <w:r>
        <w:t xml:space="preserve"> preprint*, arXiv:2311.05232.</w:t>
      </w:r>
    </w:p>
    <w:p w14:paraId="4D8DE1BF" w14:textId="77777777" w:rsidR="00EA27FE" w:rsidRDefault="00000000">
      <w:pPr>
        <w:spacing w:after="120" w:line="240" w:lineRule="auto"/>
        <w:ind w:left="720" w:hanging="720"/>
      </w:pPr>
      <w:r>
        <w:t>[8] Alansari, A. and Luqman, H. (2026) 'Large Language Models Hallucination: A Comprehensive Survey', *Computer Science Review*, 61, art. 100970. DOI: 10.1016/j.cosrev.2026.100970.</w:t>
      </w:r>
    </w:p>
    <w:p w14:paraId="571A2ECF" w14:textId="77777777" w:rsidR="00EA27FE" w:rsidRDefault="00000000">
      <w:pPr>
        <w:spacing w:after="120" w:line="240" w:lineRule="auto"/>
        <w:ind w:left="720" w:hanging="720"/>
      </w:pPr>
      <w:r>
        <w:t xml:space="preserve">[9] Bender, E.M., Gebru, T., McMillan-Major, A. and </w:t>
      </w:r>
      <w:proofErr w:type="spellStart"/>
      <w:r>
        <w:t>Shmitchell</w:t>
      </w:r>
      <w:proofErr w:type="spellEnd"/>
      <w:r>
        <w:t>, S. (2021) 'On the Dangers of Stochastic Parrots: Can Language Models Be Too Big?', in *Proceedings of the 2021 ACM Conference on Fairness, Accountability, and Transparency (</w:t>
      </w:r>
      <w:proofErr w:type="spellStart"/>
      <w:r>
        <w:t>FAccT</w:t>
      </w:r>
      <w:proofErr w:type="spellEnd"/>
      <w:r>
        <w:t>)*. New York: ACM, pp. 610–623.</w:t>
      </w:r>
    </w:p>
    <w:p w14:paraId="22828D8C" w14:textId="77777777" w:rsidR="00EA27FE" w:rsidRDefault="00000000">
      <w:pPr>
        <w:spacing w:after="120" w:line="240" w:lineRule="auto"/>
        <w:ind w:left="720" w:hanging="720"/>
      </w:pPr>
      <w:r>
        <w:t xml:space="preserve">[10] </w:t>
      </w:r>
      <w:proofErr w:type="spellStart"/>
      <w:r>
        <w:t>Kasneci</w:t>
      </w:r>
      <w:proofErr w:type="spellEnd"/>
      <w:r>
        <w:t xml:space="preserve">, E., Sessler, K., </w:t>
      </w:r>
      <w:proofErr w:type="spellStart"/>
      <w:r>
        <w:t>Küchemann</w:t>
      </w:r>
      <w:proofErr w:type="spellEnd"/>
      <w:r>
        <w:t xml:space="preserve">, S., Bannert, M., Dementieva, D., Fischer, F., Gasser, U., Groh, G., Günnemann, S., </w:t>
      </w:r>
      <w:proofErr w:type="spellStart"/>
      <w:r>
        <w:t>Hüllermeier</w:t>
      </w:r>
      <w:proofErr w:type="spellEnd"/>
      <w:r>
        <w:t xml:space="preserve">, E., </w:t>
      </w:r>
      <w:proofErr w:type="spellStart"/>
      <w:r>
        <w:t>Krusche</w:t>
      </w:r>
      <w:proofErr w:type="spellEnd"/>
      <w:r>
        <w:t xml:space="preserve">, S., </w:t>
      </w:r>
      <w:proofErr w:type="spellStart"/>
      <w:r>
        <w:t>Kutyniok</w:t>
      </w:r>
      <w:proofErr w:type="spellEnd"/>
      <w:r>
        <w:t xml:space="preserve">, G., Michaeli, T., </w:t>
      </w:r>
      <w:proofErr w:type="spellStart"/>
      <w:r>
        <w:t>Nerdel</w:t>
      </w:r>
      <w:proofErr w:type="spellEnd"/>
      <w:r>
        <w:t xml:space="preserve">, C., Pfeffer, J., </w:t>
      </w:r>
      <w:proofErr w:type="spellStart"/>
      <w:r>
        <w:t>Poquet</w:t>
      </w:r>
      <w:proofErr w:type="spellEnd"/>
      <w:r>
        <w:t xml:space="preserve">, O., Sailer, M., Schmidt, A., Seidel, T., Stadler, M., Weller, J., Kuhn, J. and </w:t>
      </w:r>
      <w:proofErr w:type="spellStart"/>
      <w:r>
        <w:t>Kasneci</w:t>
      </w:r>
      <w:proofErr w:type="spellEnd"/>
      <w:r>
        <w:t>, G. (2023) 'ChatGPT for Good? On Opportunities and Challenges of Large Language Models for Education', *Learning and Individual Differences*, 103, p. 102274.</w:t>
      </w:r>
    </w:p>
    <w:p w14:paraId="057CFF3E" w14:textId="77777777" w:rsidR="00EA27FE" w:rsidRDefault="00000000">
      <w:pPr>
        <w:spacing w:after="120" w:line="240" w:lineRule="auto"/>
        <w:ind w:left="720" w:hanging="720"/>
      </w:pPr>
      <w:r>
        <w:t xml:space="preserve">[11] Datta, D., Chilukuri, M.K., Kumar, Y., Ghosh, S. and Zafar, M.B. (2026) 'Do LLM Hallucination Detectors Suffer from Low-Resource Effect?', in *Proceedings of the </w:t>
      </w:r>
      <w:r>
        <w:lastRenderedPageBreak/>
        <w:t xml:space="preserve">18th Conference of the European Chapter of the Association for Computational Linguistics (EACL </w:t>
      </w:r>
      <w:proofErr w:type="gramStart"/>
      <w:r>
        <w:t>2026)*</w:t>
      </w:r>
      <w:proofErr w:type="gramEnd"/>
      <w:r>
        <w:t>. DOI: 10.18653/v1/2026.eacl-long.136.</w:t>
      </w:r>
    </w:p>
    <w:p w14:paraId="275896A9" w14:textId="77777777" w:rsidR="00EA27FE" w:rsidRDefault="00000000">
      <w:pPr>
        <w:spacing w:after="120" w:line="240" w:lineRule="auto"/>
        <w:ind w:left="720" w:hanging="720"/>
      </w:pPr>
      <w:r>
        <w:t xml:space="preserve">[12] Benkirane, K., Gongas, L., Pelles, S., Fuchs, N., Darmon, J., </w:t>
      </w:r>
      <w:proofErr w:type="spellStart"/>
      <w:r>
        <w:t>Stenetorp</w:t>
      </w:r>
      <w:proofErr w:type="spellEnd"/>
      <w:r>
        <w:t>, P., Adelani, D.I. and Sánchez, E. (2024) 'Machine Translation Hallucination Detection for Low and High Resource Languages using Large Language Models', in *Findings of the Association for Computational Linguistics: EMNLP 2024*, pp. 9647–9665. DOI: 10.18653/v1/2024.findings-emnlp.564.</w:t>
      </w:r>
    </w:p>
    <w:p w14:paraId="0C98A086" w14:textId="77777777" w:rsidR="00EA27FE" w:rsidRDefault="00000000">
      <w:pPr>
        <w:spacing w:after="120" w:line="240" w:lineRule="auto"/>
        <w:ind w:left="720" w:hanging="720"/>
      </w:pPr>
      <w:r>
        <w:t xml:space="preserve">[13] Zhang, X., Thakur, N., </w:t>
      </w:r>
      <w:proofErr w:type="spellStart"/>
      <w:r>
        <w:t>Ogundepo</w:t>
      </w:r>
      <w:proofErr w:type="spellEnd"/>
      <w:r>
        <w:t xml:space="preserve">, O., </w:t>
      </w:r>
      <w:proofErr w:type="spellStart"/>
      <w:r>
        <w:t>Kamalloo</w:t>
      </w:r>
      <w:proofErr w:type="spellEnd"/>
      <w:r>
        <w:t>, E., Alfonso-Hermelo, D., Li, X., Liu, Q., Rezagholizadeh, M. and Lin, J. (2023) 'MIRACL: A Multilingual Retrieval Dataset for General Information Retrieval', *Transactions of the Association for Computational Linguistics*, 11, pp. 1629–1650. DOI: 10.1162/tacl_a_00618.</w:t>
      </w:r>
    </w:p>
    <w:p w14:paraId="5652E0F6" w14:textId="77777777" w:rsidR="00EA27FE" w:rsidRDefault="00000000">
      <w:pPr>
        <w:spacing w:after="120" w:line="240" w:lineRule="auto"/>
        <w:ind w:left="720" w:hanging="720"/>
      </w:pPr>
      <w:r>
        <w:t xml:space="preserve">[14] Zhang, X., </w:t>
      </w:r>
      <w:proofErr w:type="spellStart"/>
      <w:r>
        <w:t>Ogueji</w:t>
      </w:r>
      <w:proofErr w:type="spellEnd"/>
      <w:r>
        <w:t xml:space="preserve">, K., Liu, Y., Shi, P. and Lin, J. (2021) 'Mr. </w:t>
      </w:r>
      <w:proofErr w:type="spellStart"/>
      <w:r>
        <w:t>TyDi</w:t>
      </w:r>
      <w:proofErr w:type="spellEnd"/>
      <w:r>
        <w:t>: A Multilingual Benchmark for Information Retrieval in Twenty Languages', in *Proceedings of the 2021 Conference on Empirical Methods in Natural Language Processing (EMNLP)*. Online: Association for Computational Linguistics, pp. 1602–1610. DOI: 10.18653/v1/2021.emnlp-main.121.</w:t>
      </w:r>
    </w:p>
    <w:p w14:paraId="448D249E" w14:textId="77777777" w:rsidR="00EA27FE" w:rsidRDefault="00000000">
      <w:pPr>
        <w:spacing w:after="120" w:line="240" w:lineRule="auto"/>
        <w:ind w:left="720" w:hanging="720"/>
      </w:pPr>
      <w:r>
        <w:t xml:space="preserve">[15] </w:t>
      </w:r>
      <w:proofErr w:type="spellStart"/>
      <w:r>
        <w:t>Izacard</w:t>
      </w:r>
      <w:proofErr w:type="spellEnd"/>
      <w:r>
        <w:t xml:space="preserve">, G. and Grave, E. (2021) 'Leveraging Passage Retrieval with Generative Models for Open Domain Question Answering', in *Proceedings of the 16th Conference of the European Chapter of the Association for Computational Linguistics (EACL </w:t>
      </w:r>
      <w:proofErr w:type="gramStart"/>
      <w:r>
        <w:t>2021)*</w:t>
      </w:r>
      <w:proofErr w:type="gramEnd"/>
      <w:r>
        <w:t>. Online: Association for Computational Linguistics, pp. 874–880.</w:t>
      </w:r>
    </w:p>
    <w:p w14:paraId="75C2A6C6" w14:textId="77777777" w:rsidR="00EA27FE" w:rsidRDefault="00000000">
      <w:pPr>
        <w:spacing w:after="120" w:line="240" w:lineRule="auto"/>
        <w:ind w:left="720" w:hanging="720"/>
      </w:pPr>
      <w:r>
        <w:t xml:space="preserve">[16] Borgeaud, S., Mensch, A., Hoffmann, J., Cai, T., Rutherford, E., Millican, K., van den Driessche, G., </w:t>
      </w:r>
      <w:proofErr w:type="spellStart"/>
      <w:r>
        <w:t>Lespiau</w:t>
      </w:r>
      <w:proofErr w:type="spellEnd"/>
      <w:r>
        <w:t xml:space="preserve">, J.B., </w:t>
      </w:r>
      <w:proofErr w:type="spellStart"/>
      <w:r>
        <w:t>Damoc</w:t>
      </w:r>
      <w:proofErr w:type="spellEnd"/>
      <w:r>
        <w:t xml:space="preserve">, B., Clark, A., de Las Casas, D., Guy, A., Menick, J., Ring, R., Hennigan, T., Huang, S., Maggiore, L., Jones, C., Cassirer, A., Brock, A., Paganini, M., Irving, G., </w:t>
      </w:r>
      <w:proofErr w:type="spellStart"/>
      <w:r>
        <w:t>Vinyals</w:t>
      </w:r>
      <w:proofErr w:type="spellEnd"/>
      <w:r>
        <w:t xml:space="preserve">, O., </w:t>
      </w:r>
      <w:proofErr w:type="spellStart"/>
      <w:r>
        <w:t>Osindero</w:t>
      </w:r>
      <w:proofErr w:type="spellEnd"/>
      <w:r>
        <w:t>, S., Simonyan, K., Rae, J.W., Elsen, E. and Sifre, L. (2022) 'Improving Language Models by Retrieving from Trillions of Tokens', in *Proceedings of the 39th International Conference on Machine Learning (ICML 2022)*. Baltimore: PMLR, pp. 2206–2240.</w:t>
      </w:r>
    </w:p>
    <w:p w14:paraId="4784F0EA" w14:textId="77777777" w:rsidR="00EA27FE" w:rsidRDefault="00000000">
      <w:pPr>
        <w:spacing w:after="120" w:line="240" w:lineRule="auto"/>
        <w:ind w:left="720" w:hanging="720"/>
      </w:pPr>
      <w:r>
        <w:t xml:space="preserve">[17] </w:t>
      </w:r>
      <w:proofErr w:type="spellStart"/>
      <w:r>
        <w:t>Izacard</w:t>
      </w:r>
      <w:proofErr w:type="spellEnd"/>
      <w:r>
        <w:t xml:space="preserve">, G., Lewis, P., Lomeli, M., Hosseini, L., Petroni, F., Schick, T., Dwivedi-Yu, J., </w:t>
      </w:r>
      <w:proofErr w:type="spellStart"/>
      <w:r>
        <w:t>Joulin</w:t>
      </w:r>
      <w:proofErr w:type="spellEnd"/>
      <w:r>
        <w:t>, A., Riedel, S. and Grave, E. (2022) 'Atlas: Few-shot Learning with Retrieval Augmented Language Models', *</w:t>
      </w:r>
      <w:proofErr w:type="spellStart"/>
      <w:r>
        <w:t>arXiv</w:t>
      </w:r>
      <w:proofErr w:type="spellEnd"/>
      <w:r>
        <w:t xml:space="preserve"> preprint*, arXiv:2208.03299.</w:t>
      </w:r>
    </w:p>
    <w:p w14:paraId="521B2BEE" w14:textId="77777777" w:rsidR="00EA27FE" w:rsidRDefault="00000000">
      <w:pPr>
        <w:spacing w:after="120" w:line="240" w:lineRule="auto"/>
        <w:ind w:left="720" w:hanging="720"/>
      </w:pPr>
      <w:r>
        <w:t>[18] Asai, A., Wu, Z., Wang, Y., Sil, A. and Hajishirzi, H. (2023) 'Self-RAG: Learning to Retrieve, Generate, and Critique through Self-Reflection', *</w:t>
      </w:r>
      <w:proofErr w:type="spellStart"/>
      <w:r>
        <w:t>arXiv</w:t>
      </w:r>
      <w:proofErr w:type="spellEnd"/>
      <w:r>
        <w:t xml:space="preserve"> preprint*, arXiv:2310.11511.</w:t>
      </w:r>
    </w:p>
    <w:p w14:paraId="77712B04" w14:textId="77777777" w:rsidR="00EA27FE" w:rsidRDefault="00000000">
      <w:pPr>
        <w:spacing w:after="120" w:line="240" w:lineRule="auto"/>
        <w:ind w:left="720" w:hanging="720"/>
      </w:pPr>
      <w:r>
        <w:t>[19] Opoku, D.O., Sheng, M. and Zhang, Y. (2025) 'DO-RAG: A Domain-Specific QA Framework Using Knowledge Graph-Enhanced Retrieval-Augmented Generation', *</w:t>
      </w:r>
      <w:proofErr w:type="spellStart"/>
      <w:r>
        <w:t>arXiv</w:t>
      </w:r>
      <w:proofErr w:type="spellEnd"/>
      <w:r>
        <w:t xml:space="preserve"> preprint*, arXiv:2505.17058.</w:t>
      </w:r>
    </w:p>
    <w:p w14:paraId="4B8C2553" w14:textId="77777777" w:rsidR="00EA27FE" w:rsidRDefault="00000000">
      <w:pPr>
        <w:spacing w:after="120" w:line="240" w:lineRule="auto"/>
        <w:ind w:left="720" w:hanging="720"/>
      </w:pPr>
      <w:r>
        <w:t>[20] Wang, L., Yang, N., Huang, X., Jiao, B., Yang, L., Jiang, D., Majumder, R. and Wei, F. (2024) 'Text Embeddings by Weakly-Supervised Contrastive Pre-training', *</w:t>
      </w:r>
      <w:proofErr w:type="spellStart"/>
      <w:r>
        <w:t>arXiv</w:t>
      </w:r>
      <w:proofErr w:type="spellEnd"/>
      <w:r>
        <w:t xml:space="preserve"> preprint*, arXiv:2212.03533.</w:t>
      </w:r>
    </w:p>
    <w:p w14:paraId="5A80B825" w14:textId="77777777" w:rsidR="00EA27FE" w:rsidRDefault="00000000">
      <w:pPr>
        <w:spacing w:after="120" w:line="240" w:lineRule="auto"/>
        <w:ind w:left="720" w:hanging="720"/>
      </w:pPr>
      <w:r>
        <w:t xml:space="preserve">[21] Ammar, A., Koubaa, A., Nacar, O. and </w:t>
      </w:r>
      <w:proofErr w:type="spellStart"/>
      <w:r>
        <w:t>Boulila</w:t>
      </w:r>
      <w:proofErr w:type="spellEnd"/>
      <w:r>
        <w:t>, W. (2025) 'Optimizing Retrieval-Augmented Generation: Analysis of Hyperparameter Impact on Performance and Efficiency', *</w:t>
      </w:r>
      <w:proofErr w:type="spellStart"/>
      <w:r>
        <w:t>arXiv</w:t>
      </w:r>
      <w:proofErr w:type="spellEnd"/>
      <w:r>
        <w:t xml:space="preserve"> preprint*, arXiv:2505.08445.</w:t>
      </w:r>
    </w:p>
    <w:p w14:paraId="172538DD" w14:textId="77777777" w:rsidR="00EA27FE" w:rsidRDefault="00000000">
      <w:pPr>
        <w:spacing w:after="120" w:line="240" w:lineRule="auto"/>
        <w:ind w:left="720" w:hanging="720"/>
      </w:pPr>
      <w:r>
        <w:t xml:space="preserve">[22] Wang, Z., Gao, C., Xiao, C., Huang, Y., Si, S., Luo, K., Bai, Y., Li, W., Duan, T., </w:t>
      </w:r>
      <w:proofErr w:type="spellStart"/>
      <w:r>
        <w:t>Lv</w:t>
      </w:r>
      <w:proofErr w:type="spellEnd"/>
      <w:r>
        <w:t xml:space="preserve">, C., Lu, G., Chen, G., Qi, F. and Sun, M. (2025) 'Document Segmentation Matters for </w:t>
      </w:r>
      <w:r>
        <w:lastRenderedPageBreak/>
        <w:t>Retrieval-Augmented Generation', in *Findings of the Association for Computational Linguistics: ACL 2025*.</w:t>
      </w:r>
    </w:p>
    <w:p w14:paraId="0A032C76" w14:textId="77777777" w:rsidR="00EA27FE" w:rsidRDefault="00000000">
      <w:pPr>
        <w:spacing w:after="120" w:line="240" w:lineRule="auto"/>
        <w:ind w:left="720" w:hanging="720"/>
      </w:pPr>
      <w:r>
        <w:t xml:space="preserve">[23] Omotoso, A., </w:t>
      </w:r>
      <w:proofErr w:type="spellStart"/>
      <w:r>
        <w:t>Shopeju</w:t>
      </w:r>
      <w:proofErr w:type="spellEnd"/>
      <w:r>
        <w:t>, H., Joshua, A.O. and Oni, S. (2025) 'Improving BGE-M3 Multilingual Dense Embeddings for Nigerian Low Resource Languages', in *Proceedings of the Widening NLP Workshop (</w:t>
      </w:r>
      <w:proofErr w:type="spellStart"/>
      <w:r>
        <w:t>WiNLP</w:t>
      </w:r>
      <w:proofErr w:type="spellEnd"/>
      <w:r>
        <w:t xml:space="preserve"> </w:t>
      </w:r>
      <w:proofErr w:type="gramStart"/>
      <w:r>
        <w:t>2025)*</w:t>
      </w:r>
      <w:proofErr w:type="gramEnd"/>
      <w:r>
        <w:t>. DOI: 10.18653/v1/2025.winlp-main.33.</w:t>
      </w:r>
    </w:p>
    <w:p w14:paraId="36CD6ADB" w14:textId="77777777" w:rsidR="00EA27FE" w:rsidRDefault="00000000">
      <w:pPr>
        <w:spacing w:after="120" w:line="240" w:lineRule="auto"/>
        <w:ind w:left="720" w:hanging="720"/>
      </w:pPr>
      <w:r>
        <w:t>[24] Zhang, Z., Liao, Z., Yu, H., Di, P. and Wang, R. (2026) 'ML-Embed: Inclusive and Efficient Embeddings for a Multilingual World', *</w:t>
      </w:r>
      <w:proofErr w:type="spellStart"/>
      <w:r>
        <w:t>arXiv</w:t>
      </w:r>
      <w:proofErr w:type="spellEnd"/>
      <w:r>
        <w:t xml:space="preserve"> preprint*, arXiv:2605.15081.</w:t>
      </w:r>
    </w:p>
    <w:p w14:paraId="0189320C" w14:textId="77777777" w:rsidR="00EA27FE" w:rsidRDefault="00000000">
      <w:pPr>
        <w:spacing w:after="120" w:line="240" w:lineRule="auto"/>
        <w:ind w:left="720" w:hanging="720"/>
      </w:pPr>
      <w:r>
        <w:t xml:space="preserve">[25] </w:t>
      </w:r>
      <w:proofErr w:type="spellStart"/>
      <w:r>
        <w:t>Ponwitayarat</w:t>
      </w:r>
      <w:proofErr w:type="spellEnd"/>
      <w:r>
        <w:t xml:space="preserve">, W., Ng, R., </w:t>
      </w:r>
      <w:proofErr w:type="spellStart"/>
      <w:r>
        <w:t>Montalan</w:t>
      </w:r>
      <w:proofErr w:type="spellEnd"/>
      <w:r>
        <w:t>, J.R., Aung, T. et al. (2025) 'SEA-BED: Southeast Asia Embedding Benchmark', *Association for Computational Linguistics*.</w:t>
      </w:r>
    </w:p>
    <w:p w14:paraId="0751ABB6" w14:textId="77777777" w:rsidR="00EA27FE" w:rsidRDefault="00000000">
      <w:pPr>
        <w:spacing w:after="120" w:line="240" w:lineRule="auto"/>
        <w:ind w:left="720" w:hanging="720"/>
      </w:pPr>
      <w:r>
        <w:t>[26] Luo, H., Xiong, L., Zhao, W., Peng, Q., Chen, K., Liu, Y. and Du, C. (2026) 'Domain-Specific Retrieval-Augmented Generation with Adaptive Embedding and Knowledge Distillation-Based Re-Ranking', *Processes*, 14(1). DOI: 10.3390/pr14010099.</w:t>
      </w:r>
    </w:p>
    <w:p w14:paraId="6335252E" w14:textId="77777777" w:rsidR="00EA27FE" w:rsidRDefault="00000000">
      <w:pPr>
        <w:spacing w:after="120" w:line="240" w:lineRule="auto"/>
        <w:ind w:left="720" w:hanging="720"/>
      </w:pPr>
      <w:r>
        <w:t xml:space="preserve">[27] </w:t>
      </w:r>
      <w:proofErr w:type="spellStart"/>
      <w:r>
        <w:t>Litschko</w:t>
      </w:r>
      <w:proofErr w:type="spellEnd"/>
      <w:r>
        <w:t>, R., Glavaš, G., Ponzetto, S.P. and Vulić, I. (2022) 'Evaluating Pre-trained Language Models for Cross-Lingual Information Retrieval', *ACM Transactions on Information Systems*, 40(4), pp. 1–41. DOI: 10.1145/3483611.</w:t>
      </w:r>
    </w:p>
    <w:p w14:paraId="08E046AB" w14:textId="77777777" w:rsidR="00EA27FE" w:rsidRDefault="00000000">
      <w:pPr>
        <w:spacing w:after="120" w:line="240" w:lineRule="auto"/>
        <w:ind w:left="720" w:hanging="720"/>
      </w:pPr>
      <w:r>
        <w:t xml:space="preserve">[28] Zuo, L., Hong, P., Kraus, O., Plank, B. and </w:t>
      </w:r>
      <w:proofErr w:type="spellStart"/>
      <w:r>
        <w:t>Litschko</w:t>
      </w:r>
      <w:proofErr w:type="spellEnd"/>
      <w:r>
        <w:t>, R. (2025) 'Evaluating Large Language Models for Cross-Lingual Retrieval', in *Findings of the Association for Computational Linguistics: EMNLP 2025*, pp. 11415–11429.</w:t>
      </w:r>
    </w:p>
    <w:p w14:paraId="1F03CDF6" w14:textId="77777777" w:rsidR="00EA27FE" w:rsidRDefault="00000000">
      <w:pPr>
        <w:spacing w:after="120" w:line="240" w:lineRule="auto"/>
        <w:ind w:left="720" w:hanging="720"/>
      </w:pPr>
      <w:r>
        <w:t>[29] Li, K., Li, Y., Zhang, T., Luo, H., Wu, X., Glass, J. and Meng, H. (2025) 'RAG-</w:t>
      </w:r>
      <w:proofErr w:type="spellStart"/>
      <w:r>
        <w:t>Zeval</w:t>
      </w:r>
      <w:proofErr w:type="spellEnd"/>
      <w:r>
        <w:t>: Towards Robust and Interpretable Evaluation on RAG Responses through End-to-End Rule-Guided Reasoning', in *Proceedings of the 2025 Conference on Empirical Methods in Natural Language Processing (EMNLP)*, arXiv:2505.22430.</w:t>
      </w:r>
    </w:p>
    <w:p w14:paraId="700126EA" w14:textId="77777777" w:rsidR="00EA27FE" w:rsidRDefault="00000000">
      <w:pPr>
        <w:spacing w:after="120" w:line="240" w:lineRule="auto"/>
        <w:ind w:left="720" w:hanging="720"/>
      </w:pPr>
      <w:r>
        <w:t xml:space="preserve">[30] Liu, T., Qi, J., Sachan, M., Cotterell, R., Fernández, R. and </w:t>
      </w:r>
      <w:proofErr w:type="spellStart"/>
      <w:r>
        <w:t>Bisazza</w:t>
      </w:r>
      <w:proofErr w:type="spellEnd"/>
      <w:r>
        <w:t xml:space="preserve">, A. (2026) 'Post-Training Language Models for </w:t>
      </w:r>
      <w:proofErr w:type="spellStart"/>
      <w:r>
        <w:t>Crosslingual</w:t>
      </w:r>
      <w:proofErr w:type="spellEnd"/>
      <w:r>
        <w:t xml:space="preserve"> Consistency', *</w:t>
      </w:r>
      <w:proofErr w:type="spellStart"/>
      <w:r>
        <w:t>arXiv</w:t>
      </w:r>
      <w:proofErr w:type="spellEnd"/>
      <w:r>
        <w:t xml:space="preserve"> preprint*, arXiv:2603.04678.</w:t>
      </w:r>
    </w:p>
    <w:p w14:paraId="773EC2F6" w14:textId="77777777" w:rsidR="00EA27FE" w:rsidRDefault="00000000">
      <w:pPr>
        <w:spacing w:after="120" w:line="240" w:lineRule="auto"/>
        <w:ind w:left="720" w:hanging="720"/>
      </w:pPr>
      <w:r>
        <w:t>[31] Guo, P., Ren, Y., Hu, Y., Li, Y., Zhang, J., Zhang, X. and Huang, H. (2024) 'Teaching Large Language Models to Translate on Low-resource Languages with Textbook Prompting', in *Proceedings of the 2024 Joint International Conference on Computational Linguistics, Language Resources and Evaluation (LREC-</w:t>
      </w:r>
      <w:proofErr w:type="gramStart"/>
      <w:r>
        <w:t>COLING)*</w:t>
      </w:r>
      <w:proofErr w:type="gramEnd"/>
      <w:r>
        <w:t>.</w:t>
      </w:r>
    </w:p>
    <w:p w14:paraId="3DCA3D32" w14:textId="77777777" w:rsidR="00EA27FE" w:rsidRDefault="00000000">
      <w:pPr>
        <w:spacing w:after="120" w:line="240" w:lineRule="auto"/>
        <w:ind w:left="720" w:hanging="720"/>
      </w:pPr>
      <w:r>
        <w:t>[32] Ahmad, S., Khan, M.A. and Hussain, F. (2026) 'DR-RAG: Dense Retrieval for Retrieval-Augmented Generation in Urdu Educational Content', *Journal of Artificial Intelligence in Education*, 15(2), pp. 112–134.</w:t>
      </w:r>
    </w:p>
    <w:p w14:paraId="129A7B50" w14:textId="77777777" w:rsidR="00EA27FE" w:rsidRDefault="00000000">
      <w:pPr>
        <w:spacing w:after="120" w:line="240" w:lineRule="auto"/>
        <w:ind w:left="720" w:hanging="720"/>
      </w:pPr>
      <w:r>
        <w:t>[33] Aravinda, S., Perera, K. and Weerasinghe, R. (2025) '</w:t>
      </w:r>
      <w:proofErr w:type="spellStart"/>
      <w:r>
        <w:t>SinLlama</w:t>
      </w:r>
      <w:proofErr w:type="spellEnd"/>
      <w:r>
        <w:t>: Adapting Llama Architecture for Sinhala Language Generation', in *Proceedings of the 2025 Conference on Empirical Methods in Natural Language Processing (EMNLP)*. Singapore: Association for Computational Linguistics, pp. 2345–2358.</w:t>
      </w:r>
    </w:p>
    <w:p w14:paraId="4B795EDD" w14:textId="77777777" w:rsidR="00EA27FE" w:rsidRDefault="00000000">
      <w:pPr>
        <w:spacing w:after="120" w:line="240" w:lineRule="auto"/>
        <w:ind w:left="720" w:hanging="720"/>
      </w:pPr>
      <w:r>
        <w:t>[34] Ranasinghe, S., Jayawardena, M. and Fernando, K. (2025) '</w:t>
      </w:r>
      <w:proofErr w:type="spellStart"/>
      <w:r>
        <w:t>SinhalaBERT</w:t>
      </w:r>
      <w:proofErr w:type="spellEnd"/>
      <w:r>
        <w:t xml:space="preserve"> and </w:t>
      </w:r>
      <w:proofErr w:type="spellStart"/>
      <w:r>
        <w:t>SinhalaRoBERTa</w:t>
      </w:r>
      <w:proofErr w:type="spellEnd"/>
      <w:r>
        <w:t>: Encoder-Only Pretrained Models for Sinhala Natural Language Understanding', *Sri Lanka Journal of Computer Science*, 12(1), pp. 23–41.</w:t>
      </w:r>
    </w:p>
    <w:p w14:paraId="0A3923F9" w14:textId="77777777" w:rsidR="00EA27FE" w:rsidRDefault="00000000">
      <w:pPr>
        <w:spacing w:after="120" w:line="240" w:lineRule="auto"/>
        <w:ind w:left="720" w:hanging="720"/>
      </w:pPr>
      <w:r>
        <w:t xml:space="preserve">[35] Levonian, Z., Li, C., Zhu, W., Gade, A., Henkel, O., Postle, M-E. and Xing, W. (2023) 'Retrieval-augmented Generation to Improve Math Question-Answering: Trade-offs Between </w:t>
      </w:r>
      <w:proofErr w:type="spellStart"/>
      <w:r>
        <w:t>Groundedness</w:t>
      </w:r>
      <w:proofErr w:type="spellEnd"/>
      <w:r>
        <w:t xml:space="preserve"> and Human Preference', *</w:t>
      </w:r>
      <w:proofErr w:type="spellStart"/>
      <w:r>
        <w:t>arXiv</w:t>
      </w:r>
      <w:proofErr w:type="spellEnd"/>
      <w:r>
        <w:t xml:space="preserve"> preprint*, arXiv:2310.03184. Presented at NeurIPS'23 Workshop on Generative AI for Education (GAIED).</w:t>
      </w:r>
    </w:p>
    <w:p w14:paraId="4D25B935" w14:textId="77777777" w:rsidR="00EA27FE" w:rsidRDefault="00000000">
      <w:pPr>
        <w:spacing w:after="120" w:line="240" w:lineRule="auto"/>
        <w:ind w:left="720" w:hanging="720"/>
      </w:pPr>
      <w:r>
        <w:lastRenderedPageBreak/>
        <w:t>[36] Lu, J. and Li, J. (2025) 'A novel framework for educational Q&amp;A: Leveraging RAG and Code Interpreters for knowledge retrieval and logical computation', *</w:t>
      </w:r>
      <w:proofErr w:type="spellStart"/>
      <w:r>
        <w:t>PLoS</w:t>
      </w:r>
      <w:proofErr w:type="spellEnd"/>
      <w:r>
        <w:t xml:space="preserve"> One*, 20(12), e0337361. DOI: 10.1371/journal.pone.0337361.</w:t>
      </w:r>
    </w:p>
    <w:p w14:paraId="3B3F1779" w14:textId="77777777" w:rsidR="00EA27FE" w:rsidRDefault="00000000">
      <w:pPr>
        <w:spacing w:after="120" w:line="240" w:lineRule="auto"/>
        <w:ind w:left="720" w:hanging="720"/>
      </w:pPr>
      <w:r>
        <w:t>[37] Es, S., James, J., Espinosa-Anke, L. and Schockaert, S. (2024) 'RAGAS: Automated Evaluation of Retrieval Augmented Generation', *</w:t>
      </w:r>
      <w:proofErr w:type="spellStart"/>
      <w:r>
        <w:t>arXiv</w:t>
      </w:r>
      <w:proofErr w:type="spellEnd"/>
      <w:r>
        <w:t xml:space="preserve"> preprint*, arXiv:2309.15217.</w:t>
      </w:r>
    </w:p>
    <w:p w14:paraId="7E74420A" w14:textId="77777777" w:rsidR="00EA27FE" w:rsidRDefault="00000000">
      <w:pPr>
        <w:spacing w:after="120" w:line="240" w:lineRule="auto"/>
        <w:ind w:left="720" w:hanging="720"/>
      </w:pPr>
      <w:r>
        <w:t>[38] Cohen, J. (1960) 'A Coefficient of Agreement for Nominal Scales', *Educational and Psychological Measurement*, 20(1), pp. 37–46.</w:t>
      </w:r>
    </w:p>
    <w:p w14:paraId="4D16659B" w14:textId="77777777" w:rsidR="00EA27FE" w:rsidRDefault="00000000">
      <w:pPr>
        <w:spacing w:after="120" w:line="240" w:lineRule="auto"/>
        <w:ind w:left="720" w:hanging="720"/>
      </w:pPr>
      <w:r>
        <w:t>[39] Wilcoxon, F. (1945) 'Individual Comparisons by Ranking Methods', *Biometrics Bulletin*, 1(6), pp. 80–83. DOI: 10.2307/3001968.</w:t>
      </w:r>
    </w:p>
    <w:p w14:paraId="6F44BB68" w14:textId="77777777" w:rsidR="00EA27FE" w:rsidRDefault="00000000">
      <w:pPr>
        <w:spacing w:after="120" w:line="240" w:lineRule="auto"/>
        <w:ind w:left="720" w:hanging="720"/>
      </w:pPr>
      <w:r>
        <w:t xml:space="preserve">[40] Das, A., Hasan, M.N., Sarkar, S., Zhang, Z., Jamshidi, F., Bhattacharya, T., </w:t>
      </w:r>
      <w:proofErr w:type="spellStart"/>
      <w:r>
        <w:t>Raychawdhury</w:t>
      </w:r>
      <w:proofErr w:type="spellEnd"/>
      <w:r>
        <w:t xml:space="preserve">, N., Feng, D., Jain, V. and Chadha, A. (2025) 'Investigating Hallucination in Conversations for Low Resource Languages', </w:t>
      </w:r>
      <w:proofErr w:type="spellStart"/>
      <w:r>
        <w:t>arXiv</w:t>
      </w:r>
      <w:proofErr w:type="spellEnd"/>
      <w:r>
        <w:t xml:space="preserve"> preprint arXiv:2507.22720.</w:t>
      </w:r>
    </w:p>
    <w:p w14:paraId="3AD6654A" w14:textId="77777777" w:rsidR="00EA27FE" w:rsidRDefault="00000000">
      <w:pPr>
        <w:spacing w:after="120" w:line="240" w:lineRule="auto"/>
        <w:ind w:left="720" w:hanging="720"/>
      </w:pPr>
      <w:r>
        <w:t>[41] Zheng, W., Lee, R.K.-W., Liu, Z., Wu, K., Aw, A.T. and Zou, B. (2025) 'CCL-</w:t>
      </w:r>
      <w:proofErr w:type="spellStart"/>
      <w:r>
        <w:t>XCoT</w:t>
      </w:r>
      <w:proofErr w:type="spellEnd"/>
      <w:r>
        <w:t>: An Efficient Cross-Lingual Knowledge Transfer Method for Mitigating Hallucination Generation', in *Findings of the Association for Computational Linguistics: EMNLP 2025*, arXiv:2507.14239.</w:t>
      </w:r>
    </w:p>
    <w:p w14:paraId="4DF89FEC" w14:textId="77777777" w:rsidR="00EA27FE" w:rsidRDefault="00000000">
      <w:pPr>
        <w:spacing w:after="120" w:line="240" w:lineRule="auto"/>
        <w:ind w:left="720" w:hanging="720"/>
      </w:pPr>
      <w:r>
        <w:t xml:space="preserve">[42] Chan, T.T., Tong, X., Hoang, T.T.U., Tepnadze, B. and </w:t>
      </w:r>
      <w:proofErr w:type="spellStart"/>
      <w:r>
        <w:t>Stempniak</w:t>
      </w:r>
      <w:proofErr w:type="spellEnd"/>
      <w:r>
        <w:t xml:space="preserve">, W. (2025) 'Towards Typologically Aware Rescoring to Mitigate Unfaithfulness in Lower-Resource Languages', </w:t>
      </w:r>
      <w:proofErr w:type="spellStart"/>
      <w:r>
        <w:t>arXiv</w:t>
      </w:r>
      <w:proofErr w:type="spellEnd"/>
      <w:r>
        <w:t xml:space="preserve"> preprint arXiv:2502.17664.</w:t>
      </w:r>
    </w:p>
    <w:p w14:paraId="561C0AFB" w14:textId="77777777" w:rsidR="00EA27FE" w:rsidRDefault="00000000">
      <w:pPr>
        <w:spacing w:after="120" w:line="240" w:lineRule="auto"/>
        <w:ind w:left="720" w:hanging="720"/>
      </w:pPr>
      <w:r>
        <w:t xml:space="preserve">[43] </w:t>
      </w:r>
      <w:proofErr w:type="spellStart"/>
      <w:r>
        <w:t>Prasanjith</w:t>
      </w:r>
      <w:proofErr w:type="spellEnd"/>
      <w:r>
        <w:t xml:space="preserve">, P., More, P.B., </w:t>
      </w:r>
      <w:proofErr w:type="spellStart"/>
      <w:r>
        <w:t>Kunchukuttan</w:t>
      </w:r>
      <w:proofErr w:type="spellEnd"/>
      <w:r>
        <w:t>, A. and Dabre, R. (2025) '</w:t>
      </w:r>
      <w:proofErr w:type="spellStart"/>
      <w:r>
        <w:t>IndicRAGSuite</w:t>
      </w:r>
      <w:proofErr w:type="spellEnd"/>
      <w:r>
        <w:t xml:space="preserve">: Large-Scale Datasets and a Benchmark for Indian Language RAG Systems', </w:t>
      </w:r>
      <w:proofErr w:type="spellStart"/>
      <w:r>
        <w:t>arXiv</w:t>
      </w:r>
      <w:proofErr w:type="spellEnd"/>
      <w:r>
        <w:t xml:space="preserve"> preprint arXiv:2506.01615.</w:t>
      </w:r>
    </w:p>
    <w:p w14:paraId="0CDE2EC1" w14:textId="77777777" w:rsidR="00EA27FE" w:rsidRDefault="00000000">
      <w:pPr>
        <w:spacing w:after="120" w:line="240" w:lineRule="auto"/>
        <w:ind w:left="720" w:hanging="720"/>
      </w:pPr>
      <w:r>
        <w:t xml:space="preserve">[44] </w:t>
      </w:r>
      <w:proofErr w:type="spellStart"/>
      <w:r>
        <w:t>Navasardyan</w:t>
      </w:r>
      <w:proofErr w:type="spellEnd"/>
      <w:r>
        <w:t xml:space="preserve">, Z., </w:t>
      </w:r>
      <w:proofErr w:type="spellStart"/>
      <w:r>
        <w:t>Bughdaryan</w:t>
      </w:r>
      <w:proofErr w:type="spellEnd"/>
      <w:r>
        <w:t>, S., Minasyan, B. and Davtyan, H. (2026) 'Less is More: Adapting Text Embeddings for Low-Resource Languages with Small Scale Noisy Synthetic Data', in *Proceedings of the 2nd Workshop on Language Models for Low-Resource Languages (</w:t>
      </w:r>
      <w:proofErr w:type="spellStart"/>
      <w:r>
        <w:t>LoResLM</w:t>
      </w:r>
      <w:proofErr w:type="spellEnd"/>
      <w:r>
        <w:t>)*, arXiv:2603.22290.</w:t>
      </w:r>
    </w:p>
    <w:p w14:paraId="42B46759" w14:textId="77777777" w:rsidR="00EA27FE" w:rsidRDefault="00000000">
      <w:pPr>
        <w:spacing w:after="120" w:line="240" w:lineRule="auto"/>
        <w:ind w:left="720" w:hanging="720"/>
      </w:pPr>
      <w:r>
        <w:t xml:space="preserve">[45] Chhoun, S., Po, P., Ros, S., Cho, W.-S. and </w:t>
      </w:r>
      <w:proofErr w:type="spellStart"/>
      <w:r>
        <w:t>Khoeurn</w:t>
      </w:r>
      <w:proofErr w:type="spellEnd"/>
      <w:r>
        <w:t xml:space="preserve">, S. (2026) 'Evaluation of Chunking Strategies for Effective Text Embedding in Low-Resource Language on Agricultural Documents', </w:t>
      </w:r>
      <w:proofErr w:type="spellStart"/>
      <w:r>
        <w:t>arXiv</w:t>
      </w:r>
      <w:proofErr w:type="spellEnd"/>
      <w:r>
        <w:t xml:space="preserve"> preprint arXiv:2605.22203.</w:t>
      </w:r>
    </w:p>
    <w:p w14:paraId="1DED94E1" w14:textId="77777777" w:rsidR="00EA27FE" w:rsidRDefault="00000000">
      <w:pPr>
        <w:spacing w:after="120" w:line="240" w:lineRule="auto"/>
        <w:ind w:left="720" w:hanging="720"/>
      </w:pPr>
      <w:r>
        <w:t xml:space="preserve">[46] Ros, S., Pov, P., Chhor, R., Ly, K., Cho, W.-S. and </w:t>
      </w:r>
      <w:proofErr w:type="spellStart"/>
      <w:r>
        <w:t>Khoeurn</w:t>
      </w:r>
      <w:proofErr w:type="spellEnd"/>
      <w:r>
        <w:t xml:space="preserve">, S. (2026) 'A Comparative Study of Language Models for Khmer Retrieval-Augmented Question Answering', </w:t>
      </w:r>
      <w:proofErr w:type="spellStart"/>
      <w:r>
        <w:t>arXiv</w:t>
      </w:r>
      <w:proofErr w:type="spellEnd"/>
      <w:r>
        <w:t xml:space="preserve"> preprint arXiv:2605.22099.</w:t>
      </w:r>
    </w:p>
    <w:p w14:paraId="3E754385" w14:textId="77777777" w:rsidR="00EA27FE" w:rsidRDefault="00000000">
      <w:pPr>
        <w:spacing w:after="120" w:line="240" w:lineRule="auto"/>
        <w:ind w:left="720" w:hanging="720"/>
      </w:pPr>
      <w:r>
        <w:t xml:space="preserve">[47] </w:t>
      </w:r>
      <w:proofErr w:type="spellStart"/>
      <w:r>
        <w:t>Lasandi</w:t>
      </w:r>
      <w:proofErr w:type="spellEnd"/>
      <w:r>
        <w:t>, M. and Jayatilleke, N. (2026) '</w:t>
      </w:r>
      <w:proofErr w:type="spellStart"/>
      <w:r>
        <w:t>SinhaLegal</w:t>
      </w:r>
      <w:proofErr w:type="spellEnd"/>
      <w:r>
        <w:t xml:space="preserve">: A Benchmark Corpus for Information Extraction and Analysis in Sinhala Legislative Texts', </w:t>
      </w:r>
      <w:proofErr w:type="spellStart"/>
      <w:r>
        <w:t>arXiv</w:t>
      </w:r>
      <w:proofErr w:type="spellEnd"/>
      <w:r>
        <w:t xml:space="preserve"> preprint arXiv:2603.04854.</w:t>
      </w:r>
    </w:p>
    <w:p w14:paraId="33AC1F9B" w14:textId="77777777" w:rsidR="00EA27FE" w:rsidRDefault="00000000">
      <w:pPr>
        <w:spacing w:after="120" w:line="240" w:lineRule="auto"/>
        <w:ind w:left="720" w:hanging="720"/>
      </w:pPr>
      <w:r>
        <w:t xml:space="preserve">[48] </w:t>
      </w:r>
      <w:proofErr w:type="spellStart"/>
      <w:r>
        <w:t>Dilhara</w:t>
      </w:r>
      <w:proofErr w:type="spellEnd"/>
      <w:r>
        <w:t xml:space="preserve">, A. and Jayatilleke, N. (2026) 'Cross-Temporal Sinhala OCR: Page-Level Adaptation and Diachronic Analysis', </w:t>
      </w:r>
      <w:proofErr w:type="spellStart"/>
      <w:r>
        <w:t>arXiv</w:t>
      </w:r>
      <w:proofErr w:type="spellEnd"/>
      <w:r>
        <w:t xml:space="preserve"> preprint arXiv:2606.29378.</w:t>
      </w:r>
    </w:p>
    <w:p w14:paraId="6D45526D" w14:textId="77777777" w:rsidR="00EA27FE" w:rsidRDefault="00000000">
      <w:pPr>
        <w:spacing w:after="120" w:line="240" w:lineRule="auto"/>
        <w:ind w:left="720" w:hanging="720"/>
      </w:pPr>
      <w:r>
        <w:t xml:space="preserve">[49] Dennison, D.V., </w:t>
      </w:r>
      <w:proofErr w:type="spellStart"/>
      <w:r>
        <w:t>Ahtisham</w:t>
      </w:r>
      <w:proofErr w:type="spellEnd"/>
      <w:r>
        <w:t xml:space="preserve">, B., Chourasia, K., Arora, N., Singh, R., </w:t>
      </w:r>
      <w:proofErr w:type="spellStart"/>
      <w:r>
        <w:t>Kizilcec</w:t>
      </w:r>
      <w:proofErr w:type="spellEnd"/>
      <w:r>
        <w:t>, R.F., Nambi, A., Ganu, T. and Vashistha, A. (2026) 'Shiksha Copilot: Teacher-AI Collaboration for Curating and Customizing Lesson Plans in Low-Resource Schools', *Proceedings of the ACM on Human-Computer Interaction*, 10, art. 3788074.</w:t>
      </w:r>
    </w:p>
    <w:p w14:paraId="177806A0" w14:textId="77777777" w:rsidR="00EA27FE" w:rsidRDefault="00000000">
      <w:pPr>
        <w:spacing w:after="120" w:line="240" w:lineRule="auto"/>
        <w:ind w:left="720" w:hanging="720"/>
      </w:pPr>
      <w:r>
        <w:lastRenderedPageBreak/>
        <w:t>[50] Anderson, L.W. and Krathwohl, D.R. (eds.) (2001) *A Taxonomy for Learning, Teaching, and Assessing: A Revision of Bloom's Taxonomy of Educational Objectives*. New York: Longman.</w:t>
      </w:r>
    </w:p>
    <w:p w14:paraId="72A2F8AC" w14:textId="77777777" w:rsidR="00EA27FE" w:rsidRDefault="00000000">
      <w:pPr>
        <w:spacing w:after="120" w:line="240" w:lineRule="auto"/>
        <w:ind w:left="720" w:hanging="720"/>
      </w:pPr>
      <w:r>
        <w:t>[51] Landis, J.R. and Koch, G.G. (1977) 'The Measurement of Observer Agreement for Categorical Data', *Biometrics*, 33(1), pp. 159–174.</w:t>
      </w:r>
    </w:p>
    <w:p w14:paraId="712AC270" w14:textId="77777777" w:rsidR="00EA27FE" w:rsidRDefault="00000000">
      <w:pPr>
        <w:spacing w:after="120" w:line="240" w:lineRule="auto"/>
        <w:ind w:left="720" w:hanging="720"/>
      </w:pPr>
      <w:r>
        <w:t>[52] Cloudflare (2025) *Data Privacy and Security in Cloudflare Workers AI and Vectorize*. Available at: https://developers.cloudflare.com/workers-ai/ (Accessed: 2 August 2026).</w:t>
      </w:r>
    </w:p>
    <w:p w14:paraId="10722885" w14:textId="77777777" w:rsidR="00EA27FE" w:rsidRDefault="00000000">
      <w:pPr>
        <w:spacing w:after="120" w:line="240" w:lineRule="auto"/>
        <w:ind w:left="720" w:hanging="720"/>
      </w:pPr>
      <w:r>
        <w:t xml:space="preserve">[53] Joshi, P., Santy, S., Budhiraja, A., Bali, K. and Choudhury, M. (2020) 'The State and Fate of Linguistic Diversity and Inclusion in the NLP World', in *Proceedings of the 58th Annual Meeting of the Association for Computational Linguistics (ACL </w:t>
      </w:r>
      <w:proofErr w:type="gramStart"/>
      <w:r>
        <w:t>2020)*</w:t>
      </w:r>
      <w:proofErr w:type="gramEnd"/>
      <w:r>
        <w:t>. Online: Association for Computational Linguistics, pp. 6282–6293.</w:t>
      </w:r>
    </w:p>
    <w:p w14:paraId="0689241A" w14:textId="77777777" w:rsidR="00EA27FE" w:rsidRDefault="00000000">
      <w:pPr>
        <w:spacing w:after="120" w:line="240" w:lineRule="auto"/>
        <w:ind w:left="720" w:hanging="720"/>
      </w:pPr>
      <w:r>
        <w:t xml:space="preserve">[54] Bai, Y., </w:t>
      </w:r>
      <w:proofErr w:type="spellStart"/>
      <w:r>
        <w:t>Kadavath</w:t>
      </w:r>
      <w:proofErr w:type="spellEnd"/>
      <w:r>
        <w:t xml:space="preserve">, S., Kundu, S., Askell, A., </w:t>
      </w:r>
      <w:proofErr w:type="spellStart"/>
      <w:r>
        <w:t>Kernion</w:t>
      </w:r>
      <w:proofErr w:type="spellEnd"/>
      <w:r>
        <w:t xml:space="preserve">, J., Jones, A., Chen, A., Goldie, A., </w:t>
      </w:r>
      <w:proofErr w:type="spellStart"/>
      <w:r>
        <w:t>Mirhoseini</w:t>
      </w:r>
      <w:proofErr w:type="spellEnd"/>
      <w:r>
        <w:t xml:space="preserve">, A., McKinnon, C., Chen, C., Olsson, C., Olah, C., Hernandez, D., Drain, D., Ganguli, D., Li, D., Tran-Johnson, E., Perez, E., Kerr, J., Mueller, J., Ladish, J., Landau, J., </w:t>
      </w:r>
      <w:proofErr w:type="spellStart"/>
      <w:r>
        <w:t>Ndousse</w:t>
      </w:r>
      <w:proofErr w:type="spellEnd"/>
      <w:r>
        <w:t xml:space="preserve">, K., </w:t>
      </w:r>
      <w:proofErr w:type="spellStart"/>
      <w:r>
        <w:t>Lukosuite</w:t>
      </w:r>
      <w:proofErr w:type="spellEnd"/>
      <w:r>
        <w:t xml:space="preserve">, K., Lovitt, L., Sellitto, M., Elhage, N., Schiefer, N., Mercado, N., DasSarma, N., Lasenby, R., Larson, R., Ringer, S., Johnston, S., Kravec, S., </w:t>
      </w:r>
      <w:proofErr w:type="spellStart"/>
      <w:r>
        <w:t>Showk</w:t>
      </w:r>
      <w:proofErr w:type="spellEnd"/>
      <w:r>
        <w:t>, S.E., Fort, S., Lanham, T., Telleen-Lawton, T., Conerly, T., Henighan, T., Hume, T., Bowman, S.R., Hatfield-Dodds, Z., Mann, B., Amodei, D., Joseph, N., McCandlish, S., Brown, T. and Kaplan, J. (2022) 'Constitutional AI: Harmlessness from AI Feedback', *</w:t>
      </w:r>
      <w:proofErr w:type="spellStart"/>
      <w:r>
        <w:t>arXiv</w:t>
      </w:r>
      <w:proofErr w:type="spellEnd"/>
      <w:r>
        <w:t xml:space="preserve"> preprint*, arXiv:2212.08073.</w:t>
      </w:r>
    </w:p>
    <w:p w14:paraId="563AAC3F" w14:textId="77777777" w:rsidR="00EA27FE" w:rsidRDefault="00000000">
      <w:pPr>
        <w:spacing w:after="120" w:line="240" w:lineRule="auto"/>
        <w:ind w:left="720" w:hanging="720"/>
      </w:pPr>
      <w:r>
        <w:t xml:space="preserve">[55] Bang, Y., </w:t>
      </w:r>
      <w:proofErr w:type="spellStart"/>
      <w:r>
        <w:t>Cahyawijaya</w:t>
      </w:r>
      <w:proofErr w:type="spellEnd"/>
      <w:r>
        <w:t>, S., Lee, N., Dai, W., Su, D., Wilie, B., Lovenia, H., Ji, Z., Yu, T., Chung, W., Do, Q.V., Xu, Y. and Fung, P. (2023) 'A Multitask, Multilingual, Multimodal Evaluation of ChatGPT on Reasoning, Hallucination, and Interactivity', in *Proceedings of the 13th International Joint Conference on Natural Language Processing and the 3rd Conference of the Asia-Pacific Chapter of the Association for Computational Linguistics*. Bali: Association for Computational Linguistics, pp. 675–718.</w:t>
      </w:r>
    </w:p>
    <w:p w14:paraId="23EECC92" w14:textId="77777777" w:rsidR="00EA27FE" w:rsidRDefault="00000000">
      <w:pPr>
        <w:spacing w:after="120" w:line="240" w:lineRule="auto"/>
        <w:ind w:left="720" w:hanging="720"/>
      </w:pPr>
      <w:r>
        <w:t xml:space="preserve">[56] Bengio, S., </w:t>
      </w:r>
      <w:proofErr w:type="spellStart"/>
      <w:r>
        <w:t>Vinyals</w:t>
      </w:r>
      <w:proofErr w:type="spellEnd"/>
      <w:r>
        <w:t xml:space="preserve">, O., Jaitly, N. and </w:t>
      </w:r>
      <w:proofErr w:type="spellStart"/>
      <w:r>
        <w:t>Shazeer</w:t>
      </w:r>
      <w:proofErr w:type="spellEnd"/>
      <w:r>
        <w:t>, N. (2015) 'Scheduled Sampling for Sequence Prediction with Recurrent Neural Networks', in *Advances in Neural Information Processing Systems 28 (</w:t>
      </w:r>
      <w:proofErr w:type="spellStart"/>
      <w:r>
        <w:t>NeurIPS</w:t>
      </w:r>
      <w:proofErr w:type="spellEnd"/>
      <w:r>
        <w:t xml:space="preserve"> </w:t>
      </w:r>
      <w:proofErr w:type="gramStart"/>
      <w:r>
        <w:t>2015)*</w:t>
      </w:r>
      <w:proofErr w:type="gramEnd"/>
      <w:r>
        <w:t>. Montreal: Curran Associates, pp. 1171–1179.</w:t>
      </w:r>
    </w:p>
    <w:p w14:paraId="1B2AD528" w14:textId="77777777" w:rsidR="00EA27FE" w:rsidRDefault="00000000">
      <w:pPr>
        <w:spacing w:after="120" w:line="240" w:lineRule="auto"/>
        <w:ind w:left="720" w:hanging="720"/>
      </w:pPr>
      <w:r>
        <w:t xml:space="preserve">[57] Brown, T.B., Mann, B., Ryder, N., Subbiah, M., Kaplan, J., Dhariwal, P., Neelakantan, A., Shyam, P., Sastry, G., Askell, A., Agarwal, S., Herbert-Voss, A., Krueger, G., Henighan, T., Child, R., Ramesh, A., Ziegler, D.M., Wu, J., Winter, C., Hesse, C., Chen, M., Sigler, E., Litwin, M., Gray, S., Chess, B., Clark, J., Berner, C., McCandlish, S., Radford, A., </w:t>
      </w:r>
      <w:proofErr w:type="spellStart"/>
      <w:r>
        <w:t>Sutskever</w:t>
      </w:r>
      <w:proofErr w:type="spellEnd"/>
      <w:r>
        <w:t>, I. and Amodei, D. (2020) 'Language Models are Few-Shot Learners', in *Advances in Neural Information Processing Systems 33 (</w:t>
      </w:r>
      <w:proofErr w:type="spellStart"/>
      <w:r>
        <w:t>NeurIPS</w:t>
      </w:r>
      <w:proofErr w:type="spellEnd"/>
      <w:r>
        <w:t xml:space="preserve"> 2020)*. Vancouver: Curran Associates, pp. 1877–1901.</w:t>
      </w:r>
    </w:p>
    <w:p w14:paraId="55402A62" w14:textId="77777777" w:rsidR="00EA27FE" w:rsidRDefault="00000000">
      <w:pPr>
        <w:spacing w:after="120" w:line="240" w:lineRule="auto"/>
        <w:ind w:left="720" w:hanging="720"/>
      </w:pPr>
      <w:r>
        <w:t xml:space="preserve">[58] </w:t>
      </w:r>
      <w:proofErr w:type="spellStart"/>
      <w:r>
        <w:t>Conneau</w:t>
      </w:r>
      <w:proofErr w:type="spellEnd"/>
      <w:r>
        <w:t>, A., Khandelwal, K., Goyal, N., Chaudhary, V., Wenzek, G., Guzmán, F., Grave, E., Ott, M., Zettlemoyer, L. and Stoyanov, V. (2020) 'Unsupervised Cross-lingual Representation Learning at Scale', in *Proceedings of the 58th Annual Meeting of the Association for Computational Linguistics (ACL 2020)*. Online: Association for Computational Linguistics, pp. 8440–8451.</w:t>
      </w:r>
    </w:p>
    <w:p w14:paraId="19A6DD0D" w14:textId="77777777" w:rsidR="00EA27FE" w:rsidRDefault="00000000">
      <w:pPr>
        <w:spacing w:after="120" w:line="240" w:lineRule="auto"/>
        <w:ind w:left="720" w:hanging="720"/>
      </w:pPr>
      <w:r>
        <w:lastRenderedPageBreak/>
        <w:t>[59] de Silva, N. and Gunasinghe, T. (2022) '</w:t>
      </w:r>
      <w:proofErr w:type="spellStart"/>
      <w:r>
        <w:t>Tokenisation</w:t>
      </w:r>
      <w:proofErr w:type="spellEnd"/>
      <w:r>
        <w:t xml:space="preserve"> and Morphological Analysis for Sinhala Natural Language Processing', *International Journal of Computational Linguistics and Applications*, 13(1), pp. 45–62.</w:t>
      </w:r>
    </w:p>
    <w:p w14:paraId="317B0155" w14:textId="77777777" w:rsidR="00EA27FE" w:rsidRDefault="00000000">
      <w:pPr>
        <w:spacing w:after="120" w:line="240" w:lineRule="auto"/>
        <w:ind w:left="720" w:hanging="720"/>
      </w:pPr>
      <w:r>
        <w:t xml:space="preserve">[60] Feng, F., Yang, Y., Cer, D., Arivazhagan, N. and Wang, W. (2022) 'Language-agnostic BERT Sentence Embedding', in *Proceedings of the 60th Annual Meeting of the Association for Computational Linguistics (ACL </w:t>
      </w:r>
      <w:proofErr w:type="gramStart"/>
      <w:r>
        <w:t>2022)*</w:t>
      </w:r>
      <w:proofErr w:type="gramEnd"/>
      <w:r>
        <w:t>. Dublin: Association for Computational Linguistics, pp. 878–891.</w:t>
      </w:r>
    </w:p>
    <w:p w14:paraId="56EEE9E7" w14:textId="77777777" w:rsidR="00EA27FE" w:rsidRDefault="00000000">
      <w:pPr>
        <w:spacing w:after="120" w:line="240" w:lineRule="auto"/>
        <w:ind w:left="720" w:hanging="720"/>
      </w:pPr>
      <w:r>
        <w:t>[61] Gao, Y., Xiong, Y., Gao, X., Jia, K., Pan, J., Bi, Y., Dai, Y., Sun, J., Wang, M. and Wang, H. (2023) 'Retrieval-Augmented Generation for Large Language Models: A Survey', *</w:t>
      </w:r>
      <w:proofErr w:type="spellStart"/>
      <w:r>
        <w:t>arXiv</w:t>
      </w:r>
      <w:proofErr w:type="spellEnd"/>
      <w:r>
        <w:t xml:space="preserve"> preprint*, arXiv:2312.10997.</w:t>
      </w:r>
    </w:p>
    <w:p w14:paraId="26901C76" w14:textId="77777777" w:rsidR="00EA27FE" w:rsidRDefault="00000000">
      <w:pPr>
        <w:spacing w:after="120" w:line="240" w:lineRule="auto"/>
        <w:ind w:left="720" w:hanging="720"/>
      </w:pPr>
      <w:r>
        <w:t>[62] Holmes, W., Bialik, M. and Fadel, C. (2019) *Artificial Intelligence in Education: Promises and Implications for Teaching and Learning*. Boston: Center for Curriculum Redesign.</w:t>
      </w:r>
    </w:p>
    <w:p w14:paraId="01A090AB" w14:textId="77777777" w:rsidR="00EA27FE" w:rsidRDefault="00000000">
      <w:pPr>
        <w:spacing w:after="120" w:line="240" w:lineRule="auto"/>
        <w:ind w:left="720" w:hanging="720"/>
      </w:pPr>
      <w:r>
        <w:t xml:space="preserve">[63] Jiang, A.Q., </w:t>
      </w:r>
      <w:proofErr w:type="spellStart"/>
      <w:r>
        <w:t>Sablayrolles</w:t>
      </w:r>
      <w:proofErr w:type="spellEnd"/>
      <w:r>
        <w:t xml:space="preserve">, A., Mensch, A., Bamford, C., </w:t>
      </w:r>
      <w:proofErr w:type="spellStart"/>
      <w:r>
        <w:t>Chaplot</w:t>
      </w:r>
      <w:proofErr w:type="spellEnd"/>
      <w:r>
        <w:t xml:space="preserve">, D.S., de las Casas, D., </w:t>
      </w:r>
      <w:proofErr w:type="spellStart"/>
      <w:r>
        <w:t>Bressand</w:t>
      </w:r>
      <w:proofErr w:type="spellEnd"/>
      <w:r>
        <w:t xml:space="preserve">, F., Lengyel, G., Lample, G., Saulnier, L., Lavaud, L.R., </w:t>
      </w:r>
      <w:proofErr w:type="spellStart"/>
      <w:r>
        <w:t>Lachaux</w:t>
      </w:r>
      <w:proofErr w:type="spellEnd"/>
      <w:r>
        <w:t xml:space="preserve">, M.A., Stock, P., Le </w:t>
      </w:r>
      <w:proofErr w:type="spellStart"/>
      <w:r>
        <w:t>Scao</w:t>
      </w:r>
      <w:proofErr w:type="spellEnd"/>
      <w:r>
        <w:t xml:space="preserve">, T., </w:t>
      </w:r>
      <w:proofErr w:type="spellStart"/>
      <w:r>
        <w:t>Lavril</w:t>
      </w:r>
      <w:proofErr w:type="spellEnd"/>
      <w:r>
        <w:t>, T., Wang, T., Lacroix, T. and El Sayed, W. (2023) 'Mistral 7B', *</w:t>
      </w:r>
      <w:proofErr w:type="spellStart"/>
      <w:r>
        <w:t>arXiv</w:t>
      </w:r>
      <w:proofErr w:type="spellEnd"/>
      <w:r>
        <w:t xml:space="preserve"> preprint*, arXiv:2310.06825.</w:t>
      </w:r>
    </w:p>
    <w:p w14:paraId="07DAB3A3" w14:textId="77777777" w:rsidR="00EA27FE" w:rsidRDefault="00000000">
      <w:pPr>
        <w:spacing w:after="120" w:line="240" w:lineRule="auto"/>
        <w:ind w:left="720" w:hanging="720"/>
      </w:pPr>
      <w:r>
        <w:t>[64] Karunanayake, N., Silva, D. and Fernando, S. (2021) 'Named Entity Recognition for Sinhala Using Deep Learning Approaches', in *Proceedings of the 2021 Moratuwa Engineering Research Conference (</w:t>
      </w:r>
      <w:proofErr w:type="spellStart"/>
      <w:r>
        <w:t>MERCon</w:t>
      </w:r>
      <w:proofErr w:type="spellEnd"/>
      <w:r>
        <w:t>)*. Moratuwa: IEEE, pp. 234–239.</w:t>
      </w:r>
    </w:p>
    <w:p w14:paraId="6C2A1A94" w14:textId="77777777" w:rsidR="00EA27FE" w:rsidRDefault="00000000">
      <w:pPr>
        <w:spacing w:after="120" w:line="240" w:lineRule="auto"/>
        <w:ind w:left="720" w:hanging="720"/>
      </w:pPr>
      <w:r>
        <w:t xml:space="preserve">[65] </w:t>
      </w:r>
      <w:proofErr w:type="spellStart"/>
      <w:r>
        <w:t>Karpukhin</w:t>
      </w:r>
      <w:proofErr w:type="spellEnd"/>
      <w:r>
        <w:t xml:space="preserve">, V., Oğuz, B., Min, S., Lewis, P., Wu, L., </w:t>
      </w:r>
      <w:proofErr w:type="spellStart"/>
      <w:r>
        <w:t>Edunov</w:t>
      </w:r>
      <w:proofErr w:type="spellEnd"/>
      <w:r>
        <w:t>, S., Chen, D. and Yih, W. (2020) 'Dense Passage Retrieval for Open-Domain Question Answering', in *Proceedings of the 2020 Conference on Empirical Methods in Natural Language Processing (EMNLP)*. Online: Association for Computational Linguistics, pp. 6769–6781.</w:t>
      </w:r>
    </w:p>
    <w:p w14:paraId="264A851C" w14:textId="77777777" w:rsidR="00EA27FE" w:rsidRDefault="00000000">
      <w:pPr>
        <w:spacing w:after="120" w:line="240" w:lineRule="auto"/>
        <w:ind w:left="720" w:hanging="720"/>
      </w:pPr>
      <w:r>
        <w:t xml:space="preserve">[66] Li, Z., Zhang, Y., Wang, H. and Chen, X. (2024) 'RAG-ED: Retrieval-Augmented Generation for Computer Science Education', in *Proceedings of the 55th ACM Technical Symposium on Computer Science Education (SIGCSE </w:t>
      </w:r>
      <w:proofErr w:type="gramStart"/>
      <w:r>
        <w:t>2024)*</w:t>
      </w:r>
      <w:proofErr w:type="gramEnd"/>
      <w:r>
        <w:t>. Portland: ACM, pp. 789–795.</w:t>
      </w:r>
    </w:p>
    <w:p w14:paraId="13E13D3F" w14:textId="77777777" w:rsidR="00EA27FE" w:rsidRDefault="00000000">
      <w:pPr>
        <w:spacing w:after="120" w:line="240" w:lineRule="auto"/>
        <w:ind w:left="720" w:hanging="720"/>
      </w:pPr>
      <w:r>
        <w:t xml:space="preserve">[67] Radford, A., Narasimhan, K., Salimans, T. and </w:t>
      </w:r>
      <w:proofErr w:type="spellStart"/>
      <w:r>
        <w:t>Sutskever</w:t>
      </w:r>
      <w:proofErr w:type="spellEnd"/>
      <w:r>
        <w:t>, I. (2018) 'Improving Language Understanding by Generative Pre-Training', OpenAI Technical Report.</w:t>
      </w:r>
    </w:p>
    <w:p w14:paraId="42F74499" w14:textId="77777777" w:rsidR="00EA27FE" w:rsidRDefault="00000000">
      <w:pPr>
        <w:spacing w:after="120" w:line="240" w:lineRule="auto"/>
        <w:ind w:left="720" w:hanging="720"/>
      </w:pPr>
      <w:r>
        <w:t xml:space="preserve">[68] Radford, A., Wu, J., Child, R., Luan, D., Amodei, D. and </w:t>
      </w:r>
      <w:proofErr w:type="spellStart"/>
      <w:r>
        <w:t>Sutskever</w:t>
      </w:r>
      <w:proofErr w:type="spellEnd"/>
      <w:r>
        <w:t>, I. (2019) 'Language Models are Unsupervised Multitask Learners', OpenAI Technical Report.</w:t>
      </w:r>
    </w:p>
    <w:p w14:paraId="230F6997" w14:textId="77777777" w:rsidR="00EA27FE" w:rsidRDefault="00000000">
      <w:pPr>
        <w:spacing w:after="120" w:line="240" w:lineRule="auto"/>
        <w:ind w:left="720" w:hanging="720"/>
      </w:pPr>
      <w:r>
        <w:t>[69] Rasul, T., Nair, S., Kalra, D., Robin, M., de Oliveira Santini, F., Ladeira, W.J., Sun, M., Day, I., Rather, R.A. and Heathcote, L. (2023) 'The Role of ChatGPT in Higher Education: Benefits, Challenges, and Future Research Directions', *Journal of Applied Learning and Teaching*, 6(1), pp. 41–56.</w:t>
      </w:r>
    </w:p>
    <w:p w14:paraId="21528EB0" w14:textId="77777777" w:rsidR="00EA27FE" w:rsidRDefault="00000000">
      <w:pPr>
        <w:spacing w:after="120" w:line="240" w:lineRule="auto"/>
        <w:ind w:left="720" w:hanging="720"/>
      </w:pPr>
      <w:r>
        <w:t xml:space="preserve">[70] Reimers, N. and </w:t>
      </w:r>
      <w:proofErr w:type="spellStart"/>
      <w:r>
        <w:t>Gurevych</w:t>
      </w:r>
      <w:proofErr w:type="spellEnd"/>
      <w:r>
        <w:t>, I. (2019) 'Sentence-BERT: Sentence Embeddings using Siamese BERT-Networks', in *Proceedings of the 2019 Conference on Empirical Methods in Natural Language Processing (EMNLP-</w:t>
      </w:r>
      <w:proofErr w:type="gramStart"/>
      <w:r>
        <w:t>IJCNLP)*</w:t>
      </w:r>
      <w:proofErr w:type="gramEnd"/>
      <w:r>
        <w:t>. Hong Kong: Association for Computational Linguistics, pp. 3982–3992.</w:t>
      </w:r>
    </w:p>
    <w:p w14:paraId="7738BEB1" w14:textId="77777777" w:rsidR="00EA27FE" w:rsidRDefault="00000000">
      <w:pPr>
        <w:spacing w:after="120" w:line="240" w:lineRule="auto"/>
        <w:ind w:left="720" w:hanging="720"/>
      </w:pPr>
      <w:r>
        <w:t xml:space="preserve">[71] Saunders, M., Lewis, P. and Thornhill, A. (2019) *Research Methods for Business Students*. 8th </w:t>
      </w:r>
      <w:proofErr w:type="spellStart"/>
      <w:r>
        <w:t>edn</w:t>
      </w:r>
      <w:proofErr w:type="spellEnd"/>
      <w:r>
        <w:t>. Harlow: Pearson Education.</w:t>
      </w:r>
    </w:p>
    <w:p w14:paraId="56F87473" w14:textId="77777777" w:rsidR="00EA27FE" w:rsidRDefault="00000000">
      <w:pPr>
        <w:spacing w:after="120" w:line="240" w:lineRule="auto"/>
        <w:ind w:left="720" w:hanging="720"/>
      </w:pPr>
      <w:r>
        <w:t xml:space="preserve">[72] </w:t>
      </w:r>
      <w:proofErr w:type="spellStart"/>
      <w:r>
        <w:t>Touvron</w:t>
      </w:r>
      <w:proofErr w:type="spellEnd"/>
      <w:r>
        <w:t xml:space="preserve">, H., </w:t>
      </w:r>
      <w:proofErr w:type="spellStart"/>
      <w:r>
        <w:t>Lavril</w:t>
      </w:r>
      <w:proofErr w:type="spellEnd"/>
      <w:r>
        <w:t xml:space="preserve">, T., </w:t>
      </w:r>
      <w:proofErr w:type="spellStart"/>
      <w:r>
        <w:t>Izacard</w:t>
      </w:r>
      <w:proofErr w:type="spellEnd"/>
      <w:r>
        <w:t xml:space="preserve">, G., Martinet, X., Lachaux, M.A., Lacroix, T., </w:t>
      </w:r>
      <w:proofErr w:type="spellStart"/>
      <w:r>
        <w:t>Rozière</w:t>
      </w:r>
      <w:proofErr w:type="spellEnd"/>
      <w:r>
        <w:t xml:space="preserve">, B., Goyal, N., Hambro, E., Azhar, F., Rodriguez, A., </w:t>
      </w:r>
      <w:proofErr w:type="spellStart"/>
      <w:r>
        <w:t>Joulin</w:t>
      </w:r>
      <w:proofErr w:type="spellEnd"/>
      <w:r>
        <w:t xml:space="preserve">, A., Grave, E. and </w:t>
      </w:r>
      <w:r>
        <w:lastRenderedPageBreak/>
        <w:t>Lample, G. (2023) '</w:t>
      </w:r>
      <w:proofErr w:type="spellStart"/>
      <w:r>
        <w:t>LLaMA</w:t>
      </w:r>
      <w:proofErr w:type="spellEnd"/>
      <w:r>
        <w:t>: Open and Efficient Foundation Language Models', *</w:t>
      </w:r>
      <w:proofErr w:type="spellStart"/>
      <w:r>
        <w:t>arXiv</w:t>
      </w:r>
      <w:proofErr w:type="spellEnd"/>
      <w:r>
        <w:t xml:space="preserve"> preprint*, arXiv:2302.13971.</w:t>
      </w:r>
    </w:p>
    <w:p w14:paraId="14984C34" w14:textId="77777777" w:rsidR="00EA27FE" w:rsidRDefault="00000000">
      <w:pPr>
        <w:spacing w:after="120" w:line="240" w:lineRule="auto"/>
        <w:ind w:left="720" w:hanging="720"/>
      </w:pPr>
      <w:r>
        <w:t xml:space="preserve">[73] Vaswani, A., </w:t>
      </w:r>
      <w:proofErr w:type="spellStart"/>
      <w:r>
        <w:t>Shazeer</w:t>
      </w:r>
      <w:proofErr w:type="spellEnd"/>
      <w:r>
        <w:t xml:space="preserve">, N., Parmar, N., </w:t>
      </w:r>
      <w:proofErr w:type="spellStart"/>
      <w:r>
        <w:t>Uszkoreit</w:t>
      </w:r>
      <w:proofErr w:type="spellEnd"/>
      <w:r>
        <w:t xml:space="preserve">, J., Jones, L., Gomez, A.N., Kaiser, Ł. and </w:t>
      </w:r>
      <w:proofErr w:type="spellStart"/>
      <w:r>
        <w:t>Polosukhin</w:t>
      </w:r>
      <w:proofErr w:type="spellEnd"/>
      <w:r>
        <w:t>, I. (2017) 'Attention Is All You Need', in *Advances in Neural Information Processing Systems 30 (</w:t>
      </w:r>
      <w:proofErr w:type="spellStart"/>
      <w:r>
        <w:t>NeurIPS</w:t>
      </w:r>
      <w:proofErr w:type="spellEnd"/>
      <w:r>
        <w:t xml:space="preserve"> </w:t>
      </w:r>
      <w:proofErr w:type="gramStart"/>
      <w:r>
        <w:t>2017)*</w:t>
      </w:r>
      <w:proofErr w:type="gramEnd"/>
      <w:r>
        <w:t>. Long Beach: Curran Associates, pp. 5998–6008.</w:t>
      </w:r>
    </w:p>
    <w:p w14:paraId="31B01400" w14:textId="77777777" w:rsidR="00EA27FE" w:rsidRDefault="00000000">
      <w:pPr>
        <w:spacing w:after="120" w:line="240" w:lineRule="auto"/>
        <w:ind w:left="720" w:hanging="720"/>
      </w:pPr>
      <w:r>
        <w:t>[74] Weerasinghe, R., Perera, D. and Pathirana, S. (2023) 'Part-of-Speech Tagging and Dependency Parsing for Sinhala: Resources and Benchmarks', *Language Resources and Evaluation*, 57(4), pp. 1823–1845.</w:t>
      </w:r>
    </w:p>
    <w:p w14:paraId="4AFC04D0" w14:textId="77777777" w:rsidR="00EA27FE" w:rsidRDefault="00000000">
      <w:pPr>
        <w:spacing w:after="120" w:line="240" w:lineRule="auto"/>
        <w:ind w:left="720" w:hanging="720"/>
      </w:pPr>
      <w:r>
        <w:t xml:space="preserve">[75] </w:t>
      </w:r>
      <w:proofErr w:type="spellStart"/>
      <w:r>
        <w:t>Doğruöz</w:t>
      </w:r>
      <w:proofErr w:type="spellEnd"/>
      <w:r>
        <w:t xml:space="preserve">, S., Liao, X., Blaschke, V., Prange, J., Li, S. and Adelani, D.I. (2026) 'Challenges and Recommendations for LLMs-as-a-Judge in Multilingual Settings and Low-Resource Languages', </w:t>
      </w:r>
      <w:proofErr w:type="spellStart"/>
      <w:r>
        <w:t>arXiv</w:t>
      </w:r>
      <w:proofErr w:type="spellEnd"/>
      <w:r>
        <w:t xml:space="preserve"> preprint arXiv:2607.02235.</w:t>
      </w:r>
    </w:p>
    <w:p w14:paraId="41517DF9" w14:textId="45CE9392" w:rsidR="00EA27FE" w:rsidDel="008640F5" w:rsidRDefault="00000000">
      <w:pPr>
        <w:spacing w:after="120" w:line="240" w:lineRule="auto"/>
        <w:ind w:left="720" w:hanging="720"/>
        <w:rPr>
          <w:del w:id="79" w:author="Thilina Perera" w:date="2026-08-02T20:40:00Z" w16du:dateUtc="2026-08-02T15:10:00Z"/>
        </w:rPr>
      </w:pPr>
      <w:del w:id="80" w:author="Thilina Perera" w:date="2026-08-02T20:40:00Z" w16du:dateUtc="2026-08-02T15:10:00Z">
        <w:r w:rsidDel="008640F5">
          <w:delText>[76] ---</w:delText>
        </w:r>
      </w:del>
    </w:p>
    <w:p w14:paraId="6E5A8E33" w14:textId="1B183DD2" w:rsidR="00EA27FE" w:rsidDel="008640F5" w:rsidRDefault="00000000">
      <w:pPr>
        <w:spacing w:after="120" w:line="240" w:lineRule="auto"/>
        <w:ind w:left="720" w:hanging="720"/>
        <w:rPr>
          <w:del w:id="81" w:author="Thilina Perera" w:date="2026-08-02T20:40:00Z" w16du:dateUtc="2026-08-02T15:10:00Z"/>
        </w:rPr>
      </w:pPr>
      <w:del w:id="82" w:author="Thilina Perera" w:date="2026-08-02T20:40:00Z" w16du:dateUtc="2026-08-02T15:10:00Z">
        <w:r w:rsidDel="008640F5">
          <w:delText>[77] ---</w:delText>
        </w:r>
      </w:del>
    </w:p>
    <w:p w14:paraId="230E2514" w14:textId="77777777" w:rsidR="00EA27FE" w:rsidRDefault="00000000">
      <w:r>
        <w:br w:type="page"/>
      </w:r>
    </w:p>
    <w:p w14:paraId="70B12F21" w14:textId="77777777" w:rsidR="00EA27FE" w:rsidRDefault="00000000">
      <w:pPr>
        <w:spacing w:before="360" w:after="240" w:line="360" w:lineRule="auto"/>
      </w:pPr>
      <w:r>
        <w:rPr>
          <w:b/>
          <w:color w:val="000000"/>
          <w:sz w:val="28"/>
        </w:rPr>
        <w:lastRenderedPageBreak/>
        <w:t>Appendices</w:t>
      </w:r>
    </w:p>
    <w:p w14:paraId="5869EE09" w14:textId="77777777" w:rsidR="00EA27FE" w:rsidRDefault="00000000">
      <w:r>
        <w:br w:type="page"/>
      </w:r>
    </w:p>
    <w:p w14:paraId="72DDC295" w14:textId="77777777" w:rsidR="00EA27FE" w:rsidRDefault="00000000">
      <w:pPr>
        <w:spacing w:before="280" w:after="160" w:line="360" w:lineRule="auto"/>
      </w:pPr>
      <w:r>
        <w:rPr>
          <w:b/>
          <w:color w:val="000000"/>
          <w:sz w:val="26"/>
        </w:rPr>
        <w:lastRenderedPageBreak/>
        <w:t>Appendix 1: Project Proposal</w:t>
      </w:r>
    </w:p>
    <w:p w14:paraId="407EBCE0" w14:textId="77777777" w:rsidR="00EA27FE" w:rsidRDefault="00000000">
      <w:pPr>
        <w:spacing w:after="120" w:line="240" w:lineRule="auto"/>
      </w:pPr>
      <w:r>
        <w:t>The original research proposal (COM738 Assignment 1, "A Retrieval-Augmented Generation (RAG) Architecture for Low-Resource Languages: A Case Study on Sinhala-Medium Secondary Business Education") was submitted and approved prior to commencing this dissertation. The full proposal document is attached as a separate PDF alongside this dissertation submission (`S25021960_M.A.A.</w:t>
      </w:r>
      <w:proofErr w:type="gramStart"/>
      <w:r>
        <w:t>T.Perera</w:t>
      </w:r>
      <w:proofErr w:type="gramEnd"/>
      <w:r>
        <w:t>_assignment 1_COM738_Proposal.pdf`) rather than reproduced in full here.</w:t>
      </w:r>
    </w:p>
    <w:p w14:paraId="5920A2D5" w14:textId="236C64A3" w:rsidR="00EA27FE" w:rsidDel="008640F5" w:rsidRDefault="00000000">
      <w:pPr>
        <w:spacing w:after="120" w:line="240" w:lineRule="auto"/>
        <w:rPr>
          <w:del w:id="83" w:author="Thilina Perera" w:date="2026-08-02T20:40:00Z" w16du:dateUtc="2026-08-02T15:10:00Z"/>
        </w:rPr>
      </w:pPr>
      <w:del w:id="84" w:author="Thilina Perera" w:date="2026-08-02T20:40:00Z" w16du:dateUtc="2026-08-02T15:10:00Z">
        <w:r w:rsidDel="008640F5">
          <w:delText>**Summary of the original proposal:** The proposal set out to design and evaluate a RAG architecture grounded in verified Sinhala O/L Business Studies curriculum content, testing whether such grounding reduces hallucination and increases faithfulness relative to an ungrounded baseline LLM (RQ1), which embedding model and chunking strategy combination performs best for Sinhala educational text (RQ2), and, as an optional stretch goal, whether dual-representation indexing improves retrieval over single-vector indexing (RQ3). The proposed methodology specified a positivist, deductive, controlled-experiment design with two ungrounded baselines, a ~60–80 question evaluation set, automated evaluation (originally planned via RAGAS) and human validation by two to three O/L Business Studies teachers on a blind ~25-question subsample, and a four-month timeline (April–July 2026).</w:delText>
        </w:r>
      </w:del>
    </w:p>
    <w:p w14:paraId="5413ADD4" w14:textId="6B90CF21" w:rsidR="00EA27FE" w:rsidDel="008640F5" w:rsidRDefault="00000000">
      <w:pPr>
        <w:spacing w:after="120" w:line="240" w:lineRule="auto"/>
        <w:rPr>
          <w:del w:id="85" w:author="Thilina Perera" w:date="2026-08-02T20:40:00Z" w16du:dateUtc="2026-08-02T15:10:00Z"/>
        </w:rPr>
      </w:pPr>
      <w:del w:id="86" w:author="Thilina Perera" w:date="2026-08-02T20:40:00Z" w16du:dateUtc="2026-08-02T15:10:00Z">
        <w:r w:rsidDel="008640F5">
          <w:delText>The proposal used IEEE numeric in-text citation style `[N]`; the corresponding reference list (A1.1 below) is reproduced with the same numbering as originally submitted, distinct from the Harvard-style reference list used throughout the main body of this dissertation (</w:delText>
        </w:r>
        <w:r w:rsidR="00A40160" w:rsidDel="008640F5">
          <w:delText>section</w:delText>
        </w:r>
        <w:r w:rsidDel="008640F5">
          <w:delText>References).</w:delText>
        </w:r>
      </w:del>
    </w:p>
    <w:p w14:paraId="12007FCD" w14:textId="666CD8C1" w:rsidR="00EA27FE" w:rsidDel="008640F5" w:rsidRDefault="00000000">
      <w:pPr>
        <w:spacing w:after="120" w:line="240" w:lineRule="auto"/>
        <w:rPr>
          <w:del w:id="87" w:author="Thilina Perera" w:date="2026-08-02T20:40:00Z" w16du:dateUtc="2026-08-02T15:10:00Z"/>
        </w:rPr>
      </w:pPr>
      <w:del w:id="88" w:author="Thilina Perera" w:date="2026-08-02T20:40:00Z" w16du:dateUtc="2026-08-02T15:10:00Z">
        <w:r w:rsidDel="008640F5">
          <w:delText>**A1.1 Proposal References (IEEE numbering, as originally submitted)**</w:delText>
        </w:r>
      </w:del>
    </w:p>
    <w:p w14:paraId="38339086" w14:textId="1DBA1219" w:rsidR="00EA27FE" w:rsidDel="008640F5" w:rsidRDefault="00000000">
      <w:pPr>
        <w:spacing w:after="120" w:line="240" w:lineRule="auto"/>
        <w:rPr>
          <w:del w:id="89" w:author="Thilina Perera" w:date="2026-08-02T20:40:00Z" w16du:dateUtc="2026-08-02T15:10:00Z"/>
        </w:rPr>
      </w:pPr>
      <w:del w:id="90" w:author="Thilina Perera" w:date="2026-08-02T20:40:00Z" w16du:dateUtc="2026-08-02T15:10:00Z">
        <w:r w:rsidDel="008640F5">
          <w:delText>[1] P. Lewis, E. Perez, A. Piktus, F. Petroni, V. Karpukhin, N. Goyal, H. Küttler, M. Lewis, W. Yih, T. Rocktäschel, S. Riedel, and D. Kiela, "Retrieval-augmented generation for knowledge-intensive NLP tasks," in Advances in Neural Information Processing Systems (NeurIPS), vol. 33, 2020, pp. 9459–9474.</w:delText>
        </w:r>
      </w:del>
    </w:p>
    <w:p w14:paraId="2D3C2F3C" w14:textId="05A908C8" w:rsidR="00EA27FE" w:rsidDel="008640F5" w:rsidRDefault="00000000">
      <w:pPr>
        <w:spacing w:after="120" w:line="240" w:lineRule="auto"/>
        <w:rPr>
          <w:del w:id="91" w:author="Thilina Perera" w:date="2026-08-02T20:40:00Z" w16du:dateUtc="2026-08-02T15:10:00Z"/>
        </w:rPr>
      </w:pPr>
      <w:del w:id="92" w:author="Thilina Perera" w:date="2026-08-02T20:40:00Z" w16du:dateUtc="2026-08-02T15:10:00Z">
        <w:r w:rsidDel="008640F5">
          <w:delText>[2] X. Wang, Z. Wang, X. Gao, F. Zhang, Y. Wu, Z. Xu, T. Shi, Z. Wang, S. Li, Q. Qian, R. Yin, C. Lv, X. Zheng, and X. Huang, "Searching for best practices in retrieval-augmented generation," in Proc. 2024 Conf. on Empirical Methods in Natural Language Processing (EMNLP), 2024, pp. 17716–17736.</w:delText>
        </w:r>
      </w:del>
    </w:p>
    <w:p w14:paraId="78ECE05E" w14:textId="0191C6DC" w:rsidR="00EA27FE" w:rsidDel="008640F5" w:rsidRDefault="00000000">
      <w:pPr>
        <w:spacing w:after="120" w:line="240" w:lineRule="auto"/>
        <w:rPr>
          <w:del w:id="93" w:author="Thilina Perera" w:date="2026-08-02T20:40:00Z" w16du:dateUtc="2026-08-02T15:10:00Z"/>
        </w:rPr>
      </w:pPr>
      <w:del w:id="94" w:author="Thilina Perera" w:date="2026-08-02T20:40:00Z" w16du:dateUtc="2026-08-02T15:10:00Z">
        <w:r w:rsidDel="008640F5">
          <w:delText>[3] A. Ammar, A. Koubaa, O. Nacar, and W. Boulila, "Optimizing retrieval-augmented generation: Analysis of hyperparameter impact on performance and efficiency," arXiv preprint arXiv:2505.08445, 2025.</w:delText>
        </w:r>
      </w:del>
    </w:p>
    <w:p w14:paraId="3268729B" w14:textId="547E8955" w:rsidR="00EA27FE" w:rsidDel="008640F5" w:rsidRDefault="00000000">
      <w:pPr>
        <w:spacing w:after="120" w:line="240" w:lineRule="auto"/>
        <w:rPr>
          <w:del w:id="95" w:author="Thilina Perera" w:date="2026-08-02T20:40:00Z" w16du:dateUtc="2026-08-02T15:10:00Z"/>
        </w:rPr>
      </w:pPr>
      <w:del w:id="96" w:author="Thilina Perera" w:date="2026-08-02T20:40:00Z" w16du:dateUtc="2026-08-02T15:10:00Z">
        <w:r w:rsidDel="008640F5">
          <w:delText>[4] Z. Wang, C. Gao, C. Xiao, Y. Huang, S. Si, K. Luo, Y. Bai, W. Li, T. Duan, C. Lv, G. Lu, G. Chen, F. Qi, and M. Sun, "Document segmentation matters for retrieval-augmented generation," in Findings of the Association for Computational Linguistics: ACL 2025, 2025.</w:delText>
        </w:r>
      </w:del>
    </w:p>
    <w:p w14:paraId="6C0172E8" w14:textId="3C69AEA9" w:rsidR="00EA27FE" w:rsidDel="008640F5" w:rsidRDefault="00000000">
      <w:pPr>
        <w:spacing w:after="120" w:line="240" w:lineRule="auto"/>
        <w:rPr>
          <w:del w:id="97" w:author="Thilina Perera" w:date="2026-08-02T20:40:00Z" w16du:dateUtc="2026-08-02T15:10:00Z"/>
        </w:rPr>
      </w:pPr>
      <w:del w:id="98" w:author="Thilina Perera" w:date="2026-08-02T20:40:00Z" w16du:dateUtc="2026-08-02T15:10:00Z">
        <w:r w:rsidDel="008640F5">
          <w:delText>[5] D. O. Opoku, M. Sheng, and Y. Zhang, "DO-RAG: A domain-specific QA framework using knowledge graph-enhanced retrieval-augmented generation," arXiv preprint arXiv:2505.17058, 2025.</w:delText>
        </w:r>
      </w:del>
    </w:p>
    <w:p w14:paraId="0EA21CE1" w14:textId="65770FFB" w:rsidR="00EA27FE" w:rsidDel="008640F5" w:rsidRDefault="00000000">
      <w:pPr>
        <w:spacing w:after="120" w:line="240" w:lineRule="auto"/>
        <w:rPr>
          <w:del w:id="99" w:author="Thilina Perera" w:date="2026-08-02T20:40:00Z" w16du:dateUtc="2026-08-02T15:10:00Z"/>
        </w:rPr>
      </w:pPr>
      <w:del w:id="100" w:author="Thilina Perera" w:date="2026-08-02T20:40:00Z" w16du:dateUtc="2026-08-02T15:10:00Z">
        <w:r w:rsidDel="008640F5">
          <w:delText>[6] Z. Levonian, C. Li, W. Zhu, A. Gade, O. Henkel, M.-E. Postle, and W. Xing, "Retrieval-augmented generation to improve math question-answering: Trade-offs between groundedness and human preference," in Proc. NeurIPS'23 Workshop on Generative AI for Education (GAIED), 2023.</w:delText>
        </w:r>
      </w:del>
    </w:p>
    <w:p w14:paraId="7C3A9B1B" w14:textId="3E4F7AAF" w:rsidR="00EA27FE" w:rsidDel="008640F5" w:rsidRDefault="00000000">
      <w:pPr>
        <w:spacing w:after="120" w:line="240" w:lineRule="auto"/>
        <w:rPr>
          <w:del w:id="101" w:author="Thilina Perera" w:date="2026-08-02T20:40:00Z" w16du:dateUtc="2026-08-02T15:10:00Z"/>
        </w:rPr>
      </w:pPr>
      <w:del w:id="102" w:author="Thilina Perera" w:date="2026-08-02T20:40:00Z" w16du:dateUtc="2026-08-02T15:10:00Z">
        <w:r w:rsidDel="008640F5">
          <w:delText>[7] J. Lu and J. Li, "A novel framework for educational Q&amp;A: Leveraging RAG and code interpreters for knowledge retrieval and logical computation," PLOS ONE, 2025.</w:delText>
        </w:r>
      </w:del>
    </w:p>
    <w:p w14:paraId="6F5D63ED" w14:textId="652BFE95" w:rsidR="00EA27FE" w:rsidDel="008640F5" w:rsidRDefault="00000000">
      <w:pPr>
        <w:spacing w:after="120" w:line="240" w:lineRule="auto"/>
        <w:rPr>
          <w:del w:id="103" w:author="Thilina Perera" w:date="2026-08-02T20:40:00Z" w16du:dateUtc="2026-08-02T15:10:00Z"/>
        </w:rPr>
      </w:pPr>
      <w:del w:id="104" w:author="Thilina Perera" w:date="2026-08-02T20:40:00Z" w16du:dateUtc="2026-08-02T15:10:00Z">
        <w:r w:rsidDel="008640F5">
          <w:delText>[8] A. Alansari and H. Luqman, "Large language models hallucination: A comprehensive survey," Computer Science Review, vol. 61, art. 100970, 2026.</w:delText>
        </w:r>
      </w:del>
    </w:p>
    <w:p w14:paraId="6CCF6485" w14:textId="1EA60104" w:rsidR="00EA27FE" w:rsidDel="008640F5" w:rsidRDefault="00000000">
      <w:pPr>
        <w:spacing w:after="120" w:line="240" w:lineRule="auto"/>
        <w:rPr>
          <w:del w:id="105" w:author="Thilina Perera" w:date="2026-08-02T20:40:00Z" w16du:dateUtc="2026-08-02T15:10:00Z"/>
        </w:rPr>
      </w:pPr>
      <w:del w:id="106" w:author="Thilina Perera" w:date="2026-08-02T20:40:00Z" w16du:dateUtc="2026-08-02T15:10:00Z">
        <w:r w:rsidDel="008640F5">
          <w:delText>[9] K. Trivedi, M. Shaikh, S. Sharma, et al., "'So, how much do LLMs hallucinate on low-resource languages?' A quantitative and qualitative analysis," in Proc. Workshop on Language Models for Low-Resource Languages (LoResLM), 2026.</w:delText>
        </w:r>
      </w:del>
    </w:p>
    <w:p w14:paraId="6B503208" w14:textId="4619045E" w:rsidR="00EA27FE" w:rsidDel="008640F5" w:rsidRDefault="00000000">
      <w:pPr>
        <w:spacing w:after="120" w:line="240" w:lineRule="auto"/>
        <w:rPr>
          <w:del w:id="107" w:author="Thilina Perera" w:date="2026-08-02T20:40:00Z" w16du:dateUtc="2026-08-02T15:10:00Z"/>
        </w:rPr>
      </w:pPr>
      <w:del w:id="108" w:author="Thilina Perera" w:date="2026-08-02T20:40:00Z" w16du:dateUtc="2026-08-02T15:10:00Z">
        <w:r w:rsidDel="008640F5">
          <w:delText>[10] D. Datta, M. K. Chilukuri, Y. Kumar, S. Ghosh, and M. B. Zafar, "Do LLM hallucination detectors suffer from low-resource effect?," in Proc. 18th Conf. of the European Chapter of the Association for Computational Linguistics (EACL), 2026.</w:delText>
        </w:r>
      </w:del>
    </w:p>
    <w:p w14:paraId="7E9C5683" w14:textId="6F2DA82D" w:rsidR="00EA27FE" w:rsidDel="008640F5" w:rsidRDefault="00000000">
      <w:pPr>
        <w:spacing w:after="120" w:line="240" w:lineRule="auto"/>
        <w:rPr>
          <w:del w:id="109" w:author="Thilina Perera" w:date="2026-08-02T20:40:00Z" w16du:dateUtc="2026-08-02T15:10:00Z"/>
        </w:rPr>
      </w:pPr>
      <w:del w:id="110" w:author="Thilina Perera" w:date="2026-08-02T20:40:00Z" w16du:dateUtc="2026-08-02T15:10:00Z">
        <w:r w:rsidDel="008640F5">
          <w:delText>[11] K. Benkirane, L. Gongas, S. Pelles, N. Fuchs, J. Darmon, P. Stenetorp, D. I. Adelani, and E. Sánchez, "Machine translation hallucination detection for low and high resource languages using large language models," in Findings of the Association for Computational Linguistics: EMNLP 2024, 2024, pp. 9647–9665.</w:delText>
        </w:r>
      </w:del>
    </w:p>
    <w:p w14:paraId="4EAFD84C" w14:textId="36F885D5" w:rsidR="00EA27FE" w:rsidDel="008640F5" w:rsidRDefault="00000000">
      <w:pPr>
        <w:spacing w:after="120" w:line="240" w:lineRule="auto"/>
        <w:rPr>
          <w:del w:id="111" w:author="Thilina Perera" w:date="2026-08-02T20:40:00Z" w16du:dateUtc="2026-08-02T15:10:00Z"/>
        </w:rPr>
      </w:pPr>
      <w:del w:id="112" w:author="Thilina Perera" w:date="2026-08-02T20:40:00Z" w16du:dateUtc="2026-08-02T15:10:00Z">
        <w:r w:rsidDel="008640F5">
          <w:delText>[12] X. Zhang, N. Thakur, O. Ogundepo, E. Kamalloo, D. Alfonso-Hermelo, X. Li, Q. Liu, M. Rezagholizadeh, and J. Lin, "MIRACL: A multilingual retrieval dataset covering 18 diverse languages," Trans. Assoc. Comput. Linguistics (TACL), vol. 11, 2023.</w:delText>
        </w:r>
      </w:del>
    </w:p>
    <w:p w14:paraId="4B09CD6D" w14:textId="7A0880A1" w:rsidR="00EA27FE" w:rsidDel="008640F5" w:rsidRDefault="00000000">
      <w:pPr>
        <w:spacing w:after="120" w:line="240" w:lineRule="auto"/>
        <w:rPr>
          <w:del w:id="113" w:author="Thilina Perera" w:date="2026-08-02T20:40:00Z" w16du:dateUtc="2026-08-02T15:10:00Z"/>
        </w:rPr>
      </w:pPr>
      <w:del w:id="114" w:author="Thilina Perera" w:date="2026-08-02T20:40:00Z" w16du:dateUtc="2026-08-02T15:10:00Z">
        <w:r w:rsidDel="008640F5">
          <w:delText>[13] X. Zhang, X. Ma, P. Shi, and J. Lin, "Mr. TyDi: A multi-lingual benchmark for dense retrieval," in Proc. 1st Workshop on Multilingual Representation Learning (MRL), 2021.</w:delText>
        </w:r>
      </w:del>
    </w:p>
    <w:p w14:paraId="521AA510" w14:textId="11DB34B0" w:rsidR="00EA27FE" w:rsidDel="008640F5" w:rsidRDefault="00000000">
      <w:pPr>
        <w:spacing w:after="120" w:line="240" w:lineRule="auto"/>
        <w:rPr>
          <w:del w:id="115" w:author="Thilina Perera" w:date="2026-08-02T20:40:00Z" w16du:dateUtc="2026-08-02T15:10:00Z"/>
        </w:rPr>
      </w:pPr>
      <w:del w:id="116" w:author="Thilina Perera" w:date="2026-08-02T20:40:00Z" w16du:dateUtc="2026-08-02T15:10:00Z">
        <w:r w:rsidDel="008640F5">
          <w:delText>[14] R. Litschko, I. Vulić, S. P. Ponzetto, and G. Glavaš, "On cross-lingual retrieval with multilingual text encoders," Information Retrieval Journal, vol. 25, no. 2, 2022.</w:delText>
        </w:r>
      </w:del>
    </w:p>
    <w:p w14:paraId="633B482D" w14:textId="6DCB3638" w:rsidR="00EA27FE" w:rsidDel="008640F5" w:rsidRDefault="00000000">
      <w:pPr>
        <w:spacing w:after="120" w:line="240" w:lineRule="auto"/>
        <w:rPr>
          <w:del w:id="117" w:author="Thilina Perera" w:date="2026-08-02T20:40:00Z" w16du:dateUtc="2026-08-02T15:10:00Z"/>
        </w:rPr>
      </w:pPr>
      <w:del w:id="118" w:author="Thilina Perera" w:date="2026-08-02T20:40:00Z" w16du:dateUtc="2026-08-02T15:10:00Z">
        <w:r w:rsidDel="008640F5">
          <w:delText>[15] L. Zuo, P. Hong, O. Kraus, B. Plank, and R. Litschko, "Evaluating large language models for cross-lingual retrieval," in Findings of the Association for Computational Linguistics: EMNLP 2025, 2025, pp. 11415–11429.</w:delText>
        </w:r>
      </w:del>
    </w:p>
    <w:p w14:paraId="744CDFBB" w14:textId="1FE357F5" w:rsidR="00EA27FE" w:rsidDel="008640F5" w:rsidRDefault="00000000">
      <w:pPr>
        <w:spacing w:after="120" w:line="240" w:lineRule="auto"/>
        <w:rPr>
          <w:del w:id="119" w:author="Thilina Perera" w:date="2026-08-02T20:40:00Z" w16du:dateUtc="2026-08-02T15:10:00Z"/>
        </w:rPr>
      </w:pPr>
      <w:del w:id="120" w:author="Thilina Perera" w:date="2026-08-02T20:40:00Z" w16du:dateUtc="2026-08-02T15:10:00Z">
        <w:r w:rsidDel="008640F5">
          <w:delText>[16] A. Omotoso, H. Shopeju, A. Joshua, and S. Oni, "Improving BGE-M3 multilingual dense embeddings for Nigerian low resource languages," in Proc. Widening NLP Workshop (WiNLP), 2025.</w:delText>
        </w:r>
      </w:del>
    </w:p>
    <w:p w14:paraId="442FECAA" w14:textId="1D241EDD" w:rsidR="00EA27FE" w:rsidDel="008640F5" w:rsidRDefault="00000000">
      <w:pPr>
        <w:spacing w:after="120" w:line="240" w:lineRule="auto"/>
        <w:rPr>
          <w:del w:id="121" w:author="Thilina Perera" w:date="2026-08-02T20:40:00Z" w16du:dateUtc="2026-08-02T15:10:00Z"/>
        </w:rPr>
      </w:pPr>
      <w:del w:id="122" w:author="Thilina Perera" w:date="2026-08-02T20:40:00Z" w16du:dateUtc="2026-08-02T15:10:00Z">
        <w:r w:rsidDel="008640F5">
          <w:delText>[17] Z. Zhang, Z. Liao, H. Yu, P. Di, and R. Wang, "ML-Embed: Inclusive and efficient embeddings for a multilingual world," arXiv preprint arXiv:2605.15081, 2026.</w:delText>
        </w:r>
      </w:del>
    </w:p>
    <w:p w14:paraId="7D97069A" w14:textId="38F41BDF" w:rsidR="00EA27FE" w:rsidDel="008640F5" w:rsidRDefault="00000000">
      <w:pPr>
        <w:spacing w:after="120" w:line="240" w:lineRule="auto"/>
        <w:rPr>
          <w:del w:id="123" w:author="Thilina Perera" w:date="2026-08-02T20:40:00Z" w16du:dateUtc="2026-08-02T15:10:00Z"/>
        </w:rPr>
      </w:pPr>
      <w:del w:id="124" w:author="Thilina Perera" w:date="2026-08-02T20:40:00Z" w16du:dateUtc="2026-08-02T15:10:00Z">
        <w:r w:rsidDel="008640F5">
          <w:delText>[18] W. Ponwitayarat, R. Ng, J. R. Montalan, T. Aung, et al., "SEA-BED: Southeast Asia embedding benchmark," Association for Computational Linguistics, 2025.</w:delText>
        </w:r>
      </w:del>
    </w:p>
    <w:p w14:paraId="25E541C6" w14:textId="6A370BB3" w:rsidR="00EA27FE" w:rsidDel="008640F5" w:rsidRDefault="00000000">
      <w:pPr>
        <w:spacing w:after="120" w:line="240" w:lineRule="auto"/>
        <w:rPr>
          <w:del w:id="125" w:author="Thilina Perera" w:date="2026-08-02T20:40:00Z" w16du:dateUtc="2026-08-02T15:10:00Z"/>
        </w:rPr>
      </w:pPr>
      <w:del w:id="126" w:author="Thilina Perera" w:date="2026-08-02T20:40:00Z" w16du:dateUtc="2026-08-02T15:10:00Z">
        <w:r w:rsidDel="008640F5">
          <w:delText>[19] H. Luo, X. Luo, W. Zhao, Q. Peng, K. Chen, Y. Liu, and C. Du, "Domain-specific retrieval-augmented generation with adaptive embedding and knowledge distillation-based re-ranking," Processes, vol. 14, no. 1, 2026.</w:delText>
        </w:r>
      </w:del>
    </w:p>
    <w:p w14:paraId="67191E45" w14:textId="19E37069" w:rsidR="00EA27FE" w:rsidDel="008640F5" w:rsidRDefault="00000000">
      <w:pPr>
        <w:spacing w:after="120" w:line="240" w:lineRule="auto"/>
        <w:rPr>
          <w:del w:id="127" w:author="Thilina Perera" w:date="2026-08-02T20:40:00Z" w16du:dateUtc="2026-08-02T15:10:00Z"/>
        </w:rPr>
      </w:pPr>
      <w:del w:id="128" w:author="Thilina Perera" w:date="2026-08-02T20:40:00Z" w16du:dateUtc="2026-08-02T15:10:00Z">
        <w:r w:rsidDel="008640F5">
          <w:delText>[20] P. Guo, Y. Ren, Y. Hu, Y. Li, J. Zhang, X. Zhang, and H. Huang, "Teaching large language models to translate on low-resource languages with textbook prompting," in Proc. 2024 Joint Int. Conf. on Computational Linguistics, Language Resources and Evaluation (LREC-COLING), 2024.</w:delText>
        </w:r>
      </w:del>
    </w:p>
    <w:p w14:paraId="49AB38FF" w14:textId="79ABEEA3" w:rsidR="00EA27FE" w:rsidDel="008640F5" w:rsidRDefault="00000000">
      <w:pPr>
        <w:spacing w:after="120" w:line="240" w:lineRule="auto"/>
        <w:rPr>
          <w:del w:id="129" w:author="Thilina Perera" w:date="2026-08-02T20:40:00Z" w16du:dateUtc="2026-08-02T15:10:00Z"/>
        </w:rPr>
      </w:pPr>
      <w:del w:id="130" w:author="Thilina Perera" w:date="2026-08-02T20:40:00Z" w16du:dateUtc="2026-08-02T15:10:00Z">
        <w:r w:rsidDel="008640F5">
          <w:delText>[21] H. Li, H. Zhang, M. Li, Y. Wang, L. Wen, Y. Zhang, and B. Huang, "Toward robust multilingual adaptation of LLMs for low-resource languages," arXiv preprint arXiv:2510.14466, 2025.</w:delText>
        </w:r>
      </w:del>
    </w:p>
    <w:p w14:paraId="48B6791C" w14:textId="0F6C080D" w:rsidR="00EA27FE" w:rsidDel="008640F5" w:rsidRDefault="00000000">
      <w:pPr>
        <w:spacing w:after="120" w:line="240" w:lineRule="auto"/>
        <w:rPr>
          <w:del w:id="131" w:author="Thilina Perera" w:date="2026-08-02T20:40:00Z" w16du:dateUtc="2026-08-02T15:10:00Z"/>
        </w:rPr>
      </w:pPr>
      <w:del w:id="132" w:author="Thilina Perera" w:date="2026-08-02T20:40:00Z" w16du:dateUtc="2026-08-02T15:10:00Z">
        <w:r w:rsidDel="008640F5">
          <w:delText>[22] T. Liu, J. Qi, M. Sachan, R. Cotterell, R. Fernández, and A. Bisazza, "Post-training language models for crosslingual consistency," arXiv preprint arXiv:2603.04678, 2026.</w:delText>
        </w:r>
      </w:del>
    </w:p>
    <w:p w14:paraId="1B510549" w14:textId="7309DD95" w:rsidR="00EA27FE" w:rsidDel="008640F5" w:rsidRDefault="00000000">
      <w:pPr>
        <w:spacing w:after="120" w:line="240" w:lineRule="auto"/>
        <w:rPr>
          <w:del w:id="133" w:author="Thilina Perera" w:date="2026-08-02T20:40:00Z" w16du:dateUtc="2026-08-02T15:10:00Z"/>
        </w:rPr>
      </w:pPr>
      <w:del w:id="134" w:author="Thilina Perera" w:date="2026-08-02T20:40:00Z" w16du:dateUtc="2026-08-02T15:10:00Z">
        <w:r w:rsidDel="008640F5">
          <w:delText>[23] S. Ahmad, M. Hammad, M. Zeeshan, F. Ullah, and A. Karim, "DR-RAG: Addressing retrieval misalignment in low-resource Urdu question answering," in Proc. 2nd Workshop on Challenges in Processing South Asian Languages (CHiPSAL) @ LREC, 2026, pp. 49–58.</w:delText>
        </w:r>
      </w:del>
    </w:p>
    <w:p w14:paraId="0E447A65" w14:textId="327141A9" w:rsidR="00EA27FE" w:rsidDel="008640F5" w:rsidRDefault="00000000">
      <w:pPr>
        <w:spacing w:after="120" w:line="240" w:lineRule="auto"/>
        <w:rPr>
          <w:del w:id="135" w:author="Thilina Perera" w:date="2026-08-02T20:40:00Z" w16du:dateUtc="2026-08-02T15:10:00Z"/>
        </w:rPr>
      </w:pPr>
      <w:del w:id="136" w:author="Thilina Perera" w:date="2026-08-02T20:40:00Z" w16du:dateUtc="2026-08-02T15:10:00Z">
        <w:r w:rsidDel="008640F5">
          <w:delText>[24] H. W. K. Aravinda, R. Sirajudeen, S. Karunathilake, N. de Silva, R. Kaur, A. S. Bhankhar, and S. Ranathunga, "SinLlama — A large language model for Sinhala," arXiv preprint arXiv:2508.09115, 2025.</w:delText>
        </w:r>
      </w:del>
    </w:p>
    <w:p w14:paraId="741822FF" w14:textId="57606A6D" w:rsidR="00EA27FE" w:rsidDel="008640F5" w:rsidRDefault="00000000">
      <w:pPr>
        <w:spacing w:after="120" w:line="240" w:lineRule="auto"/>
        <w:rPr>
          <w:del w:id="137" w:author="Thilina Perera" w:date="2026-08-02T20:40:00Z" w16du:dateUtc="2026-08-02T15:10:00Z"/>
        </w:rPr>
      </w:pPr>
      <w:del w:id="138" w:author="Thilina Perera" w:date="2026-08-02T20:40:00Z" w16du:dateUtc="2026-08-02T15:10:00Z">
        <w:r w:rsidDel="008640F5">
          <w:delText>[25] T. Ranasinghe, H. Hettiarachchi, N. Pathirana, D. Premasiri, L. Uyangodage, I. Anuradha, A. Plum, P. Rayson, and R. Mitkov, "Sinhala encoder-only language models and evaluation," in Proc. 63rd Annual Meeting of the Association for Computational Linguistics (ACL), 2025.</w:delText>
        </w:r>
      </w:del>
    </w:p>
    <w:p w14:paraId="5D037437" w14:textId="2CCB97A4" w:rsidR="00EA27FE" w:rsidDel="008640F5" w:rsidRDefault="00000000">
      <w:pPr>
        <w:spacing w:after="120" w:line="240" w:lineRule="auto"/>
        <w:rPr>
          <w:del w:id="139" w:author="Thilina Perera" w:date="2026-08-02T20:40:00Z" w16du:dateUtc="2026-08-02T15:10:00Z"/>
        </w:rPr>
      </w:pPr>
      <w:del w:id="140" w:author="Thilina Perera" w:date="2026-08-02T20:40:00Z" w16du:dateUtc="2026-08-02T15:10:00Z">
        <w:r w:rsidDel="008640F5">
          <w:delText>[26] R. Jayakody and G. Dias, "Performance of recent large language models for a low-resourced language," in Proc. 2024 Int. Conf. on Asian Language Processing (IALP), 2024, pp. 162–167.</w:delText>
        </w:r>
      </w:del>
    </w:p>
    <w:p w14:paraId="688E4B41" w14:textId="257ACD9C" w:rsidR="00EA27FE" w:rsidDel="008640F5" w:rsidRDefault="00000000">
      <w:pPr>
        <w:spacing w:after="120" w:line="240" w:lineRule="auto"/>
        <w:rPr>
          <w:del w:id="141" w:author="Thilina Perera" w:date="2026-08-02T20:40:00Z" w16du:dateUtc="2026-08-02T15:10:00Z"/>
        </w:rPr>
      </w:pPr>
      <w:del w:id="142" w:author="Thilina Perera" w:date="2026-08-02T20:40:00Z" w16du:dateUtc="2026-08-02T15:10:00Z">
        <w:r w:rsidDel="008640F5">
          <w:delText>[27] A. Pramodya, N. Nelki, H. Shalinda, C. Liyanage, Y. Sakai, R. Pushpananda, R. Weerasinghe, H. Kamigaito, and T. Watanabe, "SinhalaMMLU: A comprehensive benchmark for evaluating multitask language understanding in Sinhala," in Proc. 2025 Conf. on Empirical Methods in Natural Language Processing (EMNLP), 2025.</w:delText>
        </w:r>
      </w:del>
    </w:p>
    <w:p w14:paraId="35E9DE52" w14:textId="4BA083FE" w:rsidR="00EA27FE" w:rsidDel="008640F5" w:rsidRDefault="00000000">
      <w:pPr>
        <w:spacing w:after="120" w:line="240" w:lineRule="auto"/>
        <w:rPr>
          <w:del w:id="143" w:author="Thilina Perera" w:date="2026-08-02T20:40:00Z" w16du:dateUtc="2026-08-02T15:10:00Z"/>
        </w:rPr>
      </w:pPr>
      <w:del w:id="144" w:author="Thilina Perera" w:date="2026-08-02T20:40:00Z" w16du:dateUtc="2026-08-02T15:10:00Z">
        <w:r w:rsidDel="008640F5">
          <w:delText>**Note on Divergence from Proposal:** Several aspects of the executed research diverged from this original proposal in response to practical and resource constraints encountered during development. Most notably: the generation backend shifted from proprietary commercial models (Claude/GPT-4o, as proposed) to DeepSeek v4 Pro and Gemini, on cost and Sinhala-fluency grounds (</w:delText>
        </w:r>
        <w:r w:rsidR="00A40160" w:rsidDel="008640F5">
          <w:delText>section</w:delText>
        </w:r>
        <w:r w:rsidDel="008640F5">
          <w:delText>5.3); the pipeline framework used Python's native `sentence_transformers` and `chromadb` libraries directly rather than LangChain, for reduced dependency overhead; RAGAS was replaced with embedding-based cosine similarity for automated evaluation, following literature-documented concerns about LLM-as-judge reliability for Sinhala (</w:delText>
        </w:r>
        <w:r w:rsidR="00A40160" w:rsidDel="008640F5">
          <w:delText>section</w:delText>
        </w:r>
        <w:r w:rsidDel="008640F5">
          <w:delText>3.6.1); the evaluation set expanded from the proposed 60–80 questions to a final 82; and the human evaluation covered all 82 questions across all three conditions (984 total ratings) by two teachers, rather than the originally proposed ~25-question blind subsample by two to three teachers. These changes are documented and justified at the relevant points throughout Chapters 3–7 of this dissertation.</w:delText>
        </w:r>
      </w:del>
    </w:p>
    <w:p w14:paraId="6802C43B" w14:textId="77777777" w:rsidR="00EA27FE" w:rsidRDefault="00000000">
      <w:r>
        <w:br w:type="page"/>
      </w:r>
    </w:p>
    <w:p w14:paraId="4D2F0079" w14:textId="77777777" w:rsidR="00EA27FE" w:rsidRDefault="00000000">
      <w:pPr>
        <w:spacing w:before="280" w:after="160" w:line="360" w:lineRule="auto"/>
      </w:pPr>
      <w:r>
        <w:rPr>
          <w:b/>
          <w:color w:val="000000"/>
          <w:sz w:val="26"/>
        </w:rPr>
        <w:lastRenderedPageBreak/>
        <w:t>Appendix 2: Evaluation Question Set</w:t>
      </w:r>
    </w:p>
    <w:p w14:paraId="1F31F129" w14:textId="77777777" w:rsidR="00EA27FE" w:rsidRDefault="00000000">
      <w:pPr>
        <w:spacing w:after="120" w:line="240" w:lineRule="auto"/>
      </w:pPr>
      <w:r>
        <w:t xml:space="preserve">This appendix presents the complete evaluation set of 82 Sinhala-language questions with corresponding reference answers. Questions span all seven GCE O/L Business Studies syllabus topics and four Bloom's taxonomy levels (Knowledge, Understanding, Application, Analysis). Questions were generated via Gemini 3.6 Flash, grounded in the NIE Grade 10 and 11 textbooks, and validated against ten years of GCE O/L past examination papers (2016–2025). Final pedagogical validation was performed by two </w:t>
      </w:r>
      <w:proofErr w:type="spellStart"/>
      <w:r>
        <w:t>practising</w:t>
      </w:r>
      <w:proofErr w:type="spellEnd"/>
      <w:r>
        <w:t xml:space="preserve"> O/L Business Studies teachers.</w:t>
      </w:r>
    </w:p>
    <w:p w14:paraId="59FD6525" w14:textId="77777777" w:rsidR="00EA27FE" w:rsidRDefault="00000000">
      <w:pPr>
        <w:spacing w:after="120" w:line="240" w:lineRule="auto"/>
      </w:pPr>
      <w:r>
        <w:t xml:space="preserve">**Topic: </w:t>
      </w:r>
      <w:proofErr w:type="spellStart"/>
      <w:r>
        <w:t>ව්‍යාපාර</w:t>
      </w:r>
      <w:proofErr w:type="spellEnd"/>
      <w:r>
        <w:t xml:space="preserve"> </w:t>
      </w:r>
      <w:proofErr w:type="spellStart"/>
      <w:r>
        <w:t>පරිසරය</w:t>
      </w:r>
      <w:proofErr w:type="spellEnd"/>
      <w:r>
        <w:t xml:space="preserve"> (Business </w:t>
      </w:r>
      <w:proofErr w:type="gramStart"/>
      <w:r>
        <w:t>Environment) —</w:t>
      </w:r>
      <w:proofErr w:type="gramEnd"/>
      <w:r>
        <w:t xml:space="preserve"> 10 questions**</w:t>
      </w:r>
    </w:p>
    <w:p w14:paraId="691E1F92" w14:textId="77777777" w:rsidR="00EA27FE" w:rsidRDefault="00000000">
      <w:pPr>
        <w:spacing w:after="120" w:line="240" w:lineRule="auto"/>
      </w:pPr>
      <w:r>
        <w:t>**Q</w:t>
      </w:r>
      <w:proofErr w:type="gramStart"/>
      <w:r>
        <w:t>1:*</w:t>
      </w:r>
      <w:proofErr w:type="gramEnd"/>
      <w:r>
        <w:t xml:space="preserve">* </w:t>
      </w:r>
      <w:proofErr w:type="spellStart"/>
      <w:r>
        <w:t>ව්‍යාපාරයක්</w:t>
      </w:r>
      <w:proofErr w:type="spellEnd"/>
      <w:r>
        <w:t xml:space="preserve"> </w:t>
      </w:r>
      <w:proofErr w:type="spellStart"/>
      <w:r>
        <w:t>යනු</w:t>
      </w:r>
      <w:proofErr w:type="spellEnd"/>
      <w:r>
        <w:t xml:space="preserve"> </w:t>
      </w:r>
      <w:proofErr w:type="spellStart"/>
      <w:r>
        <w:t>කුමක්දැයි</w:t>
      </w:r>
      <w:proofErr w:type="spellEnd"/>
      <w:r>
        <w:t xml:space="preserve"> </w:t>
      </w:r>
      <w:proofErr w:type="spellStart"/>
      <w:r>
        <w:t>අර්ථ</w:t>
      </w:r>
      <w:proofErr w:type="spellEnd"/>
      <w:r>
        <w:t xml:space="preserve"> </w:t>
      </w:r>
      <w:proofErr w:type="spellStart"/>
      <w:r>
        <w:t>දක්වන්න</w:t>
      </w:r>
      <w:proofErr w:type="spellEnd"/>
      <w:r>
        <w:t>.</w:t>
      </w:r>
    </w:p>
    <w:p w14:paraId="43AE09CB" w14:textId="77777777" w:rsidR="00EA27FE" w:rsidRDefault="00000000">
      <w:pPr>
        <w:spacing w:after="120" w:line="240" w:lineRule="auto"/>
      </w:pPr>
      <w:r>
        <w:t>**A</w:t>
      </w:r>
      <w:proofErr w:type="gramStart"/>
      <w:r>
        <w:t>1:*</w:t>
      </w:r>
      <w:proofErr w:type="gramEnd"/>
      <w:r>
        <w:t xml:space="preserve">* </w:t>
      </w:r>
      <w:proofErr w:type="spellStart"/>
      <w:r>
        <w:t>මිනිස්</w:t>
      </w:r>
      <w:proofErr w:type="spellEnd"/>
      <w:r>
        <w:t xml:space="preserve"> </w:t>
      </w:r>
      <w:proofErr w:type="spellStart"/>
      <w:r>
        <w:t>අවශ්‍යතා</w:t>
      </w:r>
      <w:proofErr w:type="spellEnd"/>
      <w:r>
        <w:t xml:space="preserve"> </w:t>
      </w:r>
      <w:proofErr w:type="spellStart"/>
      <w:r>
        <w:t>සහ</w:t>
      </w:r>
      <w:proofErr w:type="spellEnd"/>
      <w:r>
        <w:t xml:space="preserve"> </w:t>
      </w:r>
      <w:proofErr w:type="spellStart"/>
      <w:r>
        <w:t>වුවමනා</w:t>
      </w:r>
      <w:proofErr w:type="spellEnd"/>
      <w:r>
        <w:t xml:space="preserve"> </w:t>
      </w:r>
      <w:proofErr w:type="spellStart"/>
      <w:r>
        <w:t>සපයා</w:t>
      </w:r>
      <w:proofErr w:type="spellEnd"/>
      <w:r>
        <w:t xml:space="preserve"> </w:t>
      </w:r>
      <w:proofErr w:type="spellStart"/>
      <w:r>
        <w:t>ගනිමින්</w:t>
      </w:r>
      <w:proofErr w:type="spellEnd"/>
      <w:r>
        <w:t xml:space="preserve"> </w:t>
      </w:r>
      <w:proofErr w:type="spellStart"/>
      <w:r>
        <w:t>ලාභ</w:t>
      </w:r>
      <w:proofErr w:type="spellEnd"/>
      <w:r>
        <w:t xml:space="preserve"> </w:t>
      </w:r>
      <w:proofErr w:type="spellStart"/>
      <w:r>
        <w:t>ලැබීමේ</w:t>
      </w:r>
      <w:proofErr w:type="spellEnd"/>
      <w:r>
        <w:t xml:space="preserve"> </w:t>
      </w:r>
      <w:proofErr w:type="spellStart"/>
      <w:r>
        <w:t>හෝ</w:t>
      </w:r>
      <w:proofErr w:type="spellEnd"/>
      <w:r>
        <w:t xml:space="preserve"> </w:t>
      </w:r>
      <w:proofErr w:type="spellStart"/>
      <w:r>
        <w:t>නොලැබීමේ</w:t>
      </w:r>
      <w:proofErr w:type="spellEnd"/>
      <w:r>
        <w:t xml:space="preserve"> </w:t>
      </w:r>
      <w:proofErr w:type="spellStart"/>
      <w:r>
        <w:t>අරමුණින්</w:t>
      </w:r>
      <w:proofErr w:type="spellEnd"/>
      <w:r>
        <w:t xml:space="preserve"> </w:t>
      </w:r>
      <w:proofErr w:type="spellStart"/>
      <w:r>
        <w:t>භාණ්ඩ</w:t>
      </w:r>
      <w:proofErr w:type="spellEnd"/>
      <w:r>
        <w:t xml:space="preserve"> </w:t>
      </w:r>
      <w:proofErr w:type="spellStart"/>
      <w:r>
        <w:t>හා</w:t>
      </w:r>
      <w:proofErr w:type="spellEnd"/>
      <w:r>
        <w:t xml:space="preserve"> </w:t>
      </w:r>
      <w:proofErr w:type="spellStart"/>
      <w:r>
        <w:t>සේවා</w:t>
      </w:r>
      <w:proofErr w:type="spellEnd"/>
      <w:r>
        <w:t xml:space="preserve"> </w:t>
      </w:r>
      <w:proofErr w:type="spellStart"/>
      <w:r>
        <w:t>නිෂ්පාදනය</w:t>
      </w:r>
      <w:proofErr w:type="spellEnd"/>
      <w:r>
        <w:t xml:space="preserve"> </w:t>
      </w:r>
      <w:proofErr w:type="spellStart"/>
      <w:r>
        <w:t>කිරීම</w:t>
      </w:r>
      <w:proofErr w:type="spellEnd"/>
      <w:r>
        <w:t xml:space="preserve"> </w:t>
      </w:r>
      <w:proofErr w:type="spellStart"/>
      <w:r>
        <w:t>සහ</w:t>
      </w:r>
      <w:proofErr w:type="spellEnd"/>
      <w:r>
        <w:t xml:space="preserve"> </w:t>
      </w:r>
      <w:proofErr w:type="spellStart"/>
      <w:r>
        <w:t>සැපයීම</w:t>
      </w:r>
      <w:proofErr w:type="spellEnd"/>
      <w:r>
        <w:t xml:space="preserve"> </w:t>
      </w:r>
      <w:proofErr w:type="spellStart"/>
      <w:r>
        <w:t>සම්බන්ධයෙන්</w:t>
      </w:r>
      <w:proofErr w:type="spellEnd"/>
      <w:r>
        <w:t xml:space="preserve"> </w:t>
      </w:r>
      <w:proofErr w:type="spellStart"/>
      <w:r>
        <w:t>සිදු</w:t>
      </w:r>
      <w:proofErr w:type="spellEnd"/>
      <w:r>
        <w:t xml:space="preserve"> </w:t>
      </w:r>
      <w:proofErr w:type="spellStart"/>
      <w:r>
        <w:t>කරනු</w:t>
      </w:r>
      <w:proofErr w:type="spellEnd"/>
      <w:r>
        <w:t xml:space="preserve"> </w:t>
      </w:r>
      <w:proofErr w:type="spellStart"/>
      <w:r>
        <w:t>ලබන</w:t>
      </w:r>
      <w:proofErr w:type="spellEnd"/>
      <w:r>
        <w:t xml:space="preserve"> </w:t>
      </w:r>
      <w:proofErr w:type="spellStart"/>
      <w:r>
        <w:t>ඕනෑම</w:t>
      </w:r>
      <w:proofErr w:type="spellEnd"/>
      <w:r>
        <w:t xml:space="preserve"> </w:t>
      </w:r>
      <w:proofErr w:type="spellStart"/>
      <w:r>
        <w:t>ආර්ථික</w:t>
      </w:r>
      <w:proofErr w:type="spellEnd"/>
      <w:r>
        <w:t xml:space="preserve"> </w:t>
      </w:r>
      <w:proofErr w:type="spellStart"/>
      <w:r>
        <w:t>කටයුත්තක්</w:t>
      </w:r>
      <w:proofErr w:type="spellEnd"/>
      <w:r>
        <w:t xml:space="preserve"> </w:t>
      </w:r>
      <w:proofErr w:type="spellStart"/>
      <w:r>
        <w:t>ව්‍යාපාරයක්</w:t>
      </w:r>
      <w:proofErr w:type="spellEnd"/>
      <w:r>
        <w:t xml:space="preserve"> </w:t>
      </w:r>
      <w:proofErr w:type="spellStart"/>
      <w:r>
        <w:t>ලෙස</w:t>
      </w:r>
      <w:proofErr w:type="spellEnd"/>
      <w:r>
        <w:t xml:space="preserve"> </w:t>
      </w:r>
      <w:proofErr w:type="spellStart"/>
      <w:r>
        <w:t>හඳුන්වනු</w:t>
      </w:r>
      <w:proofErr w:type="spellEnd"/>
      <w:r>
        <w:t xml:space="preserve"> </w:t>
      </w:r>
      <w:proofErr w:type="spellStart"/>
      <w:r>
        <w:t>ලැබේ</w:t>
      </w:r>
      <w:proofErr w:type="spellEnd"/>
      <w:r>
        <w:t>.</w:t>
      </w:r>
    </w:p>
    <w:p w14:paraId="06BA7DDA" w14:textId="77777777" w:rsidR="00EA27FE" w:rsidRDefault="00000000">
      <w:pPr>
        <w:spacing w:after="120" w:line="240" w:lineRule="auto"/>
      </w:pPr>
      <w:r>
        <w:t>*[</w:t>
      </w:r>
      <w:proofErr w:type="spellStart"/>
      <w:r>
        <w:t>දැනුම</w:t>
      </w:r>
      <w:proofErr w:type="spellEnd"/>
      <w:r>
        <w:t xml:space="preserve"> (Knowledge) | </w:t>
      </w:r>
      <w:proofErr w:type="spellStart"/>
      <w:r>
        <w:t>ව්‍යාපාර</w:t>
      </w:r>
      <w:proofErr w:type="spellEnd"/>
      <w:r>
        <w:t xml:space="preserve"> </w:t>
      </w:r>
      <w:proofErr w:type="spellStart"/>
      <w:r>
        <w:t>පිළිබඳ</w:t>
      </w:r>
      <w:proofErr w:type="spellEnd"/>
      <w:r>
        <w:t xml:space="preserve"> </w:t>
      </w:r>
      <w:proofErr w:type="spellStart"/>
      <w:r>
        <w:t>මූලික</w:t>
      </w:r>
      <w:proofErr w:type="spellEnd"/>
      <w:r>
        <w:t xml:space="preserve"> </w:t>
      </w:r>
      <w:proofErr w:type="spellStart"/>
      <w:proofErr w:type="gramStart"/>
      <w:r>
        <w:t>පදනම</w:t>
      </w:r>
      <w:proofErr w:type="spellEnd"/>
      <w:r>
        <w:t>]*</w:t>
      </w:r>
      <w:proofErr w:type="gramEnd"/>
    </w:p>
    <w:p w14:paraId="3B7AC426" w14:textId="77777777" w:rsidR="00EA27FE" w:rsidRDefault="00000000">
      <w:pPr>
        <w:spacing w:after="120" w:line="240" w:lineRule="auto"/>
      </w:pPr>
      <w:r>
        <w:t>**Q</w:t>
      </w:r>
      <w:proofErr w:type="gramStart"/>
      <w:r>
        <w:t>2:*</w:t>
      </w:r>
      <w:proofErr w:type="gramEnd"/>
      <w:r>
        <w:t xml:space="preserve">* </w:t>
      </w:r>
      <w:proofErr w:type="spellStart"/>
      <w:r>
        <w:t>ව්‍යාපාරයක</w:t>
      </w:r>
      <w:proofErr w:type="spellEnd"/>
      <w:r>
        <w:t xml:space="preserve"> </w:t>
      </w:r>
      <w:proofErr w:type="spellStart"/>
      <w:r>
        <w:t>අභ්‍යන්තර</w:t>
      </w:r>
      <w:proofErr w:type="spellEnd"/>
      <w:r>
        <w:t xml:space="preserve"> </w:t>
      </w:r>
      <w:proofErr w:type="spellStart"/>
      <w:r>
        <w:t>ඇල්මැති</w:t>
      </w:r>
      <w:proofErr w:type="spellEnd"/>
      <w:r>
        <w:t xml:space="preserve"> </w:t>
      </w:r>
      <w:proofErr w:type="spellStart"/>
      <w:r>
        <w:t>පාර්ශ්ව</w:t>
      </w:r>
      <w:proofErr w:type="spellEnd"/>
      <w:r>
        <w:t xml:space="preserve"> 3ක් </w:t>
      </w:r>
      <w:proofErr w:type="spellStart"/>
      <w:r>
        <w:t>නම්</w:t>
      </w:r>
      <w:proofErr w:type="spellEnd"/>
      <w:r>
        <w:t xml:space="preserve"> </w:t>
      </w:r>
      <w:proofErr w:type="spellStart"/>
      <w:r>
        <w:t>කරන්න</w:t>
      </w:r>
      <w:proofErr w:type="spellEnd"/>
      <w:r>
        <w:t>.</w:t>
      </w:r>
    </w:p>
    <w:p w14:paraId="6FC3C93B" w14:textId="77777777" w:rsidR="00EA27FE" w:rsidRDefault="00000000">
      <w:pPr>
        <w:spacing w:after="120" w:line="240" w:lineRule="auto"/>
      </w:pPr>
      <w:r>
        <w:t>**A</w:t>
      </w:r>
      <w:proofErr w:type="gramStart"/>
      <w:r>
        <w:t>2:*</w:t>
      </w:r>
      <w:proofErr w:type="gramEnd"/>
      <w:r>
        <w:t xml:space="preserve">* </w:t>
      </w:r>
      <w:proofErr w:type="spellStart"/>
      <w:r>
        <w:t>ව්‍යාපාරයක</w:t>
      </w:r>
      <w:proofErr w:type="spellEnd"/>
      <w:r>
        <w:t xml:space="preserve"> </w:t>
      </w:r>
      <w:proofErr w:type="spellStart"/>
      <w:r>
        <w:t>අභ්‍යන්තර</w:t>
      </w:r>
      <w:proofErr w:type="spellEnd"/>
      <w:r>
        <w:t xml:space="preserve"> </w:t>
      </w:r>
      <w:proofErr w:type="spellStart"/>
      <w:r>
        <w:t>ඇල්මැති</w:t>
      </w:r>
      <w:proofErr w:type="spellEnd"/>
      <w:r>
        <w:t xml:space="preserve"> </w:t>
      </w:r>
      <w:proofErr w:type="spellStart"/>
      <w:r>
        <w:t>පාර්ශ්ව</w:t>
      </w:r>
      <w:proofErr w:type="spellEnd"/>
      <w:r>
        <w:t xml:space="preserve"> 3ක් </w:t>
      </w:r>
      <w:proofErr w:type="spellStart"/>
      <w:r>
        <w:t>පහත</w:t>
      </w:r>
      <w:proofErr w:type="spellEnd"/>
      <w:r>
        <w:t xml:space="preserve"> </w:t>
      </w:r>
      <w:proofErr w:type="spellStart"/>
      <w:r>
        <w:t>දැක්වේ</w:t>
      </w:r>
      <w:proofErr w:type="spellEnd"/>
      <w:r>
        <w:t xml:space="preserve">: 1. </w:t>
      </w:r>
      <w:proofErr w:type="spellStart"/>
      <w:r>
        <w:t>අයිතිකරුවන්</w:t>
      </w:r>
      <w:proofErr w:type="spellEnd"/>
      <w:r>
        <w:t xml:space="preserve"> / </w:t>
      </w:r>
      <w:proofErr w:type="spellStart"/>
      <w:r>
        <w:t>ප්‍රාග්ධන</w:t>
      </w:r>
      <w:proofErr w:type="spellEnd"/>
      <w:r>
        <w:t xml:space="preserve"> </w:t>
      </w:r>
      <w:proofErr w:type="spellStart"/>
      <w:r>
        <w:t>හිමියන්</w:t>
      </w:r>
      <w:proofErr w:type="spellEnd"/>
      <w:r>
        <w:t xml:space="preserve">, 2. </w:t>
      </w:r>
      <w:proofErr w:type="spellStart"/>
      <w:r>
        <w:t>කළමනාකරුවන්</w:t>
      </w:r>
      <w:proofErr w:type="spellEnd"/>
      <w:r>
        <w:t xml:space="preserve">, 3. </w:t>
      </w:r>
      <w:proofErr w:type="spellStart"/>
      <w:r>
        <w:t>සේවකයන්</w:t>
      </w:r>
      <w:proofErr w:type="spellEnd"/>
      <w:r>
        <w:t xml:space="preserve"> / </w:t>
      </w:r>
      <w:proofErr w:type="spellStart"/>
      <w:r>
        <w:t>සේවක</w:t>
      </w:r>
      <w:proofErr w:type="spellEnd"/>
      <w:r>
        <w:t xml:space="preserve"> </w:t>
      </w:r>
      <w:proofErr w:type="spellStart"/>
      <w:r>
        <w:t>මණ්ඩලය</w:t>
      </w:r>
      <w:proofErr w:type="spellEnd"/>
      <w:r>
        <w:t xml:space="preserve">. </w:t>
      </w:r>
      <w:proofErr w:type="spellStart"/>
      <w:r>
        <w:t>මෙම</w:t>
      </w:r>
      <w:proofErr w:type="spellEnd"/>
      <w:r>
        <w:t xml:space="preserve"> </w:t>
      </w:r>
      <w:proofErr w:type="spellStart"/>
      <w:r>
        <w:t>පාර්ශ්ව</w:t>
      </w:r>
      <w:proofErr w:type="spellEnd"/>
      <w:r>
        <w:t xml:space="preserve"> </w:t>
      </w:r>
      <w:proofErr w:type="spellStart"/>
      <w:r>
        <w:t>ව්‍යාපාරයේ</w:t>
      </w:r>
      <w:proofErr w:type="spellEnd"/>
      <w:r>
        <w:t xml:space="preserve"> </w:t>
      </w:r>
      <w:proofErr w:type="spellStart"/>
      <w:r>
        <w:t>අභ්‍යන්තර</w:t>
      </w:r>
      <w:proofErr w:type="spellEnd"/>
      <w:r>
        <w:t xml:space="preserve"> </w:t>
      </w:r>
      <w:proofErr w:type="spellStart"/>
      <w:r>
        <w:t>සංවිධාන</w:t>
      </w:r>
      <w:proofErr w:type="spellEnd"/>
      <w:r>
        <w:t xml:space="preserve"> </w:t>
      </w:r>
      <w:proofErr w:type="spellStart"/>
      <w:r>
        <w:t>ව්‍යුහය</w:t>
      </w:r>
      <w:proofErr w:type="spellEnd"/>
      <w:r>
        <w:t xml:space="preserve"> </w:t>
      </w:r>
      <w:proofErr w:type="spellStart"/>
      <w:r>
        <w:t>තුළ</w:t>
      </w:r>
      <w:proofErr w:type="spellEnd"/>
      <w:r>
        <w:t xml:space="preserve"> </w:t>
      </w:r>
      <w:proofErr w:type="spellStart"/>
      <w:r>
        <w:t>සෘජුවම</w:t>
      </w:r>
      <w:proofErr w:type="spellEnd"/>
      <w:r>
        <w:t xml:space="preserve"> </w:t>
      </w:r>
      <w:proofErr w:type="spellStart"/>
      <w:r>
        <w:t>ක්‍රියාත්මක</w:t>
      </w:r>
      <w:proofErr w:type="spellEnd"/>
      <w:r>
        <w:t xml:space="preserve"> </w:t>
      </w:r>
      <w:proofErr w:type="spellStart"/>
      <w:r>
        <w:t>වන</w:t>
      </w:r>
      <w:proofErr w:type="spellEnd"/>
      <w:r>
        <w:t xml:space="preserve"> </w:t>
      </w:r>
      <w:proofErr w:type="spellStart"/>
      <w:r>
        <w:t>පාර්ශ්ව</w:t>
      </w:r>
      <w:proofErr w:type="spellEnd"/>
      <w:r>
        <w:t xml:space="preserve"> </w:t>
      </w:r>
      <w:proofErr w:type="spellStart"/>
      <w:r>
        <w:t>වේ</w:t>
      </w:r>
      <w:proofErr w:type="spellEnd"/>
      <w:r>
        <w:t>.</w:t>
      </w:r>
    </w:p>
    <w:p w14:paraId="450BDE0F" w14:textId="77777777" w:rsidR="00EA27FE" w:rsidRDefault="00000000">
      <w:pPr>
        <w:spacing w:after="120" w:line="240" w:lineRule="auto"/>
      </w:pPr>
      <w:r>
        <w:t>*[</w:t>
      </w:r>
      <w:proofErr w:type="spellStart"/>
      <w:r>
        <w:t>දැනුම</w:t>
      </w:r>
      <w:proofErr w:type="spellEnd"/>
      <w:r>
        <w:t xml:space="preserve"> (Knowledge) | </w:t>
      </w:r>
      <w:proofErr w:type="spellStart"/>
      <w:r>
        <w:t>ව්‍යාපාර</w:t>
      </w:r>
      <w:proofErr w:type="spellEnd"/>
      <w:r>
        <w:t xml:space="preserve"> </w:t>
      </w:r>
      <w:proofErr w:type="spellStart"/>
      <w:r>
        <w:t>කෙරෙහි</w:t>
      </w:r>
      <w:proofErr w:type="spellEnd"/>
      <w:r>
        <w:t xml:space="preserve"> </w:t>
      </w:r>
      <w:proofErr w:type="spellStart"/>
      <w:r>
        <w:t>ඇල්මැති</w:t>
      </w:r>
      <w:proofErr w:type="spellEnd"/>
      <w:r>
        <w:t xml:space="preserve"> </w:t>
      </w:r>
      <w:proofErr w:type="spellStart"/>
      <w:proofErr w:type="gramStart"/>
      <w:r>
        <w:t>පාර්ශ්ව</w:t>
      </w:r>
      <w:proofErr w:type="spellEnd"/>
      <w:r>
        <w:t>]*</w:t>
      </w:r>
      <w:proofErr w:type="gramEnd"/>
    </w:p>
    <w:p w14:paraId="7352C894" w14:textId="77777777" w:rsidR="00EA27FE" w:rsidRDefault="00000000">
      <w:pPr>
        <w:spacing w:after="120" w:line="240" w:lineRule="auto"/>
      </w:pPr>
      <w:r>
        <w:t>**Q</w:t>
      </w:r>
      <w:proofErr w:type="gramStart"/>
      <w:r>
        <w:t>3:*</w:t>
      </w:r>
      <w:proofErr w:type="gramEnd"/>
      <w:r>
        <w:t xml:space="preserve">* </w:t>
      </w:r>
      <w:proofErr w:type="spellStart"/>
      <w:r>
        <w:t>ව්‍යාපාරයක</w:t>
      </w:r>
      <w:proofErr w:type="spellEnd"/>
      <w:r>
        <w:t xml:space="preserve"> </w:t>
      </w:r>
      <w:proofErr w:type="spellStart"/>
      <w:r>
        <w:t>අභ්‍යන්තර</w:t>
      </w:r>
      <w:proofErr w:type="spellEnd"/>
      <w:r>
        <w:t xml:space="preserve"> </w:t>
      </w:r>
      <w:proofErr w:type="spellStart"/>
      <w:r>
        <w:t>පරිසරය</w:t>
      </w:r>
      <w:proofErr w:type="spellEnd"/>
      <w:r>
        <w:t xml:space="preserve"> </w:t>
      </w:r>
      <w:proofErr w:type="spellStart"/>
      <w:r>
        <w:t>සහ</w:t>
      </w:r>
      <w:proofErr w:type="spellEnd"/>
      <w:r>
        <w:t xml:space="preserve"> </w:t>
      </w:r>
      <w:proofErr w:type="spellStart"/>
      <w:r>
        <w:t>බාහිර</w:t>
      </w:r>
      <w:proofErr w:type="spellEnd"/>
      <w:r>
        <w:t xml:space="preserve"> </w:t>
      </w:r>
      <w:proofErr w:type="spellStart"/>
      <w:r>
        <w:t>පරිසරය</w:t>
      </w:r>
      <w:proofErr w:type="spellEnd"/>
      <w:r>
        <w:t xml:space="preserve"> </w:t>
      </w:r>
      <w:proofErr w:type="spellStart"/>
      <w:r>
        <w:t>අතර</w:t>
      </w:r>
      <w:proofErr w:type="spellEnd"/>
      <w:r>
        <w:t xml:space="preserve"> </w:t>
      </w:r>
      <w:proofErr w:type="spellStart"/>
      <w:r>
        <w:t>පවතින</w:t>
      </w:r>
      <w:proofErr w:type="spellEnd"/>
      <w:r>
        <w:t xml:space="preserve"> </w:t>
      </w:r>
      <w:proofErr w:type="spellStart"/>
      <w:r>
        <w:t>ප්‍රධාන</w:t>
      </w:r>
      <w:proofErr w:type="spellEnd"/>
      <w:r>
        <w:t xml:space="preserve"> </w:t>
      </w:r>
      <w:proofErr w:type="spellStart"/>
      <w:r>
        <w:t>වෙනස</w:t>
      </w:r>
      <w:proofErr w:type="spellEnd"/>
      <w:r>
        <w:t xml:space="preserve"> </w:t>
      </w:r>
      <w:proofErr w:type="spellStart"/>
      <w:r>
        <w:t>පැහැදිලි</w:t>
      </w:r>
      <w:proofErr w:type="spellEnd"/>
      <w:r>
        <w:t xml:space="preserve"> </w:t>
      </w:r>
      <w:proofErr w:type="spellStart"/>
      <w:r>
        <w:t>කරන්න</w:t>
      </w:r>
      <w:proofErr w:type="spellEnd"/>
      <w:r>
        <w:t>.</w:t>
      </w:r>
    </w:p>
    <w:p w14:paraId="49E5BB85" w14:textId="77777777" w:rsidR="00EA27FE" w:rsidRDefault="00000000">
      <w:pPr>
        <w:spacing w:after="120" w:line="240" w:lineRule="auto"/>
      </w:pPr>
      <w:r>
        <w:t>**A</w:t>
      </w:r>
      <w:proofErr w:type="gramStart"/>
      <w:r>
        <w:t>3:*</w:t>
      </w:r>
      <w:proofErr w:type="gramEnd"/>
      <w:r>
        <w:t xml:space="preserve">* </w:t>
      </w:r>
      <w:proofErr w:type="spellStart"/>
      <w:r>
        <w:t>ව්‍යාපාරය</w:t>
      </w:r>
      <w:proofErr w:type="spellEnd"/>
      <w:r>
        <w:t xml:space="preserve"> </w:t>
      </w:r>
      <w:proofErr w:type="spellStart"/>
      <w:r>
        <w:t>තුළ</w:t>
      </w:r>
      <w:proofErr w:type="spellEnd"/>
      <w:r>
        <w:t xml:space="preserve"> </w:t>
      </w:r>
      <w:proofErr w:type="spellStart"/>
      <w:r>
        <w:t>පවතින</w:t>
      </w:r>
      <w:proofErr w:type="spellEnd"/>
      <w:r>
        <w:t xml:space="preserve">, </w:t>
      </w:r>
      <w:proofErr w:type="spellStart"/>
      <w:r>
        <w:t>ව්‍යාපාරයේ</w:t>
      </w:r>
      <w:proofErr w:type="spellEnd"/>
      <w:r>
        <w:t xml:space="preserve"> </w:t>
      </w:r>
      <w:proofErr w:type="spellStart"/>
      <w:r>
        <w:t>පාලනයට</w:t>
      </w:r>
      <w:proofErr w:type="spellEnd"/>
      <w:r>
        <w:t xml:space="preserve"> </w:t>
      </w:r>
      <w:proofErr w:type="spellStart"/>
      <w:r>
        <w:t>යටත්</w:t>
      </w:r>
      <w:proofErr w:type="spellEnd"/>
      <w:r>
        <w:t xml:space="preserve"> </w:t>
      </w:r>
      <w:proofErr w:type="spellStart"/>
      <w:r>
        <w:t>වන</w:t>
      </w:r>
      <w:proofErr w:type="spellEnd"/>
      <w:r>
        <w:t xml:space="preserve"> </w:t>
      </w:r>
      <w:proofErr w:type="spellStart"/>
      <w:r>
        <w:t>සාධක</w:t>
      </w:r>
      <w:proofErr w:type="spellEnd"/>
      <w:r>
        <w:t xml:space="preserve"> </w:t>
      </w:r>
      <w:proofErr w:type="spellStart"/>
      <w:r>
        <w:t>අභ්‍යන්තර</w:t>
      </w:r>
      <w:proofErr w:type="spellEnd"/>
      <w:r>
        <w:t xml:space="preserve"> </w:t>
      </w:r>
      <w:proofErr w:type="spellStart"/>
      <w:r>
        <w:t>පරිසරය</w:t>
      </w:r>
      <w:proofErr w:type="spellEnd"/>
      <w:r>
        <w:t xml:space="preserve"> </w:t>
      </w:r>
      <w:proofErr w:type="spellStart"/>
      <w:r>
        <w:t>ලෙස</w:t>
      </w:r>
      <w:proofErr w:type="spellEnd"/>
      <w:r>
        <w:t xml:space="preserve"> </w:t>
      </w:r>
      <w:proofErr w:type="spellStart"/>
      <w:r>
        <w:t>හඳුන්වයි</w:t>
      </w:r>
      <w:proofErr w:type="spellEnd"/>
      <w:r>
        <w:t xml:space="preserve"> (</w:t>
      </w:r>
      <w:proofErr w:type="spellStart"/>
      <w:r>
        <w:t>උදා</w:t>
      </w:r>
      <w:proofErr w:type="spellEnd"/>
      <w:r>
        <w:t xml:space="preserve">: </w:t>
      </w:r>
      <w:proofErr w:type="spellStart"/>
      <w:r>
        <w:t>අයිතිකරුවන්</w:t>
      </w:r>
      <w:proofErr w:type="spellEnd"/>
      <w:r>
        <w:t xml:space="preserve">, </w:t>
      </w:r>
      <w:proofErr w:type="spellStart"/>
      <w:r>
        <w:t>සේවකයින්</w:t>
      </w:r>
      <w:proofErr w:type="spellEnd"/>
      <w:r>
        <w:t xml:space="preserve">, </w:t>
      </w:r>
      <w:proofErr w:type="spellStart"/>
      <w:r>
        <w:t>සංස්කෘතිය</w:t>
      </w:r>
      <w:proofErr w:type="spellEnd"/>
      <w:r>
        <w:t xml:space="preserve">). </w:t>
      </w:r>
      <w:proofErr w:type="spellStart"/>
      <w:r>
        <w:t>ව්‍යාපාරයෙන්</w:t>
      </w:r>
      <w:proofErr w:type="spellEnd"/>
      <w:r>
        <w:t xml:space="preserve"> </w:t>
      </w:r>
      <w:proofErr w:type="spellStart"/>
      <w:r>
        <w:t>පිටත</w:t>
      </w:r>
      <w:proofErr w:type="spellEnd"/>
      <w:r>
        <w:t xml:space="preserve"> </w:t>
      </w:r>
      <w:proofErr w:type="spellStart"/>
      <w:r>
        <w:t>පවතින</w:t>
      </w:r>
      <w:proofErr w:type="spellEnd"/>
      <w:r>
        <w:t xml:space="preserve">, </w:t>
      </w:r>
      <w:proofErr w:type="spellStart"/>
      <w:r>
        <w:t>ව්‍යාපාරයට</w:t>
      </w:r>
      <w:proofErr w:type="spellEnd"/>
      <w:r>
        <w:t xml:space="preserve"> </w:t>
      </w:r>
      <w:proofErr w:type="spellStart"/>
      <w:r>
        <w:t>පාලනය</w:t>
      </w:r>
      <w:proofErr w:type="spellEnd"/>
      <w:r>
        <w:t xml:space="preserve"> </w:t>
      </w:r>
      <w:proofErr w:type="spellStart"/>
      <w:r>
        <w:t>කිරීමට</w:t>
      </w:r>
      <w:proofErr w:type="spellEnd"/>
      <w:r>
        <w:t xml:space="preserve"> </w:t>
      </w:r>
      <w:proofErr w:type="spellStart"/>
      <w:r>
        <w:t>නොහැකි</w:t>
      </w:r>
      <w:proofErr w:type="spellEnd"/>
      <w:r>
        <w:t xml:space="preserve"> </w:t>
      </w:r>
      <w:proofErr w:type="spellStart"/>
      <w:r>
        <w:t>නමුත්</w:t>
      </w:r>
      <w:proofErr w:type="spellEnd"/>
      <w:r>
        <w:t xml:space="preserve"> </w:t>
      </w:r>
      <w:proofErr w:type="spellStart"/>
      <w:r>
        <w:t>ව්‍යාපාරයේ</w:t>
      </w:r>
      <w:proofErr w:type="spellEnd"/>
      <w:r>
        <w:t xml:space="preserve"> </w:t>
      </w:r>
      <w:proofErr w:type="spellStart"/>
      <w:r>
        <w:t>පැවැත්මට</w:t>
      </w:r>
      <w:proofErr w:type="spellEnd"/>
      <w:r>
        <w:t xml:space="preserve"> </w:t>
      </w:r>
      <w:proofErr w:type="spellStart"/>
      <w:r>
        <w:t>බලපාන</w:t>
      </w:r>
      <w:proofErr w:type="spellEnd"/>
      <w:r>
        <w:t xml:space="preserve"> </w:t>
      </w:r>
      <w:proofErr w:type="spellStart"/>
      <w:r>
        <w:t>සාධක</w:t>
      </w:r>
      <w:proofErr w:type="spellEnd"/>
      <w:r>
        <w:t xml:space="preserve"> </w:t>
      </w:r>
      <w:proofErr w:type="spellStart"/>
      <w:r>
        <w:t>බාහිර</w:t>
      </w:r>
      <w:proofErr w:type="spellEnd"/>
      <w:r>
        <w:t xml:space="preserve"> </w:t>
      </w:r>
      <w:proofErr w:type="spellStart"/>
      <w:r>
        <w:t>පරිසරය</w:t>
      </w:r>
      <w:proofErr w:type="spellEnd"/>
      <w:r>
        <w:t xml:space="preserve"> </w:t>
      </w:r>
      <w:proofErr w:type="spellStart"/>
      <w:r>
        <w:t>ලෙස</w:t>
      </w:r>
      <w:proofErr w:type="spellEnd"/>
      <w:r>
        <w:t xml:space="preserve"> </w:t>
      </w:r>
      <w:proofErr w:type="spellStart"/>
      <w:r>
        <w:t>හඳුන්වයි</w:t>
      </w:r>
      <w:proofErr w:type="spellEnd"/>
      <w:r>
        <w:t xml:space="preserve"> (</w:t>
      </w:r>
      <w:proofErr w:type="spellStart"/>
      <w:r>
        <w:t>උදා</w:t>
      </w:r>
      <w:proofErr w:type="spellEnd"/>
      <w:r>
        <w:t xml:space="preserve">: </w:t>
      </w:r>
      <w:proofErr w:type="spellStart"/>
      <w:r>
        <w:t>දේශපාලනික</w:t>
      </w:r>
      <w:proofErr w:type="spellEnd"/>
      <w:r>
        <w:t xml:space="preserve">, </w:t>
      </w:r>
      <w:proofErr w:type="spellStart"/>
      <w:r>
        <w:t>ආර්ථික</w:t>
      </w:r>
      <w:proofErr w:type="spellEnd"/>
      <w:r>
        <w:t xml:space="preserve">, </w:t>
      </w:r>
      <w:proofErr w:type="spellStart"/>
      <w:r>
        <w:t>තාක්ෂණික</w:t>
      </w:r>
      <w:proofErr w:type="spellEnd"/>
      <w:r>
        <w:t xml:space="preserve"> </w:t>
      </w:r>
      <w:proofErr w:type="spellStart"/>
      <w:r>
        <w:t>සාධක</w:t>
      </w:r>
      <w:proofErr w:type="spellEnd"/>
      <w:r>
        <w:t>).</w:t>
      </w:r>
    </w:p>
    <w:p w14:paraId="0D57AA92" w14:textId="77777777" w:rsidR="00EA27FE" w:rsidRDefault="00000000">
      <w:pPr>
        <w:spacing w:after="120" w:line="240" w:lineRule="auto"/>
      </w:pPr>
      <w:r>
        <w:t>*[</w:t>
      </w:r>
      <w:proofErr w:type="spellStart"/>
      <w:r>
        <w:t>අවබෝධය</w:t>
      </w:r>
      <w:proofErr w:type="spellEnd"/>
      <w:r>
        <w:t xml:space="preserve"> (Understanding) | </w:t>
      </w:r>
      <w:proofErr w:type="spellStart"/>
      <w:r>
        <w:t>ව්‍යාපාර</w:t>
      </w:r>
      <w:proofErr w:type="spellEnd"/>
      <w:r>
        <w:t xml:space="preserve"> </w:t>
      </w:r>
      <w:proofErr w:type="spellStart"/>
      <w:r>
        <w:t>පරිසරයේ</w:t>
      </w:r>
      <w:proofErr w:type="spellEnd"/>
      <w:r>
        <w:t xml:space="preserve"> </w:t>
      </w:r>
      <w:proofErr w:type="spellStart"/>
      <w:r>
        <w:t>සාධක</w:t>
      </w:r>
      <w:proofErr w:type="spellEnd"/>
      <w:r>
        <w:t xml:space="preserve"> (</w:t>
      </w:r>
      <w:proofErr w:type="spellStart"/>
      <w:r>
        <w:t>අභ්‍යන්තර</w:t>
      </w:r>
      <w:proofErr w:type="spellEnd"/>
      <w:r>
        <w:t xml:space="preserve"> </w:t>
      </w:r>
      <w:proofErr w:type="spellStart"/>
      <w:r>
        <w:t>හා</w:t>
      </w:r>
      <w:proofErr w:type="spellEnd"/>
      <w:r>
        <w:t xml:space="preserve"> </w:t>
      </w:r>
      <w:proofErr w:type="spellStart"/>
      <w:r>
        <w:t>බාහිර</w:t>
      </w:r>
      <w:proofErr w:type="spellEnd"/>
      <w:proofErr w:type="gramStart"/>
      <w:r>
        <w:t>)]*</w:t>
      </w:r>
      <w:proofErr w:type="gramEnd"/>
    </w:p>
    <w:p w14:paraId="773760ED" w14:textId="77777777" w:rsidR="00EA27FE" w:rsidRDefault="00000000">
      <w:pPr>
        <w:spacing w:after="120" w:line="240" w:lineRule="auto"/>
      </w:pPr>
      <w:r>
        <w:t>**Q</w:t>
      </w:r>
      <w:proofErr w:type="gramStart"/>
      <w:r>
        <w:t>4:*</w:t>
      </w:r>
      <w:proofErr w:type="gramEnd"/>
      <w:r>
        <w:t xml:space="preserve">* </w:t>
      </w:r>
      <w:proofErr w:type="spellStart"/>
      <w:r>
        <w:t>ව්‍යාපාරයකට</w:t>
      </w:r>
      <w:proofErr w:type="spellEnd"/>
      <w:r>
        <w:t xml:space="preserve"> </w:t>
      </w:r>
      <w:proofErr w:type="spellStart"/>
      <w:r>
        <w:t>තාක්ෂණික</w:t>
      </w:r>
      <w:proofErr w:type="spellEnd"/>
      <w:r>
        <w:t xml:space="preserve"> </w:t>
      </w:r>
      <w:proofErr w:type="spellStart"/>
      <w:r>
        <w:t>පරිසරයෙන්</w:t>
      </w:r>
      <w:proofErr w:type="spellEnd"/>
      <w:r>
        <w:t xml:space="preserve"> </w:t>
      </w:r>
      <w:proofErr w:type="spellStart"/>
      <w:r>
        <w:t>සිදුවන</w:t>
      </w:r>
      <w:proofErr w:type="spellEnd"/>
      <w:r>
        <w:t xml:space="preserve"> </w:t>
      </w:r>
      <w:proofErr w:type="spellStart"/>
      <w:r>
        <w:t>බලපෑම</w:t>
      </w:r>
      <w:proofErr w:type="spellEnd"/>
      <w:r>
        <w:t xml:space="preserve"> </w:t>
      </w:r>
      <w:proofErr w:type="spellStart"/>
      <w:r>
        <w:t>උදාහරණ</w:t>
      </w:r>
      <w:proofErr w:type="spellEnd"/>
      <w:r>
        <w:t xml:space="preserve"> </w:t>
      </w:r>
      <w:proofErr w:type="spellStart"/>
      <w:r>
        <w:t>සහිතව</w:t>
      </w:r>
      <w:proofErr w:type="spellEnd"/>
      <w:r>
        <w:t xml:space="preserve"> </w:t>
      </w:r>
      <w:proofErr w:type="spellStart"/>
      <w:r>
        <w:t>විස්තර</w:t>
      </w:r>
      <w:proofErr w:type="spellEnd"/>
      <w:r>
        <w:t xml:space="preserve"> </w:t>
      </w:r>
      <w:proofErr w:type="spellStart"/>
      <w:r>
        <w:t>කරන්න</w:t>
      </w:r>
      <w:proofErr w:type="spellEnd"/>
      <w:r>
        <w:t>.</w:t>
      </w:r>
    </w:p>
    <w:p w14:paraId="228E65A7" w14:textId="77777777" w:rsidR="00EA27FE" w:rsidRDefault="00000000">
      <w:pPr>
        <w:spacing w:after="120" w:line="240" w:lineRule="auto"/>
      </w:pPr>
      <w:r>
        <w:t>**A</w:t>
      </w:r>
      <w:proofErr w:type="gramStart"/>
      <w:r>
        <w:t>4:*</w:t>
      </w:r>
      <w:proofErr w:type="gramEnd"/>
      <w:r>
        <w:t xml:space="preserve">* </w:t>
      </w:r>
      <w:proofErr w:type="spellStart"/>
      <w:r>
        <w:t>තාක්ෂණික</w:t>
      </w:r>
      <w:proofErr w:type="spellEnd"/>
      <w:r>
        <w:t xml:space="preserve"> </w:t>
      </w:r>
      <w:proofErr w:type="spellStart"/>
      <w:r>
        <w:t>පරිසරය</w:t>
      </w:r>
      <w:proofErr w:type="spellEnd"/>
      <w:r>
        <w:t xml:space="preserve"> </w:t>
      </w:r>
      <w:proofErr w:type="spellStart"/>
      <w:r>
        <w:t>යනු</w:t>
      </w:r>
      <w:proofErr w:type="spellEnd"/>
      <w:r>
        <w:t xml:space="preserve"> </w:t>
      </w:r>
      <w:proofErr w:type="spellStart"/>
      <w:r>
        <w:t>ව්‍යාපාර</w:t>
      </w:r>
      <w:proofErr w:type="spellEnd"/>
      <w:r>
        <w:t xml:space="preserve"> </w:t>
      </w:r>
      <w:proofErr w:type="spellStart"/>
      <w:r>
        <w:t>කටයුතු</w:t>
      </w:r>
      <w:proofErr w:type="spellEnd"/>
      <w:r>
        <w:t xml:space="preserve"> </w:t>
      </w:r>
      <w:proofErr w:type="spellStart"/>
      <w:r>
        <w:t>සඳහා</w:t>
      </w:r>
      <w:proofErr w:type="spellEnd"/>
      <w:r>
        <w:t xml:space="preserve"> </w:t>
      </w:r>
      <w:proofErr w:type="spellStart"/>
      <w:r>
        <w:t>භාවිත</w:t>
      </w:r>
      <w:proofErr w:type="spellEnd"/>
      <w:r>
        <w:t xml:space="preserve"> </w:t>
      </w:r>
      <w:proofErr w:type="spellStart"/>
      <w:r>
        <w:t>කරන</w:t>
      </w:r>
      <w:proofErr w:type="spellEnd"/>
      <w:r>
        <w:t xml:space="preserve"> </w:t>
      </w:r>
      <w:proofErr w:type="spellStart"/>
      <w:r>
        <w:t>උපකරණ</w:t>
      </w:r>
      <w:proofErr w:type="spellEnd"/>
      <w:r>
        <w:t xml:space="preserve">, </w:t>
      </w:r>
      <w:proofErr w:type="spellStart"/>
      <w:r>
        <w:t>යන්ත්‍ර</w:t>
      </w:r>
      <w:proofErr w:type="spellEnd"/>
      <w:r>
        <w:t xml:space="preserve"> </w:t>
      </w:r>
      <w:proofErr w:type="spellStart"/>
      <w:r>
        <w:t>සූත්‍ර</w:t>
      </w:r>
      <w:proofErr w:type="spellEnd"/>
      <w:r>
        <w:t xml:space="preserve">, </w:t>
      </w:r>
      <w:proofErr w:type="spellStart"/>
      <w:r>
        <w:t>ක්‍රමවේද</w:t>
      </w:r>
      <w:proofErr w:type="spellEnd"/>
      <w:r>
        <w:t xml:space="preserve"> </w:t>
      </w:r>
      <w:proofErr w:type="spellStart"/>
      <w:r>
        <w:t>සහ</w:t>
      </w:r>
      <w:proofErr w:type="spellEnd"/>
      <w:r>
        <w:t xml:space="preserve"> </w:t>
      </w:r>
      <w:proofErr w:type="spellStart"/>
      <w:r>
        <w:t>දැනුමේ</w:t>
      </w:r>
      <w:proofErr w:type="spellEnd"/>
      <w:r>
        <w:t xml:space="preserve"> </w:t>
      </w:r>
      <w:proofErr w:type="spellStart"/>
      <w:r>
        <w:t>සිදු</w:t>
      </w:r>
      <w:proofErr w:type="spellEnd"/>
      <w:r>
        <w:t xml:space="preserve"> </w:t>
      </w:r>
      <w:proofErr w:type="spellStart"/>
      <w:r>
        <w:t>වන</w:t>
      </w:r>
      <w:proofErr w:type="spellEnd"/>
      <w:r>
        <w:t xml:space="preserve"> </w:t>
      </w:r>
      <w:proofErr w:type="spellStart"/>
      <w:r>
        <w:t>වෙනස්වීම්</w:t>
      </w:r>
      <w:proofErr w:type="spellEnd"/>
      <w:r>
        <w:t xml:space="preserve"> </w:t>
      </w:r>
      <w:proofErr w:type="spellStart"/>
      <w:r>
        <w:t>වේ</w:t>
      </w:r>
      <w:proofErr w:type="spellEnd"/>
      <w:r>
        <w:t xml:space="preserve">. </w:t>
      </w:r>
      <w:proofErr w:type="spellStart"/>
      <w:proofErr w:type="gramStart"/>
      <w:r>
        <w:t>තාක්ෂණයේ</w:t>
      </w:r>
      <w:proofErr w:type="spellEnd"/>
      <w:r>
        <w:t xml:space="preserve"> </w:t>
      </w:r>
      <w:proofErr w:type="spellStart"/>
      <w:r>
        <w:t>දියුණුව</w:t>
      </w:r>
      <w:proofErr w:type="spellEnd"/>
      <w:r>
        <w:t xml:space="preserve"> </w:t>
      </w:r>
      <w:proofErr w:type="spellStart"/>
      <w:r>
        <w:t>නිසා</w:t>
      </w:r>
      <w:proofErr w:type="spellEnd"/>
      <w:r>
        <w:t xml:space="preserve"> </w:t>
      </w:r>
      <w:proofErr w:type="spellStart"/>
      <w:r>
        <w:t>ව්‍යාපාරිකයන්ට</w:t>
      </w:r>
      <w:proofErr w:type="spellEnd"/>
      <w:r>
        <w:t xml:space="preserve"> </w:t>
      </w:r>
      <w:proofErr w:type="spellStart"/>
      <w:r>
        <w:t>නිෂ්පාදන</w:t>
      </w:r>
      <w:proofErr w:type="spellEnd"/>
      <w:r>
        <w:t xml:space="preserve"> </w:t>
      </w:r>
      <w:proofErr w:type="spellStart"/>
      <w:r>
        <w:t>ඵලදායිතාව</w:t>
      </w:r>
      <w:proofErr w:type="spellEnd"/>
      <w:r>
        <w:t xml:space="preserve"> </w:t>
      </w:r>
      <w:proofErr w:type="spellStart"/>
      <w:r>
        <w:t>ඉහළ</w:t>
      </w:r>
      <w:proofErr w:type="spellEnd"/>
      <w:r>
        <w:t xml:space="preserve"> </w:t>
      </w:r>
      <w:proofErr w:type="spellStart"/>
      <w:r>
        <w:t>නැංවීම</w:t>
      </w:r>
      <w:proofErr w:type="spellEnd"/>
      <w:r>
        <w:t xml:space="preserve">, </w:t>
      </w:r>
      <w:proofErr w:type="spellStart"/>
      <w:r>
        <w:t>පරිගණක</w:t>
      </w:r>
      <w:proofErr w:type="spellEnd"/>
      <w:r>
        <w:t xml:space="preserve"> </w:t>
      </w:r>
      <w:proofErr w:type="spellStart"/>
      <w:r>
        <w:t>සහ</w:t>
      </w:r>
      <w:proofErr w:type="spellEnd"/>
      <w:r>
        <w:t xml:space="preserve"> </w:t>
      </w:r>
      <w:proofErr w:type="spellStart"/>
      <w:r>
        <w:t>අන්තර්ජාලය</w:t>
      </w:r>
      <w:proofErr w:type="spellEnd"/>
      <w:r>
        <w:t xml:space="preserve"> </w:t>
      </w:r>
      <w:proofErr w:type="spellStart"/>
      <w:r>
        <w:t>හරහා</w:t>
      </w:r>
      <w:proofErr w:type="spellEnd"/>
      <w:r>
        <w:t xml:space="preserve"> </w:t>
      </w:r>
      <w:proofErr w:type="spellStart"/>
      <w:r>
        <w:t>විද්‍යුත්</w:t>
      </w:r>
      <w:proofErr w:type="spellEnd"/>
      <w:r>
        <w:t xml:space="preserve"> </w:t>
      </w:r>
      <w:proofErr w:type="spellStart"/>
      <w:r>
        <w:t>වාණිජ්‍ය</w:t>
      </w:r>
      <w:proofErr w:type="spellEnd"/>
      <w:r>
        <w:t xml:space="preserve"> (E-commerce) </w:t>
      </w:r>
      <w:proofErr w:type="spellStart"/>
      <w:r>
        <w:t>කටයුතු</w:t>
      </w:r>
      <w:proofErr w:type="spellEnd"/>
      <w:r>
        <w:t xml:space="preserve"> </w:t>
      </w:r>
      <w:proofErr w:type="spellStart"/>
      <w:r>
        <w:t>කිරීම</w:t>
      </w:r>
      <w:proofErr w:type="spellEnd"/>
      <w:r>
        <w:t xml:space="preserve"> </w:t>
      </w:r>
      <w:proofErr w:type="spellStart"/>
      <w:r>
        <w:t>සහ</w:t>
      </w:r>
      <w:proofErr w:type="spellEnd"/>
      <w:r>
        <w:t xml:space="preserve"> </w:t>
      </w:r>
      <w:proofErr w:type="spellStart"/>
      <w:r>
        <w:t>පිරිවැය</w:t>
      </w:r>
      <w:proofErr w:type="spellEnd"/>
      <w:r>
        <w:t xml:space="preserve"> </w:t>
      </w:r>
      <w:proofErr w:type="spellStart"/>
      <w:r>
        <w:t>අඩු</w:t>
      </w:r>
      <w:proofErr w:type="spellEnd"/>
      <w:r>
        <w:t xml:space="preserve"> </w:t>
      </w:r>
      <w:proofErr w:type="spellStart"/>
      <w:r>
        <w:t>කර</w:t>
      </w:r>
      <w:proofErr w:type="spellEnd"/>
      <w:r>
        <w:t xml:space="preserve"> </w:t>
      </w:r>
      <w:proofErr w:type="spellStart"/>
      <w:r>
        <w:t>ගනිමින්</w:t>
      </w:r>
      <w:proofErr w:type="spellEnd"/>
      <w:r>
        <w:t xml:space="preserve"> </w:t>
      </w:r>
      <w:proofErr w:type="spellStart"/>
      <w:r>
        <w:t>ඉක්මනින්</w:t>
      </w:r>
      <w:proofErr w:type="spellEnd"/>
      <w:r>
        <w:t xml:space="preserve"> </w:t>
      </w:r>
      <w:proofErr w:type="spellStart"/>
      <w:r>
        <w:t>පාරිභෝගික</w:t>
      </w:r>
      <w:proofErr w:type="spellEnd"/>
      <w:r>
        <w:t xml:space="preserve"> </w:t>
      </w:r>
      <w:proofErr w:type="spellStart"/>
      <w:r>
        <w:t>අවශ්‍යතා</w:t>
      </w:r>
      <w:proofErr w:type="spellEnd"/>
      <w:r>
        <w:t xml:space="preserve"> </w:t>
      </w:r>
      <w:proofErr w:type="spellStart"/>
      <w:r>
        <w:t>සපුරාලීමට</w:t>
      </w:r>
      <w:proofErr w:type="spellEnd"/>
      <w:r>
        <w:t xml:space="preserve"> </w:t>
      </w:r>
      <w:proofErr w:type="spellStart"/>
      <w:r>
        <w:t>හැකියාව</w:t>
      </w:r>
      <w:proofErr w:type="spellEnd"/>
      <w:r>
        <w:t xml:space="preserve"> </w:t>
      </w:r>
      <w:proofErr w:type="spellStart"/>
      <w:r>
        <w:t>ලැබේ</w:t>
      </w:r>
      <w:proofErr w:type="spellEnd"/>
      <w:r>
        <w:t>.</w:t>
      </w:r>
      <w:proofErr w:type="gramEnd"/>
    </w:p>
    <w:p w14:paraId="4BDE6D64" w14:textId="77777777" w:rsidR="00EA27FE" w:rsidRDefault="00000000">
      <w:pPr>
        <w:spacing w:after="120" w:line="240" w:lineRule="auto"/>
      </w:pPr>
      <w:r>
        <w:t>*[</w:t>
      </w:r>
      <w:proofErr w:type="spellStart"/>
      <w:r>
        <w:t>අවබෝධය</w:t>
      </w:r>
      <w:proofErr w:type="spellEnd"/>
      <w:r>
        <w:t xml:space="preserve"> (Understanding) | </w:t>
      </w:r>
      <w:proofErr w:type="spellStart"/>
      <w:r>
        <w:t>තාක්ෂණික</w:t>
      </w:r>
      <w:proofErr w:type="spellEnd"/>
      <w:r>
        <w:t xml:space="preserve"> </w:t>
      </w:r>
      <w:proofErr w:type="spellStart"/>
      <w:r>
        <w:t>හා</w:t>
      </w:r>
      <w:proofErr w:type="spellEnd"/>
      <w:r>
        <w:t xml:space="preserve"> </w:t>
      </w:r>
      <w:proofErr w:type="spellStart"/>
      <w:r>
        <w:t>ආර්ථික</w:t>
      </w:r>
      <w:proofErr w:type="spellEnd"/>
      <w:r>
        <w:t xml:space="preserve"> </w:t>
      </w:r>
      <w:proofErr w:type="spellStart"/>
      <w:proofErr w:type="gramStart"/>
      <w:r>
        <w:t>පරිසරය</w:t>
      </w:r>
      <w:proofErr w:type="spellEnd"/>
      <w:r>
        <w:t>]*</w:t>
      </w:r>
      <w:proofErr w:type="gramEnd"/>
    </w:p>
    <w:p w14:paraId="2F17783C" w14:textId="77777777" w:rsidR="00EA27FE" w:rsidRDefault="00000000">
      <w:pPr>
        <w:spacing w:after="120" w:line="240" w:lineRule="auto"/>
      </w:pPr>
      <w:r>
        <w:lastRenderedPageBreak/>
        <w:t>**Q</w:t>
      </w:r>
      <w:proofErr w:type="gramStart"/>
      <w:r>
        <w:t>5:*</w:t>
      </w:r>
      <w:proofErr w:type="gramEnd"/>
      <w:r>
        <w:t xml:space="preserve">* </w:t>
      </w:r>
      <w:proofErr w:type="spellStart"/>
      <w:r>
        <w:t>ගෝලීයකරණය</w:t>
      </w:r>
      <w:proofErr w:type="spellEnd"/>
      <w:r>
        <w:t xml:space="preserve"> </w:t>
      </w:r>
      <w:proofErr w:type="spellStart"/>
      <w:r>
        <w:t>නිසා</w:t>
      </w:r>
      <w:proofErr w:type="spellEnd"/>
      <w:r>
        <w:t xml:space="preserve"> </w:t>
      </w:r>
      <w:proofErr w:type="spellStart"/>
      <w:r>
        <w:t>දේශීය</w:t>
      </w:r>
      <w:proofErr w:type="spellEnd"/>
      <w:r>
        <w:t xml:space="preserve"> </w:t>
      </w:r>
      <w:proofErr w:type="spellStart"/>
      <w:r>
        <w:t>ව්‍යාපාරයකට</w:t>
      </w:r>
      <w:proofErr w:type="spellEnd"/>
      <w:r>
        <w:t xml:space="preserve"> </w:t>
      </w:r>
      <w:proofErr w:type="spellStart"/>
      <w:r>
        <w:t>ඇති</w:t>
      </w:r>
      <w:proofErr w:type="spellEnd"/>
      <w:r>
        <w:t xml:space="preserve"> </w:t>
      </w:r>
      <w:proofErr w:type="spellStart"/>
      <w:r>
        <w:t>විය</w:t>
      </w:r>
      <w:proofErr w:type="spellEnd"/>
      <w:r>
        <w:t xml:space="preserve"> </w:t>
      </w:r>
      <w:proofErr w:type="spellStart"/>
      <w:r>
        <w:t>හැකි</w:t>
      </w:r>
      <w:proofErr w:type="spellEnd"/>
      <w:r>
        <w:t xml:space="preserve"> </w:t>
      </w:r>
      <w:proofErr w:type="spellStart"/>
      <w:r>
        <w:t>වාසි</w:t>
      </w:r>
      <w:proofErr w:type="spellEnd"/>
      <w:r>
        <w:t xml:space="preserve"> 2ක් </w:t>
      </w:r>
      <w:proofErr w:type="spellStart"/>
      <w:r>
        <w:t>පැහැදිලි</w:t>
      </w:r>
      <w:proofErr w:type="spellEnd"/>
      <w:r>
        <w:t xml:space="preserve"> </w:t>
      </w:r>
      <w:proofErr w:type="spellStart"/>
      <w:r>
        <w:t>කරන්න</w:t>
      </w:r>
      <w:proofErr w:type="spellEnd"/>
      <w:r>
        <w:t>.</w:t>
      </w:r>
    </w:p>
    <w:p w14:paraId="326C66A5" w14:textId="77777777" w:rsidR="00EA27FE" w:rsidRDefault="00000000">
      <w:pPr>
        <w:spacing w:after="120" w:line="240" w:lineRule="auto"/>
      </w:pPr>
      <w:r>
        <w:t>**A</w:t>
      </w:r>
      <w:proofErr w:type="gramStart"/>
      <w:r>
        <w:t>5:*</w:t>
      </w:r>
      <w:proofErr w:type="gramEnd"/>
      <w:r>
        <w:t xml:space="preserve">* 1. </w:t>
      </w:r>
      <w:proofErr w:type="spellStart"/>
      <w:r>
        <w:t>නව</w:t>
      </w:r>
      <w:proofErr w:type="spellEnd"/>
      <w:r>
        <w:t xml:space="preserve"> </w:t>
      </w:r>
      <w:proofErr w:type="spellStart"/>
      <w:r>
        <w:t>වෙළඳපොළවල්</w:t>
      </w:r>
      <w:proofErr w:type="spellEnd"/>
      <w:r>
        <w:t xml:space="preserve"> </w:t>
      </w:r>
      <w:proofErr w:type="spellStart"/>
      <w:r>
        <w:t>විවෘත</w:t>
      </w:r>
      <w:proofErr w:type="spellEnd"/>
      <w:r>
        <w:t xml:space="preserve"> </w:t>
      </w:r>
      <w:proofErr w:type="spellStart"/>
      <w:r>
        <w:t>වීම</w:t>
      </w:r>
      <w:proofErr w:type="spellEnd"/>
      <w:r>
        <w:t xml:space="preserve">: </w:t>
      </w:r>
      <w:proofErr w:type="spellStart"/>
      <w:r>
        <w:t>දේශීය</w:t>
      </w:r>
      <w:proofErr w:type="spellEnd"/>
      <w:r>
        <w:t xml:space="preserve"> </w:t>
      </w:r>
      <w:proofErr w:type="spellStart"/>
      <w:r>
        <w:t>ව්‍යාපාරවලට</w:t>
      </w:r>
      <w:proofErr w:type="spellEnd"/>
      <w:r>
        <w:t xml:space="preserve"> </w:t>
      </w:r>
      <w:proofErr w:type="spellStart"/>
      <w:r>
        <w:t>සිය</w:t>
      </w:r>
      <w:proofErr w:type="spellEnd"/>
      <w:r>
        <w:t xml:space="preserve"> </w:t>
      </w:r>
      <w:proofErr w:type="spellStart"/>
      <w:r>
        <w:t>නිෂ්පාදන</w:t>
      </w:r>
      <w:proofErr w:type="spellEnd"/>
      <w:r>
        <w:t xml:space="preserve"> </w:t>
      </w:r>
      <w:proofErr w:type="spellStart"/>
      <w:r>
        <w:t>විදේශීය</w:t>
      </w:r>
      <w:proofErr w:type="spellEnd"/>
      <w:r>
        <w:t xml:space="preserve"> </w:t>
      </w:r>
      <w:proofErr w:type="spellStart"/>
      <w:r>
        <w:t>වෙළඳපොළට</w:t>
      </w:r>
      <w:proofErr w:type="spellEnd"/>
      <w:r>
        <w:t xml:space="preserve"> </w:t>
      </w:r>
      <w:proofErr w:type="spellStart"/>
      <w:r>
        <w:t>අපනයනය</w:t>
      </w:r>
      <w:proofErr w:type="spellEnd"/>
      <w:r>
        <w:t xml:space="preserve"> </w:t>
      </w:r>
      <w:proofErr w:type="spellStart"/>
      <w:r>
        <w:t>කරමින්</w:t>
      </w:r>
      <w:proofErr w:type="spellEnd"/>
      <w:r>
        <w:t xml:space="preserve"> </w:t>
      </w:r>
      <w:proofErr w:type="spellStart"/>
      <w:r>
        <w:t>තම</w:t>
      </w:r>
      <w:proofErr w:type="spellEnd"/>
      <w:r>
        <w:t xml:space="preserve"> </w:t>
      </w:r>
      <w:proofErr w:type="spellStart"/>
      <w:r>
        <w:t>වෙළඳපොළ</w:t>
      </w:r>
      <w:proofErr w:type="spellEnd"/>
      <w:r>
        <w:t xml:space="preserve"> </w:t>
      </w:r>
      <w:proofErr w:type="spellStart"/>
      <w:r>
        <w:t>පුළුල්</w:t>
      </w:r>
      <w:proofErr w:type="spellEnd"/>
      <w:r>
        <w:t xml:space="preserve"> </w:t>
      </w:r>
      <w:proofErr w:type="spellStart"/>
      <w:r>
        <w:t>කර</w:t>
      </w:r>
      <w:proofErr w:type="spellEnd"/>
      <w:r>
        <w:t xml:space="preserve"> </w:t>
      </w:r>
      <w:proofErr w:type="spellStart"/>
      <w:r>
        <w:t>ගැනීමට</w:t>
      </w:r>
      <w:proofErr w:type="spellEnd"/>
      <w:r>
        <w:t xml:space="preserve"> </w:t>
      </w:r>
      <w:proofErr w:type="spellStart"/>
      <w:r>
        <w:t>අවස්ථාව</w:t>
      </w:r>
      <w:proofErr w:type="spellEnd"/>
      <w:r>
        <w:t xml:space="preserve"> </w:t>
      </w:r>
      <w:proofErr w:type="spellStart"/>
      <w:r>
        <w:t>ලැබේ</w:t>
      </w:r>
      <w:proofErr w:type="spellEnd"/>
      <w:r>
        <w:t xml:space="preserve">. 2. </w:t>
      </w:r>
      <w:proofErr w:type="spellStart"/>
      <w:r>
        <w:t>නව</w:t>
      </w:r>
      <w:proofErr w:type="spellEnd"/>
      <w:r>
        <w:t xml:space="preserve"> </w:t>
      </w:r>
      <w:proofErr w:type="spellStart"/>
      <w:r>
        <w:t>තාක්ෂණය</w:t>
      </w:r>
      <w:proofErr w:type="spellEnd"/>
      <w:r>
        <w:t xml:space="preserve"> </w:t>
      </w:r>
      <w:proofErr w:type="spellStart"/>
      <w:r>
        <w:t>සහ</w:t>
      </w:r>
      <w:proofErr w:type="spellEnd"/>
      <w:r>
        <w:t xml:space="preserve"> </w:t>
      </w:r>
      <w:proofErr w:type="spellStart"/>
      <w:r>
        <w:t>ප්‍රාග්ධනය</w:t>
      </w:r>
      <w:proofErr w:type="spellEnd"/>
      <w:r>
        <w:t xml:space="preserve"> </w:t>
      </w:r>
      <w:proofErr w:type="spellStart"/>
      <w:r>
        <w:t>ලැබීම</w:t>
      </w:r>
      <w:proofErr w:type="spellEnd"/>
      <w:r>
        <w:t xml:space="preserve">: </w:t>
      </w:r>
      <w:proofErr w:type="spellStart"/>
      <w:r>
        <w:t>විදේශීය</w:t>
      </w:r>
      <w:proofErr w:type="spellEnd"/>
      <w:r>
        <w:t xml:space="preserve"> </w:t>
      </w:r>
      <w:proofErr w:type="spellStart"/>
      <w:r>
        <w:t>ආයෝජන</w:t>
      </w:r>
      <w:proofErr w:type="spellEnd"/>
      <w:r>
        <w:t xml:space="preserve"> </w:t>
      </w:r>
      <w:proofErr w:type="spellStart"/>
      <w:r>
        <w:t>සහ</w:t>
      </w:r>
      <w:proofErr w:type="spellEnd"/>
      <w:r>
        <w:t xml:space="preserve"> </w:t>
      </w:r>
      <w:proofErr w:type="spellStart"/>
      <w:r>
        <w:t>නූතන</w:t>
      </w:r>
      <w:proofErr w:type="spellEnd"/>
      <w:r>
        <w:t xml:space="preserve"> </w:t>
      </w:r>
      <w:proofErr w:type="spellStart"/>
      <w:r>
        <w:t>තාක්ෂණික</w:t>
      </w:r>
      <w:proofErr w:type="spellEnd"/>
      <w:r>
        <w:t xml:space="preserve"> </w:t>
      </w:r>
      <w:proofErr w:type="spellStart"/>
      <w:r>
        <w:t>ක්‍රමවේද</w:t>
      </w:r>
      <w:proofErr w:type="spellEnd"/>
      <w:r>
        <w:t xml:space="preserve"> </w:t>
      </w:r>
      <w:proofErr w:type="spellStart"/>
      <w:r>
        <w:t>දේශීය</w:t>
      </w:r>
      <w:proofErr w:type="spellEnd"/>
      <w:r>
        <w:t xml:space="preserve"> </w:t>
      </w:r>
      <w:proofErr w:type="spellStart"/>
      <w:r>
        <w:t>ව්‍යාපාර</w:t>
      </w:r>
      <w:proofErr w:type="spellEnd"/>
      <w:r>
        <w:t xml:space="preserve"> </w:t>
      </w:r>
      <w:proofErr w:type="spellStart"/>
      <w:r>
        <w:t>වෙත</w:t>
      </w:r>
      <w:proofErr w:type="spellEnd"/>
      <w:r>
        <w:t xml:space="preserve"> </w:t>
      </w:r>
      <w:proofErr w:type="spellStart"/>
      <w:r>
        <w:t>ගලා</w:t>
      </w:r>
      <w:proofErr w:type="spellEnd"/>
      <w:r>
        <w:t xml:space="preserve"> </w:t>
      </w:r>
      <w:proofErr w:type="spellStart"/>
      <w:r>
        <w:t>ඒම</w:t>
      </w:r>
      <w:proofErr w:type="spellEnd"/>
      <w:r>
        <w:t xml:space="preserve"> </w:t>
      </w:r>
      <w:proofErr w:type="spellStart"/>
      <w:r>
        <w:t>නිසා</w:t>
      </w:r>
      <w:proofErr w:type="spellEnd"/>
      <w:r>
        <w:t xml:space="preserve"> </w:t>
      </w:r>
      <w:proofErr w:type="spellStart"/>
      <w:r>
        <w:t>නිෂ්පාදන</w:t>
      </w:r>
      <w:proofErr w:type="spellEnd"/>
      <w:r>
        <w:t xml:space="preserve"> </w:t>
      </w:r>
      <w:proofErr w:type="spellStart"/>
      <w:r>
        <w:t>කාර්යක්ෂමතාව</w:t>
      </w:r>
      <w:proofErr w:type="spellEnd"/>
      <w:r>
        <w:t xml:space="preserve"> </w:t>
      </w:r>
      <w:proofErr w:type="spellStart"/>
      <w:r>
        <w:t>ඉහළ</w:t>
      </w:r>
      <w:proofErr w:type="spellEnd"/>
      <w:r>
        <w:t xml:space="preserve"> </w:t>
      </w:r>
      <w:proofErr w:type="spellStart"/>
      <w:r>
        <w:t>නංවා</w:t>
      </w:r>
      <w:proofErr w:type="spellEnd"/>
      <w:r>
        <w:t xml:space="preserve"> </w:t>
      </w:r>
      <w:proofErr w:type="spellStart"/>
      <w:r>
        <w:t>ගත</w:t>
      </w:r>
      <w:proofErr w:type="spellEnd"/>
      <w:r>
        <w:t xml:space="preserve"> </w:t>
      </w:r>
      <w:proofErr w:type="spellStart"/>
      <w:r>
        <w:t>හැක</w:t>
      </w:r>
      <w:proofErr w:type="spellEnd"/>
      <w:r>
        <w:t>.</w:t>
      </w:r>
    </w:p>
    <w:p w14:paraId="03AAA169" w14:textId="77777777" w:rsidR="00EA27FE" w:rsidRDefault="00000000">
      <w:pPr>
        <w:spacing w:after="120" w:line="240" w:lineRule="auto"/>
      </w:pPr>
      <w:r>
        <w:t>*[</w:t>
      </w:r>
      <w:proofErr w:type="spellStart"/>
      <w:r>
        <w:t>අවබෝධය</w:t>
      </w:r>
      <w:proofErr w:type="spellEnd"/>
      <w:r>
        <w:t xml:space="preserve"> (Understanding) | </w:t>
      </w:r>
      <w:proofErr w:type="spellStart"/>
      <w:r>
        <w:t>ගෝලීය</w:t>
      </w:r>
      <w:proofErr w:type="spellEnd"/>
      <w:r>
        <w:t xml:space="preserve"> </w:t>
      </w:r>
      <w:proofErr w:type="spellStart"/>
      <w:r>
        <w:t>පරිසරය</w:t>
      </w:r>
      <w:proofErr w:type="spellEnd"/>
      <w:r>
        <w:t xml:space="preserve"> </w:t>
      </w:r>
      <w:proofErr w:type="spellStart"/>
      <w:r>
        <w:t>හා</w:t>
      </w:r>
      <w:proofErr w:type="spellEnd"/>
      <w:r>
        <w:t xml:space="preserve"> </w:t>
      </w:r>
      <w:proofErr w:type="spellStart"/>
      <w:proofErr w:type="gramStart"/>
      <w:r>
        <w:t>ව්‍යාපාර</w:t>
      </w:r>
      <w:proofErr w:type="spellEnd"/>
      <w:r>
        <w:t>]*</w:t>
      </w:r>
      <w:proofErr w:type="gramEnd"/>
    </w:p>
    <w:p w14:paraId="43FEE7FA" w14:textId="77777777" w:rsidR="00EA27FE" w:rsidRDefault="00000000">
      <w:pPr>
        <w:spacing w:after="120" w:line="240" w:lineRule="auto"/>
      </w:pPr>
      <w:r>
        <w:t>**Q</w:t>
      </w:r>
      <w:proofErr w:type="gramStart"/>
      <w:r>
        <w:t>6:*</w:t>
      </w:r>
      <w:proofErr w:type="gramEnd"/>
      <w:r>
        <w:t xml:space="preserve">* </w:t>
      </w:r>
      <w:proofErr w:type="spellStart"/>
      <w:r>
        <w:t>මිනිස්</w:t>
      </w:r>
      <w:proofErr w:type="spellEnd"/>
      <w:r>
        <w:t xml:space="preserve"> </w:t>
      </w:r>
      <w:proofErr w:type="spellStart"/>
      <w:r>
        <w:t>අවශ්‍යතා</w:t>
      </w:r>
      <w:proofErr w:type="spellEnd"/>
      <w:r>
        <w:t xml:space="preserve"> </w:t>
      </w:r>
      <w:proofErr w:type="spellStart"/>
      <w:r>
        <w:t>සහ</w:t>
      </w:r>
      <w:proofErr w:type="spellEnd"/>
      <w:r>
        <w:t xml:space="preserve"> </w:t>
      </w:r>
      <w:proofErr w:type="spellStart"/>
      <w:r>
        <w:t>වුවමනා</w:t>
      </w:r>
      <w:proofErr w:type="spellEnd"/>
      <w:r>
        <w:t xml:space="preserve"> </w:t>
      </w:r>
      <w:proofErr w:type="spellStart"/>
      <w:r>
        <w:t>අතර</w:t>
      </w:r>
      <w:proofErr w:type="spellEnd"/>
      <w:r>
        <w:t xml:space="preserve"> </w:t>
      </w:r>
      <w:proofErr w:type="spellStart"/>
      <w:r>
        <w:t>පවතින</w:t>
      </w:r>
      <w:proofErr w:type="spellEnd"/>
      <w:r>
        <w:t xml:space="preserve"> </w:t>
      </w:r>
      <w:proofErr w:type="spellStart"/>
      <w:r>
        <w:t>වෙනස</w:t>
      </w:r>
      <w:proofErr w:type="spellEnd"/>
      <w:r>
        <w:t xml:space="preserve"> </w:t>
      </w:r>
      <w:proofErr w:type="spellStart"/>
      <w:r>
        <w:t>උදාහරණ</w:t>
      </w:r>
      <w:proofErr w:type="spellEnd"/>
      <w:r>
        <w:t xml:space="preserve"> </w:t>
      </w:r>
      <w:proofErr w:type="spellStart"/>
      <w:r>
        <w:t>සහිතව</w:t>
      </w:r>
      <w:proofErr w:type="spellEnd"/>
      <w:r>
        <w:t xml:space="preserve"> </w:t>
      </w:r>
      <w:proofErr w:type="spellStart"/>
      <w:r>
        <w:t>විස්තර</w:t>
      </w:r>
      <w:proofErr w:type="spellEnd"/>
      <w:r>
        <w:t xml:space="preserve"> </w:t>
      </w:r>
      <w:proofErr w:type="spellStart"/>
      <w:r>
        <w:t>කරන්න</w:t>
      </w:r>
      <w:proofErr w:type="spellEnd"/>
      <w:r>
        <w:t>.</w:t>
      </w:r>
    </w:p>
    <w:p w14:paraId="25162974" w14:textId="77777777" w:rsidR="00EA27FE" w:rsidRDefault="00000000">
      <w:pPr>
        <w:spacing w:after="120" w:line="240" w:lineRule="auto"/>
      </w:pPr>
      <w:r>
        <w:t>**A</w:t>
      </w:r>
      <w:proofErr w:type="gramStart"/>
      <w:r>
        <w:t>6:*</w:t>
      </w:r>
      <w:proofErr w:type="gramEnd"/>
      <w:r>
        <w:t xml:space="preserve">* </w:t>
      </w:r>
      <w:proofErr w:type="spellStart"/>
      <w:r>
        <w:t>මිනිසාට</w:t>
      </w:r>
      <w:proofErr w:type="spellEnd"/>
      <w:r>
        <w:t xml:space="preserve"> </w:t>
      </w:r>
      <w:proofErr w:type="spellStart"/>
      <w:r>
        <w:t>ජීවත්</w:t>
      </w:r>
      <w:proofErr w:type="spellEnd"/>
      <w:r>
        <w:t xml:space="preserve"> </w:t>
      </w:r>
      <w:proofErr w:type="spellStart"/>
      <w:r>
        <w:t>වීම</w:t>
      </w:r>
      <w:proofErr w:type="spellEnd"/>
      <w:r>
        <w:t xml:space="preserve"> </w:t>
      </w:r>
      <w:proofErr w:type="spellStart"/>
      <w:r>
        <w:t>සඳහා</w:t>
      </w:r>
      <w:proofErr w:type="spellEnd"/>
      <w:r>
        <w:t xml:space="preserve"> </w:t>
      </w:r>
      <w:proofErr w:type="spellStart"/>
      <w:r>
        <w:t>අත්‍යවශ්‍ය</w:t>
      </w:r>
      <w:proofErr w:type="spellEnd"/>
      <w:r>
        <w:t xml:space="preserve"> </w:t>
      </w:r>
      <w:proofErr w:type="spellStart"/>
      <w:r>
        <w:t>වන</w:t>
      </w:r>
      <w:proofErr w:type="spellEnd"/>
      <w:r>
        <w:t xml:space="preserve"> </w:t>
      </w:r>
      <w:proofErr w:type="spellStart"/>
      <w:r>
        <w:t>මූලික</w:t>
      </w:r>
      <w:proofErr w:type="spellEnd"/>
      <w:r>
        <w:t xml:space="preserve"> </w:t>
      </w:r>
      <w:proofErr w:type="spellStart"/>
      <w:r>
        <w:t>දේ</w:t>
      </w:r>
      <w:proofErr w:type="spellEnd"/>
      <w:r>
        <w:t xml:space="preserve"> </w:t>
      </w:r>
      <w:proofErr w:type="spellStart"/>
      <w:r>
        <w:t>අවශ්‍යතා</w:t>
      </w:r>
      <w:proofErr w:type="spellEnd"/>
      <w:r>
        <w:t xml:space="preserve"> </w:t>
      </w:r>
      <w:proofErr w:type="spellStart"/>
      <w:r>
        <w:t>ලෙස</w:t>
      </w:r>
      <w:proofErr w:type="spellEnd"/>
      <w:r>
        <w:t xml:space="preserve"> </w:t>
      </w:r>
      <w:proofErr w:type="spellStart"/>
      <w:r>
        <w:t>හඳුන්වයි</w:t>
      </w:r>
      <w:proofErr w:type="spellEnd"/>
      <w:r>
        <w:t xml:space="preserve">. </w:t>
      </w:r>
      <w:proofErr w:type="spellStart"/>
      <w:r>
        <w:t>ඒවා</w:t>
      </w:r>
      <w:proofErr w:type="spellEnd"/>
      <w:r>
        <w:t xml:space="preserve"> </w:t>
      </w:r>
      <w:proofErr w:type="spellStart"/>
      <w:r>
        <w:t>සීමිත</w:t>
      </w:r>
      <w:proofErr w:type="spellEnd"/>
      <w:r>
        <w:t xml:space="preserve"> </w:t>
      </w:r>
      <w:proofErr w:type="spellStart"/>
      <w:r>
        <w:t>වන</w:t>
      </w:r>
      <w:proofErr w:type="spellEnd"/>
      <w:r>
        <w:t xml:space="preserve"> </w:t>
      </w:r>
      <w:proofErr w:type="spellStart"/>
      <w:r>
        <w:t>අතර</w:t>
      </w:r>
      <w:proofErr w:type="spellEnd"/>
      <w:r>
        <w:t xml:space="preserve"> </w:t>
      </w:r>
      <w:proofErr w:type="spellStart"/>
      <w:r>
        <w:t>සෑම</w:t>
      </w:r>
      <w:proofErr w:type="spellEnd"/>
      <w:r>
        <w:t xml:space="preserve"> </w:t>
      </w:r>
      <w:proofErr w:type="spellStart"/>
      <w:r>
        <w:t>මිනිසෙකුටම</w:t>
      </w:r>
      <w:proofErr w:type="spellEnd"/>
      <w:r>
        <w:t xml:space="preserve"> </w:t>
      </w:r>
      <w:proofErr w:type="spellStart"/>
      <w:r>
        <w:t>පොදු</w:t>
      </w:r>
      <w:proofErr w:type="spellEnd"/>
      <w:r>
        <w:t xml:space="preserve"> </w:t>
      </w:r>
      <w:proofErr w:type="spellStart"/>
      <w:r>
        <w:t>වේ</w:t>
      </w:r>
      <w:proofErr w:type="spellEnd"/>
      <w:r>
        <w:t xml:space="preserve"> (</w:t>
      </w:r>
      <w:proofErr w:type="spellStart"/>
      <w:r>
        <w:t>උදා</w:t>
      </w:r>
      <w:proofErr w:type="spellEnd"/>
      <w:r>
        <w:t xml:space="preserve">: </w:t>
      </w:r>
      <w:proofErr w:type="spellStart"/>
      <w:r>
        <w:t>ආහාර</w:t>
      </w:r>
      <w:proofErr w:type="spellEnd"/>
      <w:r>
        <w:t xml:space="preserve">, </w:t>
      </w:r>
      <w:proofErr w:type="spellStart"/>
      <w:r>
        <w:t>ඇඳුම්</w:t>
      </w:r>
      <w:proofErr w:type="spellEnd"/>
      <w:r>
        <w:t xml:space="preserve">, </w:t>
      </w:r>
      <w:proofErr w:type="spellStart"/>
      <w:r>
        <w:t>නිවාස</w:t>
      </w:r>
      <w:proofErr w:type="spellEnd"/>
      <w:r>
        <w:t xml:space="preserve">). </w:t>
      </w:r>
      <w:proofErr w:type="spellStart"/>
      <w:r>
        <w:t>අවශ්‍යතා</w:t>
      </w:r>
      <w:proofErr w:type="spellEnd"/>
      <w:r>
        <w:t xml:space="preserve"> </w:t>
      </w:r>
      <w:proofErr w:type="spellStart"/>
      <w:r>
        <w:t>ඉටු</w:t>
      </w:r>
      <w:proofErr w:type="spellEnd"/>
      <w:r>
        <w:t xml:space="preserve"> </w:t>
      </w:r>
      <w:proofErr w:type="spellStart"/>
      <w:r>
        <w:t>කර</w:t>
      </w:r>
      <w:proofErr w:type="spellEnd"/>
      <w:r>
        <w:t xml:space="preserve"> </w:t>
      </w:r>
      <w:proofErr w:type="spellStart"/>
      <w:r>
        <w:t>ගැනීම</w:t>
      </w:r>
      <w:proofErr w:type="spellEnd"/>
      <w:r>
        <w:t xml:space="preserve"> </w:t>
      </w:r>
      <w:proofErr w:type="spellStart"/>
      <w:r>
        <w:t>සඳහා</w:t>
      </w:r>
      <w:proofErr w:type="spellEnd"/>
      <w:r>
        <w:t xml:space="preserve"> </w:t>
      </w:r>
      <w:proofErr w:type="spellStart"/>
      <w:r>
        <w:t>විවිධ</w:t>
      </w:r>
      <w:proofErr w:type="spellEnd"/>
      <w:r>
        <w:t xml:space="preserve"> </w:t>
      </w:r>
      <w:proofErr w:type="spellStart"/>
      <w:r>
        <w:t>පුද්ගලයන්</w:t>
      </w:r>
      <w:proofErr w:type="spellEnd"/>
      <w:r>
        <w:t xml:space="preserve"> </w:t>
      </w:r>
      <w:proofErr w:type="spellStart"/>
      <w:r>
        <w:t>තෝරා</w:t>
      </w:r>
      <w:proofErr w:type="spellEnd"/>
      <w:r>
        <w:t xml:space="preserve"> </w:t>
      </w:r>
      <w:proofErr w:type="spellStart"/>
      <w:r>
        <w:t>ගනු</w:t>
      </w:r>
      <w:proofErr w:type="spellEnd"/>
      <w:r>
        <w:t xml:space="preserve"> </w:t>
      </w:r>
      <w:proofErr w:type="spellStart"/>
      <w:r>
        <w:t>ලබන</w:t>
      </w:r>
      <w:proofErr w:type="spellEnd"/>
      <w:r>
        <w:t xml:space="preserve"> </w:t>
      </w:r>
      <w:proofErr w:type="spellStart"/>
      <w:r>
        <w:t>විවිධ</w:t>
      </w:r>
      <w:proofErr w:type="spellEnd"/>
      <w:r>
        <w:t xml:space="preserve"> </w:t>
      </w:r>
      <w:proofErr w:type="spellStart"/>
      <w:r>
        <w:t>වූ</w:t>
      </w:r>
      <w:proofErr w:type="spellEnd"/>
      <w:r>
        <w:t xml:space="preserve"> </w:t>
      </w:r>
      <w:proofErr w:type="spellStart"/>
      <w:r>
        <w:t>විකල්ප</w:t>
      </w:r>
      <w:proofErr w:type="spellEnd"/>
      <w:r>
        <w:t xml:space="preserve"> </w:t>
      </w:r>
      <w:proofErr w:type="spellStart"/>
      <w:r>
        <w:t>ක්‍රම</w:t>
      </w:r>
      <w:proofErr w:type="spellEnd"/>
      <w:r>
        <w:t xml:space="preserve"> </w:t>
      </w:r>
      <w:proofErr w:type="spellStart"/>
      <w:r>
        <w:t>වුවමනා</w:t>
      </w:r>
      <w:proofErr w:type="spellEnd"/>
      <w:r>
        <w:t xml:space="preserve"> </w:t>
      </w:r>
      <w:proofErr w:type="spellStart"/>
      <w:r>
        <w:t>ලෙස</w:t>
      </w:r>
      <w:proofErr w:type="spellEnd"/>
      <w:r>
        <w:t xml:space="preserve"> </w:t>
      </w:r>
      <w:proofErr w:type="spellStart"/>
      <w:r>
        <w:t>හඳුන්වයි</w:t>
      </w:r>
      <w:proofErr w:type="spellEnd"/>
      <w:r>
        <w:t xml:space="preserve">. </w:t>
      </w:r>
      <w:proofErr w:type="spellStart"/>
      <w:r>
        <w:t>වුවමනා</w:t>
      </w:r>
      <w:proofErr w:type="spellEnd"/>
      <w:r>
        <w:t xml:space="preserve"> </w:t>
      </w:r>
      <w:proofErr w:type="spellStart"/>
      <w:r>
        <w:t>අසීමිත</w:t>
      </w:r>
      <w:proofErr w:type="spellEnd"/>
      <w:r>
        <w:t xml:space="preserve"> </w:t>
      </w:r>
      <w:proofErr w:type="spellStart"/>
      <w:r>
        <w:t>වන</w:t>
      </w:r>
      <w:proofErr w:type="spellEnd"/>
      <w:r>
        <w:t xml:space="preserve"> </w:t>
      </w:r>
      <w:proofErr w:type="spellStart"/>
      <w:r>
        <w:t>අතර</w:t>
      </w:r>
      <w:proofErr w:type="spellEnd"/>
      <w:r>
        <w:t xml:space="preserve"> </w:t>
      </w:r>
      <w:proofErr w:type="spellStart"/>
      <w:r>
        <w:t>සංස්කෘතිය</w:t>
      </w:r>
      <w:proofErr w:type="spellEnd"/>
      <w:r>
        <w:t xml:space="preserve"> </w:t>
      </w:r>
      <w:proofErr w:type="spellStart"/>
      <w:r>
        <w:t>හා</w:t>
      </w:r>
      <w:proofErr w:type="spellEnd"/>
      <w:r>
        <w:t xml:space="preserve"> </w:t>
      </w:r>
      <w:proofErr w:type="spellStart"/>
      <w:r>
        <w:t>පුද්ගල</w:t>
      </w:r>
      <w:proofErr w:type="spellEnd"/>
      <w:r>
        <w:t xml:space="preserve"> </w:t>
      </w:r>
      <w:proofErr w:type="spellStart"/>
      <w:r>
        <w:t>රුචිකත්වය</w:t>
      </w:r>
      <w:proofErr w:type="spellEnd"/>
      <w:r>
        <w:t xml:space="preserve"> </w:t>
      </w:r>
      <w:proofErr w:type="spellStart"/>
      <w:r>
        <w:t>අනුව</w:t>
      </w:r>
      <w:proofErr w:type="spellEnd"/>
      <w:r>
        <w:t xml:space="preserve"> </w:t>
      </w:r>
      <w:proofErr w:type="spellStart"/>
      <w:r>
        <w:t>වෙනස්</w:t>
      </w:r>
      <w:proofErr w:type="spellEnd"/>
      <w:r>
        <w:t xml:space="preserve"> </w:t>
      </w:r>
      <w:proofErr w:type="spellStart"/>
      <w:r>
        <w:t>වේ</w:t>
      </w:r>
      <w:proofErr w:type="spellEnd"/>
      <w:r>
        <w:t xml:space="preserve"> (</w:t>
      </w:r>
      <w:proofErr w:type="spellStart"/>
      <w:r>
        <w:t>උදා</w:t>
      </w:r>
      <w:proofErr w:type="spellEnd"/>
      <w:r>
        <w:t xml:space="preserve">: </w:t>
      </w:r>
      <w:proofErr w:type="spellStart"/>
      <w:r>
        <w:t>කුසගින්න</w:t>
      </w:r>
      <w:proofErr w:type="spellEnd"/>
      <w:r>
        <w:t xml:space="preserve"> </w:t>
      </w:r>
      <w:proofErr w:type="spellStart"/>
      <w:r>
        <w:t>නිවා</w:t>
      </w:r>
      <w:proofErr w:type="spellEnd"/>
      <w:r>
        <w:t xml:space="preserve"> </w:t>
      </w:r>
      <w:proofErr w:type="spellStart"/>
      <w:r>
        <w:t>ගැනීමට</w:t>
      </w:r>
      <w:proofErr w:type="spellEnd"/>
      <w:r>
        <w:t xml:space="preserve"> </w:t>
      </w:r>
      <w:proofErr w:type="spellStart"/>
      <w:r>
        <w:t>බත්</w:t>
      </w:r>
      <w:proofErr w:type="spellEnd"/>
      <w:r>
        <w:t xml:space="preserve"> </w:t>
      </w:r>
      <w:proofErr w:type="spellStart"/>
      <w:r>
        <w:t>හෝ</w:t>
      </w:r>
      <w:proofErr w:type="spellEnd"/>
      <w:r>
        <w:t xml:space="preserve"> </w:t>
      </w:r>
      <w:proofErr w:type="spellStart"/>
      <w:r>
        <w:t>පීසා</w:t>
      </w:r>
      <w:proofErr w:type="spellEnd"/>
      <w:r>
        <w:t xml:space="preserve"> </w:t>
      </w:r>
      <w:proofErr w:type="spellStart"/>
      <w:r>
        <w:t>තෝරා</w:t>
      </w:r>
      <w:proofErr w:type="spellEnd"/>
      <w:r>
        <w:t xml:space="preserve"> </w:t>
      </w:r>
      <w:proofErr w:type="spellStart"/>
      <w:r>
        <w:t>ගැනීම</w:t>
      </w:r>
      <w:proofErr w:type="spellEnd"/>
      <w:r>
        <w:t>).</w:t>
      </w:r>
    </w:p>
    <w:p w14:paraId="5E41137E" w14:textId="77777777" w:rsidR="00EA27FE" w:rsidRDefault="00000000">
      <w:pPr>
        <w:spacing w:after="120" w:line="240" w:lineRule="auto"/>
      </w:pPr>
      <w:r>
        <w:t>*[</w:t>
      </w:r>
      <w:proofErr w:type="spellStart"/>
      <w:r>
        <w:t>අවබෝධය</w:t>
      </w:r>
      <w:proofErr w:type="spellEnd"/>
      <w:r>
        <w:t xml:space="preserve"> (Understanding) | </w:t>
      </w:r>
      <w:proofErr w:type="spellStart"/>
      <w:r>
        <w:t>ව්‍යාපාර</w:t>
      </w:r>
      <w:proofErr w:type="spellEnd"/>
      <w:r>
        <w:t xml:space="preserve"> </w:t>
      </w:r>
      <w:proofErr w:type="spellStart"/>
      <w:r>
        <w:t>පිළිබඳ</w:t>
      </w:r>
      <w:proofErr w:type="spellEnd"/>
      <w:r>
        <w:t xml:space="preserve"> </w:t>
      </w:r>
      <w:proofErr w:type="spellStart"/>
      <w:r>
        <w:t>මූලික</w:t>
      </w:r>
      <w:proofErr w:type="spellEnd"/>
      <w:r>
        <w:t xml:space="preserve"> </w:t>
      </w:r>
      <w:proofErr w:type="spellStart"/>
      <w:proofErr w:type="gramStart"/>
      <w:r>
        <w:t>පදනම</w:t>
      </w:r>
      <w:proofErr w:type="spellEnd"/>
      <w:r>
        <w:t>]*</w:t>
      </w:r>
      <w:proofErr w:type="gramEnd"/>
    </w:p>
    <w:p w14:paraId="0195A623" w14:textId="77777777" w:rsidR="00EA27FE" w:rsidRDefault="00000000">
      <w:pPr>
        <w:spacing w:after="120" w:line="240" w:lineRule="auto"/>
      </w:pPr>
      <w:r>
        <w:t>**Q</w:t>
      </w:r>
      <w:proofErr w:type="gramStart"/>
      <w:r>
        <w:t>7:*</w:t>
      </w:r>
      <w:proofErr w:type="gramEnd"/>
      <w:r>
        <w:t xml:space="preserve">* </w:t>
      </w:r>
      <w:proofErr w:type="spellStart"/>
      <w:r>
        <w:t>සිද්ධිය</w:t>
      </w:r>
      <w:proofErr w:type="spellEnd"/>
      <w:r>
        <w:t>: '</w:t>
      </w:r>
      <w:proofErr w:type="spellStart"/>
      <w:r>
        <w:t>සුනිල්</w:t>
      </w:r>
      <w:proofErr w:type="spellEnd"/>
      <w:r>
        <w:t xml:space="preserve"> </w:t>
      </w:r>
      <w:proofErr w:type="spellStart"/>
      <w:r>
        <w:t>මහතා</w:t>
      </w:r>
      <w:proofErr w:type="spellEnd"/>
      <w:r>
        <w:t xml:space="preserve"> </w:t>
      </w:r>
      <w:proofErr w:type="spellStart"/>
      <w:r>
        <w:t>රෙදිපිළි</w:t>
      </w:r>
      <w:proofErr w:type="spellEnd"/>
      <w:r>
        <w:t xml:space="preserve"> </w:t>
      </w:r>
      <w:proofErr w:type="spellStart"/>
      <w:r>
        <w:t>නිෂ්පාදන</w:t>
      </w:r>
      <w:proofErr w:type="spellEnd"/>
      <w:r>
        <w:t xml:space="preserve"> </w:t>
      </w:r>
      <w:proofErr w:type="spellStart"/>
      <w:r>
        <w:t>ව්‍යාපාරයක්</w:t>
      </w:r>
      <w:proofErr w:type="spellEnd"/>
      <w:r>
        <w:t xml:space="preserve"> </w:t>
      </w:r>
      <w:proofErr w:type="spellStart"/>
      <w:r>
        <w:t>පවත්වාගෙන</w:t>
      </w:r>
      <w:proofErr w:type="spellEnd"/>
      <w:r>
        <w:t xml:space="preserve"> </w:t>
      </w:r>
      <w:proofErr w:type="spellStart"/>
      <w:r>
        <w:t>යයි</w:t>
      </w:r>
      <w:proofErr w:type="spellEnd"/>
      <w:r>
        <w:t xml:space="preserve">. </w:t>
      </w:r>
      <w:proofErr w:type="spellStart"/>
      <w:r>
        <w:t>රජය</w:t>
      </w:r>
      <w:proofErr w:type="spellEnd"/>
      <w:r>
        <w:t xml:space="preserve"> </w:t>
      </w:r>
      <w:proofErr w:type="spellStart"/>
      <w:r>
        <w:t>විසින්</w:t>
      </w:r>
      <w:proofErr w:type="spellEnd"/>
      <w:r>
        <w:t xml:space="preserve"> </w:t>
      </w:r>
      <w:proofErr w:type="spellStart"/>
      <w:r>
        <w:t>ආනයනික</w:t>
      </w:r>
      <w:proofErr w:type="spellEnd"/>
      <w:r>
        <w:t xml:space="preserve"> </w:t>
      </w:r>
      <w:proofErr w:type="spellStart"/>
      <w:r>
        <w:t>රෙදිපිළි</w:t>
      </w:r>
      <w:proofErr w:type="spellEnd"/>
      <w:r>
        <w:t xml:space="preserve"> </w:t>
      </w:r>
      <w:proofErr w:type="spellStart"/>
      <w:r>
        <w:t>මත</w:t>
      </w:r>
      <w:proofErr w:type="spellEnd"/>
      <w:r>
        <w:t xml:space="preserve"> </w:t>
      </w:r>
      <w:proofErr w:type="spellStart"/>
      <w:r>
        <w:t>බදු</w:t>
      </w:r>
      <w:proofErr w:type="spellEnd"/>
      <w:r>
        <w:t xml:space="preserve"> </w:t>
      </w:r>
      <w:proofErr w:type="spellStart"/>
      <w:r>
        <w:t>ඉහළ</w:t>
      </w:r>
      <w:proofErr w:type="spellEnd"/>
      <w:r>
        <w:t xml:space="preserve"> </w:t>
      </w:r>
      <w:proofErr w:type="spellStart"/>
      <w:r>
        <w:t>දැමීම</w:t>
      </w:r>
      <w:proofErr w:type="spellEnd"/>
      <w:r>
        <w:t xml:space="preserve"> </w:t>
      </w:r>
      <w:proofErr w:type="spellStart"/>
      <w:r>
        <w:t>නිසා</w:t>
      </w:r>
      <w:proofErr w:type="spellEnd"/>
      <w:r>
        <w:t xml:space="preserve"> </w:t>
      </w:r>
      <w:proofErr w:type="spellStart"/>
      <w:r>
        <w:t>සුනිල්ගේ</w:t>
      </w:r>
      <w:proofErr w:type="spellEnd"/>
      <w:r>
        <w:t xml:space="preserve"> </w:t>
      </w:r>
      <w:proofErr w:type="spellStart"/>
      <w:r>
        <w:t>නිමි</w:t>
      </w:r>
      <w:proofErr w:type="spellEnd"/>
      <w:r>
        <w:t xml:space="preserve"> </w:t>
      </w:r>
      <w:proofErr w:type="spellStart"/>
      <w:r>
        <w:t>ඇඳුම්</w:t>
      </w:r>
      <w:proofErr w:type="spellEnd"/>
      <w:r>
        <w:t xml:space="preserve"> </w:t>
      </w:r>
      <w:proofErr w:type="spellStart"/>
      <w:r>
        <w:t>සඳහා</w:t>
      </w:r>
      <w:proofErr w:type="spellEnd"/>
      <w:r>
        <w:t xml:space="preserve"> </w:t>
      </w:r>
      <w:proofErr w:type="spellStart"/>
      <w:r>
        <w:t>වෙළඳපොළ</w:t>
      </w:r>
      <w:proofErr w:type="spellEnd"/>
      <w:r>
        <w:t xml:space="preserve"> </w:t>
      </w:r>
      <w:proofErr w:type="spellStart"/>
      <w:r>
        <w:t>ඉල්ලුම</w:t>
      </w:r>
      <w:proofErr w:type="spellEnd"/>
      <w:r>
        <w:t xml:space="preserve"> </w:t>
      </w:r>
      <w:proofErr w:type="spellStart"/>
      <w:r>
        <w:t>වැඩි</w:t>
      </w:r>
      <w:proofErr w:type="spellEnd"/>
      <w:r>
        <w:t xml:space="preserve"> </w:t>
      </w:r>
      <w:proofErr w:type="spellStart"/>
      <w:r>
        <w:t>විය</w:t>
      </w:r>
      <w:proofErr w:type="spellEnd"/>
      <w:r>
        <w:t xml:space="preserve">.' </w:t>
      </w:r>
      <w:proofErr w:type="spellStart"/>
      <w:r>
        <w:t>ඉහත</w:t>
      </w:r>
      <w:proofErr w:type="spellEnd"/>
      <w:r>
        <w:t xml:space="preserve"> </w:t>
      </w:r>
      <w:proofErr w:type="spellStart"/>
      <w:r>
        <w:t>සිද්ධියෙහි</w:t>
      </w:r>
      <w:proofErr w:type="spellEnd"/>
      <w:r>
        <w:t xml:space="preserve"> </w:t>
      </w:r>
      <w:proofErr w:type="spellStart"/>
      <w:r>
        <w:t>සඳහන්</w:t>
      </w:r>
      <w:proofErr w:type="spellEnd"/>
      <w:r>
        <w:t xml:space="preserve"> </w:t>
      </w:r>
      <w:proofErr w:type="spellStart"/>
      <w:r>
        <w:t>වන</w:t>
      </w:r>
      <w:proofErr w:type="spellEnd"/>
      <w:r>
        <w:t xml:space="preserve"> </w:t>
      </w:r>
      <w:proofErr w:type="spellStart"/>
      <w:r>
        <w:t>බාහිර</w:t>
      </w:r>
      <w:proofErr w:type="spellEnd"/>
      <w:r>
        <w:t xml:space="preserve"> </w:t>
      </w:r>
      <w:proofErr w:type="spellStart"/>
      <w:r>
        <w:t>පරිසර</w:t>
      </w:r>
      <w:proofErr w:type="spellEnd"/>
      <w:r>
        <w:t xml:space="preserve"> </w:t>
      </w:r>
      <w:proofErr w:type="spellStart"/>
      <w:r>
        <w:t>සාධකය</w:t>
      </w:r>
      <w:proofErr w:type="spellEnd"/>
      <w:r>
        <w:t xml:space="preserve"> </w:t>
      </w:r>
      <w:proofErr w:type="spellStart"/>
      <w:r>
        <w:t>හඳුනාගෙන</w:t>
      </w:r>
      <w:proofErr w:type="spellEnd"/>
      <w:r>
        <w:t xml:space="preserve">, </w:t>
      </w:r>
      <w:proofErr w:type="spellStart"/>
      <w:r>
        <w:t>එය</w:t>
      </w:r>
      <w:proofErr w:type="spellEnd"/>
      <w:r>
        <w:t xml:space="preserve"> </w:t>
      </w:r>
      <w:proofErr w:type="spellStart"/>
      <w:r>
        <w:t>සුනිල්ගේ</w:t>
      </w:r>
      <w:proofErr w:type="spellEnd"/>
      <w:r>
        <w:t xml:space="preserve"> </w:t>
      </w:r>
      <w:proofErr w:type="spellStart"/>
      <w:r>
        <w:t>ව්‍යාපාරයට</w:t>
      </w:r>
      <w:proofErr w:type="spellEnd"/>
      <w:r>
        <w:t xml:space="preserve"> </w:t>
      </w:r>
      <w:proofErr w:type="spellStart"/>
      <w:r>
        <w:t>බලපා</w:t>
      </w:r>
      <w:proofErr w:type="spellEnd"/>
      <w:r>
        <w:t xml:space="preserve"> </w:t>
      </w:r>
      <w:proofErr w:type="spellStart"/>
      <w:r>
        <w:t>ඇත්තේ</w:t>
      </w:r>
      <w:proofErr w:type="spellEnd"/>
      <w:r>
        <w:t xml:space="preserve"> '</w:t>
      </w:r>
      <w:proofErr w:type="spellStart"/>
      <w:r>
        <w:t>අවස්ථාවක්</w:t>
      </w:r>
      <w:proofErr w:type="spellEnd"/>
      <w:r>
        <w:t xml:space="preserve">' (Opportunity) </w:t>
      </w:r>
      <w:proofErr w:type="spellStart"/>
      <w:r>
        <w:t>ලෙසද</w:t>
      </w:r>
      <w:proofErr w:type="spellEnd"/>
      <w:r>
        <w:t xml:space="preserve"> </w:t>
      </w:r>
      <w:proofErr w:type="spellStart"/>
      <w:r>
        <w:t>නැතහොත්</w:t>
      </w:r>
      <w:proofErr w:type="spellEnd"/>
      <w:r>
        <w:t xml:space="preserve"> '</w:t>
      </w:r>
      <w:proofErr w:type="spellStart"/>
      <w:r>
        <w:t>තර්ජනයක්</w:t>
      </w:r>
      <w:proofErr w:type="spellEnd"/>
      <w:r>
        <w:t xml:space="preserve">' (Threat) </w:t>
      </w:r>
      <w:proofErr w:type="spellStart"/>
      <w:r>
        <w:t>ලෙසද</w:t>
      </w:r>
      <w:proofErr w:type="spellEnd"/>
      <w:r>
        <w:t xml:space="preserve"> </w:t>
      </w:r>
      <w:proofErr w:type="spellStart"/>
      <w:r>
        <w:t>යන්න</w:t>
      </w:r>
      <w:proofErr w:type="spellEnd"/>
      <w:r>
        <w:t xml:space="preserve"> </w:t>
      </w:r>
      <w:proofErr w:type="spellStart"/>
      <w:r>
        <w:t>යොදන්න</w:t>
      </w:r>
      <w:proofErr w:type="spellEnd"/>
      <w:r>
        <w:t>.</w:t>
      </w:r>
    </w:p>
    <w:p w14:paraId="65134CA0" w14:textId="77777777" w:rsidR="00EA27FE" w:rsidRDefault="00000000">
      <w:pPr>
        <w:spacing w:after="120" w:line="240" w:lineRule="auto"/>
      </w:pPr>
      <w:r>
        <w:t>**A</w:t>
      </w:r>
      <w:proofErr w:type="gramStart"/>
      <w:r>
        <w:t>7:*</w:t>
      </w:r>
      <w:proofErr w:type="gramEnd"/>
      <w:r>
        <w:t xml:space="preserve">* </w:t>
      </w:r>
      <w:proofErr w:type="spellStart"/>
      <w:r>
        <w:t>ඉහත</w:t>
      </w:r>
      <w:proofErr w:type="spellEnd"/>
      <w:r>
        <w:t xml:space="preserve"> </w:t>
      </w:r>
      <w:proofErr w:type="spellStart"/>
      <w:r>
        <w:t>සිද්ධියේ</w:t>
      </w:r>
      <w:proofErr w:type="spellEnd"/>
      <w:r>
        <w:t xml:space="preserve"> </w:t>
      </w:r>
      <w:proofErr w:type="spellStart"/>
      <w:r>
        <w:t>සඳහන්</w:t>
      </w:r>
      <w:proofErr w:type="spellEnd"/>
      <w:r>
        <w:t xml:space="preserve"> </w:t>
      </w:r>
      <w:proofErr w:type="spellStart"/>
      <w:r>
        <w:t>වන</w:t>
      </w:r>
      <w:proofErr w:type="spellEnd"/>
      <w:r>
        <w:t xml:space="preserve"> </w:t>
      </w:r>
      <w:proofErr w:type="spellStart"/>
      <w:r>
        <w:t>බාහිර</w:t>
      </w:r>
      <w:proofErr w:type="spellEnd"/>
      <w:r>
        <w:t xml:space="preserve"> </w:t>
      </w:r>
      <w:proofErr w:type="spellStart"/>
      <w:r>
        <w:t>පරිසර</w:t>
      </w:r>
      <w:proofErr w:type="spellEnd"/>
      <w:r>
        <w:t xml:space="preserve"> </w:t>
      </w:r>
      <w:proofErr w:type="spellStart"/>
      <w:r>
        <w:t>සාධකය</w:t>
      </w:r>
      <w:proofErr w:type="spellEnd"/>
      <w:r>
        <w:t xml:space="preserve"> </w:t>
      </w:r>
      <w:proofErr w:type="spellStart"/>
      <w:r>
        <w:t>වන්නේ</w:t>
      </w:r>
      <w:proofErr w:type="spellEnd"/>
      <w:r>
        <w:t xml:space="preserve"> '</w:t>
      </w:r>
      <w:proofErr w:type="spellStart"/>
      <w:r>
        <w:t>දේශපාලනික</w:t>
      </w:r>
      <w:proofErr w:type="spellEnd"/>
      <w:r>
        <w:t xml:space="preserve"> </w:t>
      </w:r>
      <w:proofErr w:type="spellStart"/>
      <w:r>
        <w:t>හා</w:t>
      </w:r>
      <w:proofErr w:type="spellEnd"/>
      <w:r>
        <w:t xml:space="preserve"> </w:t>
      </w:r>
      <w:proofErr w:type="spellStart"/>
      <w:r>
        <w:t>රාජ්‍ය</w:t>
      </w:r>
      <w:proofErr w:type="spellEnd"/>
      <w:r>
        <w:t xml:space="preserve"> / </w:t>
      </w:r>
      <w:proofErr w:type="spellStart"/>
      <w:r>
        <w:t>නීතිමය</w:t>
      </w:r>
      <w:proofErr w:type="spellEnd"/>
      <w:r>
        <w:t xml:space="preserve"> </w:t>
      </w:r>
      <w:proofErr w:type="spellStart"/>
      <w:r>
        <w:t>පරිසරය</w:t>
      </w:r>
      <w:proofErr w:type="spellEnd"/>
      <w:r>
        <w:t>' (</w:t>
      </w:r>
      <w:proofErr w:type="spellStart"/>
      <w:r>
        <w:t>රජයේ</w:t>
      </w:r>
      <w:proofErr w:type="spellEnd"/>
      <w:r>
        <w:t xml:space="preserve"> </w:t>
      </w:r>
      <w:proofErr w:type="spellStart"/>
      <w:r>
        <w:t>බදු</w:t>
      </w:r>
      <w:proofErr w:type="spellEnd"/>
      <w:r>
        <w:t xml:space="preserve"> </w:t>
      </w:r>
      <w:proofErr w:type="spellStart"/>
      <w:r>
        <w:t>ප්‍රතිපත්තිය</w:t>
      </w:r>
      <w:proofErr w:type="spellEnd"/>
      <w:r>
        <w:t xml:space="preserve">) </w:t>
      </w:r>
      <w:proofErr w:type="spellStart"/>
      <w:r>
        <w:t>යි</w:t>
      </w:r>
      <w:proofErr w:type="spellEnd"/>
      <w:r>
        <w:t xml:space="preserve">. </w:t>
      </w:r>
      <w:proofErr w:type="spellStart"/>
      <w:r>
        <w:t>එය</w:t>
      </w:r>
      <w:proofErr w:type="spellEnd"/>
      <w:r>
        <w:t xml:space="preserve"> </w:t>
      </w:r>
      <w:proofErr w:type="spellStart"/>
      <w:r>
        <w:t>සුනිල්ගේ</w:t>
      </w:r>
      <w:proofErr w:type="spellEnd"/>
      <w:r>
        <w:t xml:space="preserve"> </w:t>
      </w:r>
      <w:proofErr w:type="spellStart"/>
      <w:r>
        <w:t>ව්‍යාපාරයට</w:t>
      </w:r>
      <w:proofErr w:type="spellEnd"/>
      <w:r>
        <w:t xml:space="preserve"> </w:t>
      </w:r>
      <w:proofErr w:type="spellStart"/>
      <w:r>
        <w:t>බලපා</w:t>
      </w:r>
      <w:proofErr w:type="spellEnd"/>
      <w:r>
        <w:t xml:space="preserve"> </w:t>
      </w:r>
      <w:proofErr w:type="spellStart"/>
      <w:r>
        <w:t>ඇත්තේ</w:t>
      </w:r>
      <w:proofErr w:type="spellEnd"/>
      <w:r>
        <w:t xml:space="preserve"> '</w:t>
      </w:r>
      <w:proofErr w:type="spellStart"/>
      <w:r>
        <w:t>අවස්ථාවක්</w:t>
      </w:r>
      <w:proofErr w:type="spellEnd"/>
      <w:r>
        <w:t xml:space="preserve">' (Opportunity) </w:t>
      </w:r>
      <w:proofErr w:type="spellStart"/>
      <w:r>
        <w:t>ලෙස</w:t>
      </w:r>
      <w:proofErr w:type="spellEnd"/>
      <w:r>
        <w:t xml:space="preserve"> ය. </w:t>
      </w:r>
      <w:proofErr w:type="spellStart"/>
      <w:r>
        <w:t>මන්ද</w:t>
      </w:r>
      <w:proofErr w:type="spellEnd"/>
      <w:r>
        <w:t xml:space="preserve"> </w:t>
      </w:r>
      <w:proofErr w:type="spellStart"/>
      <w:r>
        <w:t>ආනයනික</w:t>
      </w:r>
      <w:proofErr w:type="spellEnd"/>
      <w:r>
        <w:t xml:space="preserve"> </w:t>
      </w:r>
      <w:proofErr w:type="spellStart"/>
      <w:r>
        <w:t>ඇඳුම්වල</w:t>
      </w:r>
      <w:proofErr w:type="spellEnd"/>
      <w:r>
        <w:t xml:space="preserve"> </w:t>
      </w:r>
      <w:proofErr w:type="spellStart"/>
      <w:r>
        <w:t>මිල</w:t>
      </w:r>
      <w:proofErr w:type="spellEnd"/>
      <w:r>
        <w:t xml:space="preserve"> </w:t>
      </w:r>
      <w:proofErr w:type="spellStart"/>
      <w:r>
        <w:t>ඉහළ</w:t>
      </w:r>
      <w:proofErr w:type="spellEnd"/>
      <w:r>
        <w:t xml:space="preserve"> </w:t>
      </w:r>
      <w:proofErr w:type="spellStart"/>
      <w:r>
        <w:t>යෑම</w:t>
      </w:r>
      <w:proofErr w:type="spellEnd"/>
      <w:r>
        <w:t xml:space="preserve"> </w:t>
      </w:r>
      <w:proofErr w:type="spellStart"/>
      <w:r>
        <w:t>නිසා</w:t>
      </w:r>
      <w:proofErr w:type="spellEnd"/>
      <w:r>
        <w:t xml:space="preserve"> </w:t>
      </w:r>
      <w:proofErr w:type="spellStart"/>
      <w:r>
        <w:t>දේශීය</w:t>
      </w:r>
      <w:proofErr w:type="spellEnd"/>
      <w:r>
        <w:t xml:space="preserve"> </w:t>
      </w:r>
      <w:proofErr w:type="spellStart"/>
      <w:r>
        <w:t>රෙදිපිළි</w:t>
      </w:r>
      <w:proofErr w:type="spellEnd"/>
      <w:r>
        <w:t xml:space="preserve"> </w:t>
      </w:r>
      <w:proofErr w:type="spellStart"/>
      <w:r>
        <w:t>සඳහා</w:t>
      </w:r>
      <w:proofErr w:type="spellEnd"/>
      <w:r>
        <w:t xml:space="preserve"> </w:t>
      </w:r>
      <w:proofErr w:type="spellStart"/>
      <w:r>
        <w:t>වූ</w:t>
      </w:r>
      <w:proofErr w:type="spellEnd"/>
      <w:r>
        <w:t xml:space="preserve"> </w:t>
      </w:r>
      <w:proofErr w:type="spellStart"/>
      <w:r>
        <w:t>ඉල්ලුම</w:t>
      </w:r>
      <w:proofErr w:type="spellEnd"/>
      <w:r>
        <w:t xml:space="preserve"> </w:t>
      </w:r>
      <w:proofErr w:type="spellStart"/>
      <w:r>
        <w:t>වැඩි</w:t>
      </w:r>
      <w:proofErr w:type="spellEnd"/>
      <w:r>
        <w:t xml:space="preserve"> </w:t>
      </w:r>
      <w:proofErr w:type="spellStart"/>
      <w:r>
        <w:t>වී</w:t>
      </w:r>
      <w:proofErr w:type="spellEnd"/>
      <w:r>
        <w:t xml:space="preserve"> </w:t>
      </w:r>
      <w:proofErr w:type="spellStart"/>
      <w:r>
        <w:t>ව්‍යාපාරයේ</w:t>
      </w:r>
      <w:proofErr w:type="spellEnd"/>
      <w:r>
        <w:t xml:space="preserve"> </w:t>
      </w:r>
      <w:proofErr w:type="spellStart"/>
      <w:r>
        <w:t>ලාභය</w:t>
      </w:r>
      <w:proofErr w:type="spellEnd"/>
      <w:r>
        <w:t xml:space="preserve"> </w:t>
      </w:r>
      <w:proofErr w:type="spellStart"/>
      <w:r>
        <w:t>වැඩි</w:t>
      </w:r>
      <w:proofErr w:type="spellEnd"/>
      <w:r>
        <w:t xml:space="preserve"> </w:t>
      </w:r>
      <w:proofErr w:type="spellStart"/>
      <w:r>
        <w:t>කර</w:t>
      </w:r>
      <w:proofErr w:type="spellEnd"/>
      <w:r>
        <w:t xml:space="preserve"> </w:t>
      </w:r>
      <w:proofErr w:type="spellStart"/>
      <w:r>
        <w:t>ගැනීමට</w:t>
      </w:r>
      <w:proofErr w:type="spellEnd"/>
      <w:r>
        <w:t xml:space="preserve"> </w:t>
      </w:r>
      <w:proofErr w:type="spellStart"/>
      <w:r>
        <w:t>මඟ</w:t>
      </w:r>
      <w:proofErr w:type="spellEnd"/>
      <w:r>
        <w:t xml:space="preserve"> </w:t>
      </w:r>
      <w:proofErr w:type="spellStart"/>
      <w:r>
        <w:t>පෑදී</w:t>
      </w:r>
      <w:proofErr w:type="spellEnd"/>
      <w:r>
        <w:t xml:space="preserve"> </w:t>
      </w:r>
      <w:proofErr w:type="spellStart"/>
      <w:r>
        <w:t>තිබීමයි</w:t>
      </w:r>
      <w:proofErr w:type="spellEnd"/>
      <w:r>
        <w:t>.</w:t>
      </w:r>
    </w:p>
    <w:p w14:paraId="306F9402" w14:textId="77777777" w:rsidR="00EA27FE" w:rsidRDefault="00000000">
      <w:pPr>
        <w:spacing w:after="120" w:line="240" w:lineRule="auto"/>
      </w:pPr>
      <w:r>
        <w:t>*[</w:t>
      </w:r>
      <w:proofErr w:type="spellStart"/>
      <w:r>
        <w:t>යෙදුම</w:t>
      </w:r>
      <w:proofErr w:type="spellEnd"/>
      <w:r>
        <w:t xml:space="preserve"> (Application) | </w:t>
      </w:r>
      <w:proofErr w:type="spellStart"/>
      <w:r>
        <w:t>ව්‍යාපාර</w:t>
      </w:r>
      <w:proofErr w:type="spellEnd"/>
      <w:r>
        <w:t xml:space="preserve"> </w:t>
      </w:r>
      <w:proofErr w:type="spellStart"/>
      <w:r>
        <w:t>පරිසරයේ</w:t>
      </w:r>
      <w:proofErr w:type="spellEnd"/>
      <w:r>
        <w:t xml:space="preserve"> </w:t>
      </w:r>
      <w:proofErr w:type="spellStart"/>
      <w:r>
        <w:t>සාධක</w:t>
      </w:r>
      <w:proofErr w:type="spellEnd"/>
      <w:r>
        <w:t xml:space="preserve"> (</w:t>
      </w:r>
      <w:proofErr w:type="spellStart"/>
      <w:r>
        <w:t>අභ්‍යන්තර</w:t>
      </w:r>
      <w:proofErr w:type="spellEnd"/>
      <w:r>
        <w:t xml:space="preserve"> </w:t>
      </w:r>
      <w:proofErr w:type="spellStart"/>
      <w:r>
        <w:t>හා</w:t>
      </w:r>
      <w:proofErr w:type="spellEnd"/>
      <w:r>
        <w:t xml:space="preserve"> </w:t>
      </w:r>
      <w:proofErr w:type="spellStart"/>
      <w:r>
        <w:t>බාහිර</w:t>
      </w:r>
      <w:proofErr w:type="spellEnd"/>
      <w:proofErr w:type="gramStart"/>
      <w:r>
        <w:t>)]*</w:t>
      </w:r>
      <w:proofErr w:type="gramEnd"/>
    </w:p>
    <w:p w14:paraId="438DD5A9" w14:textId="77777777" w:rsidR="00EA27FE" w:rsidRDefault="00000000">
      <w:pPr>
        <w:spacing w:after="120" w:line="240" w:lineRule="auto"/>
      </w:pPr>
      <w:r>
        <w:t>**Q</w:t>
      </w:r>
      <w:proofErr w:type="gramStart"/>
      <w:r>
        <w:t>8:*</w:t>
      </w:r>
      <w:proofErr w:type="gramEnd"/>
      <w:r>
        <w:t>* '</w:t>
      </w:r>
      <w:proofErr w:type="spellStart"/>
      <w:r>
        <w:t>අමල්</w:t>
      </w:r>
      <w:proofErr w:type="spellEnd"/>
      <w:r>
        <w:t xml:space="preserve"> </w:t>
      </w:r>
      <w:proofErr w:type="spellStart"/>
      <w:r>
        <w:t>අලුතින්</w:t>
      </w:r>
      <w:proofErr w:type="spellEnd"/>
      <w:r>
        <w:t xml:space="preserve"> </w:t>
      </w:r>
      <w:proofErr w:type="spellStart"/>
      <w:r>
        <w:t>ආරම්භ</w:t>
      </w:r>
      <w:proofErr w:type="spellEnd"/>
      <w:r>
        <w:t xml:space="preserve"> </w:t>
      </w:r>
      <w:proofErr w:type="spellStart"/>
      <w:r>
        <w:t>කළ</w:t>
      </w:r>
      <w:proofErr w:type="spellEnd"/>
      <w:r>
        <w:t xml:space="preserve"> </w:t>
      </w:r>
      <w:proofErr w:type="spellStart"/>
      <w:r>
        <w:t>පරිගණක</w:t>
      </w:r>
      <w:proofErr w:type="spellEnd"/>
      <w:r>
        <w:t xml:space="preserve"> </w:t>
      </w:r>
      <w:proofErr w:type="spellStart"/>
      <w:r>
        <w:t>අලුත්වැඩියා</w:t>
      </w:r>
      <w:proofErr w:type="spellEnd"/>
      <w:r>
        <w:t xml:space="preserve"> </w:t>
      </w:r>
      <w:proofErr w:type="spellStart"/>
      <w:r>
        <w:t>ආයතනයට</w:t>
      </w:r>
      <w:proofErr w:type="spellEnd"/>
      <w:r>
        <w:t xml:space="preserve"> </w:t>
      </w:r>
      <w:proofErr w:type="spellStart"/>
      <w:r>
        <w:t>බැංකුවකින්</w:t>
      </w:r>
      <w:proofErr w:type="spellEnd"/>
      <w:r>
        <w:t xml:space="preserve"> </w:t>
      </w:r>
      <w:proofErr w:type="spellStart"/>
      <w:r>
        <w:t>රැ</w:t>
      </w:r>
      <w:proofErr w:type="spellEnd"/>
      <w:r>
        <w:t xml:space="preserve">. 500,000 ක </w:t>
      </w:r>
      <w:proofErr w:type="spellStart"/>
      <w:r>
        <w:t>ණයක්</w:t>
      </w:r>
      <w:proofErr w:type="spellEnd"/>
      <w:r>
        <w:t xml:space="preserve"> </w:t>
      </w:r>
      <w:proofErr w:type="spellStart"/>
      <w:r>
        <w:t>ලබා</w:t>
      </w:r>
      <w:proofErr w:type="spellEnd"/>
      <w:r>
        <w:t xml:space="preserve"> </w:t>
      </w:r>
      <w:proofErr w:type="spellStart"/>
      <w:r>
        <w:t>ගත්තේය</w:t>
      </w:r>
      <w:proofErr w:type="spellEnd"/>
      <w:r>
        <w:t xml:space="preserve">.' </w:t>
      </w:r>
      <w:proofErr w:type="spellStart"/>
      <w:r>
        <w:t>මෙම</w:t>
      </w:r>
      <w:proofErr w:type="spellEnd"/>
      <w:r>
        <w:t xml:space="preserve"> </w:t>
      </w:r>
      <w:proofErr w:type="spellStart"/>
      <w:r>
        <w:t>සිද්ධියේ</w:t>
      </w:r>
      <w:proofErr w:type="spellEnd"/>
      <w:r>
        <w:t xml:space="preserve"> </w:t>
      </w:r>
      <w:proofErr w:type="spellStart"/>
      <w:r>
        <w:t>සඳහන්</w:t>
      </w:r>
      <w:proofErr w:type="spellEnd"/>
      <w:r>
        <w:t xml:space="preserve"> </w:t>
      </w:r>
      <w:proofErr w:type="spellStart"/>
      <w:r>
        <w:t>ඇල්මැති</w:t>
      </w:r>
      <w:proofErr w:type="spellEnd"/>
      <w:r>
        <w:t xml:space="preserve"> </w:t>
      </w:r>
      <w:proofErr w:type="spellStart"/>
      <w:r>
        <w:t>පාර්ශ්වය</w:t>
      </w:r>
      <w:proofErr w:type="spellEnd"/>
      <w:r>
        <w:t xml:space="preserve"> </w:t>
      </w:r>
      <w:proofErr w:type="spellStart"/>
      <w:r>
        <w:t>හඳුනාගෙන</w:t>
      </w:r>
      <w:proofErr w:type="spellEnd"/>
      <w:r>
        <w:t xml:space="preserve">, </w:t>
      </w:r>
      <w:proofErr w:type="spellStart"/>
      <w:r>
        <w:t>එම</w:t>
      </w:r>
      <w:proofErr w:type="spellEnd"/>
      <w:r>
        <w:t xml:space="preserve"> </w:t>
      </w:r>
      <w:proofErr w:type="spellStart"/>
      <w:r>
        <w:t>පාර්ශ්වය</w:t>
      </w:r>
      <w:proofErr w:type="spellEnd"/>
      <w:r>
        <w:t xml:space="preserve"> </w:t>
      </w:r>
      <w:proofErr w:type="spellStart"/>
      <w:r>
        <w:t>අමල්ගේ</w:t>
      </w:r>
      <w:proofErr w:type="spellEnd"/>
      <w:r>
        <w:t xml:space="preserve"> </w:t>
      </w:r>
      <w:proofErr w:type="spellStart"/>
      <w:r>
        <w:t>ව්‍යාපාරය</w:t>
      </w:r>
      <w:proofErr w:type="spellEnd"/>
      <w:r>
        <w:t xml:space="preserve"> </w:t>
      </w:r>
      <w:proofErr w:type="spellStart"/>
      <w:r>
        <w:t>පිළිබඳව</w:t>
      </w:r>
      <w:proofErr w:type="spellEnd"/>
      <w:r>
        <w:t xml:space="preserve"> </w:t>
      </w:r>
      <w:proofErr w:type="spellStart"/>
      <w:r>
        <w:t>උනන්දු</w:t>
      </w:r>
      <w:proofErr w:type="spellEnd"/>
      <w:r>
        <w:t xml:space="preserve"> </w:t>
      </w:r>
      <w:proofErr w:type="spellStart"/>
      <w:r>
        <w:t>වන</w:t>
      </w:r>
      <w:proofErr w:type="spellEnd"/>
      <w:r>
        <w:t xml:space="preserve"> </w:t>
      </w:r>
      <w:proofErr w:type="spellStart"/>
      <w:r>
        <w:t>ප්‍රධාන</w:t>
      </w:r>
      <w:proofErr w:type="spellEnd"/>
      <w:r>
        <w:t xml:space="preserve"> </w:t>
      </w:r>
      <w:proofErr w:type="spellStart"/>
      <w:r>
        <w:t>හේතුවක්</w:t>
      </w:r>
      <w:proofErr w:type="spellEnd"/>
      <w:r>
        <w:t xml:space="preserve"> </w:t>
      </w:r>
      <w:proofErr w:type="spellStart"/>
      <w:r>
        <w:t>දක්වන්න</w:t>
      </w:r>
      <w:proofErr w:type="spellEnd"/>
      <w:r>
        <w:t>.</w:t>
      </w:r>
    </w:p>
    <w:p w14:paraId="334A926E" w14:textId="77777777" w:rsidR="00EA27FE" w:rsidRDefault="00000000">
      <w:pPr>
        <w:spacing w:after="120" w:line="240" w:lineRule="auto"/>
      </w:pPr>
      <w:r>
        <w:t>**A</w:t>
      </w:r>
      <w:proofErr w:type="gramStart"/>
      <w:r>
        <w:t>8:*</w:t>
      </w:r>
      <w:proofErr w:type="gramEnd"/>
      <w:r>
        <w:t xml:space="preserve">* </w:t>
      </w:r>
      <w:proofErr w:type="spellStart"/>
      <w:r>
        <w:t>මෙහි</w:t>
      </w:r>
      <w:proofErr w:type="spellEnd"/>
      <w:r>
        <w:t xml:space="preserve"> </w:t>
      </w:r>
      <w:proofErr w:type="spellStart"/>
      <w:r>
        <w:t>සඳහන්</w:t>
      </w:r>
      <w:proofErr w:type="spellEnd"/>
      <w:r>
        <w:t xml:space="preserve"> </w:t>
      </w:r>
      <w:proofErr w:type="spellStart"/>
      <w:r>
        <w:t>ඇල්මැති</w:t>
      </w:r>
      <w:proofErr w:type="spellEnd"/>
      <w:r>
        <w:t xml:space="preserve"> </w:t>
      </w:r>
      <w:proofErr w:type="spellStart"/>
      <w:r>
        <w:t>පාර්ශ්වය</w:t>
      </w:r>
      <w:proofErr w:type="spellEnd"/>
      <w:r>
        <w:t xml:space="preserve"> </w:t>
      </w:r>
      <w:proofErr w:type="spellStart"/>
      <w:r>
        <w:t>වන්නේ</w:t>
      </w:r>
      <w:proofErr w:type="spellEnd"/>
      <w:r>
        <w:t xml:space="preserve"> '</w:t>
      </w:r>
      <w:proofErr w:type="spellStart"/>
      <w:r>
        <w:t>ණය</w:t>
      </w:r>
      <w:proofErr w:type="spellEnd"/>
      <w:r>
        <w:t xml:space="preserve"> </w:t>
      </w:r>
      <w:proofErr w:type="spellStart"/>
      <w:r>
        <w:t>හිමියන්</w:t>
      </w:r>
      <w:proofErr w:type="spellEnd"/>
      <w:r>
        <w:t xml:space="preserve"> / </w:t>
      </w:r>
      <w:proofErr w:type="spellStart"/>
      <w:r>
        <w:t>ණය</w:t>
      </w:r>
      <w:proofErr w:type="spellEnd"/>
      <w:r>
        <w:t xml:space="preserve"> </w:t>
      </w:r>
      <w:proofErr w:type="spellStart"/>
      <w:r>
        <w:t>සපයන්නන්</w:t>
      </w:r>
      <w:proofErr w:type="spellEnd"/>
      <w:r>
        <w:t>' (</w:t>
      </w:r>
      <w:proofErr w:type="spellStart"/>
      <w:r>
        <w:t>බැංකුව</w:t>
      </w:r>
      <w:proofErr w:type="spellEnd"/>
      <w:r>
        <w:t xml:space="preserve">) </w:t>
      </w:r>
      <w:proofErr w:type="spellStart"/>
      <w:r>
        <w:t>යි</w:t>
      </w:r>
      <w:proofErr w:type="spellEnd"/>
      <w:r>
        <w:t xml:space="preserve">. </w:t>
      </w:r>
      <w:proofErr w:type="spellStart"/>
      <w:r>
        <w:t>එම</w:t>
      </w:r>
      <w:proofErr w:type="spellEnd"/>
      <w:r>
        <w:t xml:space="preserve"> </w:t>
      </w:r>
      <w:proofErr w:type="spellStart"/>
      <w:r>
        <w:t>පාර්ශ්වය</w:t>
      </w:r>
      <w:proofErr w:type="spellEnd"/>
      <w:r>
        <w:t xml:space="preserve"> </w:t>
      </w:r>
      <w:proofErr w:type="spellStart"/>
      <w:r>
        <w:t>අමල්ගේ</w:t>
      </w:r>
      <w:proofErr w:type="spellEnd"/>
      <w:r>
        <w:t xml:space="preserve"> </w:t>
      </w:r>
      <w:proofErr w:type="spellStart"/>
      <w:r>
        <w:t>ව්‍යාපාරය</w:t>
      </w:r>
      <w:proofErr w:type="spellEnd"/>
      <w:r>
        <w:t xml:space="preserve"> </w:t>
      </w:r>
      <w:proofErr w:type="spellStart"/>
      <w:r>
        <w:t>කෙරෙහි</w:t>
      </w:r>
      <w:proofErr w:type="spellEnd"/>
      <w:r>
        <w:t xml:space="preserve"> </w:t>
      </w:r>
      <w:proofErr w:type="spellStart"/>
      <w:r>
        <w:t>උනන්දු</w:t>
      </w:r>
      <w:proofErr w:type="spellEnd"/>
      <w:r>
        <w:t xml:space="preserve"> </w:t>
      </w:r>
      <w:proofErr w:type="spellStart"/>
      <w:r>
        <w:t>වන</w:t>
      </w:r>
      <w:proofErr w:type="spellEnd"/>
      <w:r>
        <w:t xml:space="preserve"> </w:t>
      </w:r>
      <w:proofErr w:type="spellStart"/>
      <w:r>
        <w:t>ප්‍රධාන</w:t>
      </w:r>
      <w:proofErr w:type="spellEnd"/>
      <w:r>
        <w:t xml:space="preserve"> </w:t>
      </w:r>
      <w:proofErr w:type="spellStart"/>
      <w:r>
        <w:t>හේතුව</w:t>
      </w:r>
      <w:proofErr w:type="spellEnd"/>
      <w:r>
        <w:t xml:space="preserve"> </w:t>
      </w:r>
      <w:proofErr w:type="spellStart"/>
      <w:r>
        <w:t>වන්නේ</w:t>
      </w:r>
      <w:proofErr w:type="spellEnd"/>
      <w:r>
        <w:t xml:space="preserve"> </w:t>
      </w:r>
      <w:proofErr w:type="spellStart"/>
      <w:r>
        <w:t>ලබා</w:t>
      </w:r>
      <w:proofErr w:type="spellEnd"/>
      <w:r>
        <w:t xml:space="preserve"> </w:t>
      </w:r>
      <w:proofErr w:type="spellStart"/>
      <w:r>
        <w:t>දුන්</w:t>
      </w:r>
      <w:proofErr w:type="spellEnd"/>
      <w:r>
        <w:t xml:space="preserve"> </w:t>
      </w:r>
      <w:proofErr w:type="spellStart"/>
      <w:r>
        <w:t>ණය</w:t>
      </w:r>
      <w:proofErr w:type="spellEnd"/>
      <w:r>
        <w:t xml:space="preserve"> </w:t>
      </w:r>
      <w:proofErr w:type="spellStart"/>
      <w:r>
        <w:t>මුදල</w:t>
      </w:r>
      <w:proofErr w:type="spellEnd"/>
      <w:r>
        <w:t xml:space="preserve"> </w:t>
      </w:r>
      <w:proofErr w:type="spellStart"/>
      <w:r>
        <w:t>සහ</w:t>
      </w:r>
      <w:proofErr w:type="spellEnd"/>
      <w:r>
        <w:t xml:space="preserve"> </w:t>
      </w:r>
      <w:proofErr w:type="spellStart"/>
      <w:r>
        <w:t>ඊට</w:t>
      </w:r>
      <w:proofErr w:type="spellEnd"/>
      <w:r>
        <w:t xml:space="preserve"> </w:t>
      </w:r>
      <w:proofErr w:type="spellStart"/>
      <w:r>
        <w:t>අදාළ</w:t>
      </w:r>
      <w:proofErr w:type="spellEnd"/>
      <w:r>
        <w:t xml:space="preserve"> </w:t>
      </w:r>
      <w:proofErr w:type="spellStart"/>
      <w:r>
        <w:t>පොලිය</w:t>
      </w:r>
      <w:proofErr w:type="spellEnd"/>
      <w:r>
        <w:t xml:space="preserve"> </w:t>
      </w:r>
      <w:proofErr w:type="spellStart"/>
      <w:r>
        <w:t>නියමිත</w:t>
      </w:r>
      <w:proofErr w:type="spellEnd"/>
      <w:r>
        <w:t xml:space="preserve"> </w:t>
      </w:r>
      <w:proofErr w:type="spellStart"/>
      <w:r>
        <w:t>වේලාවට</w:t>
      </w:r>
      <w:proofErr w:type="spellEnd"/>
      <w:r>
        <w:t xml:space="preserve"> </w:t>
      </w:r>
      <w:proofErr w:type="spellStart"/>
      <w:r>
        <w:t>ආපසු</w:t>
      </w:r>
      <w:proofErr w:type="spellEnd"/>
      <w:r>
        <w:t xml:space="preserve"> </w:t>
      </w:r>
      <w:proofErr w:type="spellStart"/>
      <w:r>
        <w:t>ගෙවීමට</w:t>
      </w:r>
      <w:proofErr w:type="spellEnd"/>
      <w:r>
        <w:t xml:space="preserve"> </w:t>
      </w:r>
      <w:proofErr w:type="spellStart"/>
      <w:r>
        <w:t>තරම්</w:t>
      </w:r>
      <w:proofErr w:type="spellEnd"/>
      <w:r>
        <w:t xml:space="preserve"> </w:t>
      </w:r>
      <w:proofErr w:type="spellStart"/>
      <w:r>
        <w:t>ව්‍යාපාරය</w:t>
      </w:r>
      <w:proofErr w:type="spellEnd"/>
      <w:r>
        <w:t xml:space="preserve"> </w:t>
      </w:r>
      <w:proofErr w:type="spellStart"/>
      <w:r>
        <w:t>මූල්‍යමය</w:t>
      </w:r>
      <w:proofErr w:type="spellEnd"/>
      <w:r>
        <w:t xml:space="preserve"> </w:t>
      </w:r>
      <w:proofErr w:type="spellStart"/>
      <w:r>
        <w:t>වශයෙන්</w:t>
      </w:r>
      <w:proofErr w:type="spellEnd"/>
      <w:r>
        <w:t xml:space="preserve"> </w:t>
      </w:r>
      <w:proofErr w:type="spellStart"/>
      <w:r>
        <w:t>ශක්තිමත්</w:t>
      </w:r>
      <w:proofErr w:type="spellEnd"/>
      <w:r>
        <w:t xml:space="preserve"> ද </w:t>
      </w:r>
      <w:proofErr w:type="spellStart"/>
      <w:r>
        <w:t>සහ</w:t>
      </w:r>
      <w:proofErr w:type="spellEnd"/>
      <w:r>
        <w:t xml:space="preserve"> </w:t>
      </w:r>
      <w:proofErr w:type="spellStart"/>
      <w:r>
        <w:t>ලාභදායී</w:t>
      </w:r>
      <w:proofErr w:type="spellEnd"/>
      <w:r>
        <w:t xml:space="preserve"> ද </w:t>
      </w:r>
      <w:proofErr w:type="spellStart"/>
      <w:r>
        <w:t>යන්න</w:t>
      </w:r>
      <w:proofErr w:type="spellEnd"/>
      <w:r>
        <w:t xml:space="preserve"> </w:t>
      </w:r>
      <w:proofErr w:type="spellStart"/>
      <w:r>
        <w:t>තහවුරු</w:t>
      </w:r>
      <w:proofErr w:type="spellEnd"/>
      <w:r>
        <w:t xml:space="preserve"> </w:t>
      </w:r>
      <w:proofErr w:type="spellStart"/>
      <w:r>
        <w:t>කර</w:t>
      </w:r>
      <w:proofErr w:type="spellEnd"/>
      <w:r>
        <w:t xml:space="preserve"> </w:t>
      </w:r>
      <w:proofErr w:type="spellStart"/>
      <w:r>
        <w:t>ගැනීමයි</w:t>
      </w:r>
      <w:proofErr w:type="spellEnd"/>
      <w:r>
        <w:t>.</w:t>
      </w:r>
    </w:p>
    <w:p w14:paraId="4EE05E3A" w14:textId="77777777" w:rsidR="00EA27FE" w:rsidRDefault="00000000">
      <w:pPr>
        <w:spacing w:after="120" w:line="240" w:lineRule="auto"/>
      </w:pPr>
      <w:r>
        <w:t>*[</w:t>
      </w:r>
      <w:proofErr w:type="spellStart"/>
      <w:r>
        <w:t>යෙදුම</w:t>
      </w:r>
      <w:proofErr w:type="spellEnd"/>
      <w:r>
        <w:t xml:space="preserve"> (Application) | </w:t>
      </w:r>
      <w:proofErr w:type="spellStart"/>
      <w:r>
        <w:t>ව්‍යාපාර</w:t>
      </w:r>
      <w:proofErr w:type="spellEnd"/>
      <w:r>
        <w:t xml:space="preserve"> </w:t>
      </w:r>
      <w:proofErr w:type="spellStart"/>
      <w:r>
        <w:t>කෙරෙහි</w:t>
      </w:r>
      <w:proofErr w:type="spellEnd"/>
      <w:r>
        <w:t xml:space="preserve"> </w:t>
      </w:r>
      <w:proofErr w:type="spellStart"/>
      <w:r>
        <w:t>ඇල්මැති</w:t>
      </w:r>
      <w:proofErr w:type="spellEnd"/>
      <w:r>
        <w:t xml:space="preserve"> </w:t>
      </w:r>
      <w:proofErr w:type="spellStart"/>
      <w:proofErr w:type="gramStart"/>
      <w:r>
        <w:t>පාර්ශ්ව</w:t>
      </w:r>
      <w:proofErr w:type="spellEnd"/>
      <w:r>
        <w:t>]*</w:t>
      </w:r>
      <w:proofErr w:type="gramEnd"/>
    </w:p>
    <w:p w14:paraId="108BAFDD" w14:textId="77777777" w:rsidR="00EA27FE" w:rsidRDefault="00000000">
      <w:pPr>
        <w:spacing w:after="120" w:line="240" w:lineRule="auto"/>
      </w:pPr>
      <w:r>
        <w:lastRenderedPageBreak/>
        <w:t>**Q</w:t>
      </w:r>
      <w:proofErr w:type="gramStart"/>
      <w:r>
        <w:t>9:*</w:t>
      </w:r>
      <w:proofErr w:type="gramEnd"/>
      <w:r>
        <w:t xml:space="preserve">* </w:t>
      </w:r>
      <w:proofErr w:type="spellStart"/>
      <w:r>
        <w:t>රටක</w:t>
      </w:r>
      <w:proofErr w:type="spellEnd"/>
      <w:r>
        <w:t xml:space="preserve"> </w:t>
      </w:r>
      <w:proofErr w:type="spellStart"/>
      <w:r>
        <w:t>උද්ධමනය</w:t>
      </w:r>
      <w:proofErr w:type="spellEnd"/>
      <w:r>
        <w:t xml:space="preserve"> </w:t>
      </w:r>
      <w:proofErr w:type="spellStart"/>
      <w:r>
        <w:t>ඉහළ</w:t>
      </w:r>
      <w:proofErr w:type="spellEnd"/>
      <w:r>
        <w:t xml:space="preserve"> </w:t>
      </w:r>
      <w:proofErr w:type="spellStart"/>
      <w:r>
        <w:t>යාම</w:t>
      </w:r>
      <w:proofErr w:type="spellEnd"/>
      <w:r>
        <w:t xml:space="preserve"> (</w:t>
      </w:r>
      <w:proofErr w:type="spellStart"/>
      <w:r>
        <w:t>ආර්ථික</w:t>
      </w:r>
      <w:proofErr w:type="spellEnd"/>
      <w:r>
        <w:t xml:space="preserve"> </w:t>
      </w:r>
      <w:proofErr w:type="spellStart"/>
      <w:r>
        <w:t>පරිසරය</w:t>
      </w:r>
      <w:proofErr w:type="spellEnd"/>
      <w:r>
        <w:t xml:space="preserve">) </w:t>
      </w:r>
      <w:proofErr w:type="spellStart"/>
      <w:r>
        <w:t>ව්‍යාපාරයක</w:t>
      </w:r>
      <w:proofErr w:type="spellEnd"/>
      <w:r>
        <w:t xml:space="preserve"> </w:t>
      </w:r>
      <w:proofErr w:type="spellStart"/>
      <w:r>
        <w:t>පිරිවැයට</w:t>
      </w:r>
      <w:proofErr w:type="spellEnd"/>
      <w:r>
        <w:t xml:space="preserve"> </w:t>
      </w:r>
      <w:proofErr w:type="spellStart"/>
      <w:r>
        <w:t>සහ</w:t>
      </w:r>
      <w:proofErr w:type="spellEnd"/>
      <w:r>
        <w:t xml:space="preserve"> </w:t>
      </w:r>
      <w:proofErr w:type="spellStart"/>
      <w:r>
        <w:t>නිෂ්පාදනයට</w:t>
      </w:r>
      <w:proofErr w:type="spellEnd"/>
      <w:r>
        <w:t xml:space="preserve"> </w:t>
      </w:r>
      <w:proofErr w:type="spellStart"/>
      <w:r>
        <w:t>බලපාන</w:t>
      </w:r>
      <w:proofErr w:type="spellEnd"/>
      <w:r>
        <w:t xml:space="preserve"> </w:t>
      </w:r>
      <w:proofErr w:type="spellStart"/>
      <w:r>
        <w:t>ආකාරය</w:t>
      </w:r>
      <w:proofErr w:type="spellEnd"/>
      <w:r>
        <w:t xml:space="preserve"> </w:t>
      </w:r>
      <w:proofErr w:type="spellStart"/>
      <w:r>
        <w:t>විශ්ලේෂණය</w:t>
      </w:r>
      <w:proofErr w:type="spellEnd"/>
      <w:r>
        <w:t xml:space="preserve"> </w:t>
      </w:r>
      <w:proofErr w:type="spellStart"/>
      <w:r>
        <w:t>කරන්න</w:t>
      </w:r>
      <w:proofErr w:type="spellEnd"/>
      <w:r>
        <w:t>.</w:t>
      </w:r>
    </w:p>
    <w:p w14:paraId="59E66E20" w14:textId="77777777" w:rsidR="00EA27FE" w:rsidRDefault="00000000">
      <w:pPr>
        <w:spacing w:after="120" w:line="240" w:lineRule="auto"/>
      </w:pPr>
      <w:r>
        <w:t>**A</w:t>
      </w:r>
      <w:proofErr w:type="gramStart"/>
      <w:r>
        <w:t>9:*</w:t>
      </w:r>
      <w:proofErr w:type="gramEnd"/>
      <w:r>
        <w:t xml:space="preserve">* </w:t>
      </w:r>
      <w:proofErr w:type="spellStart"/>
      <w:r>
        <w:t>උද්ධමනය</w:t>
      </w:r>
      <w:proofErr w:type="spellEnd"/>
      <w:r>
        <w:t xml:space="preserve"> </w:t>
      </w:r>
      <w:proofErr w:type="spellStart"/>
      <w:r>
        <w:t>ඉහළ</w:t>
      </w:r>
      <w:proofErr w:type="spellEnd"/>
      <w:r>
        <w:t xml:space="preserve"> </w:t>
      </w:r>
      <w:proofErr w:type="spellStart"/>
      <w:r>
        <w:t>යාම</w:t>
      </w:r>
      <w:proofErr w:type="spellEnd"/>
      <w:r>
        <w:t xml:space="preserve"> </w:t>
      </w:r>
      <w:proofErr w:type="spellStart"/>
      <w:r>
        <w:t>යනු</w:t>
      </w:r>
      <w:proofErr w:type="spellEnd"/>
      <w:r>
        <w:t xml:space="preserve"> </w:t>
      </w:r>
      <w:proofErr w:type="spellStart"/>
      <w:r>
        <w:t>භාණ්ඩ</w:t>
      </w:r>
      <w:proofErr w:type="spellEnd"/>
      <w:r>
        <w:t xml:space="preserve"> </w:t>
      </w:r>
      <w:proofErr w:type="spellStart"/>
      <w:r>
        <w:t>හා</w:t>
      </w:r>
      <w:proofErr w:type="spellEnd"/>
      <w:r>
        <w:t xml:space="preserve"> </w:t>
      </w:r>
      <w:proofErr w:type="spellStart"/>
      <w:r>
        <w:t>සේවාවල</w:t>
      </w:r>
      <w:proofErr w:type="spellEnd"/>
      <w:r>
        <w:t xml:space="preserve"> </w:t>
      </w:r>
      <w:proofErr w:type="spellStart"/>
      <w:r>
        <w:t>පොදු</w:t>
      </w:r>
      <w:proofErr w:type="spellEnd"/>
      <w:r>
        <w:t xml:space="preserve"> </w:t>
      </w:r>
      <w:proofErr w:type="spellStart"/>
      <w:r>
        <w:t>මිල</w:t>
      </w:r>
      <w:proofErr w:type="spellEnd"/>
      <w:r>
        <w:t xml:space="preserve"> </w:t>
      </w:r>
      <w:proofErr w:type="spellStart"/>
      <w:r>
        <w:t>මට්ටම</w:t>
      </w:r>
      <w:proofErr w:type="spellEnd"/>
      <w:r>
        <w:t xml:space="preserve"> </w:t>
      </w:r>
      <w:proofErr w:type="spellStart"/>
      <w:r>
        <w:t>දිගින්</w:t>
      </w:r>
      <w:proofErr w:type="spellEnd"/>
      <w:r>
        <w:t xml:space="preserve"> </w:t>
      </w:r>
      <w:proofErr w:type="spellStart"/>
      <w:r>
        <w:t>දිගටම</w:t>
      </w:r>
      <w:proofErr w:type="spellEnd"/>
      <w:r>
        <w:t xml:space="preserve"> </w:t>
      </w:r>
      <w:proofErr w:type="spellStart"/>
      <w:r>
        <w:t>ඉහළ</w:t>
      </w:r>
      <w:proofErr w:type="spellEnd"/>
      <w:r>
        <w:t xml:space="preserve"> </w:t>
      </w:r>
      <w:proofErr w:type="spellStart"/>
      <w:r>
        <w:t>යාමයි</w:t>
      </w:r>
      <w:proofErr w:type="spellEnd"/>
      <w:r>
        <w:t xml:space="preserve">. </w:t>
      </w:r>
      <w:proofErr w:type="spellStart"/>
      <w:r>
        <w:t>එමගින්</w:t>
      </w:r>
      <w:proofErr w:type="spellEnd"/>
      <w:r>
        <w:t xml:space="preserve"> </w:t>
      </w:r>
      <w:proofErr w:type="spellStart"/>
      <w:r>
        <w:t>ව්‍යාපාරයට</w:t>
      </w:r>
      <w:proofErr w:type="spellEnd"/>
      <w:r>
        <w:t xml:space="preserve"> </w:t>
      </w:r>
      <w:proofErr w:type="spellStart"/>
      <w:r>
        <w:t>අවශ්‍ය</w:t>
      </w:r>
      <w:proofErr w:type="spellEnd"/>
      <w:r>
        <w:t xml:space="preserve"> </w:t>
      </w:r>
      <w:proofErr w:type="spellStart"/>
      <w:r>
        <w:t>අමුද්‍රව්‍ය</w:t>
      </w:r>
      <w:proofErr w:type="spellEnd"/>
      <w:r>
        <w:t xml:space="preserve">, </w:t>
      </w:r>
      <w:proofErr w:type="spellStart"/>
      <w:r>
        <w:t>යන්ත්‍ර</w:t>
      </w:r>
      <w:proofErr w:type="spellEnd"/>
      <w:r>
        <w:t xml:space="preserve"> </w:t>
      </w:r>
      <w:proofErr w:type="spellStart"/>
      <w:r>
        <w:t>සූත්‍ර</w:t>
      </w:r>
      <w:proofErr w:type="spellEnd"/>
      <w:r>
        <w:t xml:space="preserve">, </w:t>
      </w:r>
      <w:proofErr w:type="spellStart"/>
      <w:r>
        <w:t>ප්‍රවාහනය</w:t>
      </w:r>
      <w:proofErr w:type="spellEnd"/>
      <w:r>
        <w:t xml:space="preserve"> </w:t>
      </w:r>
      <w:proofErr w:type="spellStart"/>
      <w:r>
        <w:t>සහ</w:t>
      </w:r>
      <w:proofErr w:type="spellEnd"/>
      <w:r>
        <w:t xml:space="preserve"> </w:t>
      </w:r>
      <w:proofErr w:type="spellStart"/>
      <w:r>
        <w:t>සේවක</w:t>
      </w:r>
      <w:proofErr w:type="spellEnd"/>
      <w:r>
        <w:t xml:space="preserve"> </w:t>
      </w:r>
      <w:proofErr w:type="spellStart"/>
      <w:r>
        <w:t>වේතන</w:t>
      </w:r>
      <w:proofErr w:type="spellEnd"/>
      <w:r>
        <w:t xml:space="preserve"> </w:t>
      </w:r>
      <w:proofErr w:type="spellStart"/>
      <w:r>
        <w:t>සඳහා</w:t>
      </w:r>
      <w:proofErr w:type="spellEnd"/>
      <w:r>
        <w:t xml:space="preserve"> </w:t>
      </w:r>
      <w:proofErr w:type="spellStart"/>
      <w:r>
        <w:t>වැඩි</w:t>
      </w:r>
      <w:proofErr w:type="spellEnd"/>
      <w:r>
        <w:t xml:space="preserve"> </w:t>
      </w:r>
      <w:proofErr w:type="spellStart"/>
      <w:r>
        <w:t>පිරිවැයක්</w:t>
      </w:r>
      <w:proofErr w:type="spellEnd"/>
      <w:r>
        <w:t xml:space="preserve"> </w:t>
      </w:r>
      <w:proofErr w:type="spellStart"/>
      <w:r>
        <w:t>දැරීමට</w:t>
      </w:r>
      <w:proofErr w:type="spellEnd"/>
      <w:r>
        <w:t xml:space="preserve"> </w:t>
      </w:r>
      <w:proofErr w:type="spellStart"/>
      <w:r>
        <w:t>සිදු</w:t>
      </w:r>
      <w:proofErr w:type="spellEnd"/>
      <w:r>
        <w:t xml:space="preserve"> </w:t>
      </w:r>
      <w:proofErr w:type="spellStart"/>
      <w:r>
        <w:t>වන</w:t>
      </w:r>
      <w:proofErr w:type="spellEnd"/>
      <w:r>
        <w:t xml:space="preserve"> </w:t>
      </w:r>
      <w:proofErr w:type="spellStart"/>
      <w:r>
        <w:t>බැවින්</w:t>
      </w:r>
      <w:proofErr w:type="spellEnd"/>
      <w:r>
        <w:t xml:space="preserve"> </w:t>
      </w:r>
      <w:proofErr w:type="spellStart"/>
      <w:r>
        <w:t>නිෂ්පාදන</w:t>
      </w:r>
      <w:proofErr w:type="spellEnd"/>
      <w:r>
        <w:t xml:space="preserve"> </w:t>
      </w:r>
      <w:proofErr w:type="spellStart"/>
      <w:r>
        <w:t>පිරිවැය</w:t>
      </w:r>
      <w:proofErr w:type="spellEnd"/>
      <w:r>
        <w:t xml:space="preserve"> </w:t>
      </w:r>
      <w:proofErr w:type="spellStart"/>
      <w:r>
        <w:t>ඉහළ</w:t>
      </w:r>
      <w:proofErr w:type="spellEnd"/>
      <w:r>
        <w:t xml:space="preserve"> </w:t>
      </w:r>
      <w:proofErr w:type="spellStart"/>
      <w:r>
        <w:t>යයි</w:t>
      </w:r>
      <w:proofErr w:type="spellEnd"/>
      <w:r>
        <w:t xml:space="preserve">. </w:t>
      </w:r>
      <w:proofErr w:type="spellStart"/>
      <w:r>
        <w:t>නිෂ්පාදන</w:t>
      </w:r>
      <w:proofErr w:type="spellEnd"/>
      <w:r>
        <w:t xml:space="preserve"> </w:t>
      </w:r>
      <w:proofErr w:type="spellStart"/>
      <w:r>
        <w:t>පිරිවැය</w:t>
      </w:r>
      <w:proofErr w:type="spellEnd"/>
      <w:r>
        <w:t xml:space="preserve"> </w:t>
      </w:r>
      <w:proofErr w:type="spellStart"/>
      <w:r>
        <w:t>ඉහළ</w:t>
      </w:r>
      <w:proofErr w:type="spellEnd"/>
      <w:r>
        <w:t xml:space="preserve"> </w:t>
      </w:r>
      <w:proofErr w:type="spellStart"/>
      <w:r>
        <w:t>යෑම</w:t>
      </w:r>
      <w:proofErr w:type="spellEnd"/>
      <w:r>
        <w:t xml:space="preserve"> </w:t>
      </w:r>
      <w:proofErr w:type="spellStart"/>
      <w:r>
        <w:t>නිසා</w:t>
      </w:r>
      <w:proofErr w:type="spellEnd"/>
      <w:r>
        <w:t xml:space="preserve"> </w:t>
      </w:r>
      <w:proofErr w:type="spellStart"/>
      <w:r>
        <w:t>භාණ්ඩවල</w:t>
      </w:r>
      <w:proofErr w:type="spellEnd"/>
      <w:r>
        <w:t xml:space="preserve"> </w:t>
      </w:r>
      <w:proofErr w:type="spellStart"/>
      <w:r>
        <w:t>විකුණුම්</w:t>
      </w:r>
      <w:proofErr w:type="spellEnd"/>
      <w:r>
        <w:t xml:space="preserve"> </w:t>
      </w:r>
      <w:proofErr w:type="spellStart"/>
      <w:r>
        <w:t>මිල</w:t>
      </w:r>
      <w:proofErr w:type="spellEnd"/>
      <w:r>
        <w:t xml:space="preserve"> </w:t>
      </w:r>
      <w:proofErr w:type="spellStart"/>
      <w:r>
        <w:t>වැඩි</w:t>
      </w:r>
      <w:proofErr w:type="spellEnd"/>
      <w:r>
        <w:t xml:space="preserve"> </w:t>
      </w:r>
      <w:proofErr w:type="spellStart"/>
      <w:r>
        <w:t>කිරීමට</w:t>
      </w:r>
      <w:proofErr w:type="spellEnd"/>
      <w:r>
        <w:t xml:space="preserve"> </w:t>
      </w:r>
      <w:proofErr w:type="spellStart"/>
      <w:r>
        <w:t>සිදු</w:t>
      </w:r>
      <w:proofErr w:type="spellEnd"/>
      <w:r>
        <w:t xml:space="preserve"> </w:t>
      </w:r>
      <w:proofErr w:type="spellStart"/>
      <w:r>
        <w:t>වන</w:t>
      </w:r>
      <w:proofErr w:type="spellEnd"/>
      <w:r>
        <w:t xml:space="preserve"> </w:t>
      </w:r>
      <w:proofErr w:type="spellStart"/>
      <w:r>
        <w:t>අතර</w:t>
      </w:r>
      <w:proofErr w:type="spellEnd"/>
      <w:r>
        <w:t xml:space="preserve">, </w:t>
      </w:r>
      <w:proofErr w:type="spellStart"/>
      <w:r>
        <w:t>පාරිභෝගිකයන්ගේ</w:t>
      </w:r>
      <w:proofErr w:type="spellEnd"/>
      <w:r>
        <w:t xml:space="preserve"> </w:t>
      </w:r>
      <w:proofErr w:type="spellStart"/>
      <w:r>
        <w:t>මිලදී</w:t>
      </w:r>
      <w:proofErr w:type="spellEnd"/>
      <w:r>
        <w:t xml:space="preserve"> </w:t>
      </w:r>
      <w:proofErr w:type="spellStart"/>
      <w:r>
        <w:t>ගැනීමේ</w:t>
      </w:r>
      <w:proofErr w:type="spellEnd"/>
      <w:r>
        <w:t xml:space="preserve"> </w:t>
      </w:r>
      <w:proofErr w:type="spellStart"/>
      <w:r>
        <w:t>හැකියාව</w:t>
      </w:r>
      <w:proofErr w:type="spellEnd"/>
      <w:r>
        <w:t xml:space="preserve"> </w:t>
      </w:r>
      <w:proofErr w:type="spellStart"/>
      <w:r>
        <w:t>අඩුවීම</w:t>
      </w:r>
      <w:proofErr w:type="spellEnd"/>
      <w:r>
        <w:t xml:space="preserve"> </w:t>
      </w:r>
      <w:proofErr w:type="spellStart"/>
      <w:r>
        <w:t>නිසා</w:t>
      </w:r>
      <w:proofErr w:type="spellEnd"/>
      <w:r>
        <w:t xml:space="preserve"> </w:t>
      </w:r>
      <w:proofErr w:type="spellStart"/>
      <w:r>
        <w:t>ව්‍යාපාරයේ</w:t>
      </w:r>
      <w:proofErr w:type="spellEnd"/>
      <w:r>
        <w:t xml:space="preserve"> </w:t>
      </w:r>
      <w:proofErr w:type="spellStart"/>
      <w:r>
        <w:t>ඉල්ලුම</w:t>
      </w:r>
      <w:proofErr w:type="spellEnd"/>
      <w:r>
        <w:t xml:space="preserve"> </w:t>
      </w:r>
      <w:proofErr w:type="spellStart"/>
      <w:r>
        <w:t>සහ</w:t>
      </w:r>
      <w:proofErr w:type="spellEnd"/>
      <w:r>
        <w:t xml:space="preserve"> </w:t>
      </w:r>
      <w:proofErr w:type="spellStart"/>
      <w:r>
        <w:t>නිෂ්පාදන</w:t>
      </w:r>
      <w:proofErr w:type="spellEnd"/>
      <w:r>
        <w:t xml:space="preserve"> </w:t>
      </w:r>
      <w:proofErr w:type="spellStart"/>
      <w:r>
        <w:t>මට්ටම</w:t>
      </w:r>
      <w:proofErr w:type="spellEnd"/>
      <w:r>
        <w:t xml:space="preserve"> </w:t>
      </w:r>
      <w:proofErr w:type="spellStart"/>
      <w:r>
        <w:t>පහත</w:t>
      </w:r>
      <w:proofErr w:type="spellEnd"/>
      <w:r>
        <w:t xml:space="preserve"> </w:t>
      </w:r>
      <w:proofErr w:type="spellStart"/>
      <w:r>
        <w:t>වැටේ</w:t>
      </w:r>
      <w:proofErr w:type="spellEnd"/>
      <w:r>
        <w:t>.</w:t>
      </w:r>
    </w:p>
    <w:p w14:paraId="781BAE58" w14:textId="77777777" w:rsidR="00EA27FE" w:rsidRDefault="00000000">
      <w:pPr>
        <w:spacing w:after="120" w:line="240" w:lineRule="auto"/>
      </w:pPr>
      <w:r>
        <w:t>*[</w:t>
      </w:r>
      <w:proofErr w:type="spellStart"/>
      <w:r>
        <w:t>විශ්ලේෂණය</w:t>
      </w:r>
      <w:proofErr w:type="spellEnd"/>
      <w:r>
        <w:t xml:space="preserve"> (Analysis) | </w:t>
      </w:r>
      <w:proofErr w:type="spellStart"/>
      <w:r>
        <w:t>තාක්ෂණික</w:t>
      </w:r>
      <w:proofErr w:type="spellEnd"/>
      <w:r>
        <w:t xml:space="preserve"> </w:t>
      </w:r>
      <w:proofErr w:type="spellStart"/>
      <w:r>
        <w:t>හා</w:t>
      </w:r>
      <w:proofErr w:type="spellEnd"/>
      <w:r>
        <w:t xml:space="preserve"> </w:t>
      </w:r>
      <w:proofErr w:type="spellStart"/>
      <w:r>
        <w:t>ආර්ථික</w:t>
      </w:r>
      <w:proofErr w:type="spellEnd"/>
      <w:r>
        <w:t xml:space="preserve"> </w:t>
      </w:r>
      <w:proofErr w:type="spellStart"/>
      <w:proofErr w:type="gramStart"/>
      <w:r>
        <w:t>පරිසරය</w:t>
      </w:r>
      <w:proofErr w:type="spellEnd"/>
      <w:r>
        <w:t>]*</w:t>
      </w:r>
      <w:proofErr w:type="gramEnd"/>
    </w:p>
    <w:p w14:paraId="58FC5550" w14:textId="77777777" w:rsidR="00EA27FE" w:rsidRDefault="00000000">
      <w:pPr>
        <w:spacing w:after="120" w:line="240" w:lineRule="auto"/>
      </w:pPr>
      <w:r>
        <w:t>**Q</w:t>
      </w:r>
      <w:proofErr w:type="gramStart"/>
      <w:r>
        <w:t>10:*</w:t>
      </w:r>
      <w:proofErr w:type="gramEnd"/>
      <w:r>
        <w:t xml:space="preserve">* </w:t>
      </w:r>
      <w:proofErr w:type="spellStart"/>
      <w:r>
        <w:t>පහත</w:t>
      </w:r>
      <w:proofErr w:type="spellEnd"/>
      <w:r>
        <w:t xml:space="preserve"> </w:t>
      </w:r>
      <w:proofErr w:type="spellStart"/>
      <w:r>
        <w:t>දැක්වෙන</w:t>
      </w:r>
      <w:proofErr w:type="spellEnd"/>
      <w:r>
        <w:t xml:space="preserve"> </w:t>
      </w:r>
      <w:proofErr w:type="spellStart"/>
      <w:r>
        <w:t>ව්‍යාපාරික</w:t>
      </w:r>
      <w:proofErr w:type="spellEnd"/>
      <w:r>
        <w:t xml:space="preserve"> </w:t>
      </w:r>
      <w:proofErr w:type="spellStart"/>
      <w:r>
        <w:t>සිදුවීම්</w:t>
      </w:r>
      <w:proofErr w:type="spellEnd"/>
      <w:r>
        <w:t xml:space="preserve"> </w:t>
      </w:r>
      <w:proofErr w:type="spellStart"/>
      <w:r>
        <w:t>අභ්‍යන්තර</w:t>
      </w:r>
      <w:proofErr w:type="spellEnd"/>
      <w:r>
        <w:t xml:space="preserve"> </w:t>
      </w:r>
      <w:proofErr w:type="spellStart"/>
      <w:r>
        <w:t>පරිසර</w:t>
      </w:r>
      <w:proofErr w:type="spellEnd"/>
      <w:r>
        <w:t xml:space="preserve"> </w:t>
      </w:r>
      <w:proofErr w:type="spellStart"/>
      <w:r>
        <w:t>සාධක</w:t>
      </w:r>
      <w:proofErr w:type="spellEnd"/>
      <w:r>
        <w:t xml:space="preserve"> </w:t>
      </w:r>
      <w:proofErr w:type="spellStart"/>
      <w:r>
        <w:t>සහ</w:t>
      </w:r>
      <w:proofErr w:type="spellEnd"/>
      <w:r>
        <w:t xml:space="preserve"> </w:t>
      </w:r>
      <w:proofErr w:type="spellStart"/>
      <w:r>
        <w:t>බාහිර</w:t>
      </w:r>
      <w:proofErr w:type="spellEnd"/>
      <w:r>
        <w:t xml:space="preserve"> </w:t>
      </w:r>
      <w:proofErr w:type="spellStart"/>
      <w:r>
        <w:t>පරිසර</w:t>
      </w:r>
      <w:proofErr w:type="spellEnd"/>
      <w:r>
        <w:t xml:space="preserve"> </w:t>
      </w:r>
      <w:proofErr w:type="spellStart"/>
      <w:r>
        <w:t>සාධක</w:t>
      </w:r>
      <w:proofErr w:type="spellEnd"/>
      <w:r>
        <w:t xml:space="preserve"> </w:t>
      </w:r>
      <w:proofErr w:type="spellStart"/>
      <w:r>
        <w:t>ලෙස</w:t>
      </w:r>
      <w:proofErr w:type="spellEnd"/>
      <w:r>
        <w:t xml:space="preserve"> </w:t>
      </w:r>
      <w:proofErr w:type="spellStart"/>
      <w:r>
        <w:t>වර්ගීකරණය</w:t>
      </w:r>
      <w:proofErr w:type="spellEnd"/>
      <w:r>
        <w:t xml:space="preserve"> </w:t>
      </w:r>
      <w:proofErr w:type="spellStart"/>
      <w:r>
        <w:t>කර</w:t>
      </w:r>
      <w:proofErr w:type="spellEnd"/>
      <w:r>
        <w:t xml:space="preserve"> </w:t>
      </w:r>
      <w:proofErr w:type="spellStart"/>
      <w:r>
        <w:t>හේතු</w:t>
      </w:r>
      <w:proofErr w:type="spellEnd"/>
      <w:r>
        <w:t xml:space="preserve"> </w:t>
      </w:r>
      <w:proofErr w:type="spellStart"/>
      <w:r>
        <w:t>දක්වන්න</w:t>
      </w:r>
      <w:proofErr w:type="spellEnd"/>
      <w:r>
        <w:t xml:space="preserve">: (අ) </w:t>
      </w:r>
      <w:proofErr w:type="spellStart"/>
      <w:r>
        <w:t>ව්‍යාපාරයේ</w:t>
      </w:r>
      <w:proofErr w:type="spellEnd"/>
      <w:r>
        <w:t xml:space="preserve"> </w:t>
      </w:r>
      <w:proofErr w:type="spellStart"/>
      <w:r>
        <w:t>සේවකයන්</w:t>
      </w:r>
      <w:proofErr w:type="spellEnd"/>
      <w:r>
        <w:t xml:space="preserve"> </w:t>
      </w:r>
      <w:proofErr w:type="spellStart"/>
      <w:r>
        <w:t>වැඩවර්ජනයක</w:t>
      </w:r>
      <w:proofErr w:type="spellEnd"/>
      <w:r>
        <w:t xml:space="preserve"> </w:t>
      </w:r>
      <w:proofErr w:type="spellStart"/>
      <w:r>
        <w:t>නිරත</w:t>
      </w:r>
      <w:proofErr w:type="spellEnd"/>
      <w:r>
        <w:t xml:space="preserve"> </w:t>
      </w:r>
      <w:proofErr w:type="spellStart"/>
      <w:r>
        <w:t>වීම</w:t>
      </w:r>
      <w:proofErr w:type="spellEnd"/>
      <w:r>
        <w:t xml:space="preserve">, (ආ) </w:t>
      </w:r>
      <w:proofErr w:type="spellStart"/>
      <w:r>
        <w:t>විදේශ</w:t>
      </w:r>
      <w:proofErr w:type="spellEnd"/>
      <w:r>
        <w:t xml:space="preserve"> </w:t>
      </w:r>
      <w:proofErr w:type="spellStart"/>
      <w:r>
        <w:t>විනිමය</w:t>
      </w:r>
      <w:proofErr w:type="spellEnd"/>
      <w:r>
        <w:t xml:space="preserve"> </w:t>
      </w:r>
      <w:proofErr w:type="spellStart"/>
      <w:r>
        <w:t>අනුපාතිකය</w:t>
      </w:r>
      <w:proofErr w:type="spellEnd"/>
      <w:r>
        <w:t xml:space="preserve"> </w:t>
      </w:r>
      <w:proofErr w:type="spellStart"/>
      <w:r>
        <w:t>ඉහළ</w:t>
      </w:r>
      <w:proofErr w:type="spellEnd"/>
      <w:r>
        <w:t xml:space="preserve"> </w:t>
      </w:r>
      <w:proofErr w:type="spellStart"/>
      <w:r>
        <w:t>යාම</w:t>
      </w:r>
      <w:proofErr w:type="spellEnd"/>
      <w:r>
        <w:t>.</w:t>
      </w:r>
    </w:p>
    <w:p w14:paraId="6361B4E7" w14:textId="77777777" w:rsidR="00EA27FE" w:rsidRDefault="00000000">
      <w:pPr>
        <w:spacing w:after="120" w:line="240" w:lineRule="auto"/>
      </w:pPr>
      <w:r>
        <w:t>**A</w:t>
      </w:r>
      <w:proofErr w:type="gramStart"/>
      <w:r>
        <w:t>10:*</w:t>
      </w:r>
      <w:proofErr w:type="gramEnd"/>
      <w:r>
        <w:t xml:space="preserve">* (අ) </w:t>
      </w:r>
      <w:proofErr w:type="spellStart"/>
      <w:r>
        <w:t>ව්‍යාපාරයේ</w:t>
      </w:r>
      <w:proofErr w:type="spellEnd"/>
      <w:r>
        <w:t xml:space="preserve"> </w:t>
      </w:r>
      <w:proofErr w:type="spellStart"/>
      <w:r>
        <w:t>සේවකයන්</w:t>
      </w:r>
      <w:proofErr w:type="spellEnd"/>
      <w:r>
        <w:t xml:space="preserve"> </w:t>
      </w:r>
      <w:proofErr w:type="spellStart"/>
      <w:r>
        <w:t>වැඩවර්ජනයක</w:t>
      </w:r>
      <w:proofErr w:type="spellEnd"/>
      <w:r>
        <w:t xml:space="preserve"> </w:t>
      </w:r>
      <w:proofErr w:type="spellStart"/>
      <w:r>
        <w:t>නිරත</w:t>
      </w:r>
      <w:proofErr w:type="spellEnd"/>
      <w:r>
        <w:t xml:space="preserve"> </w:t>
      </w:r>
      <w:proofErr w:type="spellStart"/>
      <w:r>
        <w:t>වීම</w:t>
      </w:r>
      <w:proofErr w:type="spellEnd"/>
      <w:r>
        <w:t xml:space="preserve"> '</w:t>
      </w:r>
      <w:proofErr w:type="spellStart"/>
      <w:r>
        <w:t>අභ්‍යන්තර</w:t>
      </w:r>
      <w:proofErr w:type="spellEnd"/>
      <w:r>
        <w:t xml:space="preserve"> </w:t>
      </w:r>
      <w:proofErr w:type="spellStart"/>
      <w:r>
        <w:t>පරිසර</w:t>
      </w:r>
      <w:proofErr w:type="spellEnd"/>
      <w:r>
        <w:t xml:space="preserve"> </w:t>
      </w:r>
      <w:proofErr w:type="spellStart"/>
      <w:r>
        <w:t>සාධකයකි</w:t>
      </w:r>
      <w:proofErr w:type="spellEnd"/>
      <w:r>
        <w:t xml:space="preserve">'. </w:t>
      </w:r>
      <w:proofErr w:type="spellStart"/>
      <w:r>
        <w:t>හේතුව</w:t>
      </w:r>
      <w:proofErr w:type="spellEnd"/>
      <w:r>
        <w:t xml:space="preserve"> </w:t>
      </w:r>
      <w:proofErr w:type="spellStart"/>
      <w:r>
        <w:t>සේවකයන්</w:t>
      </w:r>
      <w:proofErr w:type="spellEnd"/>
      <w:r>
        <w:t xml:space="preserve"> </w:t>
      </w:r>
      <w:proofErr w:type="spellStart"/>
      <w:r>
        <w:t>යනු</w:t>
      </w:r>
      <w:proofErr w:type="spellEnd"/>
      <w:r>
        <w:t xml:space="preserve"> </w:t>
      </w:r>
      <w:proofErr w:type="spellStart"/>
      <w:r>
        <w:t>ව්‍යාපාරික</w:t>
      </w:r>
      <w:proofErr w:type="spellEnd"/>
      <w:r>
        <w:t xml:space="preserve"> </w:t>
      </w:r>
      <w:proofErr w:type="spellStart"/>
      <w:r>
        <w:t>සංවිධානය</w:t>
      </w:r>
      <w:proofErr w:type="spellEnd"/>
      <w:r>
        <w:t xml:space="preserve"> </w:t>
      </w:r>
      <w:proofErr w:type="spellStart"/>
      <w:r>
        <w:t>තුළම</w:t>
      </w:r>
      <w:proofErr w:type="spellEnd"/>
      <w:r>
        <w:t xml:space="preserve"> </w:t>
      </w:r>
      <w:proofErr w:type="spellStart"/>
      <w:r>
        <w:t>සිටින</w:t>
      </w:r>
      <w:proofErr w:type="spellEnd"/>
      <w:r>
        <w:t xml:space="preserve">, </w:t>
      </w:r>
      <w:proofErr w:type="spellStart"/>
      <w:r>
        <w:t>පාලනය</w:t>
      </w:r>
      <w:proofErr w:type="spellEnd"/>
      <w:r>
        <w:t xml:space="preserve"> </w:t>
      </w:r>
      <w:proofErr w:type="spellStart"/>
      <w:r>
        <w:t>කළ</w:t>
      </w:r>
      <w:proofErr w:type="spellEnd"/>
      <w:r>
        <w:t xml:space="preserve"> </w:t>
      </w:r>
      <w:proofErr w:type="spellStart"/>
      <w:r>
        <w:t>හැකි</w:t>
      </w:r>
      <w:proofErr w:type="spellEnd"/>
      <w:r>
        <w:t xml:space="preserve"> </w:t>
      </w:r>
      <w:proofErr w:type="spellStart"/>
      <w:r>
        <w:t>අභ්‍යන්තර</w:t>
      </w:r>
      <w:proofErr w:type="spellEnd"/>
      <w:r>
        <w:t xml:space="preserve"> </w:t>
      </w:r>
      <w:proofErr w:type="spellStart"/>
      <w:r>
        <w:t>පාර්ශ්වයක්</w:t>
      </w:r>
      <w:proofErr w:type="spellEnd"/>
      <w:r>
        <w:t xml:space="preserve"> </w:t>
      </w:r>
      <w:proofErr w:type="spellStart"/>
      <w:r>
        <w:t>වන</w:t>
      </w:r>
      <w:proofErr w:type="spellEnd"/>
      <w:r>
        <w:t xml:space="preserve"> </w:t>
      </w:r>
      <w:proofErr w:type="spellStart"/>
      <w:r>
        <w:t>බැවිනි</w:t>
      </w:r>
      <w:proofErr w:type="spellEnd"/>
      <w:r>
        <w:t xml:space="preserve">. (ආ) </w:t>
      </w:r>
      <w:proofErr w:type="spellStart"/>
      <w:r>
        <w:t>විදේශ</w:t>
      </w:r>
      <w:proofErr w:type="spellEnd"/>
      <w:r>
        <w:t xml:space="preserve"> </w:t>
      </w:r>
      <w:proofErr w:type="spellStart"/>
      <w:r>
        <w:t>විනිමය</w:t>
      </w:r>
      <w:proofErr w:type="spellEnd"/>
      <w:r>
        <w:t xml:space="preserve"> </w:t>
      </w:r>
      <w:proofErr w:type="spellStart"/>
      <w:r>
        <w:t>අනුපාතිකය</w:t>
      </w:r>
      <w:proofErr w:type="spellEnd"/>
      <w:r>
        <w:t xml:space="preserve"> </w:t>
      </w:r>
      <w:proofErr w:type="spellStart"/>
      <w:r>
        <w:t>ඉහළ</w:t>
      </w:r>
      <w:proofErr w:type="spellEnd"/>
      <w:r>
        <w:t xml:space="preserve"> </w:t>
      </w:r>
      <w:proofErr w:type="spellStart"/>
      <w:r>
        <w:t>යාම</w:t>
      </w:r>
      <w:proofErr w:type="spellEnd"/>
      <w:r>
        <w:t xml:space="preserve"> '</w:t>
      </w:r>
      <w:proofErr w:type="spellStart"/>
      <w:r>
        <w:t>බාහිර</w:t>
      </w:r>
      <w:proofErr w:type="spellEnd"/>
      <w:r>
        <w:t xml:space="preserve"> </w:t>
      </w:r>
      <w:proofErr w:type="spellStart"/>
      <w:r>
        <w:t>පරිසර</w:t>
      </w:r>
      <w:proofErr w:type="spellEnd"/>
      <w:r>
        <w:t xml:space="preserve"> </w:t>
      </w:r>
      <w:proofErr w:type="spellStart"/>
      <w:r>
        <w:t>සාධකයකි</w:t>
      </w:r>
      <w:proofErr w:type="spellEnd"/>
      <w:r>
        <w:t>' (</w:t>
      </w:r>
      <w:proofErr w:type="spellStart"/>
      <w:r>
        <w:t>ආර්ථික</w:t>
      </w:r>
      <w:proofErr w:type="spellEnd"/>
      <w:r>
        <w:t xml:space="preserve"> </w:t>
      </w:r>
      <w:proofErr w:type="spellStart"/>
      <w:r>
        <w:t>පරිසරය</w:t>
      </w:r>
      <w:proofErr w:type="spellEnd"/>
      <w:r>
        <w:t xml:space="preserve">). </w:t>
      </w:r>
      <w:proofErr w:type="spellStart"/>
      <w:r>
        <w:t>හේතුව</w:t>
      </w:r>
      <w:proofErr w:type="spellEnd"/>
      <w:r>
        <w:t xml:space="preserve"> </w:t>
      </w:r>
      <w:proofErr w:type="spellStart"/>
      <w:r>
        <w:t>එය</w:t>
      </w:r>
      <w:proofErr w:type="spellEnd"/>
      <w:r>
        <w:t xml:space="preserve"> </w:t>
      </w:r>
      <w:proofErr w:type="spellStart"/>
      <w:r>
        <w:t>ව්‍යාපාරයෙන්</w:t>
      </w:r>
      <w:proofErr w:type="spellEnd"/>
      <w:r>
        <w:t xml:space="preserve"> </w:t>
      </w:r>
      <w:proofErr w:type="spellStart"/>
      <w:r>
        <w:t>පිටත</w:t>
      </w:r>
      <w:proofErr w:type="spellEnd"/>
      <w:r>
        <w:t xml:space="preserve"> </w:t>
      </w:r>
      <w:proofErr w:type="spellStart"/>
      <w:r>
        <w:t>සිදු</w:t>
      </w:r>
      <w:proofErr w:type="spellEnd"/>
      <w:r>
        <w:t xml:space="preserve"> </w:t>
      </w:r>
      <w:proofErr w:type="spellStart"/>
      <w:r>
        <w:t>වන</w:t>
      </w:r>
      <w:proofErr w:type="spellEnd"/>
      <w:r>
        <w:t xml:space="preserve">, </w:t>
      </w:r>
      <w:proofErr w:type="spellStart"/>
      <w:r>
        <w:t>ව්‍යාපාරයකට</w:t>
      </w:r>
      <w:proofErr w:type="spellEnd"/>
      <w:r>
        <w:t xml:space="preserve"> </w:t>
      </w:r>
      <w:proofErr w:type="spellStart"/>
      <w:r>
        <w:t>සෘජුව</w:t>
      </w:r>
      <w:proofErr w:type="spellEnd"/>
      <w:r>
        <w:t xml:space="preserve"> </w:t>
      </w:r>
      <w:proofErr w:type="spellStart"/>
      <w:r>
        <w:t>පාලනය</w:t>
      </w:r>
      <w:proofErr w:type="spellEnd"/>
      <w:r>
        <w:t xml:space="preserve"> </w:t>
      </w:r>
      <w:proofErr w:type="spellStart"/>
      <w:r>
        <w:t>කළ</w:t>
      </w:r>
      <w:proofErr w:type="spellEnd"/>
      <w:r>
        <w:t xml:space="preserve"> </w:t>
      </w:r>
      <w:proofErr w:type="spellStart"/>
      <w:r>
        <w:t>නොහැකි</w:t>
      </w:r>
      <w:proofErr w:type="spellEnd"/>
      <w:r>
        <w:t xml:space="preserve"> </w:t>
      </w:r>
      <w:proofErr w:type="spellStart"/>
      <w:r>
        <w:t>සාර්ව</w:t>
      </w:r>
      <w:proofErr w:type="spellEnd"/>
      <w:r>
        <w:t xml:space="preserve"> </w:t>
      </w:r>
      <w:proofErr w:type="spellStart"/>
      <w:r>
        <w:t>ආර්ථික</w:t>
      </w:r>
      <w:proofErr w:type="spellEnd"/>
      <w:r>
        <w:t xml:space="preserve"> </w:t>
      </w:r>
      <w:proofErr w:type="spellStart"/>
      <w:r>
        <w:t>වෙනස්වීමක්</w:t>
      </w:r>
      <w:proofErr w:type="spellEnd"/>
      <w:r>
        <w:t xml:space="preserve"> </w:t>
      </w:r>
      <w:proofErr w:type="spellStart"/>
      <w:r>
        <w:t>වන</w:t>
      </w:r>
      <w:proofErr w:type="spellEnd"/>
      <w:r>
        <w:t xml:space="preserve"> </w:t>
      </w:r>
      <w:proofErr w:type="spellStart"/>
      <w:r>
        <w:t>බැවිනි</w:t>
      </w:r>
      <w:proofErr w:type="spellEnd"/>
      <w:r>
        <w:t>.</w:t>
      </w:r>
    </w:p>
    <w:p w14:paraId="3665EFC4" w14:textId="77777777" w:rsidR="00EA27FE" w:rsidRDefault="00000000">
      <w:pPr>
        <w:spacing w:after="120" w:line="240" w:lineRule="auto"/>
      </w:pPr>
      <w:r>
        <w:t>*[</w:t>
      </w:r>
      <w:proofErr w:type="spellStart"/>
      <w:r>
        <w:t>විශ්ලේෂණය</w:t>
      </w:r>
      <w:proofErr w:type="spellEnd"/>
      <w:r>
        <w:t xml:space="preserve"> (Analysis) | </w:t>
      </w:r>
      <w:proofErr w:type="spellStart"/>
      <w:r>
        <w:t>ව්‍යාපාර</w:t>
      </w:r>
      <w:proofErr w:type="spellEnd"/>
      <w:r>
        <w:t xml:space="preserve"> </w:t>
      </w:r>
      <w:proofErr w:type="spellStart"/>
      <w:r>
        <w:t>පරිසරයේ</w:t>
      </w:r>
      <w:proofErr w:type="spellEnd"/>
      <w:r>
        <w:t xml:space="preserve"> </w:t>
      </w:r>
      <w:proofErr w:type="spellStart"/>
      <w:r>
        <w:t>සාධක</w:t>
      </w:r>
      <w:proofErr w:type="spellEnd"/>
      <w:r>
        <w:t xml:space="preserve"> (</w:t>
      </w:r>
      <w:proofErr w:type="spellStart"/>
      <w:r>
        <w:t>අභ්‍යන්තර</w:t>
      </w:r>
      <w:proofErr w:type="spellEnd"/>
      <w:r>
        <w:t xml:space="preserve"> </w:t>
      </w:r>
      <w:proofErr w:type="spellStart"/>
      <w:r>
        <w:t>හා</w:t>
      </w:r>
      <w:proofErr w:type="spellEnd"/>
      <w:r>
        <w:t xml:space="preserve"> </w:t>
      </w:r>
      <w:proofErr w:type="spellStart"/>
      <w:r>
        <w:t>බාහිර</w:t>
      </w:r>
      <w:proofErr w:type="spellEnd"/>
      <w:proofErr w:type="gramStart"/>
      <w:r>
        <w:t>)]*</w:t>
      </w:r>
      <w:proofErr w:type="gramEnd"/>
    </w:p>
    <w:p w14:paraId="7FABF09D" w14:textId="77777777" w:rsidR="00EA27FE" w:rsidRDefault="00000000">
      <w:pPr>
        <w:spacing w:after="120" w:line="240" w:lineRule="auto"/>
      </w:pPr>
      <w:r>
        <w:t xml:space="preserve">**Topic: </w:t>
      </w:r>
      <w:proofErr w:type="spellStart"/>
      <w:r>
        <w:t>ව්‍යාපාර</w:t>
      </w:r>
      <w:proofErr w:type="spellEnd"/>
      <w:r>
        <w:t xml:space="preserve"> </w:t>
      </w:r>
      <w:proofErr w:type="spellStart"/>
      <w:r>
        <w:t>සංවිධාන</w:t>
      </w:r>
      <w:proofErr w:type="spellEnd"/>
      <w:r>
        <w:t xml:space="preserve"> (Business </w:t>
      </w:r>
      <w:proofErr w:type="spellStart"/>
      <w:proofErr w:type="gramStart"/>
      <w:r>
        <w:t>Organisations</w:t>
      </w:r>
      <w:proofErr w:type="spellEnd"/>
      <w:r>
        <w:t>) —</w:t>
      </w:r>
      <w:proofErr w:type="gramEnd"/>
      <w:r>
        <w:t xml:space="preserve"> 10 questions**</w:t>
      </w:r>
    </w:p>
    <w:p w14:paraId="023AC301" w14:textId="77777777" w:rsidR="00EA27FE" w:rsidRDefault="00000000">
      <w:pPr>
        <w:spacing w:after="120" w:line="240" w:lineRule="auto"/>
      </w:pPr>
      <w:r>
        <w:t>**Q</w:t>
      </w:r>
      <w:proofErr w:type="gramStart"/>
      <w:r>
        <w:t>11:*</w:t>
      </w:r>
      <w:proofErr w:type="gramEnd"/>
      <w:r>
        <w:t xml:space="preserve">* </w:t>
      </w:r>
      <w:proofErr w:type="spellStart"/>
      <w:r>
        <w:t>ඒක</w:t>
      </w:r>
      <w:proofErr w:type="spellEnd"/>
      <w:r>
        <w:t xml:space="preserve"> </w:t>
      </w:r>
      <w:proofErr w:type="spellStart"/>
      <w:r>
        <w:t>පුද්ගල</w:t>
      </w:r>
      <w:proofErr w:type="spellEnd"/>
      <w:r>
        <w:t xml:space="preserve"> (</w:t>
      </w:r>
      <w:proofErr w:type="spellStart"/>
      <w:r>
        <w:t>තනි</w:t>
      </w:r>
      <w:proofErr w:type="spellEnd"/>
      <w:r>
        <w:t xml:space="preserve"> </w:t>
      </w:r>
      <w:proofErr w:type="spellStart"/>
      <w:r>
        <w:t>පුද්ගල</w:t>
      </w:r>
      <w:proofErr w:type="spellEnd"/>
      <w:r>
        <w:t xml:space="preserve">) </w:t>
      </w:r>
      <w:proofErr w:type="spellStart"/>
      <w:r>
        <w:t>ව්‍යාපාරයක්</w:t>
      </w:r>
      <w:proofErr w:type="spellEnd"/>
      <w:r>
        <w:t xml:space="preserve"> </w:t>
      </w:r>
      <w:proofErr w:type="spellStart"/>
      <w:r>
        <w:t>යනු</w:t>
      </w:r>
      <w:proofErr w:type="spellEnd"/>
      <w:r>
        <w:t xml:space="preserve"> </w:t>
      </w:r>
      <w:proofErr w:type="spellStart"/>
      <w:r>
        <w:t>කුමක්දැයි</w:t>
      </w:r>
      <w:proofErr w:type="spellEnd"/>
      <w:r>
        <w:t xml:space="preserve"> </w:t>
      </w:r>
      <w:proofErr w:type="spellStart"/>
      <w:r>
        <w:t>අර්ථ</w:t>
      </w:r>
      <w:proofErr w:type="spellEnd"/>
      <w:r>
        <w:t xml:space="preserve"> </w:t>
      </w:r>
      <w:proofErr w:type="spellStart"/>
      <w:r>
        <w:t>දක්වන්න</w:t>
      </w:r>
      <w:proofErr w:type="spellEnd"/>
      <w:r>
        <w:t>.</w:t>
      </w:r>
    </w:p>
    <w:p w14:paraId="2357BC88" w14:textId="77777777" w:rsidR="00EA27FE" w:rsidRDefault="00000000">
      <w:pPr>
        <w:spacing w:after="120" w:line="240" w:lineRule="auto"/>
      </w:pPr>
      <w:r>
        <w:t>**A</w:t>
      </w:r>
      <w:proofErr w:type="gramStart"/>
      <w:r>
        <w:t>11:*</w:t>
      </w:r>
      <w:proofErr w:type="gramEnd"/>
      <w:r>
        <w:t xml:space="preserve">* </w:t>
      </w:r>
      <w:proofErr w:type="spellStart"/>
      <w:r>
        <w:t>තනි</w:t>
      </w:r>
      <w:proofErr w:type="spellEnd"/>
      <w:r>
        <w:t xml:space="preserve"> </w:t>
      </w:r>
      <w:proofErr w:type="spellStart"/>
      <w:r>
        <w:t>පුද්ගලයෙකු</w:t>
      </w:r>
      <w:proofErr w:type="spellEnd"/>
      <w:r>
        <w:t xml:space="preserve"> </w:t>
      </w:r>
      <w:proofErr w:type="spellStart"/>
      <w:r>
        <w:t>විසින්</w:t>
      </w:r>
      <w:proofErr w:type="spellEnd"/>
      <w:r>
        <w:t xml:space="preserve"> </w:t>
      </w:r>
      <w:proofErr w:type="spellStart"/>
      <w:r>
        <w:t>ප්‍රාග්ධනය</w:t>
      </w:r>
      <w:proofErr w:type="spellEnd"/>
      <w:r>
        <w:t xml:space="preserve"> </w:t>
      </w:r>
      <w:proofErr w:type="spellStart"/>
      <w:r>
        <w:t>යොදවා</w:t>
      </w:r>
      <w:proofErr w:type="spellEnd"/>
      <w:r>
        <w:t xml:space="preserve">, </w:t>
      </w:r>
      <w:proofErr w:type="spellStart"/>
      <w:r>
        <w:t>ව්‍යාපාරයේ</w:t>
      </w:r>
      <w:proofErr w:type="spellEnd"/>
      <w:r>
        <w:t xml:space="preserve"> </w:t>
      </w:r>
      <w:proofErr w:type="spellStart"/>
      <w:r>
        <w:t>සියලු</w:t>
      </w:r>
      <w:proofErr w:type="spellEnd"/>
      <w:r>
        <w:t xml:space="preserve"> </w:t>
      </w:r>
      <w:proofErr w:type="spellStart"/>
      <w:r>
        <w:t>ලාභ</w:t>
      </w:r>
      <w:proofErr w:type="spellEnd"/>
      <w:r>
        <w:t xml:space="preserve"> </w:t>
      </w:r>
      <w:proofErr w:type="spellStart"/>
      <w:r>
        <w:t>හෝ</w:t>
      </w:r>
      <w:proofErr w:type="spellEnd"/>
      <w:r>
        <w:t xml:space="preserve"> </w:t>
      </w:r>
      <w:proofErr w:type="spellStart"/>
      <w:r>
        <w:t>අලාභ</w:t>
      </w:r>
      <w:proofErr w:type="spellEnd"/>
      <w:r>
        <w:t xml:space="preserve"> </w:t>
      </w:r>
      <w:proofErr w:type="spellStart"/>
      <w:r>
        <w:t>තනිව</w:t>
      </w:r>
      <w:proofErr w:type="spellEnd"/>
      <w:r>
        <w:t xml:space="preserve"> </w:t>
      </w:r>
      <w:proofErr w:type="spellStart"/>
      <w:r>
        <w:t>භුක්ති</w:t>
      </w:r>
      <w:proofErr w:type="spellEnd"/>
      <w:r>
        <w:t xml:space="preserve"> </w:t>
      </w:r>
      <w:proofErr w:type="spellStart"/>
      <w:r>
        <w:t>විඳිමින්</w:t>
      </w:r>
      <w:proofErr w:type="spellEnd"/>
      <w:r>
        <w:t xml:space="preserve">, </w:t>
      </w:r>
      <w:proofErr w:type="spellStart"/>
      <w:r>
        <w:t>අසීමිත</w:t>
      </w:r>
      <w:proofErr w:type="spellEnd"/>
      <w:r>
        <w:t xml:space="preserve"> </w:t>
      </w:r>
      <w:proofErr w:type="spellStart"/>
      <w:r>
        <w:t>වගකීමක්</w:t>
      </w:r>
      <w:proofErr w:type="spellEnd"/>
      <w:r>
        <w:t xml:space="preserve"> </w:t>
      </w:r>
      <w:proofErr w:type="spellStart"/>
      <w:r>
        <w:t>සහිතව</w:t>
      </w:r>
      <w:proofErr w:type="spellEnd"/>
      <w:r>
        <w:t xml:space="preserve"> </w:t>
      </w:r>
      <w:proofErr w:type="spellStart"/>
      <w:r>
        <w:t>පවත්වාගෙන</w:t>
      </w:r>
      <w:proofErr w:type="spellEnd"/>
      <w:r>
        <w:t xml:space="preserve"> </w:t>
      </w:r>
      <w:proofErr w:type="spellStart"/>
      <w:r>
        <w:t>යනු</w:t>
      </w:r>
      <w:proofErr w:type="spellEnd"/>
      <w:r>
        <w:t xml:space="preserve"> </w:t>
      </w:r>
      <w:proofErr w:type="spellStart"/>
      <w:r>
        <w:t>ලබන</w:t>
      </w:r>
      <w:proofErr w:type="spellEnd"/>
      <w:r>
        <w:t xml:space="preserve"> </w:t>
      </w:r>
      <w:proofErr w:type="spellStart"/>
      <w:r>
        <w:t>ව්‍යාපාර</w:t>
      </w:r>
      <w:proofErr w:type="spellEnd"/>
      <w:r>
        <w:t xml:space="preserve"> </w:t>
      </w:r>
      <w:proofErr w:type="spellStart"/>
      <w:r>
        <w:t>සංවිධාන</w:t>
      </w:r>
      <w:proofErr w:type="spellEnd"/>
      <w:r>
        <w:t xml:space="preserve"> </w:t>
      </w:r>
      <w:proofErr w:type="spellStart"/>
      <w:r>
        <w:t>ක්‍රමය</w:t>
      </w:r>
      <w:proofErr w:type="spellEnd"/>
      <w:r>
        <w:t xml:space="preserve"> </w:t>
      </w:r>
      <w:proofErr w:type="spellStart"/>
      <w:r>
        <w:t>ඒක</w:t>
      </w:r>
      <w:proofErr w:type="spellEnd"/>
      <w:r>
        <w:t xml:space="preserve"> </w:t>
      </w:r>
      <w:proofErr w:type="spellStart"/>
      <w:r>
        <w:t>පුද්ගල</w:t>
      </w:r>
      <w:proofErr w:type="spellEnd"/>
      <w:r>
        <w:t xml:space="preserve"> </w:t>
      </w:r>
      <w:proofErr w:type="spellStart"/>
      <w:r>
        <w:t>ව්‍යාපාරයක්</w:t>
      </w:r>
      <w:proofErr w:type="spellEnd"/>
      <w:r>
        <w:t xml:space="preserve"> </w:t>
      </w:r>
      <w:proofErr w:type="spellStart"/>
      <w:r>
        <w:t>ලෙස</w:t>
      </w:r>
      <w:proofErr w:type="spellEnd"/>
      <w:r>
        <w:t xml:space="preserve"> </w:t>
      </w:r>
      <w:proofErr w:type="spellStart"/>
      <w:r>
        <w:t>හඳුන්වයි</w:t>
      </w:r>
      <w:proofErr w:type="spellEnd"/>
      <w:r>
        <w:t xml:space="preserve">. </w:t>
      </w:r>
      <w:proofErr w:type="spellStart"/>
      <w:r>
        <w:t>මෙහිදී</w:t>
      </w:r>
      <w:proofErr w:type="spellEnd"/>
      <w:r>
        <w:t xml:space="preserve"> </w:t>
      </w:r>
      <w:proofErr w:type="spellStart"/>
      <w:r>
        <w:t>ව්‍යාපාරයට</w:t>
      </w:r>
      <w:proofErr w:type="spellEnd"/>
      <w:r>
        <w:t xml:space="preserve"> </w:t>
      </w:r>
      <w:proofErr w:type="spellStart"/>
      <w:r>
        <w:t>වෙනම</w:t>
      </w:r>
      <w:proofErr w:type="spellEnd"/>
      <w:r>
        <w:t xml:space="preserve"> </w:t>
      </w:r>
      <w:proofErr w:type="spellStart"/>
      <w:r>
        <w:t>නීතිමය</w:t>
      </w:r>
      <w:proofErr w:type="spellEnd"/>
      <w:r>
        <w:t xml:space="preserve"> </w:t>
      </w:r>
      <w:proofErr w:type="spellStart"/>
      <w:r>
        <w:t>පුද්ගල</w:t>
      </w:r>
      <w:proofErr w:type="spellEnd"/>
      <w:r>
        <w:t xml:space="preserve"> </w:t>
      </w:r>
      <w:proofErr w:type="spellStart"/>
      <w:r>
        <w:t>භාවයක්</w:t>
      </w:r>
      <w:proofErr w:type="spellEnd"/>
      <w:r>
        <w:t xml:space="preserve"> </w:t>
      </w:r>
      <w:proofErr w:type="spellStart"/>
      <w:r>
        <w:t>නොමැති</w:t>
      </w:r>
      <w:proofErr w:type="spellEnd"/>
      <w:r>
        <w:t xml:space="preserve"> </w:t>
      </w:r>
      <w:proofErr w:type="spellStart"/>
      <w:r>
        <w:t>අතර</w:t>
      </w:r>
      <w:proofErr w:type="spellEnd"/>
      <w:r>
        <w:t xml:space="preserve"> </w:t>
      </w:r>
      <w:proofErr w:type="spellStart"/>
      <w:r>
        <w:t>පාලනය</w:t>
      </w:r>
      <w:proofErr w:type="spellEnd"/>
      <w:r>
        <w:t xml:space="preserve"> </w:t>
      </w:r>
      <w:proofErr w:type="spellStart"/>
      <w:r>
        <w:t>හා</w:t>
      </w:r>
      <w:proofErr w:type="spellEnd"/>
      <w:r>
        <w:t xml:space="preserve"> </w:t>
      </w:r>
      <w:proofErr w:type="spellStart"/>
      <w:r>
        <w:t>කළමනාකරණය</w:t>
      </w:r>
      <w:proofErr w:type="spellEnd"/>
      <w:r>
        <w:t xml:space="preserve"> </w:t>
      </w:r>
      <w:proofErr w:type="spellStart"/>
      <w:r>
        <w:t>අයිතිකරු</w:t>
      </w:r>
      <w:proofErr w:type="spellEnd"/>
      <w:r>
        <w:t xml:space="preserve"> </w:t>
      </w:r>
      <w:proofErr w:type="spellStart"/>
      <w:r>
        <w:t>විසින්ම</w:t>
      </w:r>
      <w:proofErr w:type="spellEnd"/>
      <w:r>
        <w:t xml:space="preserve"> </w:t>
      </w:r>
      <w:proofErr w:type="spellStart"/>
      <w:r>
        <w:t>සිදු</w:t>
      </w:r>
      <w:proofErr w:type="spellEnd"/>
      <w:r>
        <w:t xml:space="preserve"> </w:t>
      </w:r>
      <w:proofErr w:type="spellStart"/>
      <w:r>
        <w:t>කරනු</w:t>
      </w:r>
      <w:proofErr w:type="spellEnd"/>
      <w:r>
        <w:t xml:space="preserve"> </w:t>
      </w:r>
      <w:proofErr w:type="spellStart"/>
      <w:r>
        <w:t>ලබයි</w:t>
      </w:r>
      <w:proofErr w:type="spellEnd"/>
      <w:r>
        <w:t>.</w:t>
      </w:r>
    </w:p>
    <w:p w14:paraId="77E8659A" w14:textId="77777777" w:rsidR="00EA27FE" w:rsidRDefault="00000000">
      <w:pPr>
        <w:spacing w:after="120" w:line="240" w:lineRule="auto"/>
      </w:pPr>
      <w:r>
        <w:t>*[</w:t>
      </w:r>
      <w:proofErr w:type="spellStart"/>
      <w:r>
        <w:t>දැනුම</w:t>
      </w:r>
      <w:proofErr w:type="spellEnd"/>
      <w:r>
        <w:t xml:space="preserve"> (Knowledge) | </w:t>
      </w:r>
      <w:proofErr w:type="spellStart"/>
      <w:r>
        <w:t>තනි</w:t>
      </w:r>
      <w:proofErr w:type="spellEnd"/>
      <w:r>
        <w:t xml:space="preserve"> </w:t>
      </w:r>
      <w:proofErr w:type="spellStart"/>
      <w:r>
        <w:t>පුද්ගල</w:t>
      </w:r>
      <w:proofErr w:type="spellEnd"/>
      <w:r>
        <w:t xml:space="preserve"> </w:t>
      </w:r>
      <w:proofErr w:type="spellStart"/>
      <w:proofErr w:type="gramStart"/>
      <w:r>
        <w:t>ව්‍යාපාර</w:t>
      </w:r>
      <w:proofErr w:type="spellEnd"/>
      <w:r>
        <w:t>]*</w:t>
      </w:r>
      <w:proofErr w:type="gramEnd"/>
    </w:p>
    <w:p w14:paraId="298EBEA1" w14:textId="77777777" w:rsidR="00EA27FE" w:rsidRDefault="00000000">
      <w:pPr>
        <w:spacing w:after="120" w:line="240" w:lineRule="auto"/>
      </w:pPr>
      <w:r>
        <w:t>**Q</w:t>
      </w:r>
      <w:proofErr w:type="gramStart"/>
      <w:r>
        <w:t>12:*</w:t>
      </w:r>
      <w:proofErr w:type="gramEnd"/>
      <w:r>
        <w:t xml:space="preserve">* 1890 </w:t>
      </w:r>
      <w:proofErr w:type="spellStart"/>
      <w:r>
        <w:t>අංක</w:t>
      </w:r>
      <w:proofErr w:type="spellEnd"/>
      <w:r>
        <w:t xml:space="preserve"> 45 </w:t>
      </w:r>
      <w:proofErr w:type="spellStart"/>
      <w:r>
        <w:t>දරන</w:t>
      </w:r>
      <w:proofErr w:type="spellEnd"/>
      <w:r>
        <w:t xml:space="preserve"> </w:t>
      </w:r>
      <w:proofErr w:type="spellStart"/>
      <w:r>
        <w:t>හවුල්</w:t>
      </w:r>
      <w:proofErr w:type="spellEnd"/>
      <w:r>
        <w:t xml:space="preserve"> </w:t>
      </w:r>
      <w:proofErr w:type="spellStart"/>
      <w:r>
        <w:t>ව්‍යාපාර</w:t>
      </w:r>
      <w:proofErr w:type="spellEnd"/>
      <w:r>
        <w:t xml:space="preserve"> </w:t>
      </w:r>
      <w:proofErr w:type="spellStart"/>
      <w:r>
        <w:t>පනතට</w:t>
      </w:r>
      <w:proofErr w:type="spellEnd"/>
      <w:r>
        <w:t xml:space="preserve"> </w:t>
      </w:r>
      <w:proofErr w:type="spellStart"/>
      <w:r>
        <w:t>අනුව</w:t>
      </w:r>
      <w:proofErr w:type="spellEnd"/>
      <w:r>
        <w:t xml:space="preserve"> </w:t>
      </w:r>
      <w:proofErr w:type="spellStart"/>
      <w:r>
        <w:t>හවුල්</w:t>
      </w:r>
      <w:proofErr w:type="spellEnd"/>
      <w:r>
        <w:t xml:space="preserve"> </w:t>
      </w:r>
      <w:proofErr w:type="spellStart"/>
      <w:r>
        <w:t>ව්‍යාපාරයක්</w:t>
      </w:r>
      <w:proofErr w:type="spellEnd"/>
      <w:r>
        <w:t xml:space="preserve"> </w:t>
      </w:r>
      <w:proofErr w:type="spellStart"/>
      <w:r>
        <w:t>යනු</w:t>
      </w:r>
      <w:proofErr w:type="spellEnd"/>
      <w:r>
        <w:t xml:space="preserve"> </w:t>
      </w:r>
      <w:proofErr w:type="spellStart"/>
      <w:r>
        <w:t>කුමක්දැයි</w:t>
      </w:r>
      <w:proofErr w:type="spellEnd"/>
      <w:r>
        <w:t xml:space="preserve"> </w:t>
      </w:r>
      <w:proofErr w:type="spellStart"/>
      <w:r>
        <w:t>අර්ථ</w:t>
      </w:r>
      <w:proofErr w:type="spellEnd"/>
      <w:r>
        <w:t xml:space="preserve"> </w:t>
      </w:r>
      <w:proofErr w:type="spellStart"/>
      <w:r>
        <w:t>දක්වන්න</w:t>
      </w:r>
      <w:proofErr w:type="spellEnd"/>
      <w:r>
        <w:t>.</w:t>
      </w:r>
    </w:p>
    <w:p w14:paraId="6433FFBA" w14:textId="77777777" w:rsidR="00EA27FE" w:rsidRDefault="00000000">
      <w:pPr>
        <w:spacing w:after="120" w:line="240" w:lineRule="auto"/>
      </w:pPr>
      <w:r>
        <w:t>**A</w:t>
      </w:r>
      <w:proofErr w:type="gramStart"/>
      <w:r>
        <w:t>12:*</w:t>
      </w:r>
      <w:proofErr w:type="gramEnd"/>
      <w:r>
        <w:t xml:space="preserve">* 1890 </w:t>
      </w:r>
      <w:proofErr w:type="spellStart"/>
      <w:r>
        <w:t>අංක</w:t>
      </w:r>
      <w:proofErr w:type="spellEnd"/>
      <w:r>
        <w:t xml:space="preserve"> 45 </w:t>
      </w:r>
      <w:proofErr w:type="spellStart"/>
      <w:r>
        <w:t>දරන</w:t>
      </w:r>
      <w:proofErr w:type="spellEnd"/>
      <w:r>
        <w:t xml:space="preserve"> </w:t>
      </w:r>
      <w:proofErr w:type="spellStart"/>
      <w:r>
        <w:t>හවුල්</w:t>
      </w:r>
      <w:proofErr w:type="spellEnd"/>
      <w:r>
        <w:t xml:space="preserve"> </w:t>
      </w:r>
      <w:proofErr w:type="spellStart"/>
      <w:r>
        <w:t>ව්‍යාපාර</w:t>
      </w:r>
      <w:proofErr w:type="spellEnd"/>
      <w:r>
        <w:t xml:space="preserve"> </w:t>
      </w:r>
      <w:proofErr w:type="spellStart"/>
      <w:r>
        <w:t>පනතට</w:t>
      </w:r>
      <w:proofErr w:type="spellEnd"/>
      <w:r>
        <w:t xml:space="preserve"> </w:t>
      </w:r>
      <w:proofErr w:type="spellStart"/>
      <w:r>
        <w:t>අනුව</w:t>
      </w:r>
      <w:proofErr w:type="spellEnd"/>
      <w:r>
        <w:t xml:space="preserve">, </w:t>
      </w:r>
      <w:proofErr w:type="spellStart"/>
      <w:r>
        <w:t>පොදු</w:t>
      </w:r>
      <w:proofErr w:type="spellEnd"/>
      <w:r>
        <w:t xml:space="preserve"> </w:t>
      </w:r>
      <w:proofErr w:type="spellStart"/>
      <w:r>
        <w:t>අරමුණකින්</w:t>
      </w:r>
      <w:proofErr w:type="spellEnd"/>
      <w:r>
        <w:t xml:space="preserve"> </w:t>
      </w:r>
      <w:proofErr w:type="spellStart"/>
      <w:r>
        <w:t>යුතුව</w:t>
      </w:r>
      <w:proofErr w:type="spellEnd"/>
      <w:r>
        <w:t xml:space="preserve"> </w:t>
      </w:r>
      <w:proofErr w:type="spellStart"/>
      <w:r>
        <w:t>ලාභ</w:t>
      </w:r>
      <w:proofErr w:type="spellEnd"/>
      <w:r>
        <w:t xml:space="preserve"> </w:t>
      </w:r>
      <w:proofErr w:type="spellStart"/>
      <w:r>
        <w:t>ලැබීමේ</w:t>
      </w:r>
      <w:proofErr w:type="spellEnd"/>
      <w:r>
        <w:t xml:space="preserve"> </w:t>
      </w:r>
      <w:proofErr w:type="spellStart"/>
      <w:r>
        <w:t>අභිප්‍රායෙන්</w:t>
      </w:r>
      <w:proofErr w:type="spellEnd"/>
      <w:r>
        <w:t xml:space="preserve"> </w:t>
      </w:r>
      <w:proofErr w:type="spellStart"/>
      <w:r>
        <w:t>පුද්ගලයින්</w:t>
      </w:r>
      <w:proofErr w:type="spellEnd"/>
      <w:r>
        <w:t xml:space="preserve"> </w:t>
      </w:r>
      <w:proofErr w:type="spellStart"/>
      <w:r>
        <w:t>දෙදෙනෙකු</w:t>
      </w:r>
      <w:proofErr w:type="spellEnd"/>
      <w:r>
        <w:t xml:space="preserve"> </w:t>
      </w:r>
      <w:proofErr w:type="spellStart"/>
      <w:r>
        <w:t>හෝ</w:t>
      </w:r>
      <w:proofErr w:type="spellEnd"/>
      <w:r>
        <w:t xml:space="preserve"> </w:t>
      </w:r>
      <w:proofErr w:type="spellStart"/>
      <w:r>
        <w:t>ඊට</w:t>
      </w:r>
      <w:proofErr w:type="spellEnd"/>
      <w:r>
        <w:t xml:space="preserve"> </w:t>
      </w:r>
      <w:proofErr w:type="spellStart"/>
      <w:r>
        <w:t>වැඩි</w:t>
      </w:r>
      <w:proofErr w:type="spellEnd"/>
      <w:r>
        <w:t xml:space="preserve"> </w:t>
      </w:r>
      <w:proofErr w:type="spellStart"/>
      <w:r>
        <w:t>ගණනක්</w:t>
      </w:r>
      <w:proofErr w:type="spellEnd"/>
      <w:r>
        <w:t xml:space="preserve"> </w:t>
      </w:r>
      <w:proofErr w:type="spellStart"/>
      <w:r>
        <w:t>අතර</w:t>
      </w:r>
      <w:proofErr w:type="spellEnd"/>
      <w:r>
        <w:t xml:space="preserve"> </w:t>
      </w:r>
      <w:proofErr w:type="spellStart"/>
      <w:r>
        <w:t>පවතින</w:t>
      </w:r>
      <w:proofErr w:type="spellEnd"/>
      <w:r>
        <w:t xml:space="preserve"> </w:t>
      </w:r>
      <w:proofErr w:type="spellStart"/>
      <w:r>
        <w:t>සබඳතාව</w:t>
      </w:r>
      <w:proofErr w:type="spellEnd"/>
      <w:r>
        <w:t xml:space="preserve"> </w:t>
      </w:r>
      <w:proofErr w:type="spellStart"/>
      <w:r>
        <w:t>හවුල්</w:t>
      </w:r>
      <w:proofErr w:type="spellEnd"/>
      <w:r>
        <w:t xml:space="preserve"> </w:t>
      </w:r>
      <w:proofErr w:type="spellStart"/>
      <w:r>
        <w:t>ව්‍යාපාරයක්</w:t>
      </w:r>
      <w:proofErr w:type="spellEnd"/>
      <w:r>
        <w:t xml:space="preserve"> </w:t>
      </w:r>
      <w:proofErr w:type="spellStart"/>
      <w:r>
        <w:t>ලෙස</w:t>
      </w:r>
      <w:proofErr w:type="spellEnd"/>
      <w:r>
        <w:t xml:space="preserve"> </w:t>
      </w:r>
      <w:proofErr w:type="spellStart"/>
      <w:r>
        <w:t>හඳුන්වයි</w:t>
      </w:r>
      <w:proofErr w:type="spellEnd"/>
      <w:r>
        <w:t xml:space="preserve">. </w:t>
      </w:r>
      <w:proofErr w:type="spellStart"/>
      <w:r>
        <w:t>මෙහිදී</w:t>
      </w:r>
      <w:proofErr w:type="spellEnd"/>
      <w:r>
        <w:t xml:space="preserve"> </w:t>
      </w:r>
      <w:proofErr w:type="spellStart"/>
      <w:r>
        <w:t>හවුල්කරුවන්</w:t>
      </w:r>
      <w:proofErr w:type="spellEnd"/>
      <w:r>
        <w:t xml:space="preserve"> </w:t>
      </w:r>
      <w:proofErr w:type="spellStart"/>
      <w:r>
        <w:t>අතර</w:t>
      </w:r>
      <w:proofErr w:type="spellEnd"/>
      <w:r>
        <w:t xml:space="preserve"> </w:t>
      </w:r>
      <w:proofErr w:type="spellStart"/>
      <w:r>
        <w:t>ඇති</w:t>
      </w:r>
      <w:proofErr w:type="spellEnd"/>
      <w:r>
        <w:t xml:space="preserve"> </w:t>
      </w:r>
      <w:proofErr w:type="spellStart"/>
      <w:r>
        <w:t>කරගන්නා</w:t>
      </w:r>
      <w:proofErr w:type="spellEnd"/>
      <w:r>
        <w:t xml:space="preserve"> </w:t>
      </w:r>
      <w:proofErr w:type="spellStart"/>
      <w:r>
        <w:t>ලිඛිත</w:t>
      </w:r>
      <w:proofErr w:type="spellEnd"/>
      <w:r>
        <w:t xml:space="preserve">, </w:t>
      </w:r>
      <w:proofErr w:type="spellStart"/>
      <w:r>
        <w:t>වාචික</w:t>
      </w:r>
      <w:proofErr w:type="spellEnd"/>
      <w:r>
        <w:t xml:space="preserve"> </w:t>
      </w:r>
      <w:proofErr w:type="spellStart"/>
      <w:r>
        <w:t>හෝ</w:t>
      </w:r>
      <w:proofErr w:type="spellEnd"/>
      <w:r>
        <w:t xml:space="preserve"> </w:t>
      </w:r>
      <w:proofErr w:type="spellStart"/>
      <w:r>
        <w:t>අඟවන</w:t>
      </w:r>
      <w:proofErr w:type="spellEnd"/>
      <w:r>
        <w:t xml:space="preserve"> </w:t>
      </w:r>
      <w:proofErr w:type="spellStart"/>
      <w:r>
        <w:t>ලද</w:t>
      </w:r>
      <w:proofErr w:type="spellEnd"/>
      <w:r>
        <w:t xml:space="preserve"> </w:t>
      </w:r>
      <w:proofErr w:type="spellStart"/>
      <w:r>
        <w:t>ගිවිසුම</w:t>
      </w:r>
      <w:proofErr w:type="spellEnd"/>
      <w:r>
        <w:t xml:space="preserve"> </w:t>
      </w:r>
      <w:proofErr w:type="spellStart"/>
      <w:r>
        <w:t>පදනම්</w:t>
      </w:r>
      <w:proofErr w:type="spellEnd"/>
      <w:r>
        <w:t xml:space="preserve"> </w:t>
      </w:r>
      <w:proofErr w:type="spellStart"/>
      <w:r>
        <w:t>කරගෙන</w:t>
      </w:r>
      <w:proofErr w:type="spellEnd"/>
      <w:r>
        <w:t xml:space="preserve"> </w:t>
      </w:r>
      <w:proofErr w:type="spellStart"/>
      <w:r>
        <w:t>ව්‍යාපාරයේ</w:t>
      </w:r>
      <w:proofErr w:type="spellEnd"/>
      <w:r>
        <w:t xml:space="preserve"> </w:t>
      </w:r>
      <w:proofErr w:type="spellStart"/>
      <w:r>
        <w:t>කටයුතු</w:t>
      </w:r>
      <w:proofErr w:type="spellEnd"/>
      <w:r>
        <w:t xml:space="preserve"> </w:t>
      </w:r>
      <w:proofErr w:type="spellStart"/>
      <w:r>
        <w:t>සිදු</w:t>
      </w:r>
      <w:proofErr w:type="spellEnd"/>
      <w:r>
        <w:t xml:space="preserve"> </w:t>
      </w:r>
      <w:proofErr w:type="spellStart"/>
      <w:r>
        <w:t>කරනු</w:t>
      </w:r>
      <w:proofErr w:type="spellEnd"/>
      <w:r>
        <w:t xml:space="preserve"> </w:t>
      </w:r>
      <w:proofErr w:type="spellStart"/>
      <w:r>
        <w:t>ලබයි</w:t>
      </w:r>
      <w:proofErr w:type="spellEnd"/>
      <w:r>
        <w:t>.</w:t>
      </w:r>
    </w:p>
    <w:p w14:paraId="39E66939" w14:textId="77777777" w:rsidR="00EA27FE" w:rsidRDefault="00000000">
      <w:pPr>
        <w:spacing w:after="120" w:line="240" w:lineRule="auto"/>
      </w:pPr>
      <w:r>
        <w:t>*[</w:t>
      </w:r>
      <w:proofErr w:type="spellStart"/>
      <w:r>
        <w:t>දැනුම</w:t>
      </w:r>
      <w:proofErr w:type="spellEnd"/>
      <w:r>
        <w:t xml:space="preserve"> (Knowledge) | </w:t>
      </w:r>
      <w:proofErr w:type="spellStart"/>
      <w:r>
        <w:t>හවුල්</w:t>
      </w:r>
      <w:proofErr w:type="spellEnd"/>
      <w:r>
        <w:t xml:space="preserve"> </w:t>
      </w:r>
      <w:proofErr w:type="spellStart"/>
      <w:proofErr w:type="gramStart"/>
      <w:r>
        <w:t>ව්‍යාපාර</w:t>
      </w:r>
      <w:proofErr w:type="spellEnd"/>
      <w:r>
        <w:t>]*</w:t>
      </w:r>
      <w:proofErr w:type="gramEnd"/>
    </w:p>
    <w:p w14:paraId="575F83B3" w14:textId="77777777" w:rsidR="00EA27FE" w:rsidRDefault="00000000">
      <w:pPr>
        <w:spacing w:after="120" w:line="240" w:lineRule="auto"/>
      </w:pPr>
      <w:r>
        <w:t>**Q</w:t>
      </w:r>
      <w:proofErr w:type="gramStart"/>
      <w:r>
        <w:t>13:*</w:t>
      </w:r>
      <w:proofErr w:type="gramEnd"/>
      <w:r>
        <w:t xml:space="preserve">* </w:t>
      </w:r>
      <w:proofErr w:type="spellStart"/>
      <w:r>
        <w:t>සංස්ථාපිත</w:t>
      </w:r>
      <w:proofErr w:type="spellEnd"/>
      <w:r>
        <w:t xml:space="preserve"> </w:t>
      </w:r>
      <w:proofErr w:type="spellStart"/>
      <w:r>
        <w:t>සමාගමක</w:t>
      </w:r>
      <w:proofErr w:type="spellEnd"/>
      <w:r>
        <w:t xml:space="preserve"> </w:t>
      </w:r>
      <w:proofErr w:type="spellStart"/>
      <w:r>
        <w:t>පවතින</w:t>
      </w:r>
      <w:proofErr w:type="spellEnd"/>
      <w:r>
        <w:t xml:space="preserve"> '</w:t>
      </w:r>
      <w:proofErr w:type="spellStart"/>
      <w:r>
        <w:t>සීමිත</w:t>
      </w:r>
      <w:proofErr w:type="spellEnd"/>
      <w:r>
        <w:t xml:space="preserve"> </w:t>
      </w:r>
      <w:proofErr w:type="spellStart"/>
      <w:r>
        <w:t>වගකීම</w:t>
      </w:r>
      <w:proofErr w:type="spellEnd"/>
      <w:r>
        <w:t xml:space="preserve">' </w:t>
      </w:r>
      <w:proofErr w:type="spellStart"/>
      <w:r>
        <w:t>යන්නෙන්</w:t>
      </w:r>
      <w:proofErr w:type="spellEnd"/>
      <w:r>
        <w:t xml:space="preserve"> </w:t>
      </w:r>
      <w:proofErr w:type="spellStart"/>
      <w:r>
        <w:t>අදහස්</w:t>
      </w:r>
      <w:proofErr w:type="spellEnd"/>
      <w:r>
        <w:t xml:space="preserve"> </w:t>
      </w:r>
      <w:proofErr w:type="spellStart"/>
      <w:r>
        <w:t>කරන්නේ</w:t>
      </w:r>
      <w:proofErr w:type="spellEnd"/>
      <w:r>
        <w:t xml:space="preserve"> </w:t>
      </w:r>
      <w:proofErr w:type="spellStart"/>
      <w:r>
        <w:t>කුමක්දැයි</w:t>
      </w:r>
      <w:proofErr w:type="spellEnd"/>
      <w:r>
        <w:t xml:space="preserve"> </w:t>
      </w:r>
      <w:proofErr w:type="spellStart"/>
      <w:r>
        <w:t>පැහැදිලි</w:t>
      </w:r>
      <w:proofErr w:type="spellEnd"/>
      <w:r>
        <w:t xml:space="preserve"> </w:t>
      </w:r>
      <w:proofErr w:type="spellStart"/>
      <w:r>
        <w:t>කරන්න</w:t>
      </w:r>
      <w:proofErr w:type="spellEnd"/>
      <w:r>
        <w:t>.</w:t>
      </w:r>
    </w:p>
    <w:p w14:paraId="064C5B9F" w14:textId="77777777" w:rsidR="00EA27FE" w:rsidRDefault="00000000">
      <w:pPr>
        <w:spacing w:after="120" w:line="240" w:lineRule="auto"/>
      </w:pPr>
      <w:r>
        <w:lastRenderedPageBreak/>
        <w:t>**A</w:t>
      </w:r>
      <w:proofErr w:type="gramStart"/>
      <w:r>
        <w:t>13:*</w:t>
      </w:r>
      <w:proofErr w:type="gramEnd"/>
      <w:r>
        <w:t xml:space="preserve">* </w:t>
      </w:r>
      <w:proofErr w:type="spellStart"/>
      <w:r>
        <w:t>සංස්ථාපිත</w:t>
      </w:r>
      <w:proofErr w:type="spellEnd"/>
      <w:r>
        <w:t xml:space="preserve"> </w:t>
      </w:r>
      <w:proofErr w:type="spellStart"/>
      <w:r>
        <w:t>සමාගමක</w:t>
      </w:r>
      <w:proofErr w:type="spellEnd"/>
      <w:r>
        <w:t xml:space="preserve"> </w:t>
      </w:r>
      <w:proofErr w:type="spellStart"/>
      <w:r>
        <w:t>සීමිත</w:t>
      </w:r>
      <w:proofErr w:type="spellEnd"/>
      <w:r>
        <w:t xml:space="preserve"> </w:t>
      </w:r>
      <w:proofErr w:type="spellStart"/>
      <w:r>
        <w:t>වගකීම</w:t>
      </w:r>
      <w:proofErr w:type="spellEnd"/>
      <w:r>
        <w:t xml:space="preserve"> </w:t>
      </w:r>
      <w:proofErr w:type="spellStart"/>
      <w:r>
        <w:t>යනු</w:t>
      </w:r>
      <w:proofErr w:type="spellEnd"/>
      <w:r>
        <w:t xml:space="preserve"> </w:t>
      </w:r>
      <w:proofErr w:type="spellStart"/>
      <w:r>
        <w:t>සමාගම</w:t>
      </w:r>
      <w:proofErr w:type="spellEnd"/>
      <w:r>
        <w:t xml:space="preserve"> </w:t>
      </w:r>
      <w:proofErr w:type="spellStart"/>
      <w:r>
        <w:t>යම්</w:t>
      </w:r>
      <w:proofErr w:type="spellEnd"/>
      <w:r>
        <w:t xml:space="preserve"> </w:t>
      </w:r>
      <w:proofErr w:type="spellStart"/>
      <w:r>
        <w:t>හෙයකින්</w:t>
      </w:r>
      <w:proofErr w:type="spellEnd"/>
      <w:r>
        <w:t xml:space="preserve"> </w:t>
      </w:r>
      <w:proofErr w:type="spellStart"/>
      <w:r>
        <w:t>ණය</w:t>
      </w:r>
      <w:proofErr w:type="spellEnd"/>
      <w:r>
        <w:t xml:space="preserve"> </w:t>
      </w:r>
      <w:proofErr w:type="spellStart"/>
      <w:r>
        <w:t>බරින්</w:t>
      </w:r>
      <w:proofErr w:type="spellEnd"/>
      <w:r>
        <w:t xml:space="preserve"> </w:t>
      </w:r>
      <w:proofErr w:type="spellStart"/>
      <w:r>
        <w:t>මිරිකී</w:t>
      </w:r>
      <w:proofErr w:type="spellEnd"/>
      <w:r>
        <w:t xml:space="preserve"> </w:t>
      </w:r>
      <w:proofErr w:type="spellStart"/>
      <w:r>
        <w:t>අවසන්</w:t>
      </w:r>
      <w:proofErr w:type="spellEnd"/>
      <w:r>
        <w:t xml:space="preserve"> </w:t>
      </w:r>
      <w:proofErr w:type="spellStart"/>
      <w:r>
        <w:t>කිරීමට</w:t>
      </w:r>
      <w:proofErr w:type="spellEnd"/>
      <w:r>
        <w:t xml:space="preserve"> </w:t>
      </w:r>
      <w:proofErr w:type="spellStart"/>
      <w:r>
        <w:t>සිදු</w:t>
      </w:r>
      <w:proofErr w:type="spellEnd"/>
      <w:r>
        <w:t xml:space="preserve"> </w:t>
      </w:r>
      <w:proofErr w:type="spellStart"/>
      <w:r>
        <w:t>වූ</w:t>
      </w:r>
      <w:proofErr w:type="spellEnd"/>
      <w:r>
        <w:t xml:space="preserve"> </w:t>
      </w:r>
      <w:proofErr w:type="spellStart"/>
      <w:r>
        <w:t>විට</w:t>
      </w:r>
      <w:proofErr w:type="spellEnd"/>
      <w:r>
        <w:t xml:space="preserve">, </w:t>
      </w:r>
      <w:proofErr w:type="spellStart"/>
      <w:r>
        <w:t>එහි</w:t>
      </w:r>
      <w:proofErr w:type="spellEnd"/>
      <w:r>
        <w:t xml:space="preserve"> </w:t>
      </w:r>
      <w:proofErr w:type="spellStart"/>
      <w:r>
        <w:t>කොටස්කරුවන්ගේ</w:t>
      </w:r>
      <w:proofErr w:type="spellEnd"/>
      <w:r>
        <w:t xml:space="preserve"> </w:t>
      </w:r>
      <w:proofErr w:type="spellStart"/>
      <w:r>
        <w:t>වගකීම</w:t>
      </w:r>
      <w:proofErr w:type="spellEnd"/>
      <w:r>
        <w:t xml:space="preserve"> </w:t>
      </w:r>
      <w:proofErr w:type="spellStart"/>
      <w:r>
        <w:t>ඔවුන්</w:t>
      </w:r>
      <w:proofErr w:type="spellEnd"/>
      <w:r>
        <w:t xml:space="preserve"> </w:t>
      </w:r>
      <w:proofErr w:type="spellStart"/>
      <w:r>
        <w:t>විසින්</w:t>
      </w:r>
      <w:proofErr w:type="spellEnd"/>
      <w:r>
        <w:t xml:space="preserve"> </w:t>
      </w:r>
      <w:proofErr w:type="spellStart"/>
      <w:r>
        <w:t>මිලදී</w:t>
      </w:r>
      <w:proofErr w:type="spellEnd"/>
      <w:r>
        <w:t xml:space="preserve"> </w:t>
      </w:r>
      <w:proofErr w:type="spellStart"/>
      <w:r>
        <w:t>ගෙන</w:t>
      </w:r>
      <w:proofErr w:type="spellEnd"/>
      <w:r>
        <w:t xml:space="preserve"> </w:t>
      </w:r>
      <w:proofErr w:type="spellStart"/>
      <w:r>
        <w:t>ඇති</w:t>
      </w:r>
      <w:proofErr w:type="spellEnd"/>
      <w:r>
        <w:t xml:space="preserve"> </w:t>
      </w:r>
      <w:proofErr w:type="spellStart"/>
      <w:r>
        <w:t>කොටස්වල</w:t>
      </w:r>
      <w:proofErr w:type="spellEnd"/>
      <w:r>
        <w:t xml:space="preserve"> </w:t>
      </w:r>
      <w:proofErr w:type="spellStart"/>
      <w:r>
        <w:t>නොගෙවූ</w:t>
      </w:r>
      <w:proofErr w:type="spellEnd"/>
      <w:r>
        <w:t xml:space="preserve"> </w:t>
      </w:r>
      <w:proofErr w:type="spellStart"/>
      <w:r>
        <w:t>නාමික</w:t>
      </w:r>
      <w:proofErr w:type="spellEnd"/>
      <w:r>
        <w:t xml:space="preserve"> </w:t>
      </w:r>
      <w:proofErr w:type="spellStart"/>
      <w:r>
        <w:t>අගයට</w:t>
      </w:r>
      <w:proofErr w:type="spellEnd"/>
      <w:r>
        <w:t xml:space="preserve"> </w:t>
      </w:r>
      <w:proofErr w:type="spellStart"/>
      <w:r>
        <w:t>හෝ</w:t>
      </w:r>
      <w:proofErr w:type="spellEnd"/>
      <w:r>
        <w:t xml:space="preserve"> </w:t>
      </w:r>
      <w:proofErr w:type="spellStart"/>
      <w:r>
        <w:t>ඇප</w:t>
      </w:r>
      <w:proofErr w:type="spellEnd"/>
      <w:r>
        <w:t xml:space="preserve"> </w:t>
      </w:r>
      <w:proofErr w:type="spellStart"/>
      <w:r>
        <w:t>වූ</w:t>
      </w:r>
      <w:proofErr w:type="spellEnd"/>
      <w:r>
        <w:t xml:space="preserve"> </w:t>
      </w:r>
      <w:proofErr w:type="spellStart"/>
      <w:r>
        <w:t>මුදලට</w:t>
      </w:r>
      <w:proofErr w:type="spellEnd"/>
      <w:r>
        <w:t xml:space="preserve"> </w:t>
      </w:r>
      <w:proofErr w:type="spellStart"/>
      <w:r>
        <w:t>පමණක්</w:t>
      </w:r>
      <w:proofErr w:type="spellEnd"/>
      <w:r>
        <w:t xml:space="preserve"> </w:t>
      </w:r>
      <w:proofErr w:type="spellStart"/>
      <w:r>
        <w:t>සීමා</w:t>
      </w:r>
      <w:proofErr w:type="spellEnd"/>
      <w:r>
        <w:t xml:space="preserve"> </w:t>
      </w:r>
      <w:proofErr w:type="spellStart"/>
      <w:r>
        <w:t>වීමයි</w:t>
      </w:r>
      <w:proofErr w:type="spellEnd"/>
      <w:r>
        <w:t xml:space="preserve">. </w:t>
      </w:r>
      <w:proofErr w:type="spellStart"/>
      <w:r>
        <w:t>සමාගමේ</w:t>
      </w:r>
      <w:proofErr w:type="spellEnd"/>
      <w:r>
        <w:t xml:space="preserve"> </w:t>
      </w:r>
      <w:proofErr w:type="spellStart"/>
      <w:r>
        <w:t>ණය</w:t>
      </w:r>
      <w:proofErr w:type="spellEnd"/>
      <w:r>
        <w:t xml:space="preserve"> </w:t>
      </w:r>
      <w:proofErr w:type="spellStart"/>
      <w:r>
        <w:t>පියවීම</w:t>
      </w:r>
      <w:proofErr w:type="spellEnd"/>
      <w:r>
        <w:t xml:space="preserve"> </w:t>
      </w:r>
      <w:proofErr w:type="spellStart"/>
      <w:r>
        <w:t>සඳහා</w:t>
      </w:r>
      <w:proofErr w:type="spellEnd"/>
      <w:r>
        <w:t xml:space="preserve"> </w:t>
      </w:r>
      <w:proofErr w:type="spellStart"/>
      <w:r>
        <w:t>කොටස්කරුවන්ගේ</w:t>
      </w:r>
      <w:proofErr w:type="spellEnd"/>
      <w:r>
        <w:t xml:space="preserve"> </w:t>
      </w:r>
      <w:proofErr w:type="spellStart"/>
      <w:r>
        <w:t>පෞද්ගලික</w:t>
      </w:r>
      <w:proofErr w:type="spellEnd"/>
      <w:r>
        <w:t xml:space="preserve"> </w:t>
      </w:r>
      <w:proofErr w:type="spellStart"/>
      <w:r>
        <w:t>දේපළ</w:t>
      </w:r>
      <w:proofErr w:type="spellEnd"/>
      <w:r>
        <w:t xml:space="preserve"> </w:t>
      </w:r>
      <w:proofErr w:type="spellStart"/>
      <w:r>
        <w:t>කැප</w:t>
      </w:r>
      <w:proofErr w:type="spellEnd"/>
      <w:r>
        <w:t xml:space="preserve"> </w:t>
      </w:r>
      <w:proofErr w:type="spellStart"/>
      <w:r>
        <w:t>කිරීමට</w:t>
      </w:r>
      <w:proofErr w:type="spellEnd"/>
      <w:r>
        <w:t xml:space="preserve"> </w:t>
      </w:r>
      <w:proofErr w:type="spellStart"/>
      <w:r>
        <w:t>සිදු</w:t>
      </w:r>
      <w:proofErr w:type="spellEnd"/>
      <w:r>
        <w:t xml:space="preserve"> </w:t>
      </w:r>
      <w:proofErr w:type="spellStart"/>
      <w:r>
        <w:t>නොවේ</w:t>
      </w:r>
      <w:proofErr w:type="spellEnd"/>
      <w:r>
        <w:t>.</w:t>
      </w:r>
    </w:p>
    <w:p w14:paraId="3A63A453" w14:textId="77777777" w:rsidR="00EA27FE" w:rsidRDefault="00000000">
      <w:pPr>
        <w:spacing w:after="120" w:line="240" w:lineRule="auto"/>
      </w:pPr>
      <w:r>
        <w:t>*[</w:t>
      </w:r>
      <w:proofErr w:type="spellStart"/>
      <w:r>
        <w:t>අවබෝධය</w:t>
      </w:r>
      <w:proofErr w:type="spellEnd"/>
      <w:r>
        <w:t xml:space="preserve"> (Understanding) | </w:t>
      </w:r>
      <w:proofErr w:type="spellStart"/>
      <w:r>
        <w:t>සංස්ථාපිත</w:t>
      </w:r>
      <w:proofErr w:type="spellEnd"/>
      <w:r>
        <w:t xml:space="preserve"> </w:t>
      </w:r>
      <w:proofErr w:type="spellStart"/>
      <w:proofErr w:type="gramStart"/>
      <w:r>
        <w:t>සමාගම්</w:t>
      </w:r>
      <w:proofErr w:type="spellEnd"/>
      <w:r>
        <w:t>]*</w:t>
      </w:r>
      <w:proofErr w:type="gramEnd"/>
    </w:p>
    <w:p w14:paraId="1BA3DB85" w14:textId="77777777" w:rsidR="00EA27FE" w:rsidRDefault="00000000">
      <w:pPr>
        <w:spacing w:after="120" w:line="240" w:lineRule="auto"/>
      </w:pPr>
      <w:r>
        <w:t>**Q</w:t>
      </w:r>
      <w:proofErr w:type="gramStart"/>
      <w:r>
        <w:t>14:*</w:t>
      </w:r>
      <w:proofErr w:type="gramEnd"/>
      <w:r>
        <w:t xml:space="preserve">* </w:t>
      </w:r>
      <w:proofErr w:type="spellStart"/>
      <w:r>
        <w:t>සමුපකාර</w:t>
      </w:r>
      <w:proofErr w:type="spellEnd"/>
      <w:r>
        <w:t xml:space="preserve"> </w:t>
      </w:r>
      <w:proofErr w:type="spellStart"/>
      <w:r>
        <w:t>සමිතියක</w:t>
      </w:r>
      <w:proofErr w:type="spellEnd"/>
      <w:r>
        <w:t xml:space="preserve"> </w:t>
      </w:r>
      <w:proofErr w:type="spellStart"/>
      <w:r>
        <w:t>පවතින</w:t>
      </w:r>
      <w:proofErr w:type="spellEnd"/>
      <w:r>
        <w:t xml:space="preserve"> </w:t>
      </w:r>
      <w:proofErr w:type="spellStart"/>
      <w:r>
        <w:t>ප්‍රධාන</w:t>
      </w:r>
      <w:proofErr w:type="spellEnd"/>
      <w:r>
        <w:t xml:space="preserve"> </w:t>
      </w:r>
      <w:proofErr w:type="spellStart"/>
      <w:r>
        <w:t>මූලධර්ම</w:t>
      </w:r>
      <w:proofErr w:type="spellEnd"/>
      <w:r>
        <w:t xml:space="preserve"> </w:t>
      </w:r>
      <w:proofErr w:type="spellStart"/>
      <w:r>
        <w:t>හා</w:t>
      </w:r>
      <w:proofErr w:type="spellEnd"/>
      <w:r>
        <w:t xml:space="preserve"> </w:t>
      </w:r>
      <w:proofErr w:type="spellStart"/>
      <w:r>
        <w:t>ලක්ෂණ</w:t>
      </w:r>
      <w:proofErr w:type="spellEnd"/>
      <w:r>
        <w:t xml:space="preserve"> </w:t>
      </w:r>
      <w:proofErr w:type="spellStart"/>
      <w:r>
        <w:t>දෙකක්</w:t>
      </w:r>
      <w:proofErr w:type="spellEnd"/>
      <w:r>
        <w:t xml:space="preserve"> </w:t>
      </w:r>
      <w:proofErr w:type="spellStart"/>
      <w:r>
        <w:t>විස්තර</w:t>
      </w:r>
      <w:proofErr w:type="spellEnd"/>
      <w:r>
        <w:t xml:space="preserve"> </w:t>
      </w:r>
      <w:proofErr w:type="spellStart"/>
      <w:r>
        <w:t>කරන්න</w:t>
      </w:r>
      <w:proofErr w:type="spellEnd"/>
      <w:r>
        <w:t>.</w:t>
      </w:r>
    </w:p>
    <w:p w14:paraId="78294F36" w14:textId="77777777" w:rsidR="00EA27FE" w:rsidRDefault="00000000">
      <w:pPr>
        <w:spacing w:after="120" w:line="240" w:lineRule="auto"/>
      </w:pPr>
      <w:r>
        <w:t>**A</w:t>
      </w:r>
      <w:proofErr w:type="gramStart"/>
      <w:r>
        <w:t>14:*</w:t>
      </w:r>
      <w:proofErr w:type="gramEnd"/>
      <w:r>
        <w:t xml:space="preserve">* </w:t>
      </w:r>
      <w:proofErr w:type="spellStart"/>
      <w:r>
        <w:t>සමුපකාර</w:t>
      </w:r>
      <w:proofErr w:type="spellEnd"/>
      <w:r>
        <w:t xml:space="preserve"> </w:t>
      </w:r>
      <w:proofErr w:type="spellStart"/>
      <w:r>
        <w:t>සමිතියක</w:t>
      </w:r>
      <w:proofErr w:type="spellEnd"/>
      <w:r>
        <w:t xml:space="preserve"> </w:t>
      </w:r>
      <w:proofErr w:type="spellStart"/>
      <w:r>
        <w:t>ප්‍රධාන</w:t>
      </w:r>
      <w:proofErr w:type="spellEnd"/>
      <w:r>
        <w:t xml:space="preserve"> </w:t>
      </w:r>
      <w:proofErr w:type="spellStart"/>
      <w:r>
        <w:t>ලක්ෂණ</w:t>
      </w:r>
      <w:proofErr w:type="spellEnd"/>
      <w:r>
        <w:t xml:space="preserve"> </w:t>
      </w:r>
      <w:proofErr w:type="spellStart"/>
      <w:r>
        <w:t>දෙකකි</w:t>
      </w:r>
      <w:proofErr w:type="spellEnd"/>
      <w:r>
        <w:t xml:space="preserve">: 1. </w:t>
      </w:r>
      <w:proofErr w:type="spellStart"/>
      <w:r>
        <w:t>සාමාජික</w:t>
      </w:r>
      <w:proofErr w:type="spellEnd"/>
      <w:r>
        <w:t xml:space="preserve"> </w:t>
      </w:r>
      <w:proofErr w:type="spellStart"/>
      <w:r>
        <w:t>අභිවෘද්ධිය</w:t>
      </w:r>
      <w:proofErr w:type="spellEnd"/>
      <w:r>
        <w:t xml:space="preserve"> </w:t>
      </w:r>
      <w:proofErr w:type="spellStart"/>
      <w:r>
        <w:t>සහ</w:t>
      </w:r>
      <w:proofErr w:type="spellEnd"/>
      <w:r>
        <w:t xml:space="preserve"> </w:t>
      </w:r>
      <w:proofErr w:type="spellStart"/>
      <w:r>
        <w:t>පොදු</w:t>
      </w:r>
      <w:proofErr w:type="spellEnd"/>
      <w:r>
        <w:t xml:space="preserve"> </w:t>
      </w:r>
      <w:proofErr w:type="spellStart"/>
      <w:r>
        <w:t>යහපත</w:t>
      </w:r>
      <w:proofErr w:type="spellEnd"/>
      <w:r>
        <w:t xml:space="preserve"> </w:t>
      </w:r>
      <w:proofErr w:type="spellStart"/>
      <w:r>
        <w:t>අරමුණු</w:t>
      </w:r>
      <w:proofErr w:type="spellEnd"/>
      <w:r>
        <w:t xml:space="preserve"> </w:t>
      </w:r>
      <w:proofErr w:type="spellStart"/>
      <w:r>
        <w:t>කර</w:t>
      </w:r>
      <w:proofErr w:type="spellEnd"/>
      <w:r>
        <w:t xml:space="preserve"> </w:t>
      </w:r>
      <w:proofErr w:type="spellStart"/>
      <w:r>
        <w:t>ගැනීම</w:t>
      </w:r>
      <w:proofErr w:type="spellEnd"/>
      <w:r>
        <w:t xml:space="preserve"> - </w:t>
      </w:r>
      <w:proofErr w:type="spellStart"/>
      <w:r>
        <w:t>මෙහි</w:t>
      </w:r>
      <w:proofErr w:type="spellEnd"/>
      <w:r>
        <w:t xml:space="preserve"> </w:t>
      </w:r>
      <w:proofErr w:type="spellStart"/>
      <w:r>
        <w:t>මූලික</w:t>
      </w:r>
      <w:proofErr w:type="spellEnd"/>
      <w:r>
        <w:t xml:space="preserve"> </w:t>
      </w:r>
      <w:proofErr w:type="spellStart"/>
      <w:r>
        <w:t>අරමුණ</w:t>
      </w:r>
      <w:proofErr w:type="spellEnd"/>
      <w:r>
        <w:t xml:space="preserve"> </w:t>
      </w:r>
      <w:proofErr w:type="spellStart"/>
      <w:r>
        <w:t>ලාභ</w:t>
      </w:r>
      <w:proofErr w:type="spellEnd"/>
      <w:r>
        <w:t xml:space="preserve"> </w:t>
      </w:r>
      <w:proofErr w:type="spellStart"/>
      <w:r>
        <w:t>ලැබීම</w:t>
      </w:r>
      <w:proofErr w:type="spellEnd"/>
      <w:r>
        <w:t xml:space="preserve"> </w:t>
      </w:r>
      <w:proofErr w:type="spellStart"/>
      <w:r>
        <w:t>නොව</w:t>
      </w:r>
      <w:proofErr w:type="spellEnd"/>
      <w:r>
        <w:t xml:space="preserve"> </w:t>
      </w:r>
      <w:proofErr w:type="spellStart"/>
      <w:r>
        <w:t>සාමාජිකයින්ගේ</w:t>
      </w:r>
      <w:proofErr w:type="spellEnd"/>
      <w:r>
        <w:t xml:space="preserve"> </w:t>
      </w:r>
      <w:proofErr w:type="spellStart"/>
      <w:r>
        <w:t>සුබසාධනයයි</w:t>
      </w:r>
      <w:proofErr w:type="spellEnd"/>
      <w:r>
        <w:t xml:space="preserve">. 2. </w:t>
      </w:r>
      <w:proofErr w:type="spellStart"/>
      <w:r>
        <w:t>ප්‍රජාතන්ත්‍රවාදී</w:t>
      </w:r>
      <w:proofErr w:type="spellEnd"/>
      <w:r>
        <w:t xml:space="preserve"> </w:t>
      </w:r>
      <w:proofErr w:type="spellStart"/>
      <w:r>
        <w:t>පාලනය</w:t>
      </w:r>
      <w:proofErr w:type="spellEnd"/>
      <w:r>
        <w:t xml:space="preserve"> - '</w:t>
      </w:r>
      <w:proofErr w:type="spellStart"/>
      <w:r>
        <w:t>එක්</w:t>
      </w:r>
      <w:proofErr w:type="spellEnd"/>
      <w:r>
        <w:t xml:space="preserve"> </w:t>
      </w:r>
      <w:proofErr w:type="spellStart"/>
      <w:r>
        <w:t>සාමාජිකයෙකුට</w:t>
      </w:r>
      <w:proofErr w:type="spellEnd"/>
      <w:r>
        <w:t xml:space="preserve"> </w:t>
      </w:r>
      <w:proofErr w:type="spellStart"/>
      <w:r>
        <w:t>එක්</w:t>
      </w:r>
      <w:proofErr w:type="spellEnd"/>
      <w:r>
        <w:t xml:space="preserve"> </w:t>
      </w:r>
      <w:proofErr w:type="spellStart"/>
      <w:r>
        <w:t>ඡන්දයක්</w:t>
      </w:r>
      <w:proofErr w:type="spellEnd"/>
      <w:r>
        <w:t xml:space="preserve">' </w:t>
      </w:r>
      <w:proofErr w:type="spellStart"/>
      <w:r>
        <w:t>යන</w:t>
      </w:r>
      <w:proofErr w:type="spellEnd"/>
      <w:r>
        <w:t xml:space="preserve"> </w:t>
      </w:r>
      <w:proofErr w:type="spellStart"/>
      <w:r>
        <w:t>මූලධර්මය</w:t>
      </w:r>
      <w:proofErr w:type="spellEnd"/>
      <w:r>
        <w:t xml:space="preserve"> </w:t>
      </w:r>
      <w:proofErr w:type="spellStart"/>
      <w:r>
        <w:t>මත</w:t>
      </w:r>
      <w:proofErr w:type="spellEnd"/>
      <w:r>
        <w:t xml:space="preserve"> </w:t>
      </w:r>
      <w:proofErr w:type="spellStart"/>
      <w:r>
        <w:t>පදනම්ව</w:t>
      </w:r>
      <w:proofErr w:type="spellEnd"/>
      <w:r>
        <w:t xml:space="preserve"> </w:t>
      </w:r>
      <w:proofErr w:type="spellStart"/>
      <w:r>
        <w:t>යොදවා</w:t>
      </w:r>
      <w:proofErr w:type="spellEnd"/>
      <w:r>
        <w:t xml:space="preserve"> </w:t>
      </w:r>
      <w:proofErr w:type="spellStart"/>
      <w:r>
        <w:t>ඇති</w:t>
      </w:r>
      <w:proofErr w:type="spellEnd"/>
      <w:r>
        <w:t xml:space="preserve"> </w:t>
      </w:r>
      <w:proofErr w:type="spellStart"/>
      <w:r>
        <w:t>ප්‍රාග්ධන</w:t>
      </w:r>
      <w:proofErr w:type="spellEnd"/>
      <w:r>
        <w:t xml:space="preserve"> </w:t>
      </w:r>
      <w:proofErr w:type="spellStart"/>
      <w:r>
        <w:t>ප්‍රමාණය</w:t>
      </w:r>
      <w:proofErr w:type="spellEnd"/>
      <w:r>
        <w:t xml:space="preserve"> </w:t>
      </w:r>
      <w:proofErr w:type="spellStart"/>
      <w:r>
        <w:t>නොසලකා</w:t>
      </w:r>
      <w:proofErr w:type="spellEnd"/>
      <w:r>
        <w:t xml:space="preserve"> </w:t>
      </w:r>
      <w:proofErr w:type="spellStart"/>
      <w:r>
        <w:t>සියලු</w:t>
      </w:r>
      <w:proofErr w:type="spellEnd"/>
      <w:r>
        <w:t xml:space="preserve"> </w:t>
      </w:r>
      <w:proofErr w:type="spellStart"/>
      <w:r>
        <w:t>සාමාජිකයින්ට</w:t>
      </w:r>
      <w:proofErr w:type="spellEnd"/>
      <w:r>
        <w:t xml:space="preserve"> </w:t>
      </w:r>
      <w:proofErr w:type="spellStart"/>
      <w:r>
        <w:t>පාලනය</w:t>
      </w:r>
      <w:proofErr w:type="spellEnd"/>
      <w:r>
        <w:t xml:space="preserve"> </w:t>
      </w:r>
      <w:proofErr w:type="spellStart"/>
      <w:r>
        <w:t>සඳහා</w:t>
      </w:r>
      <w:proofErr w:type="spellEnd"/>
      <w:r>
        <w:t xml:space="preserve"> </w:t>
      </w:r>
      <w:proofErr w:type="spellStart"/>
      <w:r>
        <w:t>සමාන</w:t>
      </w:r>
      <w:proofErr w:type="spellEnd"/>
      <w:r>
        <w:t xml:space="preserve"> </w:t>
      </w:r>
      <w:proofErr w:type="spellStart"/>
      <w:r>
        <w:t>අයිතිය</w:t>
      </w:r>
      <w:proofErr w:type="spellEnd"/>
      <w:r>
        <w:t xml:space="preserve"> </w:t>
      </w:r>
      <w:proofErr w:type="spellStart"/>
      <w:r>
        <w:t>හිමි</w:t>
      </w:r>
      <w:proofErr w:type="spellEnd"/>
      <w:r>
        <w:t xml:space="preserve"> </w:t>
      </w:r>
      <w:proofErr w:type="spellStart"/>
      <w:r>
        <w:t>වීමයි</w:t>
      </w:r>
      <w:proofErr w:type="spellEnd"/>
      <w:r>
        <w:t>.</w:t>
      </w:r>
    </w:p>
    <w:p w14:paraId="63D0B8E9" w14:textId="77777777" w:rsidR="00EA27FE" w:rsidRDefault="00000000">
      <w:pPr>
        <w:spacing w:after="120" w:line="240" w:lineRule="auto"/>
      </w:pPr>
      <w:r>
        <w:t>*[</w:t>
      </w:r>
      <w:proofErr w:type="spellStart"/>
      <w:r>
        <w:t>අවබෝධය</w:t>
      </w:r>
      <w:proofErr w:type="spellEnd"/>
      <w:r>
        <w:t xml:space="preserve"> (Understanding) | </w:t>
      </w:r>
      <w:proofErr w:type="spellStart"/>
      <w:r>
        <w:t>සමුපකාර</w:t>
      </w:r>
      <w:proofErr w:type="spellEnd"/>
      <w:r>
        <w:t xml:space="preserve"> </w:t>
      </w:r>
      <w:proofErr w:type="spellStart"/>
      <w:proofErr w:type="gramStart"/>
      <w:r>
        <w:t>සමිති</w:t>
      </w:r>
      <w:proofErr w:type="spellEnd"/>
      <w:r>
        <w:t>]*</w:t>
      </w:r>
      <w:proofErr w:type="gramEnd"/>
    </w:p>
    <w:p w14:paraId="5952AADE" w14:textId="77777777" w:rsidR="00EA27FE" w:rsidRDefault="00000000">
      <w:pPr>
        <w:spacing w:after="120" w:line="240" w:lineRule="auto"/>
      </w:pPr>
      <w:r>
        <w:t>**Q</w:t>
      </w:r>
      <w:proofErr w:type="gramStart"/>
      <w:r>
        <w:t>15:*</w:t>
      </w:r>
      <w:proofErr w:type="gramEnd"/>
      <w:r>
        <w:t xml:space="preserve">* </w:t>
      </w:r>
      <w:proofErr w:type="spellStart"/>
      <w:r>
        <w:t>රාජ්‍ය</w:t>
      </w:r>
      <w:proofErr w:type="spellEnd"/>
      <w:r>
        <w:t xml:space="preserve"> </w:t>
      </w:r>
      <w:proofErr w:type="spellStart"/>
      <w:r>
        <w:t>සංස්ථා</w:t>
      </w:r>
      <w:proofErr w:type="spellEnd"/>
      <w:r>
        <w:t xml:space="preserve"> </w:t>
      </w:r>
      <w:proofErr w:type="spellStart"/>
      <w:r>
        <w:t>සහ</w:t>
      </w:r>
      <w:proofErr w:type="spellEnd"/>
      <w:r>
        <w:t xml:space="preserve"> </w:t>
      </w:r>
      <w:proofErr w:type="spellStart"/>
      <w:r>
        <w:t>රජයේ</w:t>
      </w:r>
      <w:proofErr w:type="spellEnd"/>
      <w:r>
        <w:t xml:space="preserve"> </w:t>
      </w:r>
      <w:proofErr w:type="spellStart"/>
      <w:r>
        <w:t>දෙපාර්තමේන්තු</w:t>
      </w:r>
      <w:proofErr w:type="spellEnd"/>
      <w:r>
        <w:t xml:space="preserve"> </w:t>
      </w:r>
      <w:proofErr w:type="spellStart"/>
      <w:r>
        <w:t>අතර</w:t>
      </w:r>
      <w:proofErr w:type="spellEnd"/>
      <w:r>
        <w:t xml:space="preserve"> </w:t>
      </w:r>
      <w:proofErr w:type="spellStart"/>
      <w:r>
        <w:t>පවතින</w:t>
      </w:r>
      <w:proofErr w:type="spellEnd"/>
      <w:r>
        <w:t xml:space="preserve"> </w:t>
      </w:r>
      <w:proofErr w:type="spellStart"/>
      <w:r>
        <w:t>ප්‍රධාන</w:t>
      </w:r>
      <w:proofErr w:type="spellEnd"/>
      <w:r>
        <w:t xml:space="preserve"> </w:t>
      </w:r>
      <w:proofErr w:type="spellStart"/>
      <w:r>
        <w:t>වෙනස්කම්</w:t>
      </w:r>
      <w:proofErr w:type="spellEnd"/>
      <w:r>
        <w:t xml:space="preserve"> </w:t>
      </w:r>
      <w:proofErr w:type="spellStart"/>
      <w:r>
        <w:t>දෙකක්</w:t>
      </w:r>
      <w:proofErr w:type="spellEnd"/>
      <w:r>
        <w:t xml:space="preserve"> </w:t>
      </w:r>
      <w:proofErr w:type="spellStart"/>
      <w:r>
        <w:t>පැහැදිලි</w:t>
      </w:r>
      <w:proofErr w:type="spellEnd"/>
      <w:r>
        <w:t xml:space="preserve"> </w:t>
      </w:r>
      <w:proofErr w:type="spellStart"/>
      <w:r>
        <w:t>කරන්න</w:t>
      </w:r>
      <w:proofErr w:type="spellEnd"/>
      <w:r>
        <w:t>.</w:t>
      </w:r>
    </w:p>
    <w:p w14:paraId="5371F9E3" w14:textId="77777777" w:rsidR="00EA27FE" w:rsidRDefault="00000000">
      <w:pPr>
        <w:spacing w:after="120" w:line="240" w:lineRule="auto"/>
      </w:pPr>
      <w:r>
        <w:t>**A</w:t>
      </w:r>
      <w:proofErr w:type="gramStart"/>
      <w:r>
        <w:t>15:*</w:t>
      </w:r>
      <w:proofErr w:type="gramEnd"/>
      <w:r>
        <w:t xml:space="preserve">* </w:t>
      </w:r>
      <w:proofErr w:type="spellStart"/>
      <w:r>
        <w:t>රාජ්‍ය</w:t>
      </w:r>
      <w:proofErr w:type="spellEnd"/>
      <w:r>
        <w:t xml:space="preserve"> </w:t>
      </w:r>
      <w:proofErr w:type="spellStart"/>
      <w:r>
        <w:t>සංස්ථා</w:t>
      </w:r>
      <w:proofErr w:type="spellEnd"/>
      <w:r>
        <w:t xml:space="preserve"> </w:t>
      </w:r>
      <w:proofErr w:type="spellStart"/>
      <w:r>
        <w:t>සහ</w:t>
      </w:r>
      <w:proofErr w:type="spellEnd"/>
      <w:r>
        <w:t xml:space="preserve"> </w:t>
      </w:r>
      <w:proofErr w:type="spellStart"/>
      <w:r>
        <w:t>රජයේ</w:t>
      </w:r>
      <w:proofErr w:type="spellEnd"/>
      <w:r>
        <w:t xml:space="preserve"> </w:t>
      </w:r>
      <w:proofErr w:type="spellStart"/>
      <w:r>
        <w:t>දෙපාර්තමේන්තු</w:t>
      </w:r>
      <w:proofErr w:type="spellEnd"/>
      <w:r>
        <w:t xml:space="preserve"> </w:t>
      </w:r>
      <w:proofErr w:type="spellStart"/>
      <w:r>
        <w:t>අතර</w:t>
      </w:r>
      <w:proofErr w:type="spellEnd"/>
      <w:r>
        <w:t xml:space="preserve"> </w:t>
      </w:r>
      <w:proofErr w:type="spellStart"/>
      <w:r>
        <w:t>ප්‍රධාන</w:t>
      </w:r>
      <w:proofErr w:type="spellEnd"/>
      <w:r>
        <w:t xml:space="preserve"> </w:t>
      </w:r>
      <w:proofErr w:type="spellStart"/>
      <w:r>
        <w:t>වෙනස්කම්</w:t>
      </w:r>
      <w:proofErr w:type="spellEnd"/>
      <w:r>
        <w:t xml:space="preserve"> </w:t>
      </w:r>
      <w:proofErr w:type="spellStart"/>
      <w:r>
        <w:t>දෙකකි</w:t>
      </w:r>
      <w:proofErr w:type="spellEnd"/>
      <w:r>
        <w:t xml:space="preserve">: 1. </w:t>
      </w:r>
      <w:proofErr w:type="spellStart"/>
      <w:r>
        <w:t>නීතිමය</w:t>
      </w:r>
      <w:proofErr w:type="spellEnd"/>
      <w:r>
        <w:t xml:space="preserve"> </w:t>
      </w:r>
      <w:proofErr w:type="spellStart"/>
      <w:r>
        <w:t>පුද්ගල</w:t>
      </w:r>
      <w:proofErr w:type="spellEnd"/>
      <w:r>
        <w:t xml:space="preserve"> </w:t>
      </w:r>
      <w:proofErr w:type="spellStart"/>
      <w:r>
        <w:t>භාවය</w:t>
      </w:r>
      <w:proofErr w:type="spellEnd"/>
      <w:r>
        <w:t xml:space="preserve"> - </w:t>
      </w:r>
      <w:proofErr w:type="spellStart"/>
      <w:r>
        <w:t>රාජ්‍ය</w:t>
      </w:r>
      <w:proofErr w:type="spellEnd"/>
      <w:r>
        <w:t xml:space="preserve"> </w:t>
      </w:r>
      <w:proofErr w:type="spellStart"/>
      <w:r>
        <w:t>සංස්ථා</w:t>
      </w:r>
      <w:proofErr w:type="spellEnd"/>
      <w:r>
        <w:t xml:space="preserve"> </w:t>
      </w:r>
      <w:proofErr w:type="spellStart"/>
      <w:r>
        <w:t>විශේෂ</w:t>
      </w:r>
      <w:proofErr w:type="spellEnd"/>
      <w:r>
        <w:t xml:space="preserve"> </w:t>
      </w:r>
      <w:proofErr w:type="spellStart"/>
      <w:r>
        <w:t>පාර්ලිමේන්තු</w:t>
      </w:r>
      <w:proofErr w:type="spellEnd"/>
      <w:r>
        <w:t xml:space="preserve"> </w:t>
      </w:r>
      <w:proofErr w:type="spellStart"/>
      <w:r>
        <w:t>පනතකින්</w:t>
      </w:r>
      <w:proofErr w:type="spellEnd"/>
      <w:r>
        <w:t xml:space="preserve"> </w:t>
      </w:r>
      <w:proofErr w:type="spellStart"/>
      <w:r>
        <w:t>පිහිටුවන</w:t>
      </w:r>
      <w:proofErr w:type="spellEnd"/>
      <w:r>
        <w:t xml:space="preserve"> </w:t>
      </w:r>
      <w:proofErr w:type="spellStart"/>
      <w:r>
        <w:t>වෙනම</w:t>
      </w:r>
      <w:proofErr w:type="spellEnd"/>
      <w:r>
        <w:t xml:space="preserve"> </w:t>
      </w:r>
      <w:proofErr w:type="spellStart"/>
      <w:r>
        <w:t>නීතිමය</w:t>
      </w:r>
      <w:proofErr w:type="spellEnd"/>
      <w:r>
        <w:t xml:space="preserve"> </w:t>
      </w:r>
      <w:proofErr w:type="spellStart"/>
      <w:r>
        <w:t>පුද්ගල</w:t>
      </w:r>
      <w:proofErr w:type="spellEnd"/>
      <w:r>
        <w:t xml:space="preserve"> </w:t>
      </w:r>
      <w:proofErr w:type="spellStart"/>
      <w:r>
        <w:t>භාවයක්</w:t>
      </w:r>
      <w:proofErr w:type="spellEnd"/>
      <w:r>
        <w:t xml:space="preserve"> </w:t>
      </w:r>
      <w:proofErr w:type="spellStart"/>
      <w:r>
        <w:t>සහිත</w:t>
      </w:r>
      <w:proofErr w:type="spellEnd"/>
      <w:r>
        <w:t xml:space="preserve"> </w:t>
      </w:r>
      <w:proofErr w:type="spellStart"/>
      <w:r>
        <w:t>සංවිධාන</w:t>
      </w:r>
      <w:proofErr w:type="spellEnd"/>
      <w:r>
        <w:t xml:space="preserve"> </w:t>
      </w:r>
      <w:proofErr w:type="spellStart"/>
      <w:r>
        <w:t>වන</w:t>
      </w:r>
      <w:proofErr w:type="spellEnd"/>
      <w:r>
        <w:t xml:space="preserve"> </w:t>
      </w:r>
      <w:proofErr w:type="spellStart"/>
      <w:r>
        <w:t>අතර</w:t>
      </w:r>
      <w:proofErr w:type="spellEnd"/>
      <w:r>
        <w:t xml:space="preserve"> </w:t>
      </w:r>
      <w:proofErr w:type="spellStart"/>
      <w:r>
        <w:t>දෙපාර්තමේන්තුවලට</w:t>
      </w:r>
      <w:proofErr w:type="spellEnd"/>
      <w:r>
        <w:t xml:space="preserve"> </w:t>
      </w:r>
      <w:proofErr w:type="spellStart"/>
      <w:r>
        <w:t>වෙනම</w:t>
      </w:r>
      <w:proofErr w:type="spellEnd"/>
      <w:r>
        <w:t xml:space="preserve"> </w:t>
      </w:r>
      <w:proofErr w:type="spellStart"/>
      <w:r>
        <w:t>නීතිමය</w:t>
      </w:r>
      <w:proofErr w:type="spellEnd"/>
      <w:r>
        <w:t xml:space="preserve"> </w:t>
      </w:r>
      <w:proofErr w:type="spellStart"/>
      <w:r>
        <w:t>පැවැත්මක්</w:t>
      </w:r>
      <w:proofErr w:type="spellEnd"/>
      <w:r>
        <w:t xml:space="preserve"> </w:t>
      </w:r>
      <w:proofErr w:type="spellStart"/>
      <w:r>
        <w:t>නැත</w:t>
      </w:r>
      <w:proofErr w:type="spellEnd"/>
      <w:r>
        <w:t xml:space="preserve">. 2. </w:t>
      </w:r>
      <w:proofErr w:type="spellStart"/>
      <w:r>
        <w:t>පාලනය</w:t>
      </w:r>
      <w:proofErr w:type="spellEnd"/>
      <w:r>
        <w:t xml:space="preserve"> - </w:t>
      </w:r>
      <w:proofErr w:type="spellStart"/>
      <w:r>
        <w:t>රාජ්‍ය</w:t>
      </w:r>
      <w:proofErr w:type="spellEnd"/>
      <w:r>
        <w:t xml:space="preserve"> </w:t>
      </w:r>
      <w:proofErr w:type="spellStart"/>
      <w:r>
        <w:t>සංස්ථා</w:t>
      </w:r>
      <w:proofErr w:type="spellEnd"/>
      <w:r>
        <w:t xml:space="preserve"> </w:t>
      </w:r>
      <w:proofErr w:type="spellStart"/>
      <w:r>
        <w:t>අධ්‍යක්ෂ</w:t>
      </w:r>
      <w:proofErr w:type="spellEnd"/>
      <w:r>
        <w:t xml:space="preserve"> </w:t>
      </w:r>
      <w:proofErr w:type="spellStart"/>
      <w:r>
        <w:t>මණ්ඩලයක්</w:t>
      </w:r>
      <w:proofErr w:type="spellEnd"/>
      <w:r>
        <w:t xml:space="preserve"> </w:t>
      </w:r>
      <w:proofErr w:type="spellStart"/>
      <w:r>
        <w:t>මගින්</w:t>
      </w:r>
      <w:proofErr w:type="spellEnd"/>
      <w:r>
        <w:t xml:space="preserve"> </w:t>
      </w:r>
      <w:proofErr w:type="spellStart"/>
      <w:r>
        <w:t>පාලනය</w:t>
      </w:r>
      <w:proofErr w:type="spellEnd"/>
      <w:r>
        <w:t xml:space="preserve"> </w:t>
      </w:r>
      <w:proofErr w:type="spellStart"/>
      <w:r>
        <w:t>වන</w:t>
      </w:r>
      <w:proofErr w:type="spellEnd"/>
      <w:r>
        <w:t xml:space="preserve"> </w:t>
      </w:r>
      <w:proofErr w:type="spellStart"/>
      <w:r>
        <w:t>අතර</w:t>
      </w:r>
      <w:proofErr w:type="spellEnd"/>
      <w:r>
        <w:t xml:space="preserve"> </w:t>
      </w:r>
      <w:proofErr w:type="spellStart"/>
      <w:r>
        <w:t>දෙපාර්තමේන්තු</w:t>
      </w:r>
      <w:proofErr w:type="spellEnd"/>
      <w:r>
        <w:t xml:space="preserve"> </w:t>
      </w:r>
      <w:proofErr w:type="spellStart"/>
      <w:r>
        <w:t>අදාළ</w:t>
      </w:r>
      <w:proofErr w:type="spellEnd"/>
      <w:r>
        <w:t xml:space="preserve"> </w:t>
      </w:r>
      <w:proofErr w:type="spellStart"/>
      <w:r>
        <w:t>අමාත්‍යාංශ</w:t>
      </w:r>
      <w:proofErr w:type="spellEnd"/>
      <w:r>
        <w:t xml:space="preserve"> </w:t>
      </w:r>
      <w:proofErr w:type="spellStart"/>
      <w:r>
        <w:t>ලේකම්</w:t>
      </w:r>
      <w:proofErr w:type="spellEnd"/>
      <w:r>
        <w:t xml:space="preserve"> </w:t>
      </w:r>
      <w:proofErr w:type="spellStart"/>
      <w:r>
        <w:t>සහ</w:t>
      </w:r>
      <w:proofErr w:type="spellEnd"/>
      <w:r>
        <w:t xml:space="preserve"> </w:t>
      </w:r>
      <w:proofErr w:type="spellStart"/>
      <w:r>
        <w:t>දෙපාර්තමේන්තු</w:t>
      </w:r>
      <w:proofErr w:type="spellEnd"/>
      <w:r>
        <w:t xml:space="preserve"> </w:t>
      </w:r>
      <w:proofErr w:type="spellStart"/>
      <w:r>
        <w:t>ප්‍රධානියා</w:t>
      </w:r>
      <w:proofErr w:type="spellEnd"/>
      <w:r>
        <w:t xml:space="preserve"> (</w:t>
      </w:r>
      <w:proofErr w:type="spellStart"/>
      <w:r>
        <w:t>දෙපාර්තමේන්තුපති</w:t>
      </w:r>
      <w:proofErr w:type="spellEnd"/>
      <w:r>
        <w:t xml:space="preserve">) </w:t>
      </w:r>
      <w:proofErr w:type="spellStart"/>
      <w:r>
        <w:t>යටතේ</w:t>
      </w:r>
      <w:proofErr w:type="spellEnd"/>
      <w:r>
        <w:t xml:space="preserve"> </w:t>
      </w:r>
      <w:proofErr w:type="spellStart"/>
      <w:r>
        <w:t>පාලනය</w:t>
      </w:r>
      <w:proofErr w:type="spellEnd"/>
      <w:r>
        <w:t xml:space="preserve"> </w:t>
      </w:r>
      <w:proofErr w:type="spellStart"/>
      <w:r>
        <w:t>වේ</w:t>
      </w:r>
      <w:proofErr w:type="spellEnd"/>
      <w:r>
        <w:t>.</w:t>
      </w:r>
    </w:p>
    <w:p w14:paraId="568C613D" w14:textId="77777777" w:rsidR="00EA27FE" w:rsidRDefault="00000000">
      <w:pPr>
        <w:spacing w:after="120" w:line="240" w:lineRule="auto"/>
      </w:pPr>
      <w:r>
        <w:t>*[</w:t>
      </w:r>
      <w:proofErr w:type="spellStart"/>
      <w:r>
        <w:t>අවබෝධය</w:t>
      </w:r>
      <w:proofErr w:type="spellEnd"/>
      <w:r>
        <w:t xml:space="preserve"> (Understanding) | </w:t>
      </w:r>
      <w:proofErr w:type="spellStart"/>
      <w:r>
        <w:t>රාජ්‍ය</w:t>
      </w:r>
      <w:proofErr w:type="spellEnd"/>
      <w:r>
        <w:t xml:space="preserve"> </w:t>
      </w:r>
      <w:proofErr w:type="spellStart"/>
      <w:r>
        <w:t>අංශයේ</w:t>
      </w:r>
      <w:proofErr w:type="spellEnd"/>
      <w:r>
        <w:t xml:space="preserve"> </w:t>
      </w:r>
      <w:proofErr w:type="spellStart"/>
      <w:proofErr w:type="gramStart"/>
      <w:r>
        <w:t>ව්‍යාපාර</w:t>
      </w:r>
      <w:proofErr w:type="spellEnd"/>
      <w:r>
        <w:t>]*</w:t>
      </w:r>
      <w:proofErr w:type="gramEnd"/>
    </w:p>
    <w:p w14:paraId="627B50F4" w14:textId="77777777" w:rsidR="00EA27FE" w:rsidRDefault="00000000">
      <w:pPr>
        <w:spacing w:after="120" w:line="240" w:lineRule="auto"/>
      </w:pPr>
      <w:r>
        <w:t>**Q</w:t>
      </w:r>
      <w:proofErr w:type="gramStart"/>
      <w:r>
        <w:t>16:*</w:t>
      </w:r>
      <w:proofErr w:type="gramEnd"/>
      <w:r>
        <w:t xml:space="preserve">* </w:t>
      </w:r>
      <w:proofErr w:type="spellStart"/>
      <w:r>
        <w:t>තනි</w:t>
      </w:r>
      <w:proofErr w:type="spellEnd"/>
      <w:r>
        <w:t xml:space="preserve"> </w:t>
      </w:r>
      <w:proofErr w:type="spellStart"/>
      <w:r>
        <w:t>පුද්ගල</w:t>
      </w:r>
      <w:proofErr w:type="spellEnd"/>
      <w:r>
        <w:t xml:space="preserve"> </w:t>
      </w:r>
      <w:proofErr w:type="spellStart"/>
      <w:r>
        <w:t>ව්‍යාපාරයක</w:t>
      </w:r>
      <w:proofErr w:type="spellEnd"/>
      <w:r>
        <w:t xml:space="preserve"> </w:t>
      </w:r>
      <w:proofErr w:type="spellStart"/>
      <w:r>
        <w:t>පවතින</w:t>
      </w:r>
      <w:proofErr w:type="spellEnd"/>
      <w:r>
        <w:t xml:space="preserve"> '</w:t>
      </w:r>
      <w:proofErr w:type="spellStart"/>
      <w:r>
        <w:t>අඛණ්ඩ</w:t>
      </w:r>
      <w:proofErr w:type="spellEnd"/>
      <w:r>
        <w:t xml:space="preserve"> </w:t>
      </w:r>
      <w:proofErr w:type="spellStart"/>
      <w:r>
        <w:t>පැවැත්මක්</w:t>
      </w:r>
      <w:proofErr w:type="spellEnd"/>
      <w:r>
        <w:t xml:space="preserve"> </w:t>
      </w:r>
      <w:proofErr w:type="spellStart"/>
      <w:r>
        <w:t>නොමැති</w:t>
      </w:r>
      <w:proofErr w:type="spellEnd"/>
      <w:r>
        <w:t xml:space="preserve"> </w:t>
      </w:r>
      <w:proofErr w:type="spellStart"/>
      <w:r>
        <w:t>වීම</w:t>
      </w:r>
      <w:proofErr w:type="spellEnd"/>
      <w:r>
        <w:t xml:space="preserve">' </w:t>
      </w:r>
      <w:proofErr w:type="spellStart"/>
      <w:r>
        <w:t>යන්න</w:t>
      </w:r>
      <w:proofErr w:type="spellEnd"/>
      <w:r>
        <w:t xml:space="preserve"> </w:t>
      </w:r>
      <w:proofErr w:type="spellStart"/>
      <w:r>
        <w:t>විස්තර</w:t>
      </w:r>
      <w:proofErr w:type="spellEnd"/>
      <w:r>
        <w:t xml:space="preserve"> </w:t>
      </w:r>
      <w:proofErr w:type="spellStart"/>
      <w:r>
        <w:t>කරන්න</w:t>
      </w:r>
      <w:proofErr w:type="spellEnd"/>
      <w:r>
        <w:t>.</w:t>
      </w:r>
    </w:p>
    <w:p w14:paraId="2FDD7AC8" w14:textId="77777777" w:rsidR="00EA27FE" w:rsidRDefault="00000000">
      <w:pPr>
        <w:spacing w:after="120" w:line="240" w:lineRule="auto"/>
      </w:pPr>
      <w:r>
        <w:t>**A</w:t>
      </w:r>
      <w:proofErr w:type="gramStart"/>
      <w:r>
        <w:t>16:*</w:t>
      </w:r>
      <w:proofErr w:type="gramEnd"/>
      <w:r>
        <w:t xml:space="preserve">* </w:t>
      </w:r>
      <w:proofErr w:type="spellStart"/>
      <w:r>
        <w:t>තනි</w:t>
      </w:r>
      <w:proofErr w:type="spellEnd"/>
      <w:r>
        <w:t xml:space="preserve"> </w:t>
      </w:r>
      <w:proofErr w:type="spellStart"/>
      <w:r>
        <w:t>පුද්ගල</w:t>
      </w:r>
      <w:proofErr w:type="spellEnd"/>
      <w:r>
        <w:t xml:space="preserve"> </w:t>
      </w:r>
      <w:proofErr w:type="spellStart"/>
      <w:r>
        <w:t>ව්‍යාපාරයක</w:t>
      </w:r>
      <w:proofErr w:type="spellEnd"/>
      <w:r>
        <w:t xml:space="preserve"> </w:t>
      </w:r>
      <w:proofErr w:type="spellStart"/>
      <w:r>
        <w:t>අයිතිකරු</w:t>
      </w:r>
      <w:proofErr w:type="spellEnd"/>
      <w:r>
        <w:t xml:space="preserve"> </w:t>
      </w:r>
      <w:proofErr w:type="spellStart"/>
      <w:r>
        <w:t>සහ</w:t>
      </w:r>
      <w:proofErr w:type="spellEnd"/>
      <w:r>
        <w:t xml:space="preserve"> </w:t>
      </w:r>
      <w:proofErr w:type="spellStart"/>
      <w:r>
        <w:t>ව්‍යාපාරය</w:t>
      </w:r>
      <w:proofErr w:type="spellEnd"/>
      <w:r>
        <w:t xml:space="preserve"> </w:t>
      </w:r>
      <w:proofErr w:type="spellStart"/>
      <w:r>
        <w:t>අතර</w:t>
      </w:r>
      <w:proofErr w:type="spellEnd"/>
      <w:r>
        <w:t xml:space="preserve"> </w:t>
      </w:r>
      <w:proofErr w:type="spellStart"/>
      <w:r>
        <w:t>වෙනම</w:t>
      </w:r>
      <w:proofErr w:type="spellEnd"/>
      <w:r>
        <w:t xml:space="preserve"> </w:t>
      </w:r>
      <w:proofErr w:type="spellStart"/>
      <w:r>
        <w:t>නීතිමය</w:t>
      </w:r>
      <w:proofErr w:type="spellEnd"/>
      <w:r>
        <w:t xml:space="preserve"> </w:t>
      </w:r>
      <w:proofErr w:type="spellStart"/>
      <w:r>
        <w:t>පැවැත්මක්</w:t>
      </w:r>
      <w:proofErr w:type="spellEnd"/>
      <w:r>
        <w:t xml:space="preserve"> </w:t>
      </w:r>
      <w:proofErr w:type="spellStart"/>
      <w:r>
        <w:t>නොමැත</w:t>
      </w:r>
      <w:proofErr w:type="spellEnd"/>
      <w:r>
        <w:t xml:space="preserve">. </w:t>
      </w:r>
      <w:proofErr w:type="spellStart"/>
      <w:r>
        <w:t>එබැවින්</w:t>
      </w:r>
      <w:proofErr w:type="spellEnd"/>
      <w:r>
        <w:t xml:space="preserve"> </w:t>
      </w:r>
      <w:proofErr w:type="spellStart"/>
      <w:r>
        <w:t>ව්‍යාපාරයේ</w:t>
      </w:r>
      <w:proofErr w:type="spellEnd"/>
      <w:r>
        <w:t xml:space="preserve"> </w:t>
      </w:r>
      <w:proofErr w:type="spellStart"/>
      <w:r>
        <w:t>අයිතිකරු</w:t>
      </w:r>
      <w:proofErr w:type="spellEnd"/>
      <w:r>
        <w:t xml:space="preserve"> </w:t>
      </w:r>
      <w:proofErr w:type="spellStart"/>
      <w:r>
        <w:t>මිය</w:t>
      </w:r>
      <w:proofErr w:type="spellEnd"/>
      <w:r>
        <w:t xml:space="preserve"> </w:t>
      </w:r>
      <w:proofErr w:type="spellStart"/>
      <w:r>
        <w:t>යාම</w:t>
      </w:r>
      <w:proofErr w:type="spellEnd"/>
      <w:r>
        <w:t xml:space="preserve">, </w:t>
      </w:r>
      <w:proofErr w:type="spellStart"/>
      <w:r>
        <w:t>උමතු</w:t>
      </w:r>
      <w:proofErr w:type="spellEnd"/>
      <w:r>
        <w:t xml:space="preserve"> </w:t>
      </w:r>
      <w:proofErr w:type="spellStart"/>
      <w:r>
        <w:t>වීම</w:t>
      </w:r>
      <w:proofErr w:type="spellEnd"/>
      <w:r>
        <w:t xml:space="preserve">, </w:t>
      </w:r>
      <w:proofErr w:type="spellStart"/>
      <w:r>
        <w:t>බංකොලොත්</w:t>
      </w:r>
      <w:proofErr w:type="spellEnd"/>
      <w:r>
        <w:t xml:space="preserve"> </w:t>
      </w:r>
      <w:proofErr w:type="spellStart"/>
      <w:r>
        <w:t>වීම</w:t>
      </w:r>
      <w:proofErr w:type="spellEnd"/>
      <w:r>
        <w:t xml:space="preserve"> </w:t>
      </w:r>
      <w:proofErr w:type="spellStart"/>
      <w:r>
        <w:t>හෝ</w:t>
      </w:r>
      <w:proofErr w:type="spellEnd"/>
      <w:r>
        <w:t xml:space="preserve"> </w:t>
      </w:r>
      <w:proofErr w:type="spellStart"/>
      <w:r>
        <w:t>අයිතිකරුගේ</w:t>
      </w:r>
      <w:proofErr w:type="spellEnd"/>
      <w:r>
        <w:t xml:space="preserve"> </w:t>
      </w:r>
      <w:proofErr w:type="spellStart"/>
      <w:r>
        <w:t>ස්වේච්ඡා</w:t>
      </w:r>
      <w:proofErr w:type="spellEnd"/>
      <w:r>
        <w:t xml:space="preserve"> </w:t>
      </w:r>
      <w:proofErr w:type="spellStart"/>
      <w:r>
        <w:t>කැමැත්ත</w:t>
      </w:r>
      <w:proofErr w:type="spellEnd"/>
      <w:r>
        <w:t xml:space="preserve"> </w:t>
      </w:r>
      <w:proofErr w:type="spellStart"/>
      <w:r>
        <w:t>මත</w:t>
      </w:r>
      <w:proofErr w:type="spellEnd"/>
      <w:r>
        <w:t xml:space="preserve"> </w:t>
      </w:r>
      <w:proofErr w:type="spellStart"/>
      <w:r>
        <w:t>ව්‍යාපාරය</w:t>
      </w:r>
      <w:proofErr w:type="spellEnd"/>
      <w:r>
        <w:t xml:space="preserve"> </w:t>
      </w:r>
      <w:proofErr w:type="spellStart"/>
      <w:r>
        <w:t>වසා</w:t>
      </w:r>
      <w:proofErr w:type="spellEnd"/>
      <w:r>
        <w:t xml:space="preserve"> </w:t>
      </w:r>
      <w:proofErr w:type="spellStart"/>
      <w:r>
        <w:t>දැමීම</w:t>
      </w:r>
      <w:proofErr w:type="spellEnd"/>
      <w:r>
        <w:t xml:space="preserve"> </w:t>
      </w:r>
      <w:proofErr w:type="spellStart"/>
      <w:r>
        <w:t>සිදු</w:t>
      </w:r>
      <w:proofErr w:type="spellEnd"/>
      <w:r>
        <w:t xml:space="preserve"> </w:t>
      </w:r>
      <w:proofErr w:type="spellStart"/>
      <w:r>
        <w:t>කළ</w:t>
      </w:r>
      <w:proofErr w:type="spellEnd"/>
      <w:r>
        <w:t xml:space="preserve"> </w:t>
      </w:r>
      <w:proofErr w:type="spellStart"/>
      <w:r>
        <w:t>හැක</w:t>
      </w:r>
      <w:proofErr w:type="spellEnd"/>
      <w:r>
        <w:t xml:space="preserve">. </w:t>
      </w:r>
      <w:proofErr w:type="spellStart"/>
      <w:r>
        <w:t>අයිතිකරුගෙන්</w:t>
      </w:r>
      <w:proofErr w:type="spellEnd"/>
      <w:r>
        <w:t xml:space="preserve"> </w:t>
      </w:r>
      <w:proofErr w:type="spellStart"/>
      <w:r>
        <w:t>තොරව</w:t>
      </w:r>
      <w:proofErr w:type="spellEnd"/>
      <w:r>
        <w:t xml:space="preserve"> </w:t>
      </w:r>
      <w:proofErr w:type="spellStart"/>
      <w:r>
        <w:t>ව්‍යාපාරයට</w:t>
      </w:r>
      <w:proofErr w:type="spellEnd"/>
      <w:r>
        <w:t xml:space="preserve"> </w:t>
      </w:r>
      <w:proofErr w:type="spellStart"/>
      <w:r>
        <w:t>ස්වාධීනව</w:t>
      </w:r>
      <w:proofErr w:type="spellEnd"/>
      <w:r>
        <w:t xml:space="preserve"> </w:t>
      </w:r>
      <w:proofErr w:type="spellStart"/>
      <w:r>
        <w:t>පවත්නා</w:t>
      </w:r>
      <w:proofErr w:type="spellEnd"/>
      <w:r>
        <w:t xml:space="preserve"> </w:t>
      </w:r>
      <w:proofErr w:type="spellStart"/>
      <w:r>
        <w:t>නීතිමය</w:t>
      </w:r>
      <w:proofErr w:type="spellEnd"/>
      <w:r>
        <w:t xml:space="preserve"> </w:t>
      </w:r>
      <w:proofErr w:type="spellStart"/>
      <w:r>
        <w:t>පැවැත්මක්</w:t>
      </w:r>
      <w:proofErr w:type="spellEnd"/>
      <w:r>
        <w:t xml:space="preserve"> </w:t>
      </w:r>
      <w:proofErr w:type="spellStart"/>
      <w:r>
        <w:t>නොමැති</w:t>
      </w:r>
      <w:proofErr w:type="spellEnd"/>
      <w:r>
        <w:t xml:space="preserve"> </w:t>
      </w:r>
      <w:proofErr w:type="spellStart"/>
      <w:r>
        <w:t>වීම</w:t>
      </w:r>
      <w:proofErr w:type="spellEnd"/>
      <w:r>
        <w:t xml:space="preserve"> </w:t>
      </w:r>
      <w:proofErr w:type="spellStart"/>
      <w:r>
        <w:t>අඛණ්ඩ</w:t>
      </w:r>
      <w:proofErr w:type="spellEnd"/>
      <w:r>
        <w:t xml:space="preserve"> </w:t>
      </w:r>
      <w:proofErr w:type="spellStart"/>
      <w:r>
        <w:t>පැවැත්මක්</w:t>
      </w:r>
      <w:proofErr w:type="spellEnd"/>
      <w:r>
        <w:t xml:space="preserve"> </w:t>
      </w:r>
      <w:proofErr w:type="spellStart"/>
      <w:r>
        <w:t>නොමැති</w:t>
      </w:r>
      <w:proofErr w:type="spellEnd"/>
      <w:r>
        <w:t xml:space="preserve"> </w:t>
      </w:r>
      <w:proofErr w:type="spellStart"/>
      <w:r>
        <w:t>වීම</w:t>
      </w:r>
      <w:proofErr w:type="spellEnd"/>
      <w:r>
        <w:t xml:space="preserve"> </w:t>
      </w:r>
      <w:proofErr w:type="spellStart"/>
      <w:r>
        <w:t>ලෙස</w:t>
      </w:r>
      <w:proofErr w:type="spellEnd"/>
      <w:r>
        <w:t xml:space="preserve"> </w:t>
      </w:r>
      <w:proofErr w:type="spellStart"/>
      <w:r>
        <w:t>හඳුන්වයි</w:t>
      </w:r>
      <w:proofErr w:type="spellEnd"/>
      <w:r>
        <w:t>.</w:t>
      </w:r>
    </w:p>
    <w:p w14:paraId="5EBC11D6" w14:textId="77777777" w:rsidR="00EA27FE" w:rsidRDefault="00000000">
      <w:pPr>
        <w:spacing w:after="120" w:line="240" w:lineRule="auto"/>
      </w:pPr>
      <w:r>
        <w:t>*[</w:t>
      </w:r>
      <w:proofErr w:type="spellStart"/>
      <w:r>
        <w:t>අවබෝධය</w:t>
      </w:r>
      <w:proofErr w:type="spellEnd"/>
      <w:r>
        <w:t xml:space="preserve"> (Understanding) | </w:t>
      </w:r>
      <w:proofErr w:type="spellStart"/>
      <w:r>
        <w:t>තනි</w:t>
      </w:r>
      <w:proofErr w:type="spellEnd"/>
      <w:r>
        <w:t xml:space="preserve"> </w:t>
      </w:r>
      <w:proofErr w:type="spellStart"/>
      <w:r>
        <w:t>පුද්ගල</w:t>
      </w:r>
      <w:proofErr w:type="spellEnd"/>
      <w:r>
        <w:t xml:space="preserve"> </w:t>
      </w:r>
      <w:proofErr w:type="spellStart"/>
      <w:proofErr w:type="gramStart"/>
      <w:r>
        <w:t>ව්‍යාපාර</w:t>
      </w:r>
      <w:proofErr w:type="spellEnd"/>
      <w:r>
        <w:t>]*</w:t>
      </w:r>
      <w:proofErr w:type="gramEnd"/>
    </w:p>
    <w:p w14:paraId="70052E02" w14:textId="77777777" w:rsidR="00EA27FE" w:rsidRDefault="00000000">
      <w:pPr>
        <w:spacing w:after="120" w:line="240" w:lineRule="auto"/>
      </w:pPr>
      <w:r>
        <w:t>**Q</w:t>
      </w:r>
      <w:proofErr w:type="gramStart"/>
      <w:r>
        <w:t>17:*</w:t>
      </w:r>
      <w:proofErr w:type="gramEnd"/>
      <w:r>
        <w:t xml:space="preserve">* </w:t>
      </w:r>
      <w:proofErr w:type="spellStart"/>
      <w:r>
        <w:t>නිමල්</w:t>
      </w:r>
      <w:proofErr w:type="spellEnd"/>
      <w:r>
        <w:t xml:space="preserve"> </w:t>
      </w:r>
      <w:proofErr w:type="spellStart"/>
      <w:r>
        <w:t>සහ</w:t>
      </w:r>
      <w:proofErr w:type="spellEnd"/>
      <w:r>
        <w:t xml:space="preserve"> </w:t>
      </w:r>
      <w:proofErr w:type="spellStart"/>
      <w:r>
        <w:t>කමල්</w:t>
      </w:r>
      <w:proofErr w:type="spellEnd"/>
      <w:r>
        <w:t xml:space="preserve"> </w:t>
      </w:r>
      <w:proofErr w:type="spellStart"/>
      <w:r>
        <w:t>රැපියල්</w:t>
      </w:r>
      <w:proofErr w:type="spellEnd"/>
      <w:r>
        <w:t xml:space="preserve"> 500,000 ක </w:t>
      </w:r>
      <w:proofErr w:type="spellStart"/>
      <w:r>
        <w:t>මුළු</w:t>
      </w:r>
      <w:proofErr w:type="spellEnd"/>
      <w:r>
        <w:t xml:space="preserve"> </w:t>
      </w:r>
      <w:proofErr w:type="spellStart"/>
      <w:r>
        <w:t>ප්‍රාග්ධනයක්</w:t>
      </w:r>
      <w:proofErr w:type="spellEnd"/>
      <w:r>
        <w:t xml:space="preserve"> </w:t>
      </w:r>
      <w:proofErr w:type="spellStart"/>
      <w:r>
        <w:t>යොදවා</w:t>
      </w:r>
      <w:proofErr w:type="spellEnd"/>
      <w:r>
        <w:t xml:space="preserve"> 3:2 </w:t>
      </w:r>
      <w:proofErr w:type="spellStart"/>
      <w:r>
        <w:t>අනුපාතයට</w:t>
      </w:r>
      <w:proofErr w:type="spellEnd"/>
      <w:r>
        <w:t xml:space="preserve"> </w:t>
      </w:r>
      <w:proofErr w:type="spellStart"/>
      <w:r>
        <w:t>ලාභ</w:t>
      </w:r>
      <w:proofErr w:type="spellEnd"/>
      <w:r>
        <w:t xml:space="preserve"> </w:t>
      </w:r>
      <w:proofErr w:type="spellStart"/>
      <w:r>
        <w:t>බෙදා</w:t>
      </w:r>
      <w:proofErr w:type="spellEnd"/>
      <w:r>
        <w:t xml:space="preserve"> </w:t>
      </w:r>
      <w:proofErr w:type="spellStart"/>
      <w:r>
        <w:t>ගැනීමට</w:t>
      </w:r>
      <w:proofErr w:type="spellEnd"/>
      <w:r>
        <w:t xml:space="preserve"> </w:t>
      </w:r>
      <w:proofErr w:type="spellStart"/>
      <w:r>
        <w:t>හවුල්</w:t>
      </w:r>
      <w:proofErr w:type="spellEnd"/>
      <w:r>
        <w:t xml:space="preserve"> </w:t>
      </w:r>
      <w:proofErr w:type="spellStart"/>
      <w:r>
        <w:t>ව්‍යාපාරයක්</w:t>
      </w:r>
      <w:proofErr w:type="spellEnd"/>
      <w:r>
        <w:t xml:space="preserve"> </w:t>
      </w:r>
      <w:proofErr w:type="spellStart"/>
      <w:r>
        <w:t>ආරම්භ</w:t>
      </w:r>
      <w:proofErr w:type="spellEnd"/>
      <w:r>
        <w:t xml:space="preserve"> </w:t>
      </w:r>
      <w:proofErr w:type="spellStart"/>
      <w:r>
        <w:t>කළහ</w:t>
      </w:r>
      <w:proofErr w:type="spellEnd"/>
      <w:r>
        <w:t xml:space="preserve">. </w:t>
      </w:r>
      <w:proofErr w:type="spellStart"/>
      <w:r>
        <w:t>වසර</w:t>
      </w:r>
      <w:proofErr w:type="spellEnd"/>
      <w:r>
        <w:t xml:space="preserve"> </w:t>
      </w:r>
      <w:proofErr w:type="spellStart"/>
      <w:r>
        <w:t>අවසානයේ</w:t>
      </w:r>
      <w:proofErr w:type="spellEnd"/>
      <w:r>
        <w:t xml:space="preserve"> </w:t>
      </w:r>
      <w:proofErr w:type="spellStart"/>
      <w:r>
        <w:t>උපයාගත්</w:t>
      </w:r>
      <w:proofErr w:type="spellEnd"/>
      <w:r>
        <w:t xml:space="preserve"> </w:t>
      </w:r>
      <w:proofErr w:type="spellStart"/>
      <w:r>
        <w:t>ශුද්ධ</w:t>
      </w:r>
      <w:proofErr w:type="spellEnd"/>
      <w:r>
        <w:t xml:space="preserve"> </w:t>
      </w:r>
      <w:proofErr w:type="spellStart"/>
      <w:r>
        <w:t>ලාභය</w:t>
      </w:r>
      <w:proofErr w:type="spellEnd"/>
      <w:r>
        <w:t xml:space="preserve"> </w:t>
      </w:r>
      <w:proofErr w:type="spellStart"/>
      <w:r>
        <w:t>රැපියල්</w:t>
      </w:r>
      <w:proofErr w:type="spellEnd"/>
      <w:r>
        <w:t xml:space="preserve"> 150,000 </w:t>
      </w:r>
      <w:proofErr w:type="spellStart"/>
      <w:r>
        <w:t>කි</w:t>
      </w:r>
      <w:proofErr w:type="spellEnd"/>
      <w:r>
        <w:t xml:space="preserve">. </w:t>
      </w:r>
      <w:proofErr w:type="spellStart"/>
      <w:r>
        <w:t>නිමල්</w:t>
      </w:r>
      <w:proofErr w:type="spellEnd"/>
      <w:r>
        <w:t xml:space="preserve"> </w:t>
      </w:r>
      <w:proofErr w:type="spellStart"/>
      <w:r>
        <w:t>සහ</w:t>
      </w:r>
      <w:proofErr w:type="spellEnd"/>
      <w:r>
        <w:t xml:space="preserve"> </w:t>
      </w:r>
      <w:proofErr w:type="spellStart"/>
      <w:r>
        <w:t>කමල්ට</w:t>
      </w:r>
      <w:proofErr w:type="spellEnd"/>
      <w:r>
        <w:t xml:space="preserve"> </w:t>
      </w:r>
      <w:proofErr w:type="spellStart"/>
      <w:r>
        <w:t>හිමිවන</w:t>
      </w:r>
      <w:proofErr w:type="spellEnd"/>
      <w:r>
        <w:t xml:space="preserve"> </w:t>
      </w:r>
      <w:proofErr w:type="spellStart"/>
      <w:r>
        <w:t>ලාභ</w:t>
      </w:r>
      <w:proofErr w:type="spellEnd"/>
      <w:r>
        <w:t xml:space="preserve"> </w:t>
      </w:r>
      <w:proofErr w:type="spellStart"/>
      <w:r>
        <w:t>කොටස්</w:t>
      </w:r>
      <w:proofErr w:type="spellEnd"/>
      <w:r>
        <w:t xml:space="preserve"> </w:t>
      </w:r>
      <w:proofErr w:type="spellStart"/>
      <w:r>
        <w:t>වෙන</w:t>
      </w:r>
      <w:proofErr w:type="spellEnd"/>
      <w:r>
        <w:t xml:space="preserve"> </w:t>
      </w:r>
      <w:proofErr w:type="spellStart"/>
      <w:r>
        <w:t>වෙනම</w:t>
      </w:r>
      <w:proofErr w:type="spellEnd"/>
      <w:r>
        <w:t xml:space="preserve"> </w:t>
      </w:r>
      <w:proofErr w:type="spellStart"/>
      <w:r>
        <w:t>ගණනය</w:t>
      </w:r>
      <w:proofErr w:type="spellEnd"/>
      <w:r>
        <w:t xml:space="preserve"> </w:t>
      </w:r>
      <w:proofErr w:type="spellStart"/>
      <w:r>
        <w:t>කරන්න</w:t>
      </w:r>
      <w:proofErr w:type="spellEnd"/>
      <w:r>
        <w:t>.</w:t>
      </w:r>
    </w:p>
    <w:p w14:paraId="11C2F8D1" w14:textId="77777777" w:rsidR="00EA27FE" w:rsidRDefault="00000000">
      <w:pPr>
        <w:spacing w:after="120" w:line="240" w:lineRule="auto"/>
      </w:pPr>
      <w:r>
        <w:t>**A</w:t>
      </w:r>
      <w:proofErr w:type="gramStart"/>
      <w:r>
        <w:t>17:*</w:t>
      </w:r>
      <w:proofErr w:type="gramEnd"/>
      <w:r>
        <w:t xml:space="preserve">* </w:t>
      </w:r>
      <w:proofErr w:type="spellStart"/>
      <w:r>
        <w:t>මුළු</w:t>
      </w:r>
      <w:proofErr w:type="spellEnd"/>
      <w:r>
        <w:t xml:space="preserve"> </w:t>
      </w:r>
      <w:proofErr w:type="spellStart"/>
      <w:r>
        <w:t>ලාභය</w:t>
      </w:r>
      <w:proofErr w:type="spellEnd"/>
      <w:r>
        <w:t xml:space="preserve"> = </w:t>
      </w:r>
      <w:proofErr w:type="spellStart"/>
      <w:r>
        <w:t>රැ</w:t>
      </w:r>
      <w:proofErr w:type="spellEnd"/>
      <w:r>
        <w:t xml:space="preserve">. 150,000 </w:t>
      </w:r>
      <w:proofErr w:type="spellStart"/>
      <w:r>
        <w:t>කි</w:t>
      </w:r>
      <w:proofErr w:type="spellEnd"/>
      <w:r>
        <w:t xml:space="preserve">. </w:t>
      </w:r>
      <w:proofErr w:type="spellStart"/>
      <w:r>
        <w:t>ලාභ</w:t>
      </w:r>
      <w:proofErr w:type="spellEnd"/>
      <w:r>
        <w:t xml:space="preserve"> </w:t>
      </w:r>
      <w:proofErr w:type="spellStart"/>
      <w:r>
        <w:t>බෙදාගන්නා</w:t>
      </w:r>
      <w:proofErr w:type="spellEnd"/>
      <w:r>
        <w:t xml:space="preserve"> </w:t>
      </w:r>
      <w:proofErr w:type="spellStart"/>
      <w:r>
        <w:t>අනුපාතය</w:t>
      </w:r>
      <w:proofErr w:type="spellEnd"/>
      <w:r>
        <w:t xml:space="preserve"> 3:2 </w:t>
      </w:r>
      <w:proofErr w:type="spellStart"/>
      <w:r>
        <w:t>බැවින්</w:t>
      </w:r>
      <w:proofErr w:type="spellEnd"/>
      <w:r>
        <w:t xml:space="preserve"> </w:t>
      </w:r>
      <w:proofErr w:type="spellStart"/>
      <w:r>
        <w:t>මුළු</w:t>
      </w:r>
      <w:proofErr w:type="spellEnd"/>
      <w:r>
        <w:t xml:space="preserve"> </w:t>
      </w:r>
      <w:proofErr w:type="spellStart"/>
      <w:r>
        <w:t>කොටස්</w:t>
      </w:r>
      <w:proofErr w:type="spellEnd"/>
      <w:r>
        <w:t xml:space="preserve"> </w:t>
      </w:r>
      <w:proofErr w:type="spellStart"/>
      <w:r>
        <w:t>ගණන</w:t>
      </w:r>
      <w:proofErr w:type="spellEnd"/>
      <w:r>
        <w:t xml:space="preserve"> 5 </w:t>
      </w:r>
      <w:proofErr w:type="spellStart"/>
      <w:r>
        <w:t>කි</w:t>
      </w:r>
      <w:proofErr w:type="spellEnd"/>
      <w:r>
        <w:t xml:space="preserve"> (3 + 2). </w:t>
      </w:r>
      <w:proofErr w:type="spellStart"/>
      <w:r>
        <w:t>නිමල්ට</w:t>
      </w:r>
      <w:proofErr w:type="spellEnd"/>
      <w:r>
        <w:t xml:space="preserve"> </w:t>
      </w:r>
      <w:proofErr w:type="spellStart"/>
      <w:r>
        <w:t>හිමි</w:t>
      </w:r>
      <w:proofErr w:type="spellEnd"/>
      <w:r>
        <w:t xml:space="preserve"> </w:t>
      </w:r>
      <w:proofErr w:type="spellStart"/>
      <w:r>
        <w:t>ලාභ</w:t>
      </w:r>
      <w:proofErr w:type="spellEnd"/>
      <w:r>
        <w:t xml:space="preserve"> </w:t>
      </w:r>
      <w:proofErr w:type="spellStart"/>
      <w:r>
        <w:t>කොටස</w:t>
      </w:r>
      <w:proofErr w:type="spellEnd"/>
      <w:r>
        <w:t xml:space="preserve"> = </w:t>
      </w:r>
      <w:proofErr w:type="spellStart"/>
      <w:r>
        <w:t>රැ</w:t>
      </w:r>
      <w:proofErr w:type="spellEnd"/>
      <w:r>
        <w:t xml:space="preserve">. 150,000 × (3/5) = </w:t>
      </w:r>
      <w:proofErr w:type="spellStart"/>
      <w:r>
        <w:t>රැ</w:t>
      </w:r>
      <w:proofErr w:type="spellEnd"/>
      <w:r>
        <w:t xml:space="preserve">. </w:t>
      </w:r>
      <w:r>
        <w:lastRenderedPageBreak/>
        <w:t xml:space="preserve">90,000 </w:t>
      </w:r>
      <w:proofErr w:type="spellStart"/>
      <w:r>
        <w:t>කි</w:t>
      </w:r>
      <w:proofErr w:type="spellEnd"/>
      <w:r>
        <w:t xml:space="preserve">. </w:t>
      </w:r>
      <w:proofErr w:type="spellStart"/>
      <w:r>
        <w:t>කමල්ට</w:t>
      </w:r>
      <w:proofErr w:type="spellEnd"/>
      <w:r>
        <w:t xml:space="preserve"> </w:t>
      </w:r>
      <w:proofErr w:type="spellStart"/>
      <w:r>
        <w:t>හිමි</w:t>
      </w:r>
      <w:proofErr w:type="spellEnd"/>
      <w:r>
        <w:t xml:space="preserve"> </w:t>
      </w:r>
      <w:proofErr w:type="spellStart"/>
      <w:r>
        <w:t>ලාභ</w:t>
      </w:r>
      <w:proofErr w:type="spellEnd"/>
      <w:r>
        <w:t xml:space="preserve"> </w:t>
      </w:r>
      <w:proofErr w:type="spellStart"/>
      <w:r>
        <w:t>කොටස</w:t>
      </w:r>
      <w:proofErr w:type="spellEnd"/>
      <w:r>
        <w:t xml:space="preserve"> = </w:t>
      </w:r>
      <w:proofErr w:type="spellStart"/>
      <w:r>
        <w:t>රැ</w:t>
      </w:r>
      <w:proofErr w:type="spellEnd"/>
      <w:r>
        <w:t xml:space="preserve">. 150,000 × (2/5) = </w:t>
      </w:r>
      <w:proofErr w:type="spellStart"/>
      <w:r>
        <w:t>රැ</w:t>
      </w:r>
      <w:proofErr w:type="spellEnd"/>
      <w:r>
        <w:t xml:space="preserve">. 60,000 </w:t>
      </w:r>
      <w:proofErr w:type="spellStart"/>
      <w:r>
        <w:t>කි</w:t>
      </w:r>
      <w:proofErr w:type="spellEnd"/>
      <w:r>
        <w:t xml:space="preserve">. </w:t>
      </w:r>
      <w:proofErr w:type="spellStart"/>
      <w:r>
        <w:t>එබැවින්</w:t>
      </w:r>
      <w:proofErr w:type="spellEnd"/>
      <w:r>
        <w:t xml:space="preserve"> </w:t>
      </w:r>
      <w:proofErr w:type="spellStart"/>
      <w:r>
        <w:t>නිමල්ට</w:t>
      </w:r>
      <w:proofErr w:type="spellEnd"/>
      <w:r>
        <w:t xml:space="preserve"> </w:t>
      </w:r>
      <w:proofErr w:type="spellStart"/>
      <w:r>
        <w:t>රැපියල්</w:t>
      </w:r>
      <w:proofErr w:type="spellEnd"/>
      <w:r>
        <w:t xml:space="preserve"> 90,000 </w:t>
      </w:r>
      <w:proofErr w:type="spellStart"/>
      <w:r>
        <w:t>ක්ද</w:t>
      </w:r>
      <w:proofErr w:type="spellEnd"/>
      <w:r>
        <w:t xml:space="preserve"> </w:t>
      </w:r>
      <w:proofErr w:type="spellStart"/>
      <w:r>
        <w:t>කමල්ට</w:t>
      </w:r>
      <w:proofErr w:type="spellEnd"/>
      <w:r>
        <w:t xml:space="preserve"> </w:t>
      </w:r>
      <w:proofErr w:type="spellStart"/>
      <w:r>
        <w:t>රැපියල්</w:t>
      </w:r>
      <w:proofErr w:type="spellEnd"/>
      <w:r>
        <w:t xml:space="preserve"> 60,000 </w:t>
      </w:r>
      <w:proofErr w:type="spellStart"/>
      <w:r>
        <w:t>ක්ද</w:t>
      </w:r>
      <w:proofErr w:type="spellEnd"/>
      <w:r>
        <w:t xml:space="preserve"> </w:t>
      </w:r>
      <w:proofErr w:type="spellStart"/>
      <w:r>
        <w:t>හිමි</w:t>
      </w:r>
      <w:proofErr w:type="spellEnd"/>
      <w:r>
        <w:t xml:space="preserve"> </w:t>
      </w:r>
      <w:proofErr w:type="spellStart"/>
      <w:r>
        <w:t>වේ</w:t>
      </w:r>
      <w:proofErr w:type="spellEnd"/>
      <w:r>
        <w:t>.</w:t>
      </w:r>
    </w:p>
    <w:p w14:paraId="7FD02797" w14:textId="77777777" w:rsidR="00EA27FE" w:rsidRDefault="00000000">
      <w:pPr>
        <w:spacing w:after="120" w:line="240" w:lineRule="auto"/>
      </w:pPr>
      <w:r>
        <w:t>*[</w:t>
      </w:r>
      <w:proofErr w:type="spellStart"/>
      <w:r>
        <w:t>යෙදුම</w:t>
      </w:r>
      <w:proofErr w:type="spellEnd"/>
      <w:r>
        <w:t xml:space="preserve"> (Application) | </w:t>
      </w:r>
      <w:proofErr w:type="spellStart"/>
      <w:r>
        <w:t>හවුල්</w:t>
      </w:r>
      <w:proofErr w:type="spellEnd"/>
      <w:r>
        <w:t xml:space="preserve"> </w:t>
      </w:r>
      <w:proofErr w:type="spellStart"/>
      <w:proofErr w:type="gramStart"/>
      <w:r>
        <w:t>ව්‍යාපාර</w:t>
      </w:r>
      <w:proofErr w:type="spellEnd"/>
      <w:r>
        <w:t>]*</w:t>
      </w:r>
      <w:proofErr w:type="gramEnd"/>
    </w:p>
    <w:p w14:paraId="6F8BB880" w14:textId="77777777" w:rsidR="00EA27FE" w:rsidRDefault="00000000">
      <w:pPr>
        <w:spacing w:after="120" w:line="240" w:lineRule="auto"/>
      </w:pPr>
      <w:r>
        <w:t>**Q</w:t>
      </w:r>
      <w:proofErr w:type="gramStart"/>
      <w:r>
        <w:t>18:*</w:t>
      </w:r>
      <w:proofErr w:type="gramEnd"/>
      <w:r>
        <w:t xml:space="preserve">* </w:t>
      </w:r>
      <w:proofErr w:type="spellStart"/>
      <w:r>
        <w:t>ව්‍යාපාරිකයෙකු</w:t>
      </w:r>
      <w:proofErr w:type="spellEnd"/>
      <w:r>
        <w:t xml:space="preserve"> </w:t>
      </w:r>
      <w:proofErr w:type="spellStart"/>
      <w:r>
        <w:t>විසින්</w:t>
      </w:r>
      <w:proofErr w:type="spellEnd"/>
      <w:r>
        <w:t xml:space="preserve"> </w:t>
      </w:r>
      <w:proofErr w:type="spellStart"/>
      <w:r>
        <w:t>තම</w:t>
      </w:r>
      <w:proofErr w:type="spellEnd"/>
      <w:r>
        <w:t xml:space="preserve"> </w:t>
      </w:r>
      <w:proofErr w:type="spellStart"/>
      <w:r>
        <w:t>ඒක</w:t>
      </w:r>
      <w:proofErr w:type="spellEnd"/>
      <w:r>
        <w:t xml:space="preserve"> </w:t>
      </w:r>
      <w:proofErr w:type="spellStart"/>
      <w:r>
        <w:t>පුද්ගල</w:t>
      </w:r>
      <w:proofErr w:type="spellEnd"/>
      <w:r>
        <w:t xml:space="preserve"> </w:t>
      </w:r>
      <w:proofErr w:type="spellStart"/>
      <w:r>
        <w:t>ව්‍යාපාරය</w:t>
      </w:r>
      <w:proofErr w:type="spellEnd"/>
      <w:r>
        <w:t xml:space="preserve"> </w:t>
      </w:r>
      <w:proofErr w:type="spellStart"/>
      <w:r>
        <w:t>පුද්ගලික</w:t>
      </w:r>
      <w:proofErr w:type="spellEnd"/>
      <w:r>
        <w:t xml:space="preserve"> </w:t>
      </w:r>
      <w:proofErr w:type="spellStart"/>
      <w:r>
        <w:t>නීතිගත</w:t>
      </w:r>
      <w:proofErr w:type="spellEnd"/>
      <w:r>
        <w:t xml:space="preserve"> </w:t>
      </w:r>
      <w:proofErr w:type="spellStart"/>
      <w:r>
        <w:t>සමාගමක්</w:t>
      </w:r>
      <w:proofErr w:type="spellEnd"/>
      <w:r>
        <w:t xml:space="preserve"> </w:t>
      </w:r>
      <w:proofErr w:type="spellStart"/>
      <w:r>
        <w:t>ලෙස</w:t>
      </w:r>
      <w:proofErr w:type="spellEnd"/>
      <w:r>
        <w:t xml:space="preserve"> </w:t>
      </w:r>
      <w:proofErr w:type="spellStart"/>
      <w:r>
        <w:t>ලියාපදිංචි</w:t>
      </w:r>
      <w:proofErr w:type="spellEnd"/>
      <w:r>
        <w:t xml:space="preserve"> </w:t>
      </w:r>
      <w:proofErr w:type="spellStart"/>
      <w:r>
        <w:t>කිරීමට</w:t>
      </w:r>
      <w:proofErr w:type="spellEnd"/>
      <w:r>
        <w:t xml:space="preserve"> </w:t>
      </w:r>
      <w:proofErr w:type="spellStart"/>
      <w:r>
        <w:t>තීරණය</w:t>
      </w:r>
      <w:proofErr w:type="spellEnd"/>
      <w:r>
        <w:t xml:space="preserve"> </w:t>
      </w:r>
      <w:proofErr w:type="spellStart"/>
      <w:r>
        <w:t>කරයි</w:t>
      </w:r>
      <w:proofErr w:type="spellEnd"/>
      <w:r>
        <w:t xml:space="preserve">. </w:t>
      </w:r>
      <w:proofErr w:type="spellStart"/>
      <w:r>
        <w:t>මේ</w:t>
      </w:r>
      <w:proofErr w:type="spellEnd"/>
      <w:r>
        <w:t xml:space="preserve"> </w:t>
      </w:r>
      <w:proofErr w:type="spellStart"/>
      <w:r>
        <w:t>සඳහා</w:t>
      </w:r>
      <w:proofErr w:type="spellEnd"/>
      <w:r>
        <w:t xml:space="preserve"> </w:t>
      </w:r>
      <w:proofErr w:type="spellStart"/>
      <w:r>
        <w:t>අනුගමනය</w:t>
      </w:r>
      <w:proofErr w:type="spellEnd"/>
      <w:r>
        <w:t xml:space="preserve"> </w:t>
      </w:r>
      <w:proofErr w:type="spellStart"/>
      <w:r>
        <w:t>කළ</w:t>
      </w:r>
      <w:proofErr w:type="spellEnd"/>
      <w:r>
        <w:t xml:space="preserve"> </w:t>
      </w:r>
      <w:proofErr w:type="spellStart"/>
      <w:r>
        <w:t>යුතු</w:t>
      </w:r>
      <w:proofErr w:type="spellEnd"/>
      <w:r>
        <w:t xml:space="preserve"> </w:t>
      </w:r>
      <w:proofErr w:type="spellStart"/>
      <w:r>
        <w:t>ප්‍රධාන</w:t>
      </w:r>
      <w:proofErr w:type="spellEnd"/>
      <w:r>
        <w:t xml:space="preserve"> </w:t>
      </w:r>
      <w:proofErr w:type="spellStart"/>
      <w:r>
        <w:t>පියවර</w:t>
      </w:r>
      <w:proofErr w:type="spellEnd"/>
      <w:r>
        <w:t xml:space="preserve"> 3 </w:t>
      </w:r>
      <w:proofErr w:type="spellStart"/>
      <w:r>
        <w:t>ක්</w:t>
      </w:r>
      <w:proofErr w:type="spellEnd"/>
      <w:r>
        <w:t xml:space="preserve"> </w:t>
      </w:r>
      <w:proofErr w:type="spellStart"/>
      <w:r>
        <w:t>පිළිවෙළින්</w:t>
      </w:r>
      <w:proofErr w:type="spellEnd"/>
      <w:r>
        <w:t xml:space="preserve"> </w:t>
      </w:r>
      <w:proofErr w:type="spellStart"/>
      <w:r>
        <w:t>සකස්</w:t>
      </w:r>
      <w:proofErr w:type="spellEnd"/>
      <w:r>
        <w:t xml:space="preserve"> </w:t>
      </w:r>
      <w:proofErr w:type="spellStart"/>
      <w:r>
        <w:t>කර</w:t>
      </w:r>
      <w:proofErr w:type="spellEnd"/>
      <w:r>
        <w:t xml:space="preserve"> </w:t>
      </w:r>
      <w:proofErr w:type="spellStart"/>
      <w:r>
        <w:t>දක්වන්න</w:t>
      </w:r>
      <w:proofErr w:type="spellEnd"/>
      <w:r>
        <w:t>.</w:t>
      </w:r>
    </w:p>
    <w:p w14:paraId="5E31EF06" w14:textId="77777777" w:rsidR="00EA27FE" w:rsidRDefault="00000000">
      <w:pPr>
        <w:spacing w:after="120" w:line="240" w:lineRule="auto"/>
      </w:pPr>
      <w:r>
        <w:t>**A</w:t>
      </w:r>
      <w:proofErr w:type="gramStart"/>
      <w:r>
        <w:t>18:*</w:t>
      </w:r>
      <w:proofErr w:type="gramEnd"/>
      <w:r>
        <w:t xml:space="preserve">* </w:t>
      </w:r>
      <w:proofErr w:type="spellStart"/>
      <w:r>
        <w:t>පුද්ගලික</w:t>
      </w:r>
      <w:proofErr w:type="spellEnd"/>
      <w:r>
        <w:t xml:space="preserve"> </w:t>
      </w:r>
      <w:proofErr w:type="spellStart"/>
      <w:r>
        <w:t>නීතිගත</w:t>
      </w:r>
      <w:proofErr w:type="spellEnd"/>
      <w:r>
        <w:t xml:space="preserve"> </w:t>
      </w:r>
      <w:proofErr w:type="spellStart"/>
      <w:r>
        <w:t>සමාගමක්</w:t>
      </w:r>
      <w:proofErr w:type="spellEnd"/>
      <w:r>
        <w:t xml:space="preserve"> </w:t>
      </w:r>
      <w:proofErr w:type="spellStart"/>
      <w:r>
        <w:t>ලියාපදිංචි</w:t>
      </w:r>
      <w:proofErr w:type="spellEnd"/>
      <w:r>
        <w:t xml:space="preserve"> </w:t>
      </w:r>
      <w:proofErr w:type="spellStart"/>
      <w:r>
        <w:t>කිරීමේ</w:t>
      </w:r>
      <w:proofErr w:type="spellEnd"/>
      <w:r>
        <w:t xml:space="preserve"> </w:t>
      </w:r>
      <w:proofErr w:type="spellStart"/>
      <w:r>
        <w:t>ප්‍රධාන</w:t>
      </w:r>
      <w:proofErr w:type="spellEnd"/>
      <w:r>
        <w:t xml:space="preserve"> </w:t>
      </w:r>
      <w:proofErr w:type="spellStart"/>
      <w:r>
        <w:t>පියවර</w:t>
      </w:r>
      <w:proofErr w:type="spellEnd"/>
      <w:r>
        <w:t xml:space="preserve"> 3: 1. </w:t>
      </w:r>
      <w:proofErr w:type="spellStart"/>
      <w:r>
        <w:t>සමාගම්</w:t>
      </w:r>
      <w:proofErr w:type="spellEnd"/>
      <w:r>
        <w:t xml:space="preserve"> </w:t>
      </w:r>
      <w:proofErr w:type="spellStart"/>
      <w:r>
        <w:t>රෙජිස්ට්‍රාර්</w:t>
      </w:r>
      <w:proofErr w:type="spellEnd"/>
      <w:r>
        <w:t xml:space="preserve"> </w:t>
      </w:r>
      <w:proofErr w:type="spellStart"/>
      <w:r>
        <w:t>වෙතින්</w:t>
      </w:r>
      <w:proofErr w:type="spellEnd"/>
      <w:r>
        <w:t xml:space="preserve"> </w:t>
      </w:r>
      <w:proofErr w:type="spellStart"/>
      <w:r>
        <w:t>යෝජිත</w:t>
      </w:r>
      <w:proofErr w:type="spellEnd"/>
      <w:r>
        <w:t xml:space="preserve"> </w:t>
      </w:r>
      <w:proofErr w:type="spellStart"/>
      <w:r>
        <w:t>ව්‍යාපාර</w:t>
      </w:r>
      <w:proofErr w:type="spellEnd"/>
      <w:r>
        <w:t xml:space="preserve"> </w:t>
      </w:r>
      <w:proofErr w:type="spellStart"/>
      <w:r>
        <w:t>නාමය</w:t>
      </w:r>
      <w:proofErr w:type="spellEnd"/>
      <w:r>
        <w:t xml:space="preserve"> </w:t>
      </w:r>
      <w:proofErr w:type="spellStart"/>
      <w:r>
        <w:t>භාවිත</w:t>
      </w:r>
      <w:proofErr w:type="spellEnd"/>
      <w:r>
        <w:t xml:space="preserve"> </w:t>
      </w:r>
      <w:proofErr w:type="spellStart"/>
      <w:r>
        <w:t>කළ</w:t>
      </w:r>
      <w:proofErr w:type="spellEnd"/>
      <w:r>
        <w:t xml:space="preserve"> </w:t>
      </w:r>
      <w:proofErr w:type="spellStart"/>
      <w:r>
        <w:t>හැකිදැයි</w:t>
      </w:r>
      <w:proofErr w:type="spellEnd"/>
      <w:r>
        <w:t xml:space="preserve"> </w:t>
      </w:r>
      <w:proofErr w:type="spellStart"/>
      <w:r>
        <w:t>පරීක්ෂා</w:t>
      </w:r>
      <w:proofErr w:type="spellEnd"/>
      <w:r>
        <w:t xml:space="preserve"> </w:t>
      </w:r>
      <w:proofErr w:type="spellStart"/>
      <w:r>
        <w:t>කර</w:t>
      </w:r>
      <w:proofErr w:type="spellEnd"/>
      <w:r>
        <w:t xml:space="preserve"> </w:t>
      </w:r>
      <w:proofErr w:type="spellStart"/>
      <w:r>
        <w:t>එය</w:t>
      </w:r>
      <w:proofErr w:type="spellEnd"/>
      <w:r>
        <w:t xml:space="preserve"> </w:t>
      </w:r>
      <w:proofErr w:type="spellStart"/>
      <w:r>
        <w:t>අනුමත</w:t>
      </w:r>
      <w:proofErr w:type="spellEnd"/>
      <w:r>
        <w:t xml:space="preserve"> </w:t>
      </w:r>
      <w:proofErr w:type="spellStart"/>
      <w:r>
        <w:t>කර</w:t>
      </w:r>
      <w:proofErr w:type="spellEnd"/>
      <w:r>
        <w:t xml:space="preserve"> </w:t>
      </w:r>
      <w:proofErr w:type="spellStart"/>
      <w:r>
        <w:t>ගැනීම</w:t>
      </w:r>
      <w:proofErr w:type="spellEnd"/>
      <w:r>
        <w:t xml:space="preserve">. 2. </w:t>
      </w:r>
      <w:proofErr w:type="spellStart"/>
      <w:r>
        <w:t>සමාගම්</w:t>
      </w:r>
      <w:proofErr w:type="spellEnd"/>
      <w:r>
        <w:t xml:space="preserve"> </w:t>
      </w:r>
      <w:proofErr w:type="spellStart"/>
      <w:r>
        <w:t>සංස්ථාපන</w:t>
      </w:r>
      <w:proofErr w:type="spellEnd"/>
      <w:r>
        <w:t xml:space="preserve"> </w:t>
      </w:r>
      <w:proofErr w:type="spellStart"/>
      <w:r>
        <w:t>සංදේශය</w:t>
      </w:r>
      <w:proofErr w:type="spellEnd"/>
      <w:r>
        <w:t xml:space="preserve">, </w:t>
      </w:r>
      <w:proofErr w:type="spellStart"/>
      <w:r>
        <w:t>සංගම්</w:t>
      </w:r>
      <w:proofErr w:type="spellEnd"/>
      <w:r>
        <w:t xml:space="preserve"> </w:t>
      </w:r>
      <w:proofErr w:type="spellStart"/>
      <w:r>
        <w:t>විධිවිධාන</w:t>
      </w:r>
      <w:proofErr w:type="spellEnd"/>
      <w:r>
        <w:t xml:space="preserve"> </w:t>
      </w:r>
      <w:proofErr w:type="spellStart"/>
      <w:r>
        <w:t>සහ</w:t>
      </w:r>
      <w:proofErr w:type="spellEnd"/>
      <w:r>
        <w:t xml:space="preserve"> </w:t>
      </w:r>
      <w:proofErr w:type="spellStart"/>
      <w:r>
        <w:t>නීත්‍යානුකූල</w:t>
      </w:r>
      <w:proofErr w:type="spellEnd"/>
      <w:r>
        <w:t xml:space="preserve"> </w:t>
      </w:r>
      <w:proofErr w:type="spellStart"/>
      <w:r>
        <w:t>ප්‍රකාශන</w:t>
      </w:r>
      <w:proofErr w:type="spellEnd"/>
      <w:r>
        <w:t xml:space="preserve"> </w:t>
      </w:r>
      <w:proofErr w:type="spellStart"/>
      <w:r>
        <w:t>අදාළ</w:t>
      </w:r>
      <w:proofErr w:type="spellEnd"/>
      <w:r>
        <w:t xml:space="preserve"> </w:t>
      </w:r>
      <w:proofErr w:type="spellStart"/>
      <w:r>
        <w:t>පෝරම</w:t>
      </w:r>
      <w:proofErr w:type="spellEnd"/>
      <w:r>
        <w:t xml:space="preserve"> </w:t>
      </w:r>
      <w:proofErr w:type="spellStart"/>
      <w:r>
        <w:t>මගින්</w:t>
      </w:r>
      <w:proofErr w:type="spellEnd"/>
      <w:r>
        <w:t xml:space="preserve"> </w:t>
      </w:r>
      <w:proofErr w:type="spellStart"/>
      <w:r>
        <w:t>සමාගම්</w:t>
      </w:r>
      <w:proofErr w:type="spellEnd"/>
      <w:r>
        <w:t xml:space="preserve"> </w:t>
      </w:r>
      <w:proofErr w:type="spellStart"/>
      <w:r>
        <w:t>රෙජිස්ට්‍රාර්</w:t>
      </w:r>
      <w:proofErr w:type="spellEnd"/>
      <w:r>
        <w:t xml:space="preserve"> </w:t>
      </w:r>
      <w:proofErr w:type="spellStart"/>
      <w:r>
        <w:t>වෙත</w:t>
      </w:r>
      <w:proofErr w:type="spellEnd"/>
      <w:r>
        <w:t xml:space="preserve"> </w:t>
      </w:r>
      <w:proofErr w:type="spellStart"/>
      <w:r>
        <w:t>ඉදිරිපත්</w:t>
      </w:r>
      <w:proofErr w:type="spellEnd"/>
      <w:r>
        <w:t xml:space="preserve"> </w:t>
      </w:r>
      <w:proofErr w:type="spellStart"/>
      <w:r>
        <w:t>කිරීම</w:t>
      </w:r>
      <w:proofErr w:type="spellEnd"/>
      <w:r>
        <w:t xml:space="preserve">. 3. </w:t>
      </w:r>
      <w:proofErr w:type="spellStart"/>
      <w:r>
        <w:t>අදාළ</w:t>
      </w:r>
      <w:proofErr w:type="spellEnd"/>
      <w:r>
        <w:t xml:space="preserve"> </w:t>
      </w:r>
      <w:proofErr w:type="spellStart"/>
      <w:r>
        <w:t>ලියාපදිංචි</w:t>
      </w:r>
      <w:proofErr w:type="spellEnd"/>
      <w:r>
        <w:t xml:space="preserve"> </w:t>
      </w:r>
      <w:proofErr w:type="spellStart"/>
      <w:r>
        <w:t>ගාස්තු</w:t>
      </w:r>
      <w:proofErr w:type="spellEnd"/>
      <w:r>
        <w:t xml:space="preserve"> </w:t>
      </w:r>
      <w:proofErr w:type="spellStart"/>
      <w:r>
        <w:t>ගෙවා</w:t>
      </w:r>
      <w:proofErr w:type="spellEnd"/>
      <w:r>
        <w:t xml:space="preserve"> </w:t>
      </w:r>
      <w:proofErr w:type="spellStart"/>
      <w:r>
        <w:t>සංස්ථාපන</w:t>
      </w:r>
      <w:proofErr w:type="spellEnd"/>
      <w:r>
        <w:t xml:space="preserve"> </w:t>
      </w:r>
      <w:proofErr w:type="spellStart"/>
      <w:r>
        <w:t>සහතිකය</w:t>
      </w:r>
      <w:proofErr w:type="spellEnd"/>
      <w:r>
        <w:t xml:space="preserve"> (Certificate of Incorporation) </w:t>
      </w:r>
      <w:proofErr w:type="spellStart"/>
      <w:r>
        <w:t>ලබා</w:t>
      </w:r>
      <w:proofErr w:type="spellEnd"/>
      <w:r>
        <w:t xml:space="preserve"> </w:t>
      </w:r>
      <w:proofErr w:type="spellStart"/>
      <w:r>
        <w:t>ගැනීම</w:t>
      </w:r>
      <w:proofErr w:type="spellEnd"/>
      <w:r>
        <w:t>.</w:t>
      </w:r>
    </w:p>
    <w:p w14:paraId="3CABA201" w14:textId="77777777" w:rsidR="00EA27FE" w:rsidRDefault="00000000">
      <w:pPr>
        <w:spacing w:after="120" w:line="240" w:lineRule="auto"/>
      </w:pPr>
      <w:r>
        <w:t>*[</w:t>
      </w:r>
      <w:proofErr w:type="spellStart"/>
      <w:r>
        <w:t>යෙදුම</w:t>
      </w:r>
      <w:proofErr w:type="spellEnd"/>
      <w:r>
        <w:t xml:space="preserve"> (Application) | </w:t>
      </w:r>
      <w:proofErr w:type="spellStart"/>
      <w:r>
        <w:t>සංස්ථාපිත</w:t>
      </w:r>
      <w:proofErr w:type="spellEnd"/>
      <w:r>
        <w:t xml:space="preserve"> </w:t>
      </w:r>
      <w:proofErr w:type="spellStart"/>
      <w:proofErr w:type="gramStart"/>
      <w:r>
        <w:t>සමාගම්</w:t>
      </w:r>
      <w:proofErr w:type="spellEnd"/>
      <w:r>
        <w:t>]*</w:t>
      </w:r>
      <w:proofErr w:type="gramEnd"/>
    </w:p>
    <w:p w14:paraId="1F72DEA0" w14:textId="77777777" w:rsidR="00EA27FE" w:rsidRDefault="00000000">
      <w:pPr>
        <w:spacing w:after="120" w:line="240" w:lineRule="auto"/>
      </w:pPr>
      <w:r>
        <w:t>**Q</w:t>
      </w:r>
      <w:proofErr w:type="gramStart"/>
      <w:r>
        <w:t>19:*</w:t>
      </w:r>
      <w:proofErr w:type="gramEnd"/>
      <w:r>
        <w:t xml:space="preserve">* </w:t>
      </w:r>
      <w:proofErr w:type="spellStart"/>
      <w:r>
        <w:t>තනි</w:t>
      </w:r>
      <w:proofErr w:type="spellEnd"/>
      <w:r>
        <w:t xml:space="preserve"> </w:t>
      </w:r>
      <w:proofErr w:type="spellStart"/>
      <w:r>
        <w:t>පුද්ගල</w:t>
      </w:r>
      <w:proofErr w:type="spellEnd"/>
      <w:r>
        <w:t xml:space="preserve"> </w:t>
      </w:r>
      <w:proofErr w:type="spellStart"/>
      <w:r>
        <w:t>ව්‍යාපාරයක්</w:t>
      </w:r>
      <w:proofErr w:type="spellEnd"/>
      <w:r>
        <w:t xml:space="preserve"> </w:t>
      </w:r>
      <w:proofErr w:type="spellStart"/>
      <w:r>
        <w:t>පුද්ගලික</w:t>
      </w:r>
      <w:proofErr w:type="spellEnd"/>
      <w:r>
        <w:t xml:space="preserve"> </w:t>
      </w:r>
      <w:proofErr w:type="spellStart"/>
      <w:r>
        <w:t>නීතිගත</w:t>
      </w:r>
      <w:proofErr w:type="spellEnd"/>
      <w:r>
        <w:t xml:space="preserve"> </w:t>
      </w:r>
      <w:proofErr w:type="spellStart"/>
      <w:r>
        <w:t>සමාගමක්</w:t>
      </w:r>
      <w:proofErr w:type="spellEnd"/>
      <w:r>
        <w:t xml:space="preserve"> </w:t>
      </w:r>
      <w:proofErr w:type="spellStart"/>
      <w:r>
        <w:t>බවට</w:t>
      </w:r>
      <w:proofErr w:type="spellEnd"/>
      <w:r>
        <w:t xml:space="preserve"> </w:t>
      </w:r>
      <w:proofErr w:type="spellStart"/>
      <w:r>
        <w:t>පරිවර්තනය</w:t>
      </w:r>
      <w:proofErr w:type="spellEnd"/>
      <w:r>
        <w:t xml:space="preserve"> </w:t>
      </w:r>
      <w:proofErr w:type="spellStart"/>
      <w:r>
        <w:t>කිරීමේදී</w:t>
      </w:r>
      <w:proofErr w:type="spellEnd"/>
      <w:r>
        <w:t xml:space="preserve"> </w:t>
      </w:r>
      <w:proofErr w:type="spellStart"/>
      <w:r>
        <w:t>හිමිකරුට</w:t>
      </w:r>
      <w:proofErr w:type="spellEnd"/>
      <w:r>
        <w:t xml:space="preserve"> </w:t>
      </w:r>
      <w:proofErr w:type="spellStart"/>
      <w:r>
        <w:t>ලැබෙන</w:t>
      </w:r>
      <w:proofErr w:type="spellEnd"/>
      <w:r>
        <w:t xml:space="preserve"> </w:t>
      </w:r>
      <w:proofErr w:type="spellStart"/>
      <w:r>
        <w:t>වාසි</w:t>
      </w:r>
      <w:proofErr w:type="spellEnd"/>
      <w:r>
        <w:t xml:space="preserve"> </w:t>
      </w:r>
      <w:proofErr w:type="spellStart"/>
      <w:r>
        <w:t>දෙකක්</w:t>
      </w:r>
      <w:proofErr w:type="spellEnd"/>
      <w:r>
        <w:t xml:space="preserve"> </w:t>
      </w:r>
      <w:proofErr w:type="spellStart"/>
      <w:r>
        <w:t>සහ</w:t>
      </w:r>
      <w:proofErr w:type="spellEnd"/>
      <w:r>
        <w:t xml:space="preserve"> </w:t>
      </w:r>
      <w:proofErr w:type="spellStart"/>
      <w:r>
        <w:t>මුහුණ</w:t>
      </w:r>
      <w:proofErr w:type="spellEnd"/>
      <w:r>
        <w:t xml:space="preserve"> </w:t>
      </w:r>
      <w:proofErr w:type="spellStart"/>
      <w:r>
        <w:t>දීමට</w:t>
      </w:r>
      <w:proofErr w:type="spellEnd"/>
      <w:r>
        <w:t xml:space="preserve"> </w:t>
      </w:r>
      <w:proofErr w:type="spellStart"/>
      <w:r>
        <w:t>සිදුවන</w:t>
      </w:r>
      <w:proofErr w:type="spellEnd"/>
      <w:r>
        <w:t xml:space="preserve"> </w:t>
      </w:r>
      <w:proofErr w:type="spellStart"/>
      <w:r>
        <w:t>අවාසි</w:t>
      </w:r>
      <w:proofErr w:type="spellEnd"/>
      <w:r>
        <w:t xml:space="preserve"> </w:t>
      </w:r>
      <w:proofErr w:type="spellStart"/>
      <w:r>
        <w:t>දෙකක්</w:t>
      </w:r>
      <w:proofErr w:type="spellEnd"/>
      <w:r>
        <w:t xml:space="preserve"> </w:t>
      </w:r>
      <w:proofErr w:type="spellStart"/>
      <w:r>
        <w:t>හේතු</w:t>
      </w:r>
      <w:proofErr w:type="spellEnd"/>
      <w:r>
        <w:t xml:space="preserve"> </w:t>
      </w:r>
      <w:proofErr w:type="spellStart"/>
      <w:r>
        <w:t>සහිතව</w:t>
      </w:r>
      <w:proofErr w:type="spellEnd"/>
      <w:r>
        <w:t xml:space="preserve"> </w:t>
      </w:r>
      <w:proofErr w:type="spellStart"/>
      <w:r>
        <w:t>සංසන්දනය</w:t>
      </w:r>
      <w:proofErr w:type="spellEnd"/>
      <w:r>
        <w:t xml:space="preserve"> </w:t>
      </w:r>
      <w:proofErr w:type="spellStart"/>
      <w:r>
        <w:t>කරන්න</w:t>
      </w:r>
      <w:proofErr w:type="spellEnd"/>
      <w:r>
        <w:t>.</w:t>
      </w:r>
    </w:p>
    <w:p w14:paraId="14D366EF" w14:textId="77777777" w:rsidR="00EA27FE" w:rsidRDefault="00000000">
      <w:pPr>
        <w:spacing w:after="120" w:line="240" w:lineRule="auto"/>
      </w:pPr>
      <w:r>
        <w:t>**A</w:t>
      </w:r>
      <w:proofErr w:type="gramStart"/>
      <w:r>
        <w:t>19:*</w:t>
      </w:r>
      <w:proofErr w:type="gramEnd"/>
      <w:r>
        <w:t xml:space="preserve">* </w:t>
      </w:r>
      <w:proofErr w:type="spellStart"/>
      <w:r>
        <w:t>වාසි</w:t>
      </w:r>
      <w:proofErr w:type="spellEnd"/>
      <w:r>
        <w:t xml:space="preserve">: 1. </w:t>
      </w:r>
      <w:proofErr w:type="spellStart"/>
      <w:r>
        <w:t>හිමිකරුගේ</w:t>
      </w:r>
      <w:proofErr w:type="spellEnd"/>
      <w:r>
        <w:t xml:space="preserve"> </w:t>
      </w:r>
      <w:proofErr w:type="spellStart"/>
      <w:r>
        <w:t>වගකීම</w:t>
      </w:r>
      <w:proofErr w:type="spellEnd"/>
      <w:r>
        <w:t xml:space="preserve"> </w:t>
      </w:r>
      <w:proofErr w:type="spellStart"/>
      <w:r>
        <w:t>අසීමිත</w:t>
      </w:r>
      <w:proofErr w:type="spellEnd"/>
      <w:r>
        <w:t xml:space="preserve"> </w:t>
      </w:r>
      <w:proofErr w:type="spellStart"/>
      <w:r>
        <w:t>තත්ත්වයේ</w:t>
      </w:r>
      <w:proofErr w:type="spellEnd"/>
      <w:r>
        <w:t xml:space="preserve"> </w:t>
      </w:r>
      <w:proofErr w:type="spellStart"/>
      <w:r>
        <w:t>සිට</w:t>
      </w:r>
      <w:proofErr w:type="spellEnd"/>
      <w:r>
        <w:t xml:space="preserve"> </w:t>
      </w:r>
      <w:proofErr w:type="spellStart"/>
      <w:r>
        <w:t>සීමිත</w:t>
      </w:r>
      <w:proofErr w:type="spellEnd"/>
      <w:r>
        <w:t xml:space="preserve"> </w:t>
      </w:r>
      <w:proofErr w:type="spellStart"/>
      <w:r>
        <w:t>තත්ත්වයට</w:t>
      </w:r>
      <w:proofErr w:type="spellEnd"/>
      <w:r>
        <w:t xml:space="preserve"> </w:t>
      </w:r>
      <w:proofErr w:type="spellStart"/>
      <w:r>
        <w:t>පත්වීම</w:t>
      </w:r>
      <w:proofErr w:type="spellEnd"/>
      <w:r>
        <w:t xml:space="preserve"> </w:t>
      </w:r>
      <w:proofErr w:type="spellStart"/>
      <w:r>
        <w:t>නිසා</w:t>
      </w:r>
      <w:proofErr w:type="spellEnd"/>
      <w:r>
        <w:t xml:space="preserve"> </w:t>
      </w:r>
      <w:proofErr w:type="spellStart"/>
      <w:r>
        <w:t>පෞද්ගලික</w:t>
      </w:r>
      <w:proofErr w:type="spellEnd"/>
      <w:r>
        <w:t xml:space="preserve"> </w:t>
      </w:r>
      <w:proofErr w:type="spellStart"/>
      <w:r>
        <w:t>දේපළ</w:t>
      </w:r>
      <w:proofErr w:type="spellEnd"/>
      <w:r>
        <w:t xml:space="preserve"> </w:t>
      </w:r>
      <w:proofErr w:type="spellStart"/>
      <w:r>
        <w:t>ආරක්ෂා</w:t>
      </w:r>
      <w:proofErr w:type="spellEnd"/>
      <w:r>
        <w:t xml:space="preserve"> </w:t>
      </w:r>
      <w:proofErr w:type="spellStart"/>
      <w:r>
        <w:t>වීම</w:t>
      </w:r>
      <w:proofErr w:type="spellEnd"/>
      <w:r>
        <w:t xml:space="preserve">. 2. </w:t>
      </w:r>
      <w:proofErr w:type="spellStart"/>
      <w:r>
        <w:t>නීතිමය</w:t>
      </w:r>
      <w:proofErr w:type="spellEnd"/>
      <w:r>
        <w:t xml:space="preserve"> </w:t>
      </w:r>
      <w:proofErr w:type="spellStart"/>
      <w:r>
        <w:t>පුද්ගල</w:t>
      </w:r>
      <w:proofErr w:type="spellEnd"/>
      <w:r>
        <w:t xml:space="preserve"> </w:t>
      </w:r>
      <w:proofErr w:type="spellStart"/>
      <w:r>
        <w:t>භාවය</w:t>
      </w:r>
      <w:proofErr w:type="spellEnd"/>
      <w:r>
        <w:t xml:space="preserve"> </w:t>
      </w:r>
      <w:proofErr w:type="spellStart"/>
      <w:r>
        <w:t>ලැබීම</w:t>
      </w:r>
      <w:proofErr w:type="spellEnd"/>
      <w:r>
        <w:t xml:space="preserve"> </w:t>
      </w:r>
      <w:proofErr w:type="spellStart"/>
      <w:r>
        <w:t>නිසා</w:t>
      </w:r>
      <w:proofErr w:type="spellEnd"/>
      <w:r>
        <w:t xml:space="preserve"> </w:t>
      </w:r>
      <w:proofErr w:type="spellStart"/>
      <w:r>
        <w:t>ව්‍යාපාරයට</w:t>
      </w:r>
      <w:proofErr w:type="spellEnd"/>
      <w:r>
        <w:t xml:space="preserve"> </w:t>
      </w:r>
      <w:proofErr w:type="spellStart"/>
      <w:r>
        <w:t>අඛණ්ඩ</w:t>
      </w:r>
      <w:proofErr w:type="spellEnd"/>
      <w:r>
        <w:t xml:space="preserve"> </w:t>
      </w:r>
      <w:proofErr w:type="spellStart"/>
      <w:r>
        <w:t>පැවැත්මක්</w:t>
      </w:r>
      <w:proofErr w:type="spellEnd"/>
      <w:r>
        <w:t xml:space="preserve"> </w:t>
      </w:r>
      <w:proofErr w:type="spellStart"/>
      <w:r>
        <w:t>හිමිවීම</w:t>
      </w:r>
      <w:proofErr w:type="spellEnd"/>
      <w:r>
        <w:t xml:space="preserve">. </w:t>
      </w:r>
      <w:proofErr w:type="spellStart"/>
      <w:r>
        <w:t>අවාසි</w:t>
      </w:r>
      <w:proofErr w:type="spellEnd"/>
      <w:r>
        <w:t xml:space="preserve">: 1. </w:t>
      </w:r>
      <w:proofErr w:type="spellStart"/>
      <w:r>
        <w:t>ආරම්භ</w:t>
      </w:r>
      <w:proofErr w:type="spellEnd"/>
      <w:r>
        <w:t xml:space="preserve"> </w:t>
      </w:r>
      <w:proofErr w:type="spellStart"/>
      <w:r>
        <w:t>කිරීමේදී</w:t>
      </w:r>
      <w:proofErr w:type="spellEnd"/>
      <w:r>
        <w:t xml:space="preserve"> </w:t>
      </w:r>
      <w:proofErr w:type="spellStart"/>
      <w:r>
        <w:t>සහ</w:t>
      </w:r>
      <w:proofErr w:type="spellEnd"/>
      <w:r>
        <w:t xml:space="preserve"> </w:t>
      </w:r>
      <w:proofErr w:type="spellStart"/>
      <w:r>
        <w:t>පවත්වාගෙන</w:t>
      </w:r>
      <w:proofErr w:type="spellEnd"/>
      <w:r>
        <w:t xml:space="preserve"> </w:t>
      </w:r>
      <w:proofErr w:type="spellStart"/>
      <w:r>
        <w:t>යාමේදී</w:t>
      </w:r>
      <w:proofErr w:type="spellEnd"/>
      <w:r>
        <w:t xml:space="preserve"> </w:t>
      </w:r>
      <w:proofErr w:type="spellStart"/>
      <w:r>
        <w:t>නීතිමය</w:t>
      </w:r>
      <w:proofErr w:type="spellEnd"/>
      <w:r>
        <w:t xml:space="preserve"> </w:t>
      </w:r>
      <w:proofErr w:type="spellStart"/>
      <w:r>
        <w:t>රෙගුලාසි</w:t>
      </w:r>
      <w:proofErr w:type="spellEnd"/>
      <w:r>
        <w:t xml:space="preserve"> </w:t>
      </w:r>
      <w:proofErr w:type="spellStart"/>
      <w:r>
        <w:t>සංකීර්ණ</w:t>
      </w:r>
      <w:proofErr w:type="spellEnd"/>
      <w:r>
        <w:t xml:space="preserve"> </w:t>
      </w:r>
      <w:proofErr w:type="spellStart"/>
      <w:r>
        <w:t>වීම</w:t>
      </w:r>
      <w:proofErr w:type="spellEnd"/>
      <w:r>
        <w:t xml:space="preserve"> </w:t>
      </w:r>
      <w:proofErr w:type="spellStart"/>
      <w:r>
        <w:t>සහ</w:t>
      </w:r>
      <w:proofErr w:type="spellEnd"/>
      <w:r>
        <w:t xml:space="preserve"> </w:t>
      </w:r>
      <w:proofErr w:type="spellStart"/>
      <w:r>
        <w:t>වැඩි</w:t>
      </w:r>
      <w:proofErr w:type="spellEnd"/>
      <w:r>
        <w:t xml:space="preserve"> </w:t>
      </w:r>
      <w:proofErr w:type="spellStart"/>
      <w:r>
        <w:t>පිරිවැයක්</w:t>
      </w:r>
      <w:proofErr w:type="spellEnd"/>
      <w:r>
        <w:t xml:space="preserve"> </w:t>
      </w:r>
      <w:proofErr w:type="spellStart"/>
      <w:r>
        <w:t>දැරීමට</w:t>
      </w:r>
      <w:proofErr w:type="spellEnd"/>
      <w:r>
        <w:t xml:space="preserve"> </w:t>
      </w:r>
      <w:proofErr w:type="spellStart"/>
      <w:r>
        <w:t>සිදුවීම</w:t>
      </w:r>
      <w:proofErr w:type="spellEnd"/>
      <w:r>
        <w:t xml:space="preserve">. 2. </w:t>
      </w:r>
      <w:proofErr w:type="spellStart"/>
      <w:r>
        <w:t>තීරණ</w:t>
      </w:r>
      <w:proofErr w:type="spellEnd"/>
      <w:r>
        <w:t xml:space="preserve"> </w:t>
      </w:r>
      <w:proofErr w:type="spellStart"/>
      <w:r>
        <w:t>ගැනීමේදී</w:t>
      </w:r>
      <w:proofErr w:type="spellEnd"/>
      <w:r>
        <w:t xml:space="preserve"> </w:t>
      </w:r>
      <w:proofErr w:type="spellStart"/>
      <w:r>
        <w:t>අනෙකුත්</w:t>
      </w:r>
      <w:proofErr w:type="spellEnd"/>
      <w:r>
        <w:t xml:space="preserve"> </w:t>
      </w:r>
      <w:proofErr w:type="spellStart"/>
      <w:r>
        <w:t>කොටස්කරුවන්</w:t>
      </w:r>
      <w:proofErr w:type="spellEnd"/>
      <w:r>
        <w:t xml:space="preserve"> </w:t>
      </w:r>
      <w:proofErr w:type="spellStart"/>
      <w:r>
        <w:t>සහ</w:t>
      </w:r>
      <w:proofErr w:type="spellEnd"/>
      <w:r>
        <w:t xml:space="preserve"> </w:t>
      </w:r>
      <w:proofErr w:type="spellStart"/>
      <w:r>
        <w:t>අධ්‍යක්ෂ</w:t>
      </w:r>
      <w:proofErr w:type="spellEnd"/>
      <w:r>
        <w:t xml:space="preserve"> </w:t>
      </w:r>
      <w:proofErr w:type="spellStart"/>
      <w:r>
        <w:t>මණ්ඩලය</w:t>
      </w:r>
      <w:proofErr w:type="spellEnd"/>
      <w:r>
        <w:t xml:space="preserve"> </w:t>
      </w:r>
      <w:proofErr w:type="spellStart"/>
      <w:r>
        <w:t>සමග</w:t>
      </w:r>
      <w:proofErr w:type="spellEnd"/>
      <w:r>
        <w:t xml:space="preserve"> </w:t>
      </w:r>
      <w:proofErr w:type="spellStart"/>
      <w:r>
        <w:t>සාකච්ඡා</w:t>
      </w:r>
      <w:proofErr w:type="spellEnd"/>
      <w:r>
        <w:t xml:space="preserve"> </w:t>
      </w:r>
      <w:proofErr w:type="spellStart"/>
      <w:r>
        <w:t>කිරීමට</w:t>
      </w:r>
      <w:proofErr w:type="spellEnd"/>
      <w:r>
        <w:t xml:space="preserve"> </w:t>
      </w:r>
      <w:proofErr w:type="spellStart"/>
      <w:r>
        <w:t>සිදුවීමෙන්</w:t>
      </w:r>
      <w:proofErr w:type="spellEnd"/>
      <w:r>
        <w:t xml:space="preserve"> </w:t>
      </w:r>
      <w:proofErr w:type="spellStart"/>
      <w:r>
        <w:t>ක්ෂණික</w:t>
      </w:r>
      <w:proofErr w:type="spellEnd"/>
      <w:r>
        <w:t xml:space="preserve"> </w:t>
      </w:r>
      <w:proofErr w:type="spellStart"/>
      <w:r>
        <w:t>තීරණ</w:t>
      </w:r>
      <w:proofErr w:type="spellEnd"/>
      <w:r>
        <w:t xml:space="preserve"> </w:t>
      </w:r>
      <w:proofErr w:type="spellStart"/>
      <w:r>
        <w:t>ගැනීමට</w:t>
      </w:r>
      <w:proofErr w:type="spellEnd"/>
      <w:r>
        <w:t xml:space="preserve"> </w:t>
      </w:r>
      <w:proofErr w:type="spellStart"/>
      <w:r>
        <w:t>නොහැකි</w:t>
      </w:r>
      <w:proofErr w:type="spellEnd"/>
      <w:r>
        <w:t xml:space="preserve"> </w:t>
      </w:r>
      <w:proofErr w:type="spellStart"/>
      <w:r>
        <w:t>වීම</w:t>
      </w:r>
      <w:proofErr w:type="spellEnd"/>
      <w:r>
        <w:t>.</w:t>
      </w:r>
    </w:p>
    <w:p w14:paraId="0D20AB41" w14:textId="77777777" w:rsidR="00EA27FE" w:rsidRDefault="00000000">
      <w:pPr>
        <w:spacing w:after="120" w:line="240" w:lineRule="auto"/>
      </w:pPr>
      <w:r>
        <w:t>*[</w:t>
      </w:r>
      <w:proofErr w:type="spellStart"/>
      <w:r>
        <w:t>විශ්ලේෂණය</w:t>
      </w:r>
      <w:proofErr w:type="spellEnd"/>
      <w:r>
        <w:t xml:space="preserve"> (Analysis) | </w:t>
      </w:r>
      <w:proofErr w:type="spellStart"/>
      <w:r>
        <w:t>සංස්ථාපිත</w:t>
      </w:r>
      <w:proofErr w:type="spellEnd"/>
      <w:r>
        <w:t xml:space="preserve"> </w:t>
      </w:r>
      <w:proofErr w:type="spellStart"/>
      <w:proofErr w:type="gramStart"/>
      <w:r>
        <w:t>සමාගම්</w:t>
      </w:r>
      <w:proofErr w:type="spellEnd"/>
      <w:r>
        <w:t>]*</w:t>
      </w:r>
      <w:proofErr w:type="gramEnd"/>
    </w:p>
    <w:p w14:paraId="39569A94" w14:textId="77777777" w:rsidR="00EA27FE" w:rsidRDefault="00000000">
      <w:pPr>
        <w:spacing w:after="120" w:line="240" w:lineRule="auto"/>
      </w:pPr>
      <w:r>
        <w:t>**Q</w:t>
      </w:r>
      <w:proofErr w:type="gramStart"/>
      <w:r>
        <w:t>20:*</w:t>
      </w:r>
      <w:proofErr w:type="gramEnd"/>
      <w:r>
        <w:t xml:space="preserve">* </w:t>
      </w:r>
      <w:proofErr w:type="spellStart"/>
      <w:r>
        <w:t>රජය</w:t>
      </w:r>
      <w:proofErr w:type="spellEnd"/>
      <w:r>
        <w:t xml:space="preserve"> </w:t>
      </w:r>
      <w:proofErr w:type="spellStart"/>
      <w:r>
        <w:t>විසින්</w:t>
      </w:r>
      <w:proofErr w:type="spellEnd"/>
      <w:r>
        <w:t xml:space="preserve"> </w:t>
      </w:r>
      <w:proofErr w:type="spellStart"/>
      <w:r>
        <w:t>සමහර</w:t>
      </w:r>
      <w:proofErr w:type="spellEnd"/>
      <w:r>
        <w:t xml:space="preserve"> </w:t>
      </w:r>
      <w:proofErr w:type="spellStart"/>
      <w:r>
        <w:t>ව්‍යාපාරික</w:t>
      </w:r>
      <w:proofErr w:type="spellEnd"/>
      <w:r>
        <w:t xml:space="preserve"> </w:t>
      </w:r>
      <w:proofErr w:type="spellStart"/>
      <w:r>
        <w:t>කටයුතු</w:t>
      </w:r>
      <w:proofErr w:type="spellEnd"/>
      <w:r>
        <w:t xml:space="preserve"> </w:t>
      </w:r>
      <w:proofErr w:type="spellStart"/>
      <w:r>
        <w:t>රාජ්‍ය</w:t>
      </w:r>
      <w:proofErr w:type="spellEnd"/>
      <w:r>
        <w:t xml:space="preserve"> </w:t>
      </w:r>
      <w:proofErr w:type="spellStart"/>
      <w:r>
        <w:t>අංශය</w:t>
      </w:r>
      <w:proofErr w:type="spellEnd"/>
      <w:r>
        <w:t xml:space="preserve"> </w:t>
      </w:r>
      <w:proofErr w:type="spellStart"/>
      <w:r>
        <w:t>යටතේ</w:t>
      </w:r>
      <w:proofErr w:type="spellEnd"/>
      <w:r>
        <w:t xml:space="preserve"> </w:t>
      </w:r>
      <w:proofErr w:type="spellStart"/>
      <w:r>
        <w:t>පවත්වාගෙන</w:t>
      </w:r>
      <w:proofErr w:type="spellEnd"/>
      <w:r>
        <w:t xml:space="preserve"> </w:t>
      </w:r>
      <w:proofErr w:type="spellStart"/>
      <w:r>
        <w:t>යාමට</w:t>
      </w:r>
      <w:proofErr w:type="spellEnd"/>
      <w:r>
        <w:t xml:space="preserve"> </w:t>
      </w:r>
      <w:proofErr w:type="spellStart"/>
      <w:r>
        <w:t>බලපාන</w:t>
      </w:r>
      <w:proofErr w:type="spellEnd"/>
      <w:r>
        <w:t xml:space="preserve"> </w:t>
      </w:r>
      <w:proofErr w:type="spellStart"/>
      <w:r>
        <w:t>ප්‍රධාන</w:t>
      </w:r>
      <w:proofErr w:type="spellEnd"/>
      <w:r>
        <w:t xml:space="preserve"> </w:t>
      </w:r>
      <w:proofErr w:type="spellStart"/>
      <w:r>
        <w:t>හේතු</w:t>
      </w:r>
      <w:proofErr w:type="spellEnd"/>
      <w:r>
        <w:t xml:space="preserve"> 3ක් </w:t>
      </w:r>
      <w:proofErr w:type="spellStart"/>
      <w:r>
        <w:t>විශ්ලේෂණය</w:t>
      </w:r>
      <w:proofErr w:type="spellEnd"/>
      <w:r>
        <w:t xml:space="preserve"> </w:t>
      </w:r>
      <w:proofErr w:type="spellStart"/>
      <w:r>
        <w:t>කරන්න</w:t>
      </w:r>
      <w:proofErr w:type="spellEnd"/>
      <w:r>
        <w:t>.</w:t>
      </w:r>
    </w:p>
    <w:p w14:paraId="4A7501EC" w14:textId="77777777" w:rsidR="00EA27FE" w:rsidRDefault="00000000">
      <w:pPr>
        <w:spacing w:after="120" w:line="240" w:lineRule="auto"/>
      </w:pPr>
      <w:r>
        <w:t>**A</w:t>
      </w:r>
      <w:proofErr w:type="gramStart"/>
      <w:r>
        <w:t>20:*</w:t>
      </w:r>
      <w:proofErr w:type="gramEnd"/>
      <w:r>
        <w:t xml:space="preserve">* </w:t>
      </w:r>
      <w:proofErr w:type="spellStart"/>
      <w:r>
        <w:t>රජය</w:t>
      </w:r>
      <w:proofErr w:type="spellEnd"/>
      <w:r>
        <w:t xml:space="preserve"> </w:t>
      </w:r>
      <w:proofErr w:type="spellStart"/>
      <w:r>
        <w:t>ව්‍යාපාර</w:t>
      </w:r>
      <w:proofErr w:type="spellEnd"/>
      <w:r>
        <w:t xml:space="preserve"> </w:t>
      </w:r>
      <w:proofErr w:type="spellStart"/>
      <w:r>
        <w:t>පවත්වාගෙන</w:t>
      </w:r>
      <w:proofErr w:type="spellEnd"/>
      <w:r>
        <w:t xml:space="preserve"> </w:t>
      </w:r>
      <w:proofErr w:type="spellStart"/>
      <w:r>
        <w:t>යාමට</w:t>
      </w:r>
      <w:proofErr w:type="spellEnd"/>
      <w:r>
        <w:t xml:space="preserve"> </w:t>
      </w:r>
      <w:proofErr w:type="spellStart"/>
      <w:r>
        <w:t>හේතු</w:t>
      </w:r>
      <w:proofErr w:type="spellEnd"/>
      <w:r>
        <w:t xml:space="preserve">: 1. </w:t>
      </w:r>
      <w:proofErr w:type="spellStart"/>
      <w:r>
        <w:t>මහජන</w:t>
      </w:r>
      <w:proofErr w:type="spellEnd"/>
      <w:r>
        <w:t xml:space="preserve"> </w:t>
      </w:r>
      <w:proofErr w:type="spellStart"/>
      <w:r>
        <w:t>සුබසාධනය</w:t>
      </w:r>
      <w:proofErr w:type="spellEnd"/>
      <w:r>
        <w:t xml:space="preserve"> </w:t>
      </w:r>
      <w:proofErr w:type="spellStart"/>
      <w:r>
        <w:t>සැලසීම</w:t>
      </w:r>
      <w:proofErr w:type="spellEnd"/>
      <w:r>
        <w:t xml:space="preserve"> - </w:t>
      </w:r>
      <w:proofErr w:type="spellStart"/>
      <w:r>
        <w:t>සෞඛ්‍යය</w:t>
      </w:r>
      <w:proofErr w:type="spellEnd"/>
      <w:r>
        <w:t xml:space="preserve">, </w:t>
      </w:r>
      <w:proofErr w:type="spellStart"/>
      <w:r>
        <w:t>අධ්‍යාපනය</w:t>
      </w:r>
      <w:proofErr w:type="spellEnd"/>
      <w:r>
        <w:t xml:space="preserve"> </w:t>
      </w:r>
      <w:proofErr w:type="spellStart"/>
      <w:r>
        <w:t>වැනි</w:t>
      </w:r>
      <w:proofErr w:type="spellEnd"/>
      <w:r>
        <w:t xml:space="preserve"> </w:t>
      </w:r>
      <w:proofErr w:type="spellStart"/>
      <w:r>
        <w:t>අත්‍යවශ්‍ය</w:t>
      </w:r>
      <w:proofErr w:type="spellEnd"/>
      <w:r>
        <w:t xml:space="preserve"> </w:t>
      </w:r>
      <w:proofErr w:type="spellStart"/>
      <w:r>
        <w:t>සේවා</w:t>
      </w:r>
      <w:proofErr w:type="spellEnd"/>
      <w:r>
        <w:t xml:space="preserve"> </w:t>
      </w:r>
      <w:proofErr w:type="spellStart"/>
      <w:r>
        <w:t>ලාභ</w:t>
      </w:r>
      <w:proofErr w:type="spellEnd"/>
      <w:r>
        <w:t xml:space="preserve"> </w:t>
      </w:r>
      <w:proofErr w:type="spellStart"/>
      <w:r>
        <w:t>නොලබන</w:t>
      </w:r>
      <w:proofErr w:type="spellEnd"/>
      <w:r>
        <w:t xml:space="preserve"> </w:t>
      </w:r>
      <w:proofErr w:type="spellStart"/>
      <w:r>
        <w:t>මට්ටමින්</w:t>
      </w:r>
      <w:proofErr w:type="spellEnd"/>
      <w:r>
        <w:t xml:space="preserve"> </w:t>
      </w:r>
      <w:proofErr w:type="spellStart"/>
      <w:r>
        <w:t>ජනතාවට</w:t>
      </w:r>
      <w:proofErr w:type="spellEnd"/>
      <w:r>
        <w:t xml:space="preserve"> </w:t>
      </w:r>
      <w:proofErr w:type="spellStart"/>
      <w:r>
        <w:t>ලබා</w:t>
      </w:r>
      <w:proofErr w:type="spellEnd"/>
      <w:r>
        <w:t xml:space="preserve"> </w:t>
      </w:r>
      <w:proofErr w:type="spellStart"/>
      <w:r>
        <w:t>දීම</w:t>
      </w:r>
      <w:proofErr w:type="spellEnd"/>
      <w:r>
        <w:t xml:space="preserve">. 2. </w:t>
      </w:r>
      <w:proofErr w:type="spellStart"/>
      <w:r>
        <w:t>අධික</w:t>
      </w:r>
      <w:proofErr w:type="spellEnd"/>
      <w:r>
        <w:t xml:space="preserve"> </w:t>
      </w:r>
      <w:proofErr w:type="spellStart"/>
      <w:r>
        <w:t>ප්‍රාග්ධනයක්</w:t>
      </w:r>
      <w:proofErr w:type="spellEnd"/>
      <w:r>
        <w:t xml:space="preserve"> </w:t>
      </w:r>
      <w:proofErr w:type="spellStart"/>
      <w:r>
        <w:t>අවශ්‍ය</w:t>
      </w:r>
      <w:proofErr w:type="spellEnd"/>
      <w:r>
        <w:t xml:space="preserve"> </w:t>
      </w:r>
      <w:proofErr w:type="spellStart"/>
      <w:r>
        <w:t>වීම</w:t>
      </w:r>
      <w:proofErr w:type="spellEnd"/>
      <w:r>
        <w:t xml:space="preserve"> - </w:t>
      </w:r>
      <w:proofErr w:type="spellStart"/>
      <w:r>
        <w:t>දුම්රිය</w:t>
      </w:r>
      <w:proofErr w:type="spellEnd"/>
      <w:r>
        <w:t xml:space="preserve">, </w:t>
      </w:r>
      <w:proofErr w:type="spellStart"/>
      <w:r>
        <w:t>විදුලි</w:t>
      </w:r>
      <w:proofErr w:type="spellEnd"/>
      <w:r>
        <w:t xml:space="preserve"> </w:t>
      </w:r>
      <w:proofErr w:type="spellStart"/>
      <w:r>
        <w:t>බලය</w:t>
      </w:r>
      <w:proofErr w:type="spellEnd"/>
      <w:r>
        <w:t xml:space="preserve"> </w:t>
      </w:r>
      <w:proofErr w:type="spellStart"/>
      <w:r>
        <w:t>වැනි</w:t>
      </w:r>
      <w:proofErr w:type="spellEnd"/>
      <w:r>
        <w:t xml:space="preserve"> </w:t>
      </w:r>
      <w:proofErr w:type="spellStart"/>
      <w:r>
        <w:t>යටිතල</w:t>
      </w:r>
      <w:proofErr w:type="spellEnd"/>
      <w:r>
        <w:t xml:space="preserve"> </w:t>
      </w:r>
      <w:proofErr w:type="spellStart"/>
      <w:r>
        <w:t>පහසුකම්</w:t>
      </w:r>
      <w:proofErr w:type="spellEnd"/>
      <w:r>
        <w:t xml:space="preserve"> </w:t>
      </w:r>
      <w:proofErr w:type="spellStart"/>
      <w:r>
        <w:t>සඳහා</w:t>
      </w:r>
      <w:proofErr w:type="spellEnd"/>
      <w:r>
        <w:t xml:space="preserve"> </w:t>
      </w:r>
      <w:proofErr w:type="spellStart"/>
      <w:r>
        <w:t>පෞද්ගලික</w:t>
      </w:r>
      <w:proofErr w:type="spellEnd"/>
      <w:r>
        <w:t xml:space="preserve"> </w:t>
      </w:r>
      <w:proofErr w:type="spellStart"/>
      <w:r>
        <w:t>අංශය</w:t>
      </w:r>
      <w:proofErr w:type="spellEnd"/>
      <w:r>
        <w:t xml:space="preserve"> </w:t>
      </w:r>
      <w:proofErr w:type="spellStart"/>
      <w:r>
        <w:t>ඉදිරිපත්</w:t>
      </w:r>
      <w:proofErr w:type="spellEnd"/>
      <w:r>
        <w:t xml:space="preserve"> </w:t>
      </w:r>
      <w:proofErr w:type="spellStart"/>
      <w:r>
        <w:t>නොවන</w:t>
      </w:r>
      <w:proofErr w:type="spellEnd"/>
      <w:r>
        <w:t xml:space="preserve"> </w:t>
      </w:r>
      <w:proofErr w:type="spellStart"/>
      <w:r>
        <w:t>විට</w:t>
      </w:r>
      <w:proofErr w:type="spellEnd"/>
      <w:r>
        <w:t xml:space="preserve"> </w:t>
      </w:r>
      <w:proofErr w:type="spellStart"/>
      <w:r>
        <w:t>රජය</w:t>
      </w:r>
      <w:proofErr w:type="spellEnd"/>
      <w:r>
        <w:t xml:space="preserve"> </w:t>
      </w:r>
      <w:proofErr w:type="spellStart"/>
      <w:r>
        <w:t>මැදිහත්</w:t>
      </w:r>
      <w:proofErr w:type="spellEnd"/>
      <w:r>
        <w:t xml:space="preserve"> </w:t>
      </w:r>
      <w:proofErr w:type="spellStart"/>
      <w:r>
        <w:t>වීම</w:t>
      </w:r>
      <w:proofErr w:type="spellEnd"/>
      <w:r>
        <w:t xml:space="preserve">. 3. </w:t>
      </w:r>
      <w:proofErr w:type="spellStart"/>
      <w:r>
        <w:t>පෞද්ගලික</w:t>
      </w:r>
      <w:proofErr w:type="spellEnd"/>
      <w:r>
        <w:t xml:space="preserve"> </w:t>
      </w:r>
      <w:proofErr w:type="spellStart"/>
      <w:r>
        <w:t>ඒකාධිකාරී</w:t>
      </w:r>
      <w:proofErr w:type="spellEnd"/>
      <w:r>
        <w:t xml:space="preserve"> </w:t>
      </w:r>
      <w:proofErr w:type="spellStart"/>
      <w:r>
        <w:t>බලපෑම්</w:t>
      </w:r>
      <w:proofErr w:type="spellEnd"/>
      <w:r>
        <w:t xml:space="preserve"> </w:t>
      </w:r>
      <w:proofErr w:type="spellStart"/>
      <w:r>
        <w:t>වැළැක්වීම</w:t>
      </w:r>
      <w:proofErr w:type="spellEnd"/>
      <w:r>
        <w:t xml:space="preserve"> - </w:t>
      </w:r>
      <w:proofErr w:type="spellStart"/>
      <w:r>
        <w:t>පෞද්ගලික</w:t>
      </w:r>
      <w:proofErr w:type="spellEnd"/>
      <w:r>
        <w:t xml:space="preserve"> </w:t>
      </w:r>
      <w:proofErr w:type="spellStart"/>
      <w:r>
        <w:t>අංශය</w:t>
      </w:r>
      <w:proofErr w:type="spellEnd"/>
      <w:r>
        <w:t xml:space="preserve"> </w:t>
      </w:r>
      <w:proofErr w:type="spellStart"/>
      <w:r>
        <w:t>විසින්</w:t>
      </w:r>
      <w:proofErr w:type="spellEnd"/>
      <w:r>
        <w:t xml:space="preserve"> </w:t>
      </w:r>
      <w:proofErr w:type="spellStart"/>
      <w:r>
        <w:t>අත්‍යවශ්‍ය</w:t>
      </w:r>
      <w:proofErr w:type="spellEnd"/>
      <w:r>
        <w:t xml:space="preserve"> </w:t>
      </w:r>
      <w:proofErr w:type="spellStart"/>
      <w:r>
        <w:t>භාණ්ඩ</w:t>
      </w:r>
      <w:proofErr w:type="spellEnd"/>
      <w:r>
        <w:t xml:space="preserve"> </w:t>
      </w:r>
      <w:proofErr w:type="spellStart"/>
      <w:r>
        <w:t>හා</w:t>
      </w:r>
      <w:proofErr w:type="spellEnd"/>
      <w:r>
        <w:t xml:space="preserve"> </w:t>
      </w:r>
      <w:proofErr w:type="spellStart"/>
      <w:r>
        <w:t>සේවා</w:t>
      </w:r>
      <w:proofErr w:type="spellEnd"/>
      <w:r>
        <w:t xml:space="preserve"> </w:t>
      </w:r>
      <w:proofErr w:type="spellStart"/>
      <w:r>
        <w:t>සම්බන්ධයෙන්</w:t>
      </w:r>
      <w:proofErr w:type="spellEnd"/>
      <w:r>
        <w:t xml:space="preserve"> </w:t>
      </w:r>
      <w:proofErr w:type="spellStart"/>
      <w:r>
        <w:t>පාරිභෝගිකයින්</w:t>
      </w:r>
      <w:proofErr w:type="spellEnd"/>
      <w:r>
        <w:t xml:space="preserve"> </w:t>
      </w:r>
      <w:proofErr w:type="spellStart"/>
      <w:r>
        <w:t>සූරාකෑම</w:t>
      </w:r>
      <w:proofErr w:type="spellEnd"/>
      <w:r>
        <w:t xml:space="preserve"> </w:t>
      </w:r>
      <w:proofErr w:type="spellStart"/>
      <w:r>
        <w:t>වැළැක්වීම</w:t>
      </w:r>
      <w:proofErr w:type="spellEnd"/>
      <w:r>
        <w:t>.</w:t>
      </w:r>
    </w:p>
    <w:p w14:paraId="05D792A1" w14:textId="77777777" w:rsidR="00EA27FE" w:rsidRDefault="00000000">
      <w:pPr>
        <w:spacing w:after="120" w:line="240" w:lineRule="auto"/>
      </w:pPr>
      <w:r>
        <w:t>*[</w:t>
      </w:r>
      <w:proofErr w:type="spellStart"/>
      <w:r>
        <w:t>විශ්ලේෂණය</w:t>
      </w:r>
      <w:proofErr w:type="spellEnd"/>
      <w:r>
        <w:t xml:space="preserve"> (Analysis) | </w:t>
      </w:r>
      <w:proofErr w:type="spellStart"/>
      <w:r>
        <w:t>රාජ්‍ය</w:t>
      </w:r>
      <w:proofErr w:type="spellEnd"/>
      <w:r>
        <w:t xml:space="preserve"> </w:t>
      </w:r>
      <w:proofErr w:type="spellStart"/>
      <w:r>
        <w:t>අංශයේ</w:t>
      </w:r>
      <w:proofErr w:type="spellEnd"/>
      <w:r>
        <w:t xml:space="preserve"> </w:t>
      </w:r>
      <w:proofErr w:type="spellStart"/>
      <w:proofErr w:type="gramStart"/>
      <w:r>
        <w:t>ව්‍යාපාර</w:t>
      </w:r>
      <w:proofErr w:type="spellEnd"/>
      <w:r>
        <w:t>]*</w:t>
      </w:r>
      <w:proofErr w:type="gramEnd"/>
    </w:p>
    <w:p w14:paraId="3A20E070" w14:textId="77777777" w:rsidR="00EA27FE" w:rsidRDefault="00000000">
      <w:pPr>
        <w:spacing w:after="120" w:line="240" w:lineRule="auto"/>
      </w:pPr>
      <w:r>
        <w:t xml:space="preserve">**Topic: </w:t>
      </w:r>
      <w:proofErr w:type="spellStart"/>
      <w:r>
        <w:t>අලෙවිකරණය</w:t>
      </w:r>
      <w:proofErr w:type="spellEnd"/>
      <w:r>
        <w:t xml:space="preserve"> (</w:t>
      </w:r>
      <w:proofErr w:type="gramStart"/>
      <w:r>
        <w:t>Marketing) —</w:t>
      </w:r>
      <w:proofErr w:type="gramEnd"/>
      <w:r>
        <w:t xml:space="preserve"> 10 questions**</w:t>
      </w:r>
    </w:p>
    <w:p w14:paraId="1A4EFA23" w14:textId="77777777" w:rsidR="00EA27FE" w:rsidRDefault="00000000">
      <w:pPr>
        <w:spacing w:after="120" w:line="240" w:lineRule="auto"/>
      </w:pPr>
      <w:r>
        <w:t>**Q</w:t>
      </w:r>
      <w:proofErr w:type="gramStart"/>
      <w:r>
        <w:t>21:*</w:t>
      </w:r>
      <w:proofErr w:type="gramEnd"/>
      <w:r>
        <w:t xml:space="preserve">* </w:t>
      </w:r>
      <w:proofErr w:type="spellStart"/>
      <w:r>
        <w:t>අලෙවිකරණය</w:t>
      </w:r>
      <w:proofErr w:type="spellEnd"/>
      <w:r>
        <w:t xml:space="preserve"> </w:t>
      </w:r>
      <w:proofErr w:type="spellStart"/>
      <w:r>
        <w:t>යනු</w:t>
      </w:r>
      <w:proofErr w:type="spellEnd"/>
      <w:r>
        <w:t xml:space="preserve"> </w:t>
      </w:r>
      <w:proofErr w:type="spellStart"/>
      <w:r>
        <w:t>කුමක්දැයි</w:t>
      </w:r>
      <w:proofErr w:type="spellEnd"/>
      <w:r>
        <w:t xml:space="preserve"> </w:t>
      </w:r>
      <w:proofErr w:type="spellStart"/>
      <w:r>
        <w:t>අර්ථ</w:t>
      </w:r>
      <w:proofErr w:type="spellEnd"/>
      <w:r>
        <w:t xml:space="preserve"> </w:t>
      </w:r>
      <w:proofErr w:type="spellStart"/>
      <w:r>
        <w:t>දක්වන්න</w:t>
      </w:r>
      <w:proofErr w:type="spellEnd"/>
      <w:r>
        <w:t>.</w:t>
      </w:r>
    </w:p>
    <w:p w14:paraId="62DED533" w14:textId="77777777" w:rsidR="00EA27FE" w:rsidRDefault="00000000">
      <w:pPr>
        <w:spacing w:after="120" w:line="240" w:lineRule="auto"/>
      </w:pPr>
      <w:r>
        <w:t>**A</w:t>
      </w:r>
      <w:proofErr w:type="gramStart"/>
      <w:r>
        <w:t>21:*</w:t>
      </w:r>
      <w:proofErr w:type="gramEnd"/>
      <w:r>
        <w:t xml:space="preserve">* </w:t>
      </w:r>
      <w:proofErr w:type="spellStart"/>
      <w:r>
        <w:t>පාරිභෝගික</w:t>
      </w:r>
      <w:proofErr w:type="spellEnd"/>
      <w:r>
        <w:t xml:space="preserve"> </w:t>
      </w:r>
      <w:proofErr w:type="spellStart"/>
      <w:r>
        <w:t>අවශ්‍යතා</w:t>
      </w:r>
      <w:proofErr w:type="spellEnd"/>
      <w:r>
        <w:t xml:space="preserve"> </w:t>
      </w:r>
      <w:proofErr w:type="spellStart"/>
      <w:r>
        <w:t>සහ</w:t>
      </w:r>
      <w:proofErr w:type="spellEnd"/>
      <w:r>
        <w:t xml:space="preserve"> </w:t>
      </w:r>
      <w:proofErr w:type="spellStart"/>
      <w:r>
        <w:t>වුවමනාවන්</w:t>
      </w:r>
      <w:proofErr w:type="spellEnd"/>
      <w:r>
        <w:t xml:space="preserve"> </w:t>
      </w:r>
      <w:proofErr w:type="spellStart"/>
      <w:r>
        <w:t>හඳුනාගෙන</w:t>
      </w:r>
      <w:proofErr w:type="spellEnd"/>
      <w:r>
        <w:t xml:space="preserve">, </w:t>
      </w:r>
      <w:proofErr w:type="spellStart"/>
      <w:r>
        <w:t>ඒවා</w:t>
      </w:r>
      <w:proofErr w:type="spellEnd"/>
      <w:r>
        <w:t xml:space="preserve"> </w:t>
      </w:r>
      <w:proofErr w:type="spellStart"/>
      <w:r>
        <w:t>තෘප්තිමත්</w:t>
      </w:r>
      <w:proofErr w:type="spellEnd"/>
      <w:r>
        <w:t xml:space="preserve"> </w:t>
      </w:r>
      <w:proofErr w:type="spellStart"/>
      <w:r>
        <w:t>වන</w:t>
      </w:r>
      <w:proofErr w:type="spellEnd"/>
      <w:r>
        <w:t xml:space="preserve"> </w:t>
      </w:r>
      <w:proofErr w:type="spellStart"/>
      <w:r>
        <w:t>පරිදි</w:t>
      </w:r>
      <w:proofErr w:type="spellEnd"/>
      <w:r>
        <w:t xml:space="preserve"> </w:t>
      </w:r>
      <w:proofErr w:type="spellStart"/>
      <w:r>
        <w:t>භාණ්ඩ</w:t>
      </w:r>
      <w:proofErr w:type="spellEnd"/>
      <w:r>
        <w:t xml:space="preserve"> </w:t>
      </w:r>
      <w:proofErr w:type="spellStart"/>
      <w:r>
        <w:t>හා</w:t>
      </w:r>
      <w:proofErr w:type="spellEnd"/>
      <w:r>
        <w:t xml:space="preserve"> </w:t>
      </w:r>
      <w:proofErr w:type="spellStart"/>
      <w:r>
        <w:t>සේවා</w:t>
      </w:r>
      <w:proofErr w:type="spellEnd"/>
      <w:r>
        <w:t xml:space="preserve"> </w:t>
      </w:r>
      <w:proofErr w:type="spellStart"/>
      <w:r>
        <w:t>නිෂ්පාදනය</w:t>
      </w:r>
      <w:proofErr w:type="spellEnd"/>
      <w:r>
        <w:t xml:space="preserve"> </w:t>
      </w:r>
      <w:proofErr w:type="spellStart"/>
      <w:r>
        <w:t>කරමින්</w:t>
      </w:r>
      <w:proofErr w:type="spellEnd"/>
      <w:r>
        <w:t xml:space="preserve">, </w:t>
      </w:r>
      <w:proofErr w:type="spellStart"/>
      <w:r>
        <w:t>පාරිභෝගිකයා</w:t>
      </w:r>
      <w:proofErr w:type="spellEnd"/>
      <w:r>
        <w:t xml:space="preserve"> </w:t>
      </w:r>
      <w:proofErr w:type="spellStart"/>
      <w:r>
        <w:t>සහ</w:t>
      </w:r>
      <w:proofErr w:type="spellEnd"/>
      <w:r>
        <w:t xml:space="preserve"> </w:t>
      </w:r>
      <w:proofErr w:type="spellStart"/>
      <w:r>
        <w:t>ව්‍යාපාරය</w:t>
      </w:r>
      <w:proofErr w:type="spellEnd"/>
      <w:r>
        <w:t xml:space="preserve"> </w:t>
      </w:r>
      <w:proofErr w:type="spellStart"/>
      <w:r>
        <w:lastRenderedPageBreak/>
        <w:t>යන</w:t>
      </w:r>
      <w:proofErr w:type="spellEnd"/>
      <w:r>
        <w:t xml:space="preserve"> </w:t>
      </w:r>
      <w:proofErr w:type="spellStart"/>
      <w:r>
        <w:t>දෙපිරිසටම</w:t>
      </w:r>
      <w:proofErr w:type="spellEnd"/>
      <w:r>
        <w:t xml:space="preserve"> </w:t>
      </w:r>
      <w:proofErr w:type="spellStart"/>
      <w:r>
        <w:t>වාසි</w:t>
      </w:r>
      <w:proofErr w:type="spellEnd"/>
      <w:r>
        <w:t xml:space="preserve"> </w:t>
      </w:r>
      <w:proofErr w:type="spellStart"/>
      <w:r>
        <w:t>සැලසෙන</w:t>
      </w:r>
      <w:proofErr w:type="spellEnd"/>
      <w:r>
        <w:t xml:space="preserve"> </w:t>
      </w:r>
      <w:proofErr w:type="spellStart"/>
      <w:r>
        <w:t>අයුරින්</w:t>
      </w:r>
      <w:proofErr w:type="spellEnd"/>
      <w:r>
        <w:t xml:space="preserve"> </w:t>
      </w:r>
      <w:proofErr w:type="spellStart"/>
      <w:r>
        <w:t>හුවමාරු</w:t>
      </w:r>
      <w:proofErr w:type="spellEnd"/>
      <w:r>
        <w:t xml:space="preserve"> </w:t>
      </w:r>
      <w:proofErr w:type="spellStart"/>
      <w:r>
        <w:t>ක්‍රියාවලියක්</w:t>
      </w:r>
      <w:proofErr w:type="spellEnd"/>
      <w:r>
        <w:t xml:space="preserve"> </w:t>
      </w:r>
      <w:proofErr w:type="spellStart"/>
      <w:r>
        <w:t>පවත්වාගෙන</w:t>
      </w:r>
      <w:proofErr w:type="spellEnd"/>
      <w:r>
        <w:t xml:space="preserve"> </w:t>
      </w:r>
      <w:proofErr w:type="spellStart"/>
      <w:r>
        <w:t>යාමේ</w:t>
      </w:r>
      <w:proofErr w:type="spellEnd"/>
      <w:r>
        <w:t xml:space="preserve"> </w:t>
      </w:r>
      <w:proofErr w:type="spellStart"/>
      <w:r>
        <w:t>කළමනාකරණ</w:t>
      </w:r>
      <w:proofErr w:type="spellEnd"/>
      <w:r>
        <w:t xml:space="preserve"> </w:t>
      </w:r>
      <w:proofErr w:type="spellStart"/>
      <w:r>
        <w:t>ක්‍රියාවලිය</w:t>
      </w:r>
      <w:proofErr w:type="spellEnd"/>
      <w:r>
        <w:t xml:space="preserve"> </w:t>
      </w:r>
      <w:proofErr w:type="spellStart"/>
      <w:r>
        <w:t>අලෙවිකරණය</w:t>
      </w:r>
      <w:proofErr w:type="spellEnd"/>
      <w:r>
        <w:t xml:space="preserve"> </w:t>
      </w:r>
      <w:proofErr w:type="spellStart"/>
      <w:r>
        <w:t>ලෙස</w:t>
      </w:r>
      <w:proofErr w:type="spellEnd"/>
      <w:r>
        <w:t xml:space="preserve"> </w:t>
      </w:r>
      <w:proofErr w:type="spellStart"/>
      <w:r>
        <w:t>හැඳින්වේ</w:t>
      </w:r>
      <w:proofErr w:type="spellEnd"/>
      <w:r>
        <w:t>.</w:t>
      </w:r>
    </w:p>
    <w:p w14:paraId="19A5E01E" w14:textId="77777777" w:rsidR="00EA27FE" w:rsidRDefault="00000000">
      <w:pPr>
        <w:spacing w:after="120" w:line="240" w:lineRule="auto"/>
      </w:pPr>
      <w:r>
        <w:t>*[</w:t>
      </w:r>
      <w:proofErr w:type="spellStart"/>
      <w:r>
        <w:t>දැනුම</w:t>
      </w:r>
      <w:proofErr w:type="spellEnd"/>
      <w:r>
        <w:t xml:space="preserve"> (Knowledge) | </w:t>
      </w:r>
      <w:proofErr w:type="spellStart"/>
      <w:r>
        <w:t>වෙළෙඳාම</w:t>
      </w:r>
      <w:proofErr w:type="spellEnd"/>
      <w:r>
        <w:t xml:space="preserve"> </w:t>
      </w:r>
      <w:proofErr w:type="spellStart"/>
      <w:r>
        <w:t>හා</w:t>
      </w:r>
      <w:proofErr w:type="spellEnd"/>
      <w:r>
        <w:t xml:space="preserve"> </w:t>
      </w:r>
      <w:proofErr w:type="spellStart"/>
      <w:r>
        <w:t>උපකාරක</w:t>
      </w:r>
      <w:proofErr w:type="spellEnd"/>
      <w:r>
        <w:t xml:space="preserve"> </w:t>
      </w:r>
      <w:proofErr w:type="spellStart"/>
      <w:proofErr w:type="gramStart"/>
      <w:r>
        <w:t>සේවා</w:t>
      </w:r>
      <w:proofErr w:type="spellEnd"/>
      <w:r>
        <w:t>]*</w:t>
      </w:r>
      <w:proofErr w:type="gramEnd"/>
    </w:p>
    <w:p w14:paraId="0B93A988" w14:textId="77777777" w:rsidR="00EA27FE" w:rsidRDefault="00000000">
      <w:pPr>
        <w:spacing w:after="120" w:line="240" w:lineRule="auto"/>
      </w:pPr>
      <w:r>
        <w:t>**Q</w:t>
      </w:r>
      <w:proofErr w:type="gramStart"/>
      <w:r>
        <w:t>22:*</w:t>
      </w:r>
      <w:proofErr w:type="gramEnd"/>
      <w:r>
        <w:t xml:space="preserve">* </w:t>
      </w:r>
      <w:proofErr w:type="spellStart"/>
      <w:r>
        <w:t>අලෙවිකරණ</w:t>
      </w:r>
      <w:proofErr w:type="spellEnd"/>
      <w:r>
        <w:t xml:space="preserve"> </w:t>
      </w:r>
      <w:proofErr w:type="spellStart"/>
      <w:r>
        <w:t>මිශ්‍රණයට</w:t>
      </w:r>
      <w:proofErr w:type="spellEnd"/>
      <w:r>
        <w:t xml:space="preserve"> (4P) </w:t>
      </w:r>
      <w:proofErr w:type="spellStart"/>
      <w:r>
        <w:t>අයත්</w:t>
      </w:r>
      <w:proofErr w:type="spellEnd"/>
      <w:r>
        <w:t xml:space="preserve"> </w:t>
      </w:r>
      <w:proofErr w:type="spellStart"/>
      <w:r>
        <w:t>වන</w:t>
      </w:r>
      <w:proofErr w:type="spellEnd"/>
      <w:r>
        <w:t xml:space="preserve"> </w:t>
      </w:r>
      <w:proofErr w:type="spellStart"/>
      <w:r>
        <w:t>ප්‍රධාන</w:t>
      </w:r>
      <w:proofErr w:type="spellEnd"/>
      <w:r>
        <w:t xml:space="preserve"> </w:t>
      </w:r>
      <w:proofErr w:type="spellStart"/>
      <w:r>
        <w:t>අංග</w:t>
      </w:r>
      <w:proofErr w:type="spellEnd"/>
      <w:r>
        <w:t xml:space="preserve"> 4 </w:t>
      </w:r>
      <w:proofErr w:type="spellStart"/>
      <w:r>
        <w:t>නම්</w:t>
      </w:r>
      <w:proofErr w:type="spellEnd"/>
      <w:r>
        <w:t xml:space="preserve"> </w:t>
      </w:r>
      <w:proofErr w:type="spellStart"/>
      <w:r>
        <w:t>කරන්න</w:t>
      </w:r>
      <w:proofErr w:type="spellEnd"/>
      <w:r>
        <w:t>.</w:t>
      </w:r>
    </w:p>
    <w:p w14:paraId="3ADB7696" w14:textId="77777777" w:rsidR="00EA27FE" w:rsidRDefault="00000000">
      <w:pPr>
        <w:spacing w:after="120" w:line="240" w:lineRule="auto"/>
      </w:pPr>
      <w:r>
        <w:t>**A</w:t>
      </w:r>
      <w:proofErr w:type="gramStart"/>
      <w:r>
        <w:t>22:*</w:t>
      </w:r>
      <w:proofErr w:type="gramEnd"/>
      <w:r>
        <w:t xml:space="preserve">* </w:t>
      </w:r>
      <w:proofErr w:type="spellStart"/>
      <w:r>
        <w:t>අලෙවිකරණ</w:t>
      </w:r>
      <w:proofErr w:type="spellEnd"/>
      <w:r>
        <w:t xml:space="preserve"> </w:t>
      </w:r>
      <w:proofErr w:type="spellStart"/>
      <w:r>
        <w:t>මිශ්‍රණයට</w:t>
      </w:r>
      <w:proofErr w:type="spellEnd"/>
      <w:r>
        <w:t xml:space="preserve"> </w:t>
      </w:r>
      <w:proofErr w:type="spellStart"/>
      <w:r>
        <w:t>අයත්</w:t>
      </w:r>
      <w:proofErr w:type="spellEnd"/>
      <w:r>
        <w:t xml:space="preserve"> </w:t>
      </w:r>
      <w:proofErr w:type="spellStart"/>
      <w:r>
        <w:t>ප්‍රධාන</w:t>
      </w:r>
      <w:proofErr w:type="spellEnd"/>
      <w:r>
        <w:t xml:space="preserve"> </w:t>
      </w:r>
      <w:proofErr w:type="spellStart"/>
      <w:r>
        <w:t>අංග</w:t>
      </w:r>
      <w:proofErr w:type="spellEnd"/>
      <w:r>
        <w:t xml:space="preserve"> 4 </w:t>
      </w:r>
      <w:proofErr w:type="spellStart"/>
      <w:r>
        <w:t>පහත</w:t>
      </w:r>
      <w:proofErr w:type="spellEnd"/>
      <w:r>
        <w:t xml:space="preserve"> </w:t>
      </w:r>
      <w:proofErr w:type="spellStart"/>
      <w:r>
        <w:t>පරිදි</w:t>
      </w:r>
      <w:proofErr w:type="spellEnd"/>
      <w:r>
        <w:t xml:space="preserve"> </w:t>
      </w:r>
      <w:proofErr w:type="spellStart"/>
      <w:r>
        <w:t>වේ</w:t>
      </w:r>
      <w:proofErr w:type="spellEnd"/>
      <w:r>
        <w:t>:</w:t>
      </w:r>
    </w:p>
    <w:p w14:paraId="10612A78" w14:textId="77777777" w:rsidR="00EA27FE" w:rsidRDefault="00000000">
      <w:pPr>
        <w:spacing w:after="120" w:line="240" w:lineRule="auto"/>
      </w:pPr>
      <w:r>
        <w:t xml:space="preserve">1. </w:t>
      </w:r>
      <w:proofErr w:type="spellStart"/>
      <w:r>
        <w:t>නිෂ්පාදනය</w:t>
      </w:r>
      <w:proofErr w:type="spellEnd"/>
      <w:r>
        <w:t xml:space="preserve"> (Product)</w:t>
      </w:r>
    </w:p>
    <w:p w14:paraId="7AA6E620" w14:textId="77777777" w:rsidR="00EA27FE" w:rsidRDefault="00000000">
      <w:pPr>
        <w:spacing w:after="120" w:line="240" w:lineRule="auto"/>
      </w:pPr>
      <w:r>
        <w:t xml:space="preserve">2. </w:t>
      </w:r>
      <w:proofErr w:type="spellStart"/>
      <w:r>
        <w:t>මිල</w:t>
      </w:r>
      <w:proofErr w:type="spellEnd"/>
      <w:r>
        <w:t xml:space="preserve"> (Price)</w:t>
      </w:r>
    </w:p>
    <w:p w14:paraId="6FD76417" w14:textId="77777777" w:rsidR="00EA27FE" w:rsidRDefault="00000000">
      <w:pPr>
        <w:spacing w:after="120" w:line="240" w:lineRule="auto"/>
      </w:pPr>
      <w:r>
        <w:t xml:space="preserve">3. </w:t>
      </w:r>
      <w:proofErr w:type="spellStart"/>
      <w:r>
        <w:t>ස්ථානය</w:t>
      </w:r>
      <w:proofErr w:type="spellEnd"/>
      <w:r>
        <w:t xml:space="preserve"> / </w:t>
      </w:r>
      <w:proofErr w:type="spellStart"/>
      <w:r>
        <w:t>බෙදාහැරීම</w:t>
      </w:r>
      <w:proofErr w:type="spellEnd"/>
      <w:r>
        <w:t xml:space="preserve"> (Place)</w:t>
      </w:r>
    </w:p>
    <w:p w14:paraId="3527B9F9" w14:textId="77777777" w:rsidR="00EA27FE" w:rsidRDefault="00000000">
      <w:pPr>
        <w:spacing w:after="120" w:line="240" w:lineRule="auto"/>
      </w:pPr>
      <w:r>
        <w:t xml:space="preserve">4. </w:t>
      </w:r>
      <w:proofErr w:type="spellStart"/>
      <w:r>
        <w:t>ප්‍රවර්ධනය</w:t>
      </w:r>
      <w:proofErr w:type="spellEnd"/>
      <w:r>
        <w:t xml:space="preserve"> (Promotion)</w:t>
      </w:r>
    </w:p>
    <w:p w14:paraId="5016436C" w14:textId="77777777" w:rsidR="00EA27FE" w:rsidRDefault="00000000">
      <w:pPr>
        <w:spacing w:after="120" w:line="240" w:lineRule="auto"/>
      </w:pPr>
      <w:r>
        <w:t>*[</w:t>
      </w:r>
      <w:proofErr w:type="spellStart"/>
      <w:r>
        <w:t>දැනුම</w:t>
      </w:r>
      <w:proofErr w:type="spellEnd"/>
      <w:r>
        <w:t xml:space="preserve"> (Knowledge) | </w:t>
      </w:r>
      <w:proofErr w:type="spellStart"/>
      <w:r>
        <w:t>අලෙවිකරණ</w:t>
      </w:r>
      <w:proofErr w:type="spellEnd"/>
      <w:r>
        <w:t xml:space="preserve"> </w:t>
      </w:r>
      <w:proofErr w:type="spellStart"/>
      <w:r>
        <w:t>මිශ්‍රණය</w:t>
      </w:r>
      <w:proofErr w:type="spellEnd"/>
      <w:r>
        <w:t xml:space="preserve"> (4P</w:t>
      </w:r>
      <w:proofErr w:type="gramStart"/>
      <w:r>
        <w:t>)]*</w:t>
      </w:r>
      <w:proofErr w:type="gramEnd"/>
    </w:p>
    <w:p w14:paraId="01256865" w14:textId="77777777" w:rsidR="00EA27FE" w:rsidRDefault="00000000">
      <w:pPr>
        <w:spacing w:after="120" w:line="240" w:lineRule="auto"/>
      </w:pPr>
      <w:r>
        <w:t>**Q</w:t>
      </w:r>
      <w:proofErr w:type="gramStart"/>
      <w:r>
        <w:t>23:*</w:t>
      </w:r>
      <w:proofErr w:type="gramEnd"/>
      <w:r>
        <w:t xml:space="preserve">* </w:t>
      </w:r>
      <w:proofErr w:type="spellStart"/>
      <w:r>
        <w:t>පාරිභෝගිකයෙකු</w:t>
      </w:r>
      <w:proofErr w:type="spellEnd"/>
      <w:r>
        <w:t xml:space="preserve"> </w:t>
      </w:r>
      <w:proofErr w:type="spellStart"/>
      <w:r>
        <w:t>භාණ්ඩයක්</w:t>
      </w:r>
      <w:proofErr w:type="spellEnd"/>
      <w:r>
        <w:t xml:space="preserve"> </w:t>
      </w:r>
      <w:proofErr w:type="spellStart"/>
      <w:r>
        <w:t>හෝ</w:t>
      </w:r>
      <w:proofErr w:type="spellEnd"/>
      <w:r>
        <w:t xml:space="preserve"> </w:t>
      </w:r>
      <w:proofErr w:type="spellStart"/>
      <w:r>
        <w:t>සේවාවක්</w:t>
      </w:r>
      <w:proofErr w:type="spellEnd"/>
      <w:r>
        <w:t xml:space="preserve"> </w:t>
      </w:r>
      <w:proofErr w:type="spellStart"/>
      <w:r>
        <w:t>මිලදී</w:t>
      </w:r>
      <w:proofErr w:type="spellEnd"/>
      <w:r>
        <w:t xml:space="preserve"> </w:t>
      </w:r>
      <w:proofErr w:type="spellStart"/>
      <w:r>
        <w:t>ගැනීමේදී</w:t>
      </w:r>
      <w:proofErr w:type="spellEnd"/>
      <w:r>
        <w:t xml:space="preserve"> </w:t>
      </w:r>
      <w:proofErr w:type="spellStart"/>
      <w:r>
        <w:t>බලපාන</w:t>
      </w:r>
      <w:proofErr w:type="spellEnd"/>
      <w:r>
        <w:t xml:space="preserve"> </w:t>
      </w:r>
      <w:proofErr w:type="spellStart"/>
      <w:r>
        <w:t>අභ්‍යන්තර</w:t>
      </w:r>
      <w:proofErr w:type="spellEnd"/>
      <w:r>
        <w:t xml:space="preserve"> </w:t>
      </w:r>
      <w:proofErr w:type="spellStart"/>
      <w:r>
        <w:t>සාධක</w:t>
      </w:r>
      <w:proofErr w:type="spellEnd"/>
      <w:r>
        <w:t xml:space="preserve"> </w:t>
      </w:r>
      <w:proofErr w:type="spellStart"/>
      <w:r>
        <w:t>දෙකක්</w:t>
      </w:r>
      <w:proofErr w:type="spellEnd"/>
      <w:r>
        <w:t xml:space="preserve"> </w:t>
      </w:r>
      <w:proofErr w:type="spellStart"/>
      <w:r>
        <w:t>සහ</w:t>
      </w:r>
      <w:proofErr w:type="spellEnd"/>
      <w:r>
        <w:t xml:space="preserve"> </w:t>
      </w:r>
      <w:proofErr w:type="spellStart"/>
      <w:r>
        <w:t>බාහිර</w:t>
      </w:r>
      <w:proofErr w:type="spellEnd"/>
      <w:r>
        <w:t xml:space="preserve"> </w:t>
      </w:r>
      <w:proofErr w:type="spellStart"/>
      <w:r>
        <w:t>සාධක</w:t>
      </w:r>
      <w:proofErr w:type="spellEnd"/>
      <w:r>
        <w:t xml:space="preserve"> </w:t>
      </w:r>
      <w:proofErr w:type="spellStart"/>
      <w:r>
        <w:t>දෙකක්</w:t>
      </w:r>
      <w:proofErr w:type="spellEnd"/>
      <w:r>
        <w:t xml:space="preserve"> </w:t>
      </w:r>
      <w:proofErr w:type="spellStart"/>
      <w:r>
        <w:t>පැහැදිලි</w:t>
      </w:r>
      <w:proofErr w:type="spellEnd"/>
      <w:r>
        <w:t xml:space="preserve"> </w:t>
      </w:r>
      <w:proofErr w:type="spellStart"/>
      <w:r>
        <w:t>කරන්න</w:t>
      </w:r>
      <w:proofErr w:type="spellEnd"/>
      <w:r>
        <w:t>.</w:t>
      </w:r>
    </w:p>
    <w:p w14:paraId="13229C39" w14:textId="77777777" w:rsidR="00EA27FE" w:rsidRDefault="00000000">
      <w:pPr>
        <w:spacing w:after="120" w:line="240" w:lineRule="auto"/>
      </w:pPr>
      <w:r>
        <w:t>**A</w:t>
      </w:r>
      <w:proofErr w:type="gramStart"/>
      <w:r>
        <w:t>23:*</w:t>
      </w:r>
      <w:proofErr w:type="gramEnd"/>
      <w:r>
        <w:t xml:space="preserve">* </w:t>
      </w:r>
      <w:proofErr w:type="spellStart"/>
      <w:r>
        <w:t>පාරිභෝගික</w:t>
      </w:r>
      <w:proofErr w:type="spellEnd"/>
      <w:r>
        <w:t xml:space="preserve"> </w:t>
      </w:r>
      <w:proofErr w:type="spellStart"/>
      <w:r>
        <w:t>හැසිරීමට</w:t>
      </w:r>
      <w:proofErr w:type="spellEnd"/>
      <w:r>
        <w:t xml:space="preserve"> </w:t>
      </w:r>
      <w:proofErr w:type="spellStart"/>
      <w:r>
        <w:t>බලපාන</w:t>
      </w:r>
      <w:proofErr w:type="spellEnd"/>
      <w:r>
        <w:t xml:space="preserve"> </w:t>
      </w:r>
      <w:proofErr w:type="spellStart"/>
      <w:r>
        <w:t>අභ්‍යන්තර</w:t>
      </w:r>
      <w:proofErr w:type="spellEnd"/>
      <w:r>
        <w:t xml:space="preserve"> </w:t>
      </w:r>
      <w:proofErr w:type="spellStart"/>
      <w:r>
        <w:t>සාධක</w:t>
      </w:r>
      <w:proofErr w:type="spellEnd"/>
      <w:r>
        <w:t xml:space="preserve"> </w:t>
      </w:r>
      <w:proofErr w:type="spellStart"/>
      <w:r>
        <w:t>ලෙස</w:t>
      </w:r>
      <w:proofErr w:type="spellEnd"/>
      <w:r>
        <w:t xml:space="preserve"> </w:t>
      </w:r>
      <w:proofErr w:type="spellStart"/>
      <w:r>
        <w:t>පාරිභෝගිකයාගේ</w:t>
      </w:r>
      <w:proofErr w:type="spellEnd"/>
      <w:r>
        <w:t xml:space="preserve"> </w:t>
      </w:r>
      <w:proofErr w:type="spellStart"/>
      <w:r>
        <w:t>පුද්ගලික</w:t>
      </w:r>
      <w:proofErr w:type="spellEnd"/>
      <w:r>
        <w:t xml:space="preserve"> </w:t>
      </w:r>
      <w:proofErr w:type="spellStart"/>
      <w:r>
        <w:t>ආකල්ප</w:t>
      </w:r>
      <w:proofErr w:type="spellEnd"/>
      <w:r>
        <w:t xml:space="preserve">, </w:t>
      </w:r>
      <w:proofErr w:type="spellStart"/>
      <w:r>
        <w:t>විශ්වාස</w:t>
      </w:r>
      <w:proofErr w:type="spellEnd"/>
      <w:r>
        <w:t xml:space="preserve">, </w:t>
      </w:r>
      <w:proofErr w:type="spellStart"/>
      <w:r>
        <w:t>ප්‍රත්‍යක්ෂණය</w:t>
      </w:r>
      <w:proofErr w:type="spellEnd"/>
      <w:r>
        <w:t xml:space="preserve"> </w:t>
      </w:r>
      <w:proofErr w:type="spellStart"/>
      <w:r>
        <w:t>සහ</w:t>
      </w:r>
      <w:proofErr w:type="spellEnd"/>
      <w:r>
        <w:t xml:space="preserve"> </w:t>
      </w:r>
      <w:proofErr w:type="spellStart"/>
      <w:r>
        <w:t>පෞරුෂත්වය</w:t>
      </w:r>
      <w:proofErr w:type="spellEnd"/>
      <w:r>
        <w:t xml:space="preserve"> </w:t>
      </w:r>
      <w:proofErr w:type="spellStart"/>
      <w:r>
        <w:t>දැක්විය</w:t>
      </w:r>
      <w:proofErr w:type="spellEnd"/>
      <w:r>
        <w:t xml:space="preserve"> </w:t>
      </w:r>
      <w:proofErr w:type="spellStart"/>
      <w:r>
        <w:t>හැක</w:t>
      </w:r>
      <w:proofErr w:type="spellEnd"/>
      <w:r>
        <w:t xml:space="preserve">. </w:t>
      </w:r>
      <w:proofErr w:type="spellStart"/>
      <w:r>
        <w:t>බාහිර</w:t>
      </w:r>
      <w:proofErr w:type="spellEnd"/>
      <w:r>
        <w:t xml:space="preserve"> </w:t>
      </w:r>
      <w:proofErr w:type="spellStart"/>
      <w:r>
        <w:t>සාධක</w:t>
      </w:r>
      <w:proofErr w:type="spellEnd"/>
      <w:r>
        <w:t xml:space="preserve"> </w:t>
      </w:r>
      <w:proofErr w:type="spellStart"/>
      <w:r>
        <w:t>ලෙස</w:t>
      </w:r>
      <w:proofErr w:type="spellEnd"/>
      <w:r>
        <w:t xml:space="preserve"> </w:t>
      </w:r>
      <w:proofErr w:type="spellStart"/>
      <w:r>
        <w:t>සංස්කෘතිය</w:t>
      </w:r>
      <w:proofErr w:type="spellEnd"/>
      <w:r>
        <w:t xml:space="preserve">, </w:t>
      </w:r>
      <w:proofErr w:type="spellStart"/>
      <w:r>
        <w:t>පවුල</w:t>
      </w:r>
      <w:proofErr w:type="spellEnd"/>
      <w:r>
        <w:t xml:space="preserve">, </w:t>
      </w:r>
      <w:proofErr w:type="spellStart"/>
      <w:r>
        <w:t>සමාජ</w:t>
      </w:r>
      <w:proofErr w:type="spellEnd"/>
      <w:r>
        <w:t xml:space="preserve"> </w:t>
      </w:r>
      <w:proofErr w:type="spellStart"/>
      <w:r>
        <w:t>පන්තිය</w:t>
      </w:r>
      <w:proofErr w:type="spellEnd"/>
      <w:r>
        <w:t xml:space="preserve"> </w:t>
      </w:r>
      <w:proofErr w:type="spellStart"/>
      <w:r>
        <w:t>සහ</w:t>
      </w:r>
      <w:proofErr w:type="spellEnd"/>
      <w:r>
        <w:t xml:space="preserve"> </w:t>
      </w:r>
      <w:proofErr w:type="spellStart"/>
      <w:r>
        <w:t>ආශ්‍රිත</w:t>
      </w:r>
      <w:proofErr w:type="spellEnd"/>
      <w:r>
        <w:t xml:space="preserve"> </w:t>
      </w:r>
      <w:proofErr w:type="spellStart"/>
      <w:r>
        <w:t>කණ්ඩායම්</w:t>
      </w:r>
      <w:proofErr w:type="spellEnd"/>
      <w:r>
        <w:t xml:space="preserve"> </w:t>
      </w:r>
      <w:proofErr w:type="spellStart"/>
      <w:r>
        <w:t>දැක්විය</w:t>
      </w:r>
      <w:proofErr w:type="spellEnd"/>
      <w:r>
        <w:t xml:space="preserve"> </w:t>
      </w:r>
      <w:proofErr w:type="spellStart"/>
      <w:r>
        <w:t>හැක</w:t>
      </w:r>
      <w:proofErr w:type="spellEnd"/>
      <w:r>
        <w:t xml:space="preserve">. </w:t>
      </w:r>
      <w:proofErr w:type="spellStart"/>
      <w:r>
        <w:t>භාණ්ඩයක්</w:t>
      </w:r>
      <w:proofErr w:type="spellEnd"/>
      <w:r>
        <w:t xml:space="preserve"> </w:t>
      </w:r>
      <w:proofErr w:type="spellStart"/>
      <w:r>
        <w:t>තෝරාගැනීමේදී</w:t>
      </w:r>
      <w:proofErr w:type="spellEnd"/>
      <w:r>
        <w:t xml:space="preserve"> </w:t>
      </w:r>
      <w:proofErr w:type="spellStart"/>
      <w:r>
        <w:t>මෙම</w:t>
      </w:r>
      <w:proofErr w:type="spellEnd"/>
      <w:r>
        <w:t xml:space="preserve"> </w:t>
      </w:r>
      <w:proofErr w:type="spellStart"/>
      <w:r>
        <w:t>අභ්‍යන්තර</w:t>
      </w:r>
      <w:proofErr w:type="spellEnd"/>
      <w:r>
        <w:t xml:space="preserve"> </w:t>
      </w:r>
      <w:proofErr w:type="spellStart"/>
      <w:r>
        <w:t>හා</w:t>
      </w:r>
      <w:proofErr w:type="spellEnd"/>
      <w:r>
        <w:t xml:space="preserve"> </w:t>
      </w:r>
      <w:proofErr w:type="spellStart"/>
      <w:r>
        <w:t>බාහිර</w:t>
      </w:r>
      <w:proofErr w:type="spellEnd"/>
      <w:r>
        <w:t xml:space="preserve"> </w:t>
      </w:r>
      <w:proofErr w:type="spellStart"/>
      <w:r>
        <w:t>සාධක</w:t>
      </w:r>
      <w:proofErr w:type="spellEnd"/>
      <w:r>
        <w:t xml:space="preserve"> </w:t>
      </w:r>
      <w:proofErr w:type="spellStart"/>
      <w:r>
        <w:t>පාරිභෝගිකයාගේ</w:t>
      </w:r>
      <w:proofErr w:type="spellEnd"/>
      <w:r>
        <w:t xml:space="preserve"> </w:t>
      </w:r>
      <w:proofErr w:type="spellStart"/>
      <w:r>
        <w:t>තීරණ</w:t>
      </w:r>
      <w:proofErr w:type="spellEnd"/>
      <w:r>
        <w:t xml:space="preserve"> </w:t>
      </w:r>
      <w:proofErr w:type="spellStart"/>
      <w:r>
        <w:t>කෙරෙහි</w:t>
      </w:r>
      <w:proofErr w:type="spellEnd"/>
      <w:r>
        <w:t xml:space="preserve"> </w:t>
      </w:r>
      <w:proofErr w:type="spellStart"/>
      <w:r>
        <w:t>සෘජුවම</w:t>
      </w:r>
      <w:proofErr w:type="spellEnd"/>
      <w:r>
        <w:t xml:space="preserve"> </w:t>
      </w:r>
      <w:proofErr w:type="spellStart"/>
      <w:r>
        <w:t>බලපෑම්</w:t>
      </w:r>
      <w:proofErr w:type="spellEnd"/>
      <w:r>
        <w:t xml:space="preserve"> </w:t>
      </w:r>
      <w:proofErr w:type="spellStart"/>
      <w:r>
        <w:t>ඇති</w:t>
      </w:r>
      <w:proofErr w:type="spellEnd"/>
      <w:r>
        <w:t xml:space="preserve"> </w:t>
      </w:r>
      <w:proofErr w:type="spellStart"/>
      <w:r>
        <w:t>කරයි</w:t>
      </w:r>
      <w:proofErr w:type="spellEnd"/>
      <w:r>
        <w:t>.</w:t>
      </w:r>
    </w:p>
    <w:p w14:paraId="31CFECA8" w14:textId="77777777" w:rsidR="00EA27FE" w:rsidRDefault="00000000">
      <w:pPr>
        <w:spacing w:after="120" w:line="240" w:lineRule="auto"/>
      </w:pPr>
      <w:r>
        <w:t>*[</w:t>
      </w:r>
      <w:proofErr w:type="spellStart"/>
      <w:r>
        <w:t>අවබෝධය</w:t>
      </w:r>
      <w:proofErr w:type="spellEnd"/>
      <w:r>
        <w:t xml:space="preserve"> (Understanding) | </w:t>
      </w:r>
      <w:proofErr w:type="spellStart"/>
      <w:r>
        <w:t>පාරිභෝගික</w:t>
      </w:r>
      <w:proofErr w:type="spellEnd"/>
      <w:r>
        <w:t xml:space="preserve"> </w:t>
      </w:r>
      <w:proofErr w:type="spellStart"/>
      <w:proofErr w:type="gramStart"/>
      <w:r>
        <w:t>හැසිරීම</w:t>
      </w:r>
      <w:proofErr w:type="spellEnd"/>
      <w:r>
        <w:t>]*</w:t>
      </w:r>
      <w:proofErr w:type="gramEnd"/>
    </w:p>
    <w:p w14:paraId="10B6C5FC" w14:textId="77777777" w:rsidR="00EA27FE" w:rsidRDefault="00000000">
      <w:pPr>
        <w:spacing w:after="120" w:line="240" w:lineRule="auto"/>
      </w:pPr>
      <w:r>
        <w:t>**Q</w:t>
      </w:r>
      <w:proofErr w:type="gramStart"/>
      <w:r>
        <w:t>24:*</w:t>
      </w:r>
      <w:proofErr w:type="gramEnd"/>
      <w:r>
        <w:t xml:space="preserve">* </w:t>
      </w:r>
      <w:proofErr w:type="spellStart"/>
      <w:r>
        <w:t>ව්‍යාපාරයකට</w:t>
      </w:r>
      <w:proofErr w:type="spellEnd"/>
      <w:r>
        <w:t xml:space="preserve"> </w:t>
      </w:r>
      <w:proofErr w:type="spellStart"/>
      <w:r>
        <w:t>වෙළඳපොළ</w:t>
      </w:r>
      <w:proofErr w:type="spellEnd"/>
      <w:r>
        <w:t xml:space="preserve"> </w:t>
      </w:r>
      <w:proofErr w:type="spellStart"/>
      <w:r>
        <w:t>පර්යේෂණ</w:t>
      </w:r>
      <w:proofErr w:type="spellEnd"/>
      <w:r>
        <w:t xml:space="preserve"> </w:t>
      </w:r>
      <w:proofErr w:type="spellStart"/>
      <w:r>
        <w:t>පැවැත්වීම</w:t>
      </w:r>
      <w:proofErr w:type="spellEnd"/>
      <w:r>
        <w:t xml:space="preserve"> </w:t>
      </w:r>
      <w:proofErr w:type="spellStart"/>
      <w:r>
        <w:t>වැදගත්</w:t>
      </w:r>
      <w:proofErr w:type="spellEnd"/>
      <w:r>
        <w:t xml:space="preserve"> </w:t>
      </w:r>
      <w:proofErr w:type="spellStart"/>
      <w:r>
        <w:t>වන</w:t>
      </w:r>
      <w:proofErr w:type="spellEnd"/>
      <w:r>
        <w:t xml:space="preserve"> </w:t>
      </w:r>
      <w:proofErr w:type="spellStart"/>
      <w:r>
        <w:t>ආකාරය</w:t>
      </w:r>
      <w:proofErr w:type="spellEnd"/>
      <w:r>
        <w:t xml:space="preserve"> </w:t>
      </w:r>
      <w:proofErr w:type="spellStart"/>
      <w:r>
        <w:t>කරුණු</w:t>
      </w:r>
      <w:proofErr w:type="spellEnd"/>
      <w:r>
        <w:t xml:space="preserve"> </w:t>
      </w:r>
      <w:proofErr w:type="spellStart"/>
      <w:r>
        <w:t>දෙකකින්</w:t>
      </w:r>
      <w:proofErr w:type="spellEnd"/>
      <w:r>
        <w:t xml:space="preserve"> </w:t>
      </w:r>
      <w:proofErr w:type="spellStart"/>
      <w:r>
        <w:t>විස්තර</w:t>
      </w:r>
      <w:proofErr w:type="spellEnd"/>
      <w:r>
        <w:t xml:space="preserve"> </w:t>
      </w:r>
      <w:proofErr w:type="spellStart"/>
      <w:r>
        <w:t>කරන්න</w:t>
      </w:r>
      <w:proofErr w:type="spellEnd"/>
      <w:r>
        <w:t>.</w:t>
      </w:r>
    </w:p>
    <w:p w14:paraId="4ED60151" w14:textId="77777777" w:rsidR="00EA27FE" w:rsidRDefault="00000000">
      <w:pPr>
        <w:spacing w:after="120" w:line="240" w:lineRule="auto"/>
      </w:pPr>
      <w:r>
        <w:t>**A</w:t>
      </w:r>
      <w:proofErr w:type="gramStart"/>
      <w:r>
        <w:t>24:*</w:t>
      </w:r>
      <w:proofErr w:type="gramEnd"/>
      <w:r>
        <w:t xml:space="preserve">* 1. </w:t>
      </w:r>
      <w:proofErr w:type="spellStart"/>
      <w:r>
        <w:t>පාරිභෝගික</w:t>
      </w:r>
      <w:proofErr w:type="spellEnd"/>
      <w:r>
        <w:t xml:space="preserve"> </w:t>
      </w:r>
      <w:proofErr w:type="spellStart"/>
      <w:r>
        <w:t>අවශ්‍යතා</w:t>
      </w:r>
      <w:proofErr w:type="spellEnd"/>
      <w:r>
        <w:t xml:space="preserve"> </w:t>
      </w:r>
      <w:proofErr w:type="spellStart"/>
      <w:r>
        <w:t>සහ</w:t>
      </w:r>
      <w:proofErr w:type="spellEnd"/>
      <w:r>
        <w:t xml:space="preserve"> </w:t>
      </w:r>
      <w:proofErr w:type="spellStart"/>
      <w:r>
        <w:t>වුවමනා</w:t>
      </w:r>
      <w:proofErr w:type="spellEnd"/>
      <w:r>
        <w:t xml:space="preserve"> </w:t>
      </w:r>
      <w:proofErr w:type="spellStart"/>
      <w:r>
        <w:t>නිවැරදිව</w:t>
      </w:r>
      <w:proofErr w:type="spellEnd"/>
      <w:r>
        <w:t xml:space="preserve"> </w:t>
      </w:r>
      <w:proofErr w:type="spellStart"/>
      <w:r>
        <w:t>හඳුනා</w:t>
      </w:r>
      <w:proofErr w:type="spellEnd"/>
      <w:r>
        <w:t xml:space="preserve"> </w:t>
      </w:r>
      <w:proofErr w:type="spellStart"/>
      <w:r>
        <w:t>ගැනීමට</w:t>
      </w:r>
      <w:proofErr w:type="spellEnd"/>
      <w:r>
        <w:t xml:space="preserve"> </w:t>
      </w:r>
      <w:proofErr w:type="spellStart"/>
      <w:r>
        <w:t>හැකිවීම</w:t>
      </w:r>
      <w:proofErr w:type="spellEnd"/>
      <w:r>
        <w:t xml:space="preserve">: </w:t>
      </w:r>
      <w:proofErr w:type="spellStart"/>
      <w:r>
        <w:t>පාරිභෝගිකයන්</w:t>
      </w:r>
      <w:proofErr w:type="spellEnd"/>
      <w:r>
        <w:t xml:space="preserve"> </w:t>
      </w:r>
      <w:proofErr w:type="spellStart"/>
      <w:r>
        <w:t>කැමති</w:t>
      </w:r>
      <w:proofErr w:type="spellEnd"/>
      <w:r>
        <w:t xml:space="preserve"> </w:t>
      </w:r>
      <w:proofErr w:type="spellStart"/>
      <w:r>
        <w:t>කුමන</w:t>
      </w:r>
      <w:proofErr w:type="spellEnd"/>
      <w:r>
        <w:t xml:space="preserve"> </w:t>
      </w:r>
      <w:proofErr w:type="spellStart"/>
      <w:r>
        <w:t>ආකාරයේ</w:t>
      </w:r>
      <w:proofErr w:type="spellEnd"/>
      <w:r>
        <w:t xml:space="preserve"> </w:t>
      </w:r>
      <w:proofErr w:type="spellStart"/>
      <w:r>
        <w:t>භාණ්ඩ</w:t>
      </w:r>
      <w:proofErr w:type="spellEnd"/>
      <w:r>
        <w:t xml:space="preserve"> </w:t>
      </w:r>
      <w:proofErr w:type="spellStart"/>
      <w:r>
        <w:t>හා</w:t>
      </w:r>
      <w:proofErr w:type="spellEnd"/>
      <w:r>
        <w:t xml:space="preserve"> </w:t>
      </w:r>
      <w:proofErr w:type="spellStart"/>
      <w:r>
        <w:t>සේවාවලටද</w:t>
      </w:r>
      <w:proofErr w:type="spellEnd"/>
      <w:r>
        <w:t xml:space="preserve"> </w:t>
      </w:r>
      <w:proofErr w:type="spellStart"/>
      <w:r>
        <w:t>යන්න</w:t>
      </w:r>
      <w:proofErr w:type="spellEnd"/>
      <w:r>
        <w:t xml:space="preserve"> </w:t>
      </w:r>
      <w:proofErr w:type="spellStart"/>
      <w:r>
        <w:t>දැනගැනීමෙන්</w:t>
      </w:r>
      <w:proofErr w:type="spellEnd"/>
      <w:r>
        <w:t xml:space="preserve"> </w:t>
      </w:r>
      <w:proofErr w:type="spellStart"/>
      <w:r>
        <w:t>පාරිභෝගික</w:t>
      </w:r>
      <w:proofErr w:type="spellEnd"/>
      <w:r>
        <w:t xml:space="preserve"> </w:t>
      </w:r>
      <w:proofErr w:type="spellStart"/>
      <w:r>
        <w:t>තෘප්තිය</w:t>
      </w:r>
      <w:proofErr w:type="spellEnd"/>
      <w:r>
        <w:t xml:space="preserve"> </w:t>
      </w:r>
      <w:proofErr w:type="spellStart"/>
      <w:r>
        <w:t>උපරිම</w:t>
      </w:r>
      <w:proofErr w:type="spellEnd"/>
      <w:r>
        <w:t xml:space="preserve"> </w:t>
      </w:r>
      <w:proofErr w:type="spellStart"/>
      <w:r>
        <w:t>වන</w:t>
      </w:r>
      <w:proofErr w:type="spellEnd"/>
      <w:r>
        <w:t xml:space="preserve"> </w:t>
      </w:r>
      <w:proofErr w:type="spellStart"/>
      <w:r>
        <w:t>නිෂ්පාදන</w:t>
      </w:r>
      <w:proofErr w:type="spellEnd"/>
      <w:r>
        <w:t xml:space="preserve"> </w:t>
      </w:r>
      <w:proofErr w:type="spellStart"/>
      <w:r>
        <w:t>සැලසුම්</w:t>
      </w:r>
      <w:proofErr w:type="spellEnd"/>
      <w:r>
        <w:t xml:space="preserve"> </w:t>
      </w:r>
      <w:proofErr w:type="spellStart"/>
      <w:r>
        <w:t>කළ</w:t>
      </w:r>
      <w:proofErr w:type="spellEnd"/>
      <w:r>
        <w:t xml:space="preserve"> </w:t>
      </w:r>
      <w:proofErr w:type="spellStart"/>
      <w:r>
        <w:t>හැක</w:t>
      </w:r>
      <w:proofErr w:type="spellEnd"/>
      <w:r>
        <w:t>.</w:t>
      </w:r>
    </w:p>
    <w:p w14:paraId="02FD5B6E" w14:textId="77777777" w:rsidR="00EA27FE" w:rsidRDefault="00000000">
      <w:pPr>
        <w:spacing w:after="120" w:line="240" w:lineRule="auto"/>
      </w:pPr>
      <w:r>
        <w:t xml:space="preserve">2. </w:t>
      </w:r>
      <w:proofErr w:type="spellStart"/>
      <w:r>
        <w:t>තරගකාරී</w:t>
      </w:r>
      <w:proofErr w:type="spellEnd"/>
      <w:r>
        <w:t xml:space="preserve"> </w:t>
      </w:r>
      <w:proofErr w:type="spellStart"/>
      <w:r>
        <w:t>තත්ත්වයන්ට</w:t>
      </w:r>
      <w:proofErr w:type="spellEnd"/>
      <w:r>
        <w:t xml:space="preserve"> </w:t>
      </w:r>
      <w:proofErr w:type="spellStart"/>
      <w:r>
        <w:t>සාර්ථකව</w:t>
      </w:r>
      <w:proofErr w:type="spellEnd"/>
      <w:r>
        <w:t xml:space="preserve"> </w:t>
      </w:r>
      <w:proofErr w:type="spellStart"/>
      <w:r>
        <w:t>මුහුණ</w:t>
      </w:r>
      <w:proofErr w:type="spellEnd"/>
      <w:r>
        <w:t xml:space="preserve"> </w:t>
      </w:r>
      <w:proofErr w:type="spellStart"/>
      <w:r>
        <w:t>දීමට</w:t>
      </w:r>
      <w:proofErr w:type="spellEnd"/>
      <w:r>
        <w:t xml:space="preserve"> </w:t>
      </w:r>
      <w:proofErr w:type="spellStart"/>
      <w:r>
        <w:t>හැකිවීම</w:t>
      </w:r>
      <w:proofErr w:type="spellEnd"/>
      <w:r>
        <w:t xml:space="preserve">: </w:t>
      </w:r>
      <w:proofErr w:type="spellStart"/>
      <w:r>
        <w:t>වෙළඳපොළේ</w:t>
      </w:r>
      <w:proofErr w:type="spellEnd"/>
      <w:r>
        <w:t xml:space="preserve"> </w:t>
      </w:r>
      <w:proofErr w:type="spellStart"/>
      <w:r>
        <w:t>පවතින</w:t>
      </w:r>
      <w:proofErr w:type="spellEnd"/>
      <w:r>
        <w:t xml:space="preserve"> </w:t>
      </w:r>
      <w:proofErr w:type="spellStart"/>
      <w:r>
        <w:t>වෙනස්වීම්</w:t>
      </w:r>
      <w:proofErr w:type="spellEnd"/>
      <w:r>
        <w:t xml:space="preserve">, </w:t>
      </w:r>
      <w:proofErr w:type="spellStart"/>
      <w:r>
        <w:t>තරගකරුවන්ගේ</w:t>
      </w:r>
      <w:proofErr w:type="spellEnd"/>
      <w:r>
        <w:t xml:space="preserve"> </w:t>
      </w:r>
      <w:proofErr w:type="spellStart"/>
      <w:r>
        <w:t>ක්‍රියාකාරකම්</w:t>
      </w:r>
      <w:proofErr w:type="spellEnd"/>
      <w:r>
        <w:t xml:space="preserve"> </w:t>
      </w:r>
      <w:proofErr w:type="spellStart"/>
      <w:r>
        <w:t>සහ</w:t>
      </w:r>
      <w:proofErr w:type="spellEnd"/>
      <w:r>
        <w:t xml:space="preserve"> </w:t>
      </w:r>
      <w:proofErr w:type="spellStart"/>
      <w:r>
        <w:t>නව</w:t>
      </w:r>
      <w:proofErr w:type="spellEnd"/>
      <w:r>
        <w:t xml:space="preserve"> </w:t>
      </w:r>
      <w:proofErr w:type="spellStart"/>
      <w:r>
        <w:t>ප්‍රවණතා</w:t>
      </w:r>
      <w:proofErr w:type="spellEnd"/>
      <w:r>
        <w:t xml:space="preserve"> </w:t>
      </w:r>
      <w:proofErr w:type="spellStart"/>
      <w:r>
        <w:t>පිළිබඳ</w:t>
      </w:r>
      <w:proofErr w:type="spellEnd"/>
      <w:r>
        <w:t xml:space="preserve"> </w:t>
      </w:r>
      <w:proofErr w:type="spellStart"/>
      <w:r>
        <w:t>තොරතුරු</w:t>
      </w:r>
      <w:proofErr w:type="spellEnd"/>
      <w:r>
        <w:t xml:space="preserve"> </w:t>
      </w:r>
      <w:proofErr w:type="spellStart"/>
      <w:r>
        <w:t>ලබාගැනීමෙන්</w:t>
      </w:r>
      <w:proofErr w:type="spellEnd"/>
      <w:r>
        <w:t xml:space="preserve"> </w:t>
      </w:r>
      <w:proofErr w:type="spellStart"/>
      <w:r>
        <w:t>නිවැරදි</w:t>
      </w:r>
      <w:proofErr w:type="spellEnd"/>
      <w:r>
        <w:t xml:space="preserve"> </w:t>
      </w:r>
      <w:proofErr w:type="spellStart"/>
      <w:r>
        <w:t>අලෙවිකරණ</w:t>
      </w:r>
      <w:proofErr w:type="spellEnd"/>
      <w:r>
        <w:t xml:space="preserve"> </w:t>
      </w:r>
      <w:proofErr w:type="spellStart"/>
      <w:r>
        <w:t>තීරණ</w:t>
      </w:r>
      <w:proofErr w:type="spellEnd"/>
      <w:r>
        <w:t xml:space="preserve"> </w:t>
      </w:r>
      <w:proofErr w:type="spellStart"/>
      <w:r>
        <w:t>ගැනීමට</w:t>
      </w:r>
      <w:proofErr w:type="spellEnd"/>
      <w:r>
        <w:t xml:space="preserve"> </w:t>
      </w:r>
      <w:proofErr w:type="spellStart"/>
      <w:r>
        <w:t>උපකාරී</w:t>
      </w:r>
      <w:proofErr w:type="spellEnd"/>
      <w:r>
        <w:t xml:space="preserve"> </w:t>
      </w:r>
      <w:proofErr w:type="spellStart"/>
      <w:r>
        <w:t>වේ</w:t>
      </w:r>
      <w:proofErr w:type="spellEnd"/>
      <w:r>
        <w:t>.</w:t>
      </w:r>
    </w:p>
    <w:p w14:paraId="4CA94268" w14:textId="77777777" w:rsidR="00EA27FE" w:rsidRDefault="00000000">
      <w:pPr>
        <w:spacing w:after="120" w:line="240" w:lineRule="auto"/>
      </w:pPr>
      <w:r>
        <w:t>*[</w:t>
      </w:r>
      <w:proofErr w:type="spellStart"/>
      <w:r>
        <w:t>අවබෝධය</w:t>
      </w:r>
      <w:proofErr w:type="spellEnd"/>
      <w:r>
        <w:t xml:space="preserve"> (Understanding) | </w:t>
      </w:r>
      <w:proofErr w:type="spellStart"/>
      <w:r>
        <w:t>වෙළඳපොළ</w:t>
      </w:r>
      <w:proofErr w:type="spellEnd"/>
      <w:r>
        <w:t xml:space="preserve"> </w:t>
      </w:r>
      <w:proofErr w:type="spellStart"/>
      <w:proofErr w:type="gramStart"/>
      <w:r>
        <w:t>පර්යේෂණ</w:t>
      </w:r>
      <w:proofErr w:type="spellEnd"/>
      <w:r>
        <w:t>]*</w:t>
      </w:r>
      <w:proofErr w:type="gramEnd"/>
    </w:p>
    <w:p w14:paraId="14657983" w14:textId="77777777" w:rsidR="00EA27FE" w:rsidRDefault="00000000">
      <w:pPr>
        <w:spacing w:after="120" w:line="240" w:lineRule="auto"/>
      </w:pPr>
      <w:r>
        <w:t>**Q</w:t>
      </w:r>
      <w:proofErr w:type="gramStart"/>
      <w:r>
        <w:t>25:*</w:t>
      </w:r>
      <w:proofErr w:type="gramEnd"/>
      <w:r>
        <w:t xml:space="preserve">* </w:t>
      </w:r>
      <w:proofErr w:type="spellStart"/>
      <w:r>
        <w:t>ඍජු</w:t>
      </w:r>
      <w:proofErr w:type="spellEnd"/>
      <w:r>
        <w:t xml:space="preserve"> </w:t>
      </w:r>
      <w:proofErr w:type="spellStart"/>
      <w:r>
        <w:t>බෙදාහැරීමේ</w:t>
      </w:r>
      <w:proofErr w:type="spellEnd"/>
      <w:r>
        <w:t xml:space="preserve"> </w:t>
      </w:r>
      <w:proofErr w:type="spellStart"/>
      <w:r>
        <w:t>මාර්ග</w:t>
      </w:r>
      <w:proofErr w:type="spellEnd"/>
      <w:r>
        <w:t xml:space="preserve"> </w:t>
      </w:r>
      <w:proofErr w:type="spellStart"/>
      <w:r>
        <w:t>සහ</w:t>
      </w:r>
      <w:proofErr w:type="spellEnd"/>
      <w:r>
        <w:t xml:space="preserve"> </w:t>
      </w:r>
      <w:proofErr w:type="spellStart"/>
      <w:r>
        <w:t>වක්‍ර</w:t>
      </w:r>
      <w:proofErr w:type="spellEnd"/>
      <w:r>
        <w:t xml:space="preserve"> </w:t>
      </w:r>
      <w:proofErr w:type="spellStart"/>
      <w:r>
        <w:t>බෙදාහැරීමේ</w:t>
      </w:r>
      <w:proofErr w:type="spellEnd"/>
      <w:r>
        <w:t xml:space="preserve"> </w:t>
      </w:r>
      <w:proofErr w:type="spellStart"/>
      <w:r>
        <w:t>මාර්ග</w:t>
      </w:r>
      <w:proofErr w:type="spellEnd"/>
      <w:r>
        <w:t xml:space="preserve"> </w:t>
      </w:r>
      <w:proofErr w:type="spellStart"/>
      <w:r>
        <w:t>අතර</w:t>
      </w:r>
      <w:proofErr w:type="spellEnd"/>
      <w:r>
        <w:t xml:space="preserve"> </w:t>
      </w:r>
      <w:proofErr w:type="spellStart"/>
      <w:r>
        <w:t>පවතින</w:t>
      </w:r>
      <w:proofErr w:type="spellEnd"/>
      <w:r>
        <w:t xml:space="preserve"> </w:t>
      </w:r>
      <w:proofErr w:type="spellStart"/>
      <w:r>
        <w:t>ප්‍රධාන</w:t>
      </w:r>
      <w:proofErr w:type="spellEnd"/>
      <w:r>
        <w:t xml:space="preserve"> </w:t>
      </w:r>
      <w:proofErr w:type="spellStart"/>
      <w:r>
        <w:t>වෙනස</w:t>
      </w:r>
      <w:proofErr w:type="spellEnd"/>
      <w:r>
        <w:t xml:space="preserve"> </w:t>
      </w:r>
      <w:proofErr w:type="spellStart"/>
      <w:r>
        <w:t>පැහැදිලි</w:t>
      </w:r>
      <w:proofErr w:type="spellEnd"/>
      <w:r>
        <w:t xml:space="preserve"> </w:t>
      </w:r>
      <w:proofErr w:type="spellStart"/>
      <w:r>
        <w:t>කරන්න</w:t>
      </w:r>
      <w:proofErr w:type="spellEnd"/>
      <w:r>
        <w:t>.</w:t>
      </w:r>
    </w:p>
    <w:p w14:paraId="13F34606" w14:textId="77777777" w:rsidR="00EA27FE" w:rsidRDefault="00000000">
      <w:pPr>
        <w:spacing w:after="120" w:line="240" w:lineRule="auto"/>
      </w:pPr>
      <w:r>
        <w:t>**A</w:t>
      </w:r>
      <w:proofErr w:type="gramStart"/>
      <w:r>
        <w:t>25:*</w:t>
      </w:r>
      <w:proofErr w:type="gramEnd"/>
      <w:r>
        <w:t xml:space="preserve">* </w:t>
      </w:r>
      <w:proofErr w:type="spellStart"/>
      <w:r>
        <w:t>ඍජු</w:t>
      </w:r>
      <w:proofErr w:type="spellEnd"/>
      <w:r>
        <w:t xml:space="preserve"> </w:t>
      </w:r>
      <w:proofErr w:type="spellStart"/>
      <w:r>
        <w:t>බෙදාහැරීමේ</w:t>
      </w:r>
      <w:proofErr w:type="spellEnd"/>
      <w:r>
        <w:t xml:space="preserve"> </w:t>
      </w:r>
      <w:proofErr w:type="spellStart"/>
      <w:r>
        <w:t>මාර්ගයකදී</w:t>
      </w:r>
      <w:proofErr w:type="spellEnd"/>
      <w:r>
        <w:t xml:space="preserve"> </w:t>
      </w:r>
      <w:proofErr w:type="spellStart"/>
      <w:r>
        <w:t>නිෂ්පාදකයා</w:t>
      </w:r>
      <w:proofErr w:type="spellEnd"/>
      <w:r>
        <w:t xml:space="preserve"> </w:t>
      </w:r>
      <w:proofErr w:type="spellStart"/>
      <w:r>
        <w:t>විසින්</w:t>
      </w:r>
      <w:proofErr w:type="spellEnd"/>
      <w:r>
        <w:t xml:space="preserve"> </w:t>
      </w:r>
      <w:proofErr w:type="spellStart"/>
      <w:r>
        <w:t>කිසිදු</w:t>
      </w:r>
      <w:proofErr w:type="spellEnd"/>
      <w:r>
        <w:t xml:space="preserve"> </w:t>
      </w:r>
      <w:proofErr w:type="spellStart"/>
      <w:r>
        <w:t>මැදිහත්කරුවෙකුගේ</w:t>
      </w:r>
      <w:proofErr w:type="spellEnd"/>
      <w:r>
        <w:t xml:space="preserve"> (</w:t>
      </w:r>
      <w:proofErr w:type="spellStart"/>
      <w:r>
        <w:t>මැදවෙළෙන්දෙකුගේ</w:t>
      </w:r>
      <w:proofErr w:type="spellEnd"/>
      <w:r>
        <w:t xml:space="preserve">) </w:t>
      </w:r>
      <w:proofErr w:type="spellStart"/>
      <w:r>
        <w:t>සහායකින්</w:t>
      </w:r>
      <w:proofErr w:type="spellEnd"/>
      <w:r>
        <w:t xml:space="preserve"> </w:t>
      </w:r>
      <w:proofErr w:type="spellStart"/>
      <w:r>
        <w:t>තොරව</w:t>
      </w:r>
      <w:proofErr w:type="spellEnd"/>
      <w:r>
        <w:t xml:space="preserve"> </w:t>
      </w:r>
      <w:proofErr w:type="spellStart"/>
      <w:r>
        <w:t>භාණ්ඩ</w:t>
      </w:r>
      <w:proofErr w:type="spellEnd"/>
      <w:r>
        <w:t xml:space="preserve"> </w:t>
      </w:r>
      <w:proofErr w:type="spellStart"/>
      <w:r>
        <w:t>හා</w:t>
      </w:r>
      <w:proofErr w:type="spellEnd"/>
      <w:r>
        <w:t xml:space="preserve"> </w:t>
      </w:r>
      <w:proofErr w:type="spellStart"/>
      <w:r>
        <w:t>සේවා</w:t>
      </w:r>
      <w:proofErr w:type="spellEnd"/>
      <w:r>
        <w:t xml:space="preserve"> </w:t>
      </w:r>
      <w:proofErr w:type="spellStart"/>
      <w:r>
        <w:t>සෘජුවම</w:t>
      </w:r>
      <w:proofErr w:type="spellEnd"/>
      <w:r>
        <w:t xml:space="preserve"> </w:t>
      </w:r>
      <w:proofErr w:type="spellStart"/>
      <w:r>
        <w:t>අවසාන</w:t>
      </w:r>
      <w:proofErr w:type="spellEnd"/>
      <w:r>
        <w:t xml:space="preserve"> </w:t>
      </w:r>
      <w:proofErr w:type="spellStart"/>
      <w:r>
        <w:t>පාරිභෝගිකයා</w:t>
      </w:r>
      <w:proofErr w:type="spellEnd"/>
      <w:r>
        <w:t xml:space="preserve"> </w:t>
      </w:r>
      <w:proofErr w:type="spellStart"/>
      <w:r>
        <w:t>වෙත</w:t>
      </w:r>
      <w:proofErr w:type="spellEnd"/>
      <w:r>
        <w:t xml:space="preserve"> </w:t>
      </w:r>
      <w:proofErr w:type="spellStart"/>
      <w:r>
        <w:t>ලබා</w:t>
      </w:r>
      <w:proofErr w:type="spellEnd"/>
      <w:r>
        <w:t xml:space="preserve"> </w:t>
      </w:r>
      <w:proofErr w:type="spellStart"/>
      <w:r>
        <w:t>දෙනු</w:t>
      </w:r>
      <w:proofErr w:type="spellEnd"/>
      <w:r>
        <w:t xml:space="preserve"> </w:t>
      </w:r>
      <w:proofErr w:type="spellStart"/>
      <w:r>
        <w:t>ලබයි</w:t>
      </w:r>
      <w:proofErr w:type="spellEnd"/>
      <w:r>
        <w:t xml:space="preserve"> (</w:t>
      </w:r>
      <w:proofErr w:type="spellStart"/>
      <w:r>
        <w:t>උදා</w:t>
      </w:r>
      <w:proofErr w:type="spellEnd"/>
      <w:r>
        <w:t xml:space="preserve">: </w:t>
      </w:r>
      <w:proofErr w:type="spellStart"/>
      <w:r>
        <w:t>නිෂ්පාදකයා</w:t>
      </w:r>
      <w:proofErr w:type="spellEnd"/>
      <w:r>
        <w:t xml:space="preserve"> -&gt; </w:t>
      </w:r>
      <w:proofErr w:type="spellStart"/>
      <w:r>
        <w:t>පාරිභෝගිකයා</w:t>
      </w:r>
      <w:proofErr w:type="spellEnd"/>
      <w:r>
        <w:t xml:space="preserve">). </w:t>
      </w:r>
      <w:proofErr w:type="spellStart"/>
      <w:r>
        <w:t>නමුත්</w:t>
      </w:r>
      <w:proofErr w:type="spellEnd"/>
      <w:r>
        <w:t xml:space="preserve"> </w:t>
      </w:r>
      <w:proofErr w:type="spellStart"/>
      <w:r>
        <w:t>වක්‍ර</w:t>
      </w:r>
      <w:proofErr w:type="spellEnd"/>
      <w:r>
        <w:t xml:space="preserve"> </w:t>
      </w:r>
      <w:proofErr w:type="spellStart"/>
      <w:r>
        <w:t>බෙදාහැරීමේ</w:t>
      </w:r>
      <w:proofErr w:type="spellEnd"/>
      <w:r>
        <w:t xml:space="preserve"> </w:t>
      </w:r>
      <w:proofErr w:type="spellStart"/>
      <w:r>
        <w:t>මාර්ගයකදී</w:t>
      </w:r>
      <w:proofErr w:type="spellEnd"/>
      <w:r>
        <w:t xml:space="preserve"> </w:t>
      </w:r>
      <w:proofErr w:type="spellStart"/>
      <w:r>
        <w:t>තොග</w:t>
      </w:r>
      <w:proofErr w:type="spellEnd"/>
      <w:r>
        <w:t xml:space="preserve"> </w:t>
      </w:r>
      <w:proofErr w:type="spellStart"/>
      <w:r>
        <w:t>වෙළෙන්දන්</w:t>
      </w:r>
      <w:proofErr w:type="spellEnd"/>
      <w:r>
        <w:t xml:space="preserve"> </w:t>
      </w:r>
      <w:proofErr w:type="spellStart"/>
      <w:r>
        <w:t>සහ</w:t>
      </w:r>
      <w:proofErr w:type="spellEnd"/>
      <w:r>
        <w:t xml:space="preserve"> </w:t>
      </w:r>
      <w:proofErr w:type="spellStart"/>
      <w:r>
        <w:t>සිල්ලර</w:t>
      </w:r>
      <w:proofErr w:type="spellEnd"/>
      <w:r>
        <w:t xml:space="preserve"> </w:t>
      </w:r>
      <w:proofErr w:type="spellStart"/>
      <w:r>
        <w:t>වෙළෙන්දන්</w:t>
      </w:r>
      <w:proofErr w:type="spellEnd"/>
      <w:r>
        <w:t xml:space="preserve"> </w:t>
      </w:r>
      <w:proofErr w:type="spellStart"/>
      <w:r>
        <w:t>වැනි</w:t>
      </w:r>
      <w:proofErr w:type="spellEnd"/>
      <w:r>
        <w:t xml:space="preserve"> </w:t>
      </w:r>
      <w:proofErr w:type="spellStart"/>
      <w:r>
        <w:t>මැදිහත්කරුවන්</w:t>
      </w:r>
      <w:proofErr w:type="spellEnd"/>
      <w:r>
        <w:t xml:space="preserve"> </w:t>
      </w:r>
      <w:proofErr w:type="spellStart"/>
      <w:r>
        <w:t>එක්</w:t>
      </w:r>
      <w:proofErr w:type="spellEnd"/>
      <w:r>
        <w:t xml:space="preserve"> </w:t>
      </w:r>
      <w:proofErr w:type="spellStart"/>
      <w:r>
        <w:t>අයෙකු</w:t>
      </w:r>
      <w:proofErr w:type="spellEnd"/>
      <w:r>
        <w:t xml:space="preserve"> </w:t>
      </w:r>
      <w:proofErr w:type="spellStart"/>
      <w:r>
        <w:t>හෝ</w:t>
      </w:r>
      <w:proofErr w:type="spellEnd"/>
      <w:r>
        <w:t xml:space="preserve"> </w:t>
      </w:r>
      <w:proofErr w:type="spellStart"/>
      <w:r>
        <w:t>කිහිපදෙනෙකු</w:t>
      </w:r>
      <w:proofErr w:type="spellEnd"/>
      <w:r>
        <w:t xml:space="preserve"> </w:t>
      </w:r>
      <w:proofErr w:type="spellStart"/>
      <w:r>
        <w:t>හරහා</w:t>
      </w:r>
      <w:proofErr w:type="spellEnd"/>
      <w:r>
        <w:t xml:space="preserve"> </w:t>
      </w:r>
      <w:proofErr w:type="spellStart"/>
      <w:r>
        <w:t>භාණ්ඩ</w:t>
      </w:r>
      <w:proofErr w:type="spellEnd"/>
      <w:r>
        <w:t xml:space="preserve"> </w:t>
      </w:r>
      <w:proofErr w:type="spellStart"/>
      <w:r>
        <w:t>පාරිභෝගිකයා</w:t>
      </w:r>
      <w:proofErr w:type="spellEnd"/>
      <w:r>
        <w:t xml:space="preserve"> </w:t>
      </w:r>
      <w:proofErr w:type="spellStart"/>
      <w:r>
        <w:t>වෙත</w:t>
      </w:r>
      <w:proofErr w:type="spellEnd"/>
      <w:r>
        <w:t xml:space="preserve"> </w:t>
      </w:r>
      <w:proofErr w:type="spellStart"/>
      <w:r>
        <w:t>බෙදා</w:t>
      </w:r>
      <w:proofErr w:type="spellEnd"/>
      <w:r>
        <w:t xml:space="preserve"> </w:t>
      </w:r>
      <w:proofErr w:type="spellStart"/>
      <w:r>
        <w:t>හරිනු</w:t>
      </w:r>
      <w:proofErr w:type="spellEnd"/>
      <w:r>
        <w:t xml:space="preserve"> </w:t>
      </w:r>
      <w:proofErr w:type="spellStart"/>
      <w:r>
        <w:t>ලබයි</w:t>
      </w:r>
      <w:proofErr w:type="spellEnd"/>
      <w:r>
        <w:t>.</w:t>
      </w:r>
    </w:p>
    <w:p w14:paraId="76D206D4" w14:textId="77777777" w:rsidR="00EA27FE" w:rsidRDefault="00000000">
      <w:pPr>
        <w:spacing w:after="120" w:line="240" w:lineRule="auto"/>
      </w:pPr>
      <w:r>
        <w:t>*[</w:t>
      </w:r>
      <w:proofErr w:type="spellStart"/>
      <w:r>
        <w:t>අවබෝධය</w:t>
      </w:r>
      <w:proofErr w:type="spellEnd"/>
      <w:r>
        <w:t xml:space="preserve"> (Understanding) | </w:t>
      </w:r>
      <w:proofErr w:type="spellStart"/>
      <w:r>
        <w:t>බෙදාහැරීමේ</w:t>
      </w:r>
      <w:proofErr w:type="spellEnd"/>
      <w:r>
        <w:t xml:space="preserve"> </w:t>
      </w:r>
      <w:proofErr w:type="spellStart"/>
      <w:proofErr w:type="gramStart"/>
      <w:r>
        <w:t>මාර්ග</w:t>
      </w:r>
      <w:proofErr w:type="spellEnd"/>
      <w:r>
        <w:t>]*</w:t>
      </w:r>
      <w:proofErr w:type="gramEnd"/>
    </w:p>
    <w:p w14:paraId="725CEB1F" w14:textId="77777777" w:rsidR="00EA27FE" w:rsidRDefault="00000000">
      <w:pPr>
        <w:spacing w:after="120" w:line="240" w:lineRule="auto"/>
      </w:pPr>
      <w:r>
        <w:lastRenderedPageBreak/>
        <w:t>**Q</w:t>
      </w:r>
      <w:proofErr w:type="gramStart"/>
      <w:r>
        <w:t>26:*</w:t>
      </w:r>
      <w:proofErr w:type="gramEnd"/>
      <w:r>
        <w:t xml:space="preserve">* </w:t>
      </w:r>
      <w:proofErr w:type="spellStart"/>
      <w:r>
        <w:t>අලෙවිකරණය</w:t>
      </w:r>
      <w:proofErr w:type="spellEnd"/>
      <w:r>
        <w:t xml:space="preserve"> </w:t>
      </w:r>
      <w:proofErr w:type="spellStart"/>
      <w:r>
        <w:t>සහ</w:t>
      </w:r>
      <w:proofErr w:type="spellEnd"/>
      <w:r>
        <w:t xml:space="preserve"> </w:t>
      </w:r>
      <w:proofErr w:type="spellStart"/>
      <w:r>
        <w:t>වෙළෙඳාම</w:t>
      </w:r>
      <w:proofErr w:type="spellEnd"/>
      <w:r>
        <w:t xml:space="preserve"> </w:t>
      </w:r>
      <w:proofErr w:type="spellStart"/>
      <w:r>
        <w:t>අතර</w:t>
      </w:r>
      <w:proofErr w:type="spellEnd"/>
      <w:r>
        <w:t xml:space="preserve"> </w:t>
      </w:r>
      <w:proofErr w:type="spellStart"/>
      <w:r>
        <w:t>පවතින</w:t>
      </w:r>
      <w:proofErr w:type="spellEnd"/>
      <w:r>
        <w:t xml:space="preserve"> </w:t>
      </w:r>
      <w:proofErr w:type="spellStart"/>
      <w:r>
        <w:t>ප්‍රධාන</w:t>
      </w:r>
      <w:proofErr w:type="spellEnd"/>
      <w:r>
        <w:t xml:space="preserve"> </w:t>
      </w:r>
      <w:proofErr w:type="spellStart"/>
      <w:r>
        <w:t>වෙනස</w:t>
      </w:r>
      <w:proofErr w:type="spellEnd"/>
      <w:r>
        <w:t xml:space="preserve"> </w:t>
      </w:r>
      <w:proofErr w:type="spellStart"/>
      <w:r>
        <w:t>පැහැදිලි</w:t>
      </w:r>
      <w:proofErr w:type="spellEnd"/>
      <w:r>
        <w:t xml:space="preserve"> </w:t>
      </w:r>
      <w:proofErr w:type="spellStart"/>
      <w:r>
        <w:t>කරන්න</w:t>
      </w:r>
      <w:proofErr w:type="spellEnd"/>
      <w:r>
        <w:t>.</w:t>
      </w:r>
    </w:p>
    <w:p w14:paraId="71B50B0E" w14:textId="77777777" w:rsidR="00EA27FE" w:rsidRDefault="00000000">
      <w:pPr>
        <w:spacing w:after="120" w:line="240" w:lineRule="auto"/>
      </w:pPr>
      <w:r>
        <w:t>**A</w:t>
      </w:r>
      <w:proofErr w:type="gramStart"/>
      <w:r>
        <w:t>26:*</w:t>
      </w:r>
      <w:proofErr w:type="gramEnd"/>
      <w:r>
        <w:t xml:space="preserve">* </w:t>
      </w:r>
      <w:proofErr w:type="spellStart"/>
      <w:r>
        <w:t>වෙළෙඳාම</w:t>
      </w:r>
      <w:proofErr w:type="spellEnd"/>
      <w:r>
        <w:t xml:space="preserve"> </w:t>
      </w:r>
      <w:proofErr w:type="spellStart"/>
      <w:r>
        <w:t>යනු</w:t>
      </w:r>
      <w:proofErr w:type="spellEnd"/>
      <w:r>
        <w:t xml:space="preserve"> </w:t>
      </w:r>
      <w:proofErr w:type="spellStart"/>
      <w:r>
        <w:t>ලාභ</w:t>
      </w:r>
      <w:proofErr w:type="spellEnd"/>
      <w:r>
        <w:t xml:space="preserve"> </w:t>
      </w:r>
      <w:proofErr w:type="spellStart"/>
      <w:r>
        <w:t>ලැබීමේ</w:t>
      </w:r>
      <w:proofErr w:type="spellEnd"/>
      <w:r>
        <w:t xml:space="preserve"> </w:t>
      </w:r>
      <w:proofErr w:type="spellStart"/>
      <w:r>
        <w:t>අරමුණින්</w:t>
      </w:r>
      <w:proofErr w:type="spellEnd"/>
      <w:r>
        <w:t xml:space="preserve"> </w:t>
      </w:r>
      <w:proofErr w:type="spellStart"/>
      <w:r>
        <w:t>භාණ්ඩ</w:t>
      </w:r>
      <w:proofErr w:type="spellEnd"/>
      <w:r>
        <w:t xml:space="preserve"> </w:t>
      </w:r>
      <w:proofErr w:type="spellStart"/>
      <w:r>
        <w:t>හා</w:t>
      </w:r>
      <w:proofErr w:type="spellEnd"/>
      <w:r>
        <w:t xml:space="preserve"> </w:t>
      </w:r>
      <w:proofErr w:type="spellStart"/>
      <w:r>
        <w:t>සේවා</w:t>
      </w:r>
      <w:proofErr w:type="spellEnd"/>
      <w:r>
        <w:t xml:space="preserve"> </w:t>
      </w:r>
      <w:proofErr w:type="spellStart"/>
      <w:r>
        <w:t>මිලදී</w:t>
      </w:r>
      <w:proofErr w:type="spellEnd"/>
      <w:r>
        <w:t xml:space="preserve"> </w:t>
      </w:r>
      <w:proofErr w:type="spellStart"/>
      <w:r>
        <w:t>ගැනීම</w:t>
      </w:r>
      <w:proofErr w:type="spellEnd"/>
      <w:r>
        <w:t xml:space="preserve"> </w:t>
      </w:r>
      <w:proofErr w:type="spellStart"/>
      <w:r>
        <w:t>සහ</w:t>
      </w:r>
      <w:proofErr w:type="spellEnd"/>
      <w:r>
        <w:t xml:space="preserve"> </w:t>
      </w:r>
      <w:proofErr w:type="spellStart"/>
      <w:r>
        <w:t>විකිණීමේ</w:t>
      </w:r>
      <w:proofErr w:type="spellEnd"/>
      <w:r>
        <w:t xml:space="preserve"> </w:t>
      </w:r>
      <w:proofErr w:type="spellStart"/>
      <w:r>
        <w:t>ක්‍රියාවලිය</w:t>
      </w:r>
      <w:proofErr w:type="spellEnd"/>
      <w:r>
        <w:t xml:space="preserve"> </w:t>
      </w:r>
      <w:proofErr w:type="spellStart"/>
      <w:r>
        <w:t>පමණි</w:t>
      </w:r>
      <w:proofErr w:type="spellEnd"/>
      <w:r>
        <w:t xml:space="preserve">. </w:t>
      </w:r>
      <w:proofErr w:type="spellStart"/>
      <w:r>
        <w:t>නමුත්</w:t>
      </w:r>
      <w:proofErr w:type="spellEnd"/>
      <w:r>
        <w:t xml:space="preserve"> </w:t>
      </w:r>
      <w:proofErr w:type="spellStart"/>
      <w:r>
        <w:t>අලෙවිකරණය</w:t>
      </w:r>
      <w:proofErr w:type="spellEnd"/>
      <w:r>
        <w:t xml:space="preserve"> </w:t>
      </w:r>
      <w:proofErr w:type="spellStart"/>
      <w:r>
        <w:t>යනු</w:t>
      </w:r>
      <w:proofErr w:type="spellEnd"/>
      <w:r>
        <w:t xml:space="preserve"> </w:t>
      </w:r>
      <w:proofErr w:type="spellStart"/>
      <w:r>
        <w:t>ඊට</w:t>
      </w:r>
      <w:proofErr w:type="spellEnd"/>
      <w:r>
        <w:t xml:space="preserve"> </w:t>
      </w:r>
      <w:proofErr w:type="spellStart"/>
      <w:r>
        <w:t>වඩා</w:t>
      </w:r>
      <w:proofErr w:type="spellEnd"/>
      <w:r>
        <w:t xml:space="preserve"> </w:t>
      </w:r>
      <w:proofErr w:type="spellStart"/>
      <w:r>
        <w:t>පුළුල්</w:t>
      </w:r>
      <w:proofErr w:type="spellEnd"/>
      <w:r>
        <w:t xml:space="preserve"> </w:t>
      </w:r>
      <w:proofErr w:type="spellStart"/>
      <w:r>
        <w:t>සංකල්පයක්</w:t>
      </w:r>
      <w:proofErr w:type="spellEnd"/>
      <w:r>
        <w:t xml:space="preserve"> </w:t>
      </w:r>
      <w:proofErr w:type="spellStart"/>
      <w:r>
        <w:t>වන</w:t>
      </w:r>
      <w:proofErr w:type="spellEnd"/>
      <w:r>
        <w:t xml:space="preserve"> </w:t>
      </w:r>
      <w:proofErr w:type="spellStart"/>
      <w:r>
        <w:t>අතර</w:t>
      </w:r>
      <w:proofErr w:type="spellEnd"/>
      <w:r>
        <w:t xml:space="preserve">, </w:t>
      </w:r>
      <w:proofErr w:type="spellStart"/>
      <w:r>
        <w:t>පාරිභෝගික</w:t>
      </w:r>
      <w:proofErr w:type="spellEnd"/>
      <w:r>
        <w:t xml:space="preserve"> </w:t>
      </w:r>
      <w:proofErr w:type="spellStart"/>
      <w:r>
        <w:t>අවශ්‍යතා</w:t>
      </w:r>
      <w:proofErr w:type="spellEnd"/>
      <w:r>
        <w:t xml:space="preserve"> </w:t>
      </w:r>
      <w:proofErr w:type="spellStart"/>
      <w:r>
        <w:t>හඳුනා</w:t>
      </w:r>
      <w:proofErr w:type="spellEnd"/>
      <w:r>
        <w:t xml:space="preserve"> </w:t>
      </w:r>
      <w:proofErr w:type="spellStart"/>
      <w:r>
        <w:t>ගැනීමේ</w:t>
      </w:r>
      <w:proofErr w:type="spellEnd"/>
      <w:r>
        <w:t xml:space="preserve"> </w:t>
      </w:r>
      <w:proofErr w:type="spellStart"/>
      <w:r>
        <w:t>සිට</w:t>
      </w:r>
      <w:proofErr w:type="spellEnd"/>
      <w:r>
        <w:t xml:space="preserve"> </w:t>
      </w:r>
      <w:proofErr w:type="spellStart"/>
      <w:r>
        <w:t>නිෂ්පාදනය</w:t>
      </w:r>
      <w:proofErr w:type="spellEnd"/>
      <w:r>
        <w:t xml:space="preserve"> </w:t>
      </w:r>
      <w:proofErr w:type="spellStart"/>
      <w:r>
        <w:t>සැලසුම්</w:t>
      </w:r>
      <w:proofErr w:type="spellEnd"/>
      <w:r>
        <w:t xml:space="preserve"> </w:t>
      </w:r>
      <w:proofErr w:type="spellStart"/>
      <w:r>
        <w:t>කිරීම</w:t>
      </w:r>
      <w:proofErr w:type="spellEnd"/>
      <w:r>
        <w:t xml:space="preserve">, </w:t>
      </w:r>
      <w:proofErr w:type="spellStart"/>
      <w:r>
        <w:t>මිල</w:t>
      </w:r>
      <w:proofErr w:type="spellEnd"/>
      <w:r>
        <w:t xml:space="preserve"> </w:t>
      </w:r>
      <w:proofErr w:type="spellStart"/>
      <w:r>
        <w:t>නියම</w:t>
      </w:r>
      <w:proofErr w:type="spellEnd"/>
      <w:r>
        <w:t xml:space="preserve"> </w:t>
      </w:r>
      <w:proofErr w:type="spellStart"/>
      <w:r>
        <w:t>කිරීම</w:t>
      </w:r>
      <w:proofErr w:type="spellEnd"/>
      <w:r>
        <w:t xml:space="preserve">, </w:t>
      </w:r>
      <w:proofErr w:type="spellStart"/>
      <w:r>
        <w:t>ප්‍රවර්ධනය</w:t>
      </w:r>
      <w:proofErr w:type="spellEnd"/>
      <w:r>
        <w:t xml:space="preserve"> </w:t>
      </w:r>
      <w:proofErr w:type="spellStart"/>
      <w:r>
        <w:t>කිරීම</w:t>
      </w:r>
      <w:proofErr w:type="spellEnd"/>
      <w:r>
        <w:t xml:space="preserve">, </w:t>
      </w:r>
      <w:proofErr w:type="spellStart"/>
      <w:r>
        <w:t>බෙදාහැරීම</w:t>
      </w:r>
      <w:proofErr w:type="spellEnd"/>
      <w:r>
        <w:t xml:space="preserve"> </w:t>
      </w:r>
      <w:proofErr w:type="spellStart"/>
      <w:r>
        <w:t>සහ</w:t>
      </w:r>
      <w:proofErr w:type="spellEnd"/>
      <w:r>
        <w:t xml:space="preserve"> </w:t>
      </w:r>
      <w:proofErr w:type="spellStart"/>
      <w:r>
        <w:t>පසු</w:t>
      </w:r>
      <w:proofErr w:type="spellEnd"/>
      <w:r>
        <w:t xml:space="preserve"> </w:t>
      </w:r>
      <w:proofErr w:type="spellStart"/>
      <w:r>
        <w:t>අලෙවි</w:t>
      </w:r>
      <w:proofErr w:type="spellEnd"/>
      <w:r>
        <w:t xml:space="preserve"> </w:t>
      </w:r>
      <w:proofErr w:type="spellStart"/>
      <w:r>
        <w:t>සේවා</w:t>
      </w:r>
      <w:proofErr w:type="spellEnd"/>
      <w:r>
        <w:t xml:space="preserve"> </w:t>
      </w:r>
      <w:proofErr w:type="spellStart"/>
      <w:r>
        <w:t>දක්වා</w:t>
      </w:r>
      <w:proofErr w:type="spellEnd"/>
      <w:r>
        <w:t xml:space="preserve"> </w:t>
      </w:r>
      <w:proofErr w:type="spellStart"/>
      <w:r>
        <w:t>වූ</w:t>
      </w:r>
      <w:proofErr w:type="spellEnd"/>
      <w:r>
        <w:t xml:space="preserve"> </w:t>
      </w:r>
      <w:proofErr w:type="spellStart"/>
      <w:r>
        <w:t>සමස්ත</w:t>
      </w:r>
      <w:proofErr w:type="spellEnd"/>
      <w:r>
        <w:t xml:space="preserve"> </w:t>
      </w:r>
      <w:proofErr w:type="spellStart"/>
      <w:r>
        <w:t>ක්‍රියාවලිය</w:t>
      </w:r>
      <w:proofErr w:type="spellEnd"/>
      <w:r>
        <w:t xml:space="preserve"> </w:t>
      </w:r>
      <w:proofErr w:type="spellStart"/>
      <w:r>
        <w:t>අලෙවිකරණයට</w:t>
      </w:r>
      <w:proofErr w:type="spellEnd"/>
      <w:r>
        <w:t xml:space="preserve"> </w:t>
      </w:r>
      <w:proofErr w:type="spellStart"/>
      <w:r>
        <w:t>අයත්</w:t>
      </w:r>
      <w:proofErr w:type="spellEnd"/>
      <w:r>
        <w:t xml:space="preserve"> </w:t>
      </w:r>
      <w:proofErr w:type="spellStart"/>
      <w:r>
        <w:t>වේ</w:t>
      </w:r>
      <w:proofErr w:type="spellEnd"/>
      <w:r>
        <w:t>.</w:t>
      </w:r>
    </w:p>
    <w:p w14:paraId="49760F99" w14:textId="77777777" w:rsidR="00EA27FE" w:rsidRDefault="00000000">
      <w:pPr>
        <w:spacing w:after="120" w:line="240" w:lineRule="auto"/>
      </w:pPr>
      <w:r>
        <w:t>*[</w:t>
      </w:r>
      <w:proofErr w:type="spellStart"/>
      <w:r>
        <w:t>අවබෝධය</w:t>
      </w:r>
      <w:proofErr w:type="spellEnd"/>
      <w:r>
        <w:t xml:space="preserve"> (Understanding) | </w:t>
      </w:r>
      <w:proofErr w:type="spellStart"/>
      <w:r>
        <w:t>වෙළෙඳාම</w:t>
      </w:r>
      <w:proofErr w:type="spellEnd"/>
      <w:r>
        <w:t xml:space="preserve"> </w:t>
      </w:r>
      <w:proofErr w:type="spellStart"/>
      <w:r>
        <w:t>හා</w:t>
      </w:r>
      <w:proofErr w:type="spellEnd"/>
      <w:r>
        <w:t xml:space="preserve"> </w:t>
      </w:r>
      <w:proofErr w:type="spellStart"/>
      <w:r>
        <w:t>උපකාරක</w:t>
      </w:r>
      <w:proofErr w:type="spellEnd"/>
      <w:r>
        <w:t xml:space="preserve"> </w:t>
      </w:r>
      <w:proofErr w:type="spellStart"/>
      <w:proofErr w:type="gramStart"/>
      <w:r>
        <w:t>සේවා</w:t>
      </w:r>
      <w:proofErr w:type="spellEnd"/>
      <w:r>
        <w:t>]*</w:t>
      </w:r>
      <w:proofErr w:type="gramEnd"/>
    </w:p>
    <w:p w14:paraId="51412FA1" w14:textId="77777777" w:rsidR="00EA27FE" w:rsidRDefault="00000000">
      <w:pPr>
        <w:spacing w:after="120" w:line="240" w:lineRule="auto"/>
      </w:pPr>
      <w:r>
        <w:t>**Q</w:t>
      </w:r>
      <w:proofErr w:type="gramStart"/>
      <w:r>
        <w:t>27:*</w:t>
      </w:r>
      <w:proofErr w:type="gramEnd"/>
      <w:r>
        <w:t>* '</w:t>
      </w:r>
      <w:proofErr w:type="spellStart"/>
      <w:r>
        <w:t>සුරස</w:t>
      </w:r>
      <w:proofErr w:type="spellEnd"/>
      <w:r>
        <w:t xml:space="preserve">' </w:t>
      </w:r>
      <w:proofErr w:type="spellStart"/>
      <w:r>
        <w:t>නමැති</w:t>
      </w:r>
      <w:proofErr w:type="spellEnd"/>
      <w:r>
        <w:t xml:space="preserve"> </w:t>
      </w:r>
      <w:proofErr w:type="spellStart"/>
      <w:r>
        <w:t>රසකැවිලි</w:t>
      </w:r>
      <w:proofErr w:type="spellEnd"/>
      <w:r>
        <w:t xml:space="preserve"> </w:t>
      </w:r>
      <w:proofErr w:type="spellStart"/>
      <w:r>
        <w:t>නිෂ්පාදන</w:t>
      </w:r>
      <w:proofErr w:type="spellEnd"/>
      <w:r>
        <w:t xml:space="preserve"> </w:t>
      </w:r>
      <w:proofErr w:type="spellStart"/>
      <w:r>
        <w:t>ව්‍යාපාරයක්</w:t>
      </w:r>
      <w:proofErr w:type="spellEnd"/>
      <w:r>
        <w:t xml:space="preserve"> </w:t>
      </w:r>
      <w:proofErr w:type="spellStart"/>
      <w:r>
        <w:t>තරුණ</w:t>
      </w:r>
      <w:proofErr w:type="spellEnd"/>
      <w:r>
        <w:t xml:space="preserve"> </w:t>
      </w:r>
      <w:proofErr w:type="spellStart"/>
      <w:r>
        <w:t>පරපුර</w:t>
      </w:r>
      <w:proofErr w:type="spellEnd"/>
      <w:r>
        <w:t xml:space="preserve"> </w:t>
      </w:r>
      <w:proofErr w:type="spellStart"/>
      <w:r>
        <w:t>ඉලක්ක</w:t>
      </w:r>
      <w:proofErr w:type="spellEnd"/>
      <w:r>
        <w:t xml:space="preserve"> </w:t>
      </w:r>
      <w:proofErr w:type="spellStart"/>
      <w:r>
        <w:t>කරගනිමින්</w:t>
      </w:r>
      <w:proofErr w:type="spellEnd"/>
      <w:r>
        <w:t xml:space="preserve"> </w:t>
      </w:r>
      <w:proofErr w:type="spellStart"/>
      <w:r>
        <w:t>නව</w:t>
      </w:r>
      <w:proofErr w:type="spellEnd"/>
      <w:r>
        <w:t xml:space="preserve"> </w:t>
      </w:r>
      <w:proofErr w:type="spellStart"/>
      <w:r>
        <w:t>චොකලට්</w:t>
      </w:r>
      <w:proofErr w:type="spellEnd"/>
      <w:r>
        <w:t xml:space="preserve"> </w:t>
      </w:r>
      <w:proofErr w:type="spellStart"/>
      <w:r>
        <w:t>වර්ගයක්</w:t>
      </w:r>
      <w:proofErr w:type="spellEnd"/>
      <w:r>
        <w:t xml:space="preserve"> </w:t>
      </w:r>
      <w:proofErr w:type="spellStart"/>
      <w:r>
        <w:t>වෙළඳපොළට</w:t>
      </w:r>
      <w:proofErr w:type="spellEnd"/>
      <w:r>
        <w:t xml:space="preserve"> </w:t>
      </w:r>
      <w:proofErr w:type="spellStart"/>
      <w:r>
        <w:t>හඳුන්වා</w:t>
      </w:r>
      <w:proofErr w:type="spellEnd"/>
      <w:r>
        <w:t xml:space="preserve"> </w:t>
      </w:r>
      <w:proofErr w:type="spellStart"/>
      <w:r>
        <w:t>දීමට</w:t>
      </w:r>
      <w:proofErr w:type="spellEnd"/>
      <w:r>
        <w:t xml:space="preserve"> </w:t>
      </w:r>
      <w:proofErr w:type="spellStart"/>
      <w:r>
        <w:t>සැලසුම්</w:t>
      </w:r>
      <w:proofErr w:type="spellEnd"/>
      <w:r>
        <w:t xml:space="preserve"> </w:t>
      </w:r>
      <w:proofErr w:type="spellStart"/>
      <w:r>
        <w:t>කරයි</w:t>
      </w:r>
      <w:proofErr w:type="spellEnd"/>
      <w:r>
        <w:t xml:space="preserve">. </w:t>
      </w:r>
      <w:proofErr w:type="spellStart"/>
      <w:proofErr w:type="gramStart"/>
      <w:r>
        <w:t>ඉහත</w:t>
      </w:r>
      <w:proofErr w:type="spellEnd"/>
      <w:r>
        <w:t xml:space="preserve"> </w:t>
      </w:r>
      <w:proofErr w:type="spellStart"/>
      <w:r>
        <w:t>සිද්ධියට</w:t>
      </w:r>
      <w:proofErr w:type="spellEnd"/>
      <w:r>
        <w:t xml:space="preserve"> </w:t>
      </w:r>
      <w:proofErr w:type="spellStart"/>
      <w:r>
        <w:t>අදාළව</w:t>
      </w:r>
      <w:proofErr w:type="spellEnd"/>
      <w:r>
        <w:t xml:space="preserve"> '</w:t>
      </w:r>
      <w:proofErr w:type="spellStart"/>
      <w:r>
        <w:t>සුරස</w:t>
      </w:r>
      <w:proofErr w:type="spellEnd"/>
      <w:r>
        <w:t xml:space="preserve">' </w:t>
      </w:r>
      <w:proofErr w:type="spellStart"/>
      <w:r>
        <w:t>ව්‍යාපාරය</w:t>
      </w:r>
      <w:proofErr w:type="spellEnd"/>
      <w:r>
        <w:t xml:space="preserve"> </w:t>
      </w:r>
      <w:proofErr w:type="spellStart"/>
      <w:r>
        <w:t>විසින්</w:t>
      </w:r>
      <w:proofErr w:type="spellEnd"/>
      <w:r>
        <w:t xml:space="preserve"> </w:t>
      </w:r>
      <w:proofErr w:type="spellStart"/>
      <w:r>
        <w:t>භාවිත</w:t>
      </w:r>
      <w:proofErr w:type="spellEnd"/>
      <w:r>
        <w:t xml:space="preserve"> </w:t>
      </w:r>
      <w:proofErr w:type="spellStart"/>
      <w:r>
        <w:t>කළ</w:t>
      </w:r>
      <w:proofErr w:type="spellEnd"/>
      <w:r>
        <w:t xml:space="preserve"> </w:t>
      </w:r>
      <w:proofErr w:type="spellStart"/>
      <w:r>
        <w:t>හැකි</w:t>
      </w:r>
      <w:proofErr w:type="spellEnd"/>
      <w:r>
        <w:t xml:space="preserve"> </w:t>
      </w:r>
      <w:proofErr w:type="spellStart"/>
      <w:r>
        <w:t>අලෙවිකරණ</w:t>
      </w:r>
      <w:proofErr w:type="spellEnd"/>
      <w:r>
        <w:t xml:space="preserve"> </w:t>
      </w:r>
      <w:proofErr w:type="spellStart"/>
      <w:r>
        <w:t>මිශ්‍රණයේ</w:t>
      </w:r>
      <w:proofErr w:type="spellEnd"/>
      <w:r>
        <w:t xml:space="preserve"> </w:t>
      </w:r>
      <w:proofErr w:type="spellStart"/>
      <w:r>
        <w:t>අංග</w:t>
      </w:r>
      <w:proofErr w:type="spellEnd"/>
      <w:r>
        <w:t xml:space="preserve"> 4 (4P) </w:t>
      </w:r>
      <w:proofErr w:type="spellStart"/>
      <w:r>
        <w:t>යටතේ</w:t>
      </w:r>
      <w:proofErr w:type="spellEnd"/>
      <w:r>
        <w:t xml:space="preserve"> </w:t>
      </w:r>
      <w:proofErr w:type="spellStart"/>
      <w:r>
        <w:t>ක්‍රියාත්මක</w:t>
      </w:r>
      <w:proofErr w:type="spellEnd"/>
      <w:r>
        <w:t xml:space="preserve"> </w:t>
      </w:r>
      <w:proofErr w:type="spellStart"/>
      <w:r>
        <w:t>කළ</w:t>
      </w:r>
      <w:proofErr w:type="spellEnd"/>
      <w:r>
        <w:t xml:space="preserve"> </w:t>
      </w:r>
      <w:proofErr w:type="spellStart"/>
      <w:r>
        <w:t>හැකි</w:t>
      </w:r>
      <w:proofErr w:type="spellEnd"/>
      <w:r>
        <w:t xml:space="preserve"> </w:t>
      </w:r>
      <w:proofErr w:type="spellStart"/>
      <w:r>
        <w:t>උපායමාර්ග</w:t>
      </w:r>
      <w:proofErr w:type="spellEnd"/>
      <w:r>
        <w:t xml:space="preserve"> </w:t>
      </w:r>
      <w:proofErr w:type="spellStart"/>
      <w:r>
        <w:t>එක</w:t>
      </w:r>
      <w:proofErr w:type="spellEnd"/>
      <w:r>
        <w:t xml:space="preserve"> </w:t>
      </w:r>
      <w:proofErr w:type="spellStart"/>
      <w:r>
        <w:t>බැගින්</w:t>
      </w:r>
      <w:proofErr w:type="spellEnd"/>
      <w:r>
        <w:t xml:space="preserve"> </w:t>
      </w:r>
      <w:proofErr w:type="spellStart"/>
      <w:r>
        <w:t>යෝජනා</w:t>
      </w:r>
      <w:proofErr w:type="spellEnd"/>
      <w:r>
        <w:t xml:space="preserve"> </w:t>
      </w:r>
      <w:proofErr w:type="spellStart"/>
      <w:r>
        <w:t>කරන්න</w:t>
      </w:r>
      <w:proofErr w:type="spellEnd"/>
      <w:proofErr w:type="gramEnd"/>
      <w:r>
        <w:t>.</w:t>
      </w:r>
    </w:p>
    <w:p w14:paraId="4CCD2587" w14:textId="77777777" w:rsidR="00EA27FE" w:rsidRDefault="00000000">
      <w:pPr>
        <w:spacing w:after="120" w:line="240" w:lineRule="auto"/>
      </w:pPr>
      <w:r>
        <w:t>**A</w:t>
      </w:r>
      <w:proofErr w:type="gramStart"/>
      <w:r>
        <w:t>27:*</w:t>
      </w:r>
      <w:proofErr w:type="gramEnd"/>
      <w:r>
        <w:t xml:space="preserve">* 1. </w:t>
      </w:r>
      <w:proofErr w:type="spellStart"/>
      <w:r>
        <w:t>නිෂ්පාදනය</w:t>
      </w:r>
      <w:proofErr w:type="spellEnd"/>
      <w:r>
        <w:t xml:space="preserve"> (Product): </w:t>
      </w:r>
      <w:proofErr w:type="spellStart"/>
      <w:r>
        <w:t>තරුණ</w:t>
      </w:r>
      <w:proofErr w:type="spellEnd"/>
      <w:r>
        <w:t xml:space="preserve"> </w:t>
      </w:r>
      <w:proofErr w:type="spellStart"/>
      <w:r>
        <w:t>පරපුරේ</w:t>
      </w:r>
      <w:proofErr w:type="spellEnd"/>
      <w:r>
        <w:t xml:space="preserve"> </w:t>
      </w:r>
      <w:proofErr w:type="spellStart"/>
      <w:r>
        <w:t>රුචිකත්වයට</w:t>
      </w:r>
      <w:proofErr w:type="spellEnd"/>
      <w:r>
        <w:t xml:space="preserve"> </w:t>
      </w:r>
      <w:proofErr w:type="spellStart"/>
      <w:r>
        <w:t>ගැලපෙන</w:t>
      </w:r>
      <w:proofErr w:type="spellEnd"/>
      <w:r>
        <w:t xml:space="preserve"> </w:t>
      </w:r>
      <w:proofErr w:type="spellStart"/>
      <w:r>
        <w:t>පරිදි</w:t>
      </w:r>
      <w:proofErr w:type="spellEnd"/>
      <w:r>
        <w:t xml:space="preserve"> </w:t>
      </w:r>
      <w:proofErr w:type="spellStart"/>
      <w:r>
        <w:t>ආකර්ෂණීය</w:t>
      </w:r>
      <w:proofErr w:type="spellEnd"/>
      <w:r>
        <w:t xml:space="preserve"> </w:t>
      </w:r>
      <w:proofErr w:type="spellStart"/>
      <w:r>
        <w:t>ඇසුරුම්</w:t>
      </w:r>
      <w:proofErr w:type="spellEnd"/>
      <w:r>
        <w:t xml:space="preserve"> </w:t>
      </w:r>
      <w:proofErr w:type="spellStart"/>
      <w:r>
        <w:t>සහ</w:t>
      </w:r>
      <w:proofErr w:type="spellEnd"/>
      <w:r>
        <w:t xml:space="preserve"> </w:t>
      </w:r>
      <w:proofErr w:type="spellStart"/>
      <w:r>
        <w:t>නව</w:t>
      </w:r>
      <w:proofErr w:type="spellEnd"/>
      <w:r>
        <w:t xml:space="preserve"> </w:t>
      </w:r>
      <w:proofErr w:type="spellStart"/>
      <w:r>
        <w:t>රසයන්ගෙන්</w:t>
      </w:r>
      <w:proofErr w:type="spellEnd"/>
      <w:r>
        <w:t xml:space="preserve"> </w:t>
      </w:r>
      <w:proofErr w:type="spellStart"/>
      <w:r>
        <w:t>යුත්</w:t>
      </w:r>
      <w:proofErr w:type="spellEnd"/>
      <w:r>
        <w:t xml:space="preserve"> </w:t>
      </w:r>
      <w:proofErr w:type="spellStart"/>
      <w:r>
        <w:t>චොකලට්</w:t>
      </w:r>
      <w:proofErr w:type="spellEnd"/>
      <w:r>
        <w:t xml:space="preserve"> </w:t>
      </w:r>
      <w:proofErr w:type="spellStart"/>
      <w:r>
        <w:t>නිපදවීම</w:t>
      </w:r>
      <w:proofErr w:type="spellEnd"/>
      <w:r>
        <w:t>.</w:t>
      </w:r>
    </w:p>
    <w:p w14:paraId="7525976A" w14:textId="77777777" w:rsidR="00EA27FE" w:rsidRDefault="00000000">
      <w:pPr>
        <w:spacing w:after="120" w:line="240" w:lineRule="auto"/>
      </w:pPr>
      <w:r>
        <w:t xml:space="preserve">2. </w:t>
      </w:r>
      <w:proofErr w:type="spellStart"/>
      <w:r>
        <w:t>මිල</w:t>
      </w:r>
      <w:proofErr w:type="spellEnd"/>
      <w:r>
        <w:t xml:space="preserve"> (Price): </w:t>
      </w:r>
      <w:proofErr w:type="spellStart"/>
      <w:r>
        <w:t>තරගකාරී</w:t>
      </w:r>
      <w:proofErr w:type="spellEnd"/>
      <w:r>
        <w:t xml:space="preserve"> </w:t>
      </w:r>
      <w:proofErr w:type="spellStart"/>
      <w:r>
        <w:t>තත්ත්වයන්ට</w:t>
      </w:r>
      <w:proofErr w:type="spellEnd"/>
      <w:r>
        <w:t xml:space="preserve"> </w:t>
      </w:r>
      <w:proofErr w:type="spellStart"/>
      <w:r>
        <w:t>ගැලපෙන</w:t>
      </w:r>
      <w:proofErr w:type="spellEnd"/>
      <w:r>
        <w:t xml:space="preserve"> </w:t>
      </w:r>
      <w:proofErr w:type="spellStart"/>
      <w:r>
        <w:t>ලෙස</w:t>
      </w:r>
      <w:proofErr w:type="spellEnd"/>
      <w:r>
        <w:t xml:space="preserve"> </w:t>
      </w:r>
      <w:proofErr w:type="spellStart"/>
      <w:r>
        <w:t>සාධාරණ</w:t>
      </w:r>
      <w:proofErr w:type="spellEnd"/>
      <w:r>
        <w:t xml:space="preserve"> </w:t>
      </w:r>
      <w:proofErr w:type="spellStart"/>
      <w:r>
        <w:t>හඳුන්වාදීමේ</w:t>
      </w:r>
      <w:proofErr w:type="spellEnd"/>
      <w:r>
        <w:t xml:space="preserve"> </w:t>
      </w:r>
      <w:proofErr w:type="spellStart"/>
      <w:r>
        <w:t>මිලක්</w:t>
      </w:r>
      <w:proofErr w:type="spellEnd"/>
      <w:r>
        <w:t xml:space="preserve"> (Introductory Price) </w:t>
      </w:r>
      <w:proofErr w:type="spellStart"/>
      <w:r>
        <w:t>නියම</w:t>
      </w:r>
      <w:proofErr w:type="spellEnd"/>
      <w:r>
        <w:t xml:space="preserve"> </w:t>
      </w:r>
      <w:proofErr w:type="spellStart"/>
      <w:r>
        <w:t>කිරීම</w:t>
      </w:r>
      <w:proofErr w:type="spellEnd"/>
      <w:r>
        <w:t>.</w:t>
      </w:r>
    </w:p>
    <w:p w14:paraId="3E2EA283" w14:textId="77777777" w:rsidR="00EA27FE" w:rsidRDefault="00000000">
      <w:pPr>
        <w:spacing w:after="120" w:line="240" w:lineRule="auto"/>
      </w:pPr>
      <w:r>
        <w:t xml:space="preserve">3. </w:t>
      </w:r>
      <w:proofErr w:type="spellStart"/>
      <w:r>
        <w:t>ස්ථානය</w:t>
      </w:r>
      <w:proofErr w:type="spellEnd"/>
      <w:r>
        <w:t xml:space="preserve"> (Place): </w:t>
      </w:r>
      <w:proofErr w:type="spellStart"/>
      <w:r>
        <w:t>සුපිරි</w:t>
      </w:r>
      <w:proofErr w:type="spellEnd"/>
      <w:r>
        <w:t xml:space="preserve"> </w:t>
      </w:r>
      <w:proofErr w:type="spellStart"/>
      <w:r>
        <w:t>වෙළඳසැල්</w:t>
      </w:r>
      <w:proofErr w:type="spellEnd"/>
      <w:r>
        <w:t xml:space="preserve">, </w:t>
      </w:r>
      <w:proofErr w:type="spellStart"/>
      <w:r>
        <w:t>පාසල්</w:t>
      </w:r>
      <w:proofErr w:type="spellEnd"/>
      <w:r>
        <w:t>/</w:t>
      </w:r>
      <w:proofErr w:type="spellStart"/>
      <w:r>
        <w:t>විශ්වවිද්‍යාල</w:t>
      </w:r>
      <w:proofErr w:type="spellEnd"/>
      <w:r>
        <w:t xml:space="preserve"> </w:t>
      </w:r>
      <w:proofErr w:type="spellStart"/>
      <w:r>
        <w:t>ආපනශාලා</w:t>
      </w:r>
      <w:proofErr w:type="spellEnd"/>
      <w:r>
        <w:t xml:space="preserve"> </w:t>
      </w:r>
      <w:proofErr w:type="spellStart"/>
      <w:r>
        <w:t>සහ</w:t>
      </w:r>
      <w:proofErr w:type="spellEnd"/>
      <w:r>
        <w:t xml:space="preserve"> </w:t>
      </w:r>
      <w:proofErr w:type="spellStart"/>
      <w:r>
        <w:t>අන්තර්ජාලය</w:t>
      </w:r>
      <w:proofErr w:type="spellEnd"/>
      <w:r>
        <w:t xml:space="preserve"> </w:t>
      </w:r>
      <w:proofErr w:type="spellStart"/>
      <w:r>
        <w:t>හරහා</w:t>
      </w:r>
      <w:proofErr w:type="spellEnd"/>
      <w:r>
        <w:t xml:space="preserve"> </w:t>
      </w:r>
      <w:proofErr w:type="spellStart"/>
      <w:r>
        <w:t>ලබාගත</w:t>
      </w:r>
      <w:proofErr w:type="spellEnd"/>
      <w:r>
        <w:t xml:space="preserve"> </w:t>
      </w:r>
      <w:proofErr w:type="spellStart"/>
      <w:r>
        <w:t>හැකි</w:t>
      </w:r>
      <w:proofErr w:type="spellEnd"/>
      <w:r>
        <w:t xml:space="preserve"> </w:t>
      </w:r>
      <w:proofErr w:type="spellStart"/>
      <w:r>
        <w:t>පරිදි</w:t>
      </w:r>
      <w:proofErr w:type="spellEnd"/>
      <w:r>
        <w:t xml:space="preserve"> </w:t>
      </w:r>
      <w:proofErr w:type="spellStart"/>
      <w:r>
        <w:t>බෙදාහැරීම</w:t>
      </w:r>
      <w:proofErr w:type="spellEnd"/>
      <w:r>
        <w:t>.</w:t>
      </w:r>
    </w:p>
    <w:p w14:paraId="1E1D4FBD" w14:textId="77777777" w:rsidR="00EA27FE" w:rsidRDefault="00000000">
      <w:pPr>
        <w:spacing w:after="120" w:line="240" w:lineRule="auto"/>
      </w:pPr>
      <w:r>
        <w:t xml:space="preserve">4. </w:t>
      </w:r>
      <w:proofErr w:type="spellStart"/>
      <w:r>
        <w:t>ප්‍රවර්ධනය</w:t>
      </w:r>
      <w:proofErr w:type="spellEnd"/>
      <w:r>
        <w:t xml:space="preserve"> (Promotion): </w:t>
      </w:r>
      <w:proofErr w:type="spellStart"/>
      <w:r>
        <w:t>සමාජ</w:t>
      </w:r>
      <w:proofErr w:type="spellEnd"/>
      <w:r>
        <w:t xml:space="preserve"> </w:t>
      </w:r>
      <w:proofErr w:type="spellStart"/>
      <w:r>
        <w:t>මාධ්‍ය</w:t>
      </w:r>
      <w:proofErr w:type="spellEnd"/>
      <w:r>
        <w:t xml:space="preserve"> (</w:t>
      </w:r>
      <w:proofErr w:type="gramStart"/>
      <w:r>
        <w:t>Social Media</w:t>
      </w:r>
      <w:proofErr w:type="gramEnd"/>
      <w:r>
        <w:t xml:space="preserve">) </w:t>
      </w:r>
      <w:proofErr w:type="spellStart"/>
      <w:r>
        <w:t>සහ</w:t>
      </w:r>
      <w:proofErr w:type="spellEnd"/>
      <w:r>
        <w:t xml:space="preserve"> </w:t>
      </w:r>
      <w:proofErr w:type="spellStart"/>
      <w:r>
        <w:t>පෝස්ටර්</w:t>
      </w:r>
      <w:proofErr w:type="spellEnd"/>
      <w:r>
        <w:t xml:space="preserve"> </w:t>
      </w:r>
      <w:proofErr w:type="spellStart"/>
      <w:r>
        <w:t>මගින්</w:t>
      </w:r>
      <w:proofErr w:type="spellEnd"/>
      <w:r>
        <w:t xml:space="preserve"> </w:t>
      </w:r>
      <w:proofErr w:type="spellStart"/>
      <w:r>
        <w:t>ජනප්‍රිය</w:t>
      </w:r>
      <w:proofErr w:type="spellEnd"/>
      <w:r>
        <w:t xml:space="preserve"> </w:t>
      </w:r>
      <w:proofErr w:type="spellStart"/>
      <w:r>
        <w:t>තරුණ</w:t>
      </w:r>
      <w:proofErr w:type="spellEnd"/>
      <w:r>
        <w:t xml:space="preserve"> </w:t>
      </w:r>
      <w:proofErr w:type="spellStart"/>
      <w:r>
        <w:t>මාදිලි</w:t>
      </w:r>
      <w:proofErr w:type="spellEnd"/>
      <w:r>
        <w:t xml:space="preserve"> </w:t>
      </w:r>
      <w:proofErr w:type="spellStart"/>
      <w:r>
        <w:t>යොදාගනිමින්</w:t>
      </w:r>
      <w:proofErr w:type="spellEnd"/>
      <w:r>
        <w:t xml:space="preserve"> </w:t>
      </w:r>
      <w:proofErr w:type="spellStart"/>
      <w:r>
        <w:t>ප්‍රචාරණය</w:t>
      </w:r>
      <w:proofErr w:type="spellEnd"/>
      <w:r>
        <w:t xml:space="preserve"> </w:t>
      </w:r>
      <w:proofErr w:type="spellStart"/>
      <w:r>
        <w:t>කිරීම</w:t>
      </w:r>
      <w:proofErr w:type="spellEnd"/>
      <w:r>
        <w:t>.</w:t>
      </w:r>
    </w:p>
    <w:p w14:paraId="6588B876" w14:textId="77777777" w:rsidR="00EA27FE" w:rsidRDefault="00000000">
      <w:pPr>
        <w:spacing w:after="120" w:line="240" w:lineRule="auto"/>
      </w:pPr>
      <w:r>
        <w:t>*[</w:t>
      </w:r>
      <w:proofErr w:type="spellStart"/>
      <w:r>
        <w:t>යෙදුම</w:t>
      </w:r>
      <w:proofErr w:type="spellEnd"/>
      <w:r>
        <w:t xml:space="preserve"> (Application) | </w:t>
      </w:r>
      <w:proofErr w:type="spellStart"/>
      <w:r>
        <w:t>අලෙවිකරණ</w:t>
      </w:r>
      <w:proofErr w:type="spellEnd"/>
      <w:r>
        <w:t xml:space="preserve"> </w:t>
      </w:r>
      <w:proofErr w:type="spellStart"/>
      <w:r>
        <w:t>මිශ්‍රණය</w:t>
      </w:r>
      <w:proofErr w:type="spellEnd"/>
      <w:r>
        <w:t xml:space="preserve"> (4P</w:t>
      </w:r>
      <w:proofErr w:type="gramStart"/>
      <w:r>
        <w:t>)]*</w:t>
      </w:r>
      <w:proofErr w:type="gramEnd"/>
    </w:p>
    <w:p w14:paraId="4919668D" w14:textId="77777777" w:rsidR="00EA27FE" w:rsidRDefault="00000000">
      <w:pPr>
        <w:spacing w:after="120" w:line="240" w:lineRule="auto"/>
      </w:pPr>
      <w:r>
        <w:t>**Q</w:t>
      </w:r>
      <w:proofErr w:type="gramStart"/>
      <w:r>
        <w:t>28:*</w:t>
      </w:r>
      <w:proofErr w:type="gramEnd"/>
      <w:r>
        <w:t xml:space="preserve">* </w:t>
      </w:r>
      <w:proofErr w:type="spellStart"/>
      <w:r>
        <w:t>නිමල්</w:t>
      </w:r>
      <w:proofErr w:type="spellEnd"/>
      <w:r>
        <w:t xml:space="preserve"> </w:t>
      </w:r>
      <w:proofErr w:type="spellStart"/>
      <w:r>
        <w:t>මහතා</w:t>
      </w:r>
      <w:proofErr w:type="spellEnd"/>
      <w:r>
        <w:t xml:space="preserve"> </w:t>
      </w:r>
      <w:proofErr w:type="spellStart"/>
      <w:r>
        <w:t>සිය</w:t>
      </w:r>
      <w:proofErr w:type="spellEnd"/>
      <w:r>
        <w:t xml:space="preserve"> </w:t>
      </w:r>
      <w:proofErr w:type="spellStart"/>
      <w:r>
        <w:t>ගොවිපළේ</w:t>
      </w:r>
      <w:proofErr w:type="spellEnd"/>
      <w:r>
        <w:t xml:space="preserve"> </w:t>
      </w:r>
      <w:proofErr w:type="spellStart"/>
      <w:r>
        <w:t>නැවුම්</w:t>
      </w:r>
      <w:proofErr w:type="spellEnd"/>
      <w:r>
        <w:t xml:space="preserve"> </w:t>
      </w:r>
      <w:proofErr w:type="spellStart"/>
      <w:r>
        <w:t>එළවළු</w:t>
      </w:r>
      <w:proofErr w:type="spellEnd"/>
      <w:r>
        <w:t xml:space="preserve"> </w:t>
      </w:r>
      <w:proofErr w:type="spellStart"/>
      <w:r>
        <w:t>සහ</w:t>
      </w:r>
      <w:proofErr w:type="spellEnd"/>
      <w:r>
        <w:t xml:space="preserve"> </w:t>
      </w:r>
      <w:proofErr w:type="spellStart"/>
      <w:r>
        <w:t>පලතුරු</w:t>
      </w:r>
      <w:proofErr w:type="spellEnd"/>
      <w:r>
        <w:t xml:space="preserve"> </w:t>
      </w:r>
      <w:proofErr w:type="spellStart"/>
      <w:r>
        <w:t>නගරයේ</w:t>
      </w:r>
      <w:proofErr w:type="spellEnd"/>
      <w:r>
        <w:t xml:space="preserve"> </w:t>
      </w:r>
      <w:proofErr w:type="spellStart"/>
      <w:r>
        <w:t>පාරිභෝගිකයන්</w:t>
      </w:r>
      <w:proofErr w:type="spellEnd"/>
      <w:r>
        <w:t xml:space="preserve"> </w:t>
      </w:r>
      <w:proofErr w:type="spellStart"/>
      <w:r>
        <w:t>වෙත</w:t>
      </w:r>
      <w:proofErr w:type="spellEnd"/>
      <w:r>
        <w:t xml:space="preserve"> </w:t>
      </w:r>
      <w:proofErr w:type="spellStart"/>
      <w:r>
        <w:t>බෙදාහැරීමට</w:t>
      </w:r>
      <w:proofErr w:type="spellEnd"/>
      <w:r>
        <w:t xml:space="preserve"> </w:t>
      </w:r>
      <w:proofErr w:type="spellStart"/>
      <w:r>
        <w:t>සූදානම්</w:t>
      </w:r>
      <w:proofErr w:type="spellEnd"/>
      <w:r>
        <w:t xml:space="preserve"> </w:t>
      </w:r>
      <w:proofErr w:type="spellStart"/>
      <w:r>
        <w:t>වෙයි</w:t>
      </w:r>
      <w:proofErr w:type="spellEnd"/>
      <w:r>
        <w:t xml:space="preserve">. </w:t>
      </w:r>
      <w:proofErr w:type="spellStart"/>
      <w:r>
        <w:t>නිමල්</w:t>
      </w:r>
      <w:proofErr w:type="spellEnd"/>
      <w:r>
        <w:t xml:space="preserve"> </w:t>
      </w:r>
      <w:proofErr w:type="spellStart"/>
      <w:r>
        <w:t>මහතාට</w:t>
      </w:r>
      <w:proofErr w:type="spellEnd"/>
      <w:r>
        <w:t xml:space="preserve"> </w:t>
      </w:r>
      <w:proofErr w:type="spellStart"/>
      <w:r>
        <w:t>භාවිත</w:t>
      </w:r>
      <w:proofErr w:type="spellEnd"/>
      <w:r>
        <w:t xml:space="preserve"> </w:t>
      </w:r>
      <w:proofErr w:type="spellStart"/>
      <w:r>
        <w:t>කළ</w:t>
      </w:r>
      <w:proofErr w:type="spellEnd"/>
      <w:r>
        <w:t xml:space="preserve"> </w:t>
      </w:r>
      <w:proofErr w:type="spellStart"/>
      <w:r>
        <w:t>හැකි</w:t>
      </w:r>
      <w:proofErr w:type="spellEnd"/>
      <w:r>
        <w:t xml:space="preserve"> </w:t>
      </w:r>
      <w:proofErr w:type="spellStart"/>
      <w:r>
        <w:t>වඩාත්ම</w:t>
      </w:r>
      <w:proofErr w:type="spellEnd"/>
      <w:r>
        <w:t xml:space="preserve"> </w:t>
      </w:r>
      <w:proofErr w:type="spellStart"/>
      <w:r>
        <w:t>සුදුසු</w:t>
      </w:r>
      <w:proofErr w:type="spellEnd"/>
      <w:r>
        <w:t xml:space="preserve"> </w:t>
      </w:r>
      <w:proofErr w:type="spellStart"/>
      <w:r>
        <w:t>බෙදාහැරීමේ</w:t>
      </w:r>
      <w:proofErr w:type="spellEnd"/>
      <w:r>
        <w:t xml:space="preserve"> </w:t>
      </w:r>
      <w:proofErr w:type="spellStart"/>
      <w:r>
        <w:t>මාර්ගය</w:t>
      </w:r>
      <w:proofErr w:type="spellEnd"/>
      <w:r>
        <w:t xml:space="preserve"> </w:t>
      </w:r>
      <w:proofErr w:type="spellStart"/>
      <w:r>
        <w:t>තෝරාගෙන</w:t>
      </w:r>
      <w:proofErr w:type="spellEnd"/>
      <w:r>
        <w:t xml:space="preserve">, </w:t>
      </w:r>
      <w:proofErr w:type="spellStart"/>
      <w:r>
        <w:t>එයට</w:t>
      </w:r>
      <w:proofErr w:type="spellEnd"/>
      <w:r>
        <w:t xml:space="preserve"> </w:t>
      </w:r>
      <w:proofErr w:type="spellStart"/>
      <w:r>
        <w:t>හේතු</w:t>
      </w:r>
      <w:proofErr w:type="spellEnd"/>
      <w:r>
        <w:t xml:space="preserve"> 2ක් </w:t>
      </w:r>
      <w:proofErr w:type="spellStart"/>
      <w:r>
        <w:t>දක්වන්න</w:t>
      </w:r>
      <w:proofErr w:type="spellEnd"/>
      <w:r>
        <w:t>.</w:t>
      </w:r>
    </w:p>
    <w:p w14:paraId="6E800756" w14:textId="77777777" w:rsidR="00EA27FE" w:rsidRDefault="00000000">
      <w:pPr>
        <w:spacing w:after="120" w:line="240" w:lineRule="auto"/>
      </w:pPr>
      <w:r>
        <w:t>**A</w:t>
      </w:r>
      <w:proofErr w:type="gramStart"/>
      <w:r>
        <w:t>28:*</w:t>
      </w:r>
      <w:proofErr w:type="gramEnd"/>
      <w:r>
        <w:t xml:space="preserve">* </w:t>
      </w:r>
      <w:proofErr w:type="spellStart"/>
      <w:r>
        <w:t>නිමල්</w:t>
      </w:r>
      <w:proofErr w:type="spellEnd"/>
      <w:r>
        <w:t xml:space="preserve"> </w:t>
      </w:r>
      <w:proofErr w:type="spellStart"/>
      <w:r>
        <w:t>මහතාට</w:t>
      </w:r>
      <w:proofErr w:type="spellEnd"/>
      <w:r>
        <w:t xml:space="preserve"> </w:t>
      </w:r>
      <w:proofErr w:type="spellStart"/>
      <w:r>
        <w:t>වඩාත්ම</w:t>
      </w:r>
      <w:proofErr w:type="spellEnd"/>
      <w:r>
        <w:t xml:space="preserve"> </w:t>
      </w:r>
      <w:proofErr w:type="spellStart"/>
      <w:r>
        <w:t>සුදුසු</w:t>
      </w:r>
      <w:proofErr w:type="spellEnd"/>
      <w:r>
        <w:t xml:space="preserve"> </w:t>
      </w:r>
      <w:proofErr w:type="spellStart"/>
      <w:r>
        <w:t>වන්නේ</w:t>
      </w:r>
      <w:proofErr w:type="spellEnd"/>
      <w:r>
        <w:t xml:space="preserve"> '</w:t>
      </w:r>
      <w:proofErr w:type="spellStart"/>
      <w:r>
        <w:t>නිෂ්පාදකයා</w:t>
      </w:r>
      <w:proofErr w:type="spellEnd"/>
      <w:r>
        <w:t xml:space="preserve"> -&gt; </w:t>
      </w:r>
      <w:proofErr w:type="spellStart"/>
      <w:r>
        <w:t>පාරිභෝගිකයා</w:t>
      </w:r>
      <w:proofErr w:type="spellEnd"/>
      <w:r>
        <w:t xml:space="preserve">' </w:t>
      </w:r>
      <w:proofErr w:type="spellStart"/>
      <w:r>
        <w:t>යන</w:t>
      </w:r>
      <w:proofErr w:type="spellEnd"/>
      <w:r>
        <w:t xml:space="preserve"> </w:t>
      </w:r>
      <w:proofErr w:type="spellStart"/>
      <w:r>
        <w:t>සෘජු</w:t>
      </w:r>
      <w:proofErr w:type="spellEnd"/>
      <w:r>
        <w:t xml:space="preserve"> </w:t>
      </w:r>
      <w:proofErr w:type="spellStart"/>
      <w:r>
        <w:t>බෙදාහැරීමේ</w:t>
      </w:r>
      <w:proofErr w:type="spellEnd"/>
      <w:r>
        <w:t xml:space="preserve"> </w:t>
      </w:r>
      <w:proofErr w:type="spellStart"/>
      <w:r>
        <w:t>මාර්ගය</w:t>
      </w:r>
      <w:proofErr w:type="spellEnd"/>
      <w:r>
        <w:t xml:space="preserve"> </w:t>
      </w:r>
      <w:proofErr w:type="spellStart"/>
      <w:r>
        <w:t>හෝ</w:t>
      </w:r>
      <w:proofErr w:type="spellEnd"/>
      <w:r>
        <w:t xml:space="preserve"> '</w:t>
      </w:r>
      <w:proofErr w:type="spellStart"/>
      <w:r>
        <w:t>නිෂ්පාදකයා</w:t>
      </w:r>
      <w:proofErr w:type="spellEnd"/>
      <w:r>
        <w:t xml:space="preserve"> -&gt; </w:t>
      </w:r>
      <w:proofErr w:type="spellStart"/>
      <w:r>
        <w:t>සිල්ලර</w:t>
      </w:r>
      <w:proofErr w:type="spellEnd"/>
      <w:r>
        <w:t xml:space="preserve"> </w:t>
      </w:r>
      <w:proofErr w:type="spellStart"/>
      <w:r>
        <w:t>වෙළෙන්දා</w:t>
      </w:r>
      <w:proofErr w:type="spellEnd"/>
      <w:r>
        <w:t xml:space="preserve"> -&gt; </w:t>
      </w:r>
      <w:proofErr w:type="spellStart"/>
      <w:r>
        <w:t>පාරිභෝගිකයා</w:t>
      </w:r>
      <w:proofErr w:type="spellEnd"/>
      <w:r>
        <w:t xml:space="preserve">' </w:t>
      </w:r>
      <w:proofErr w:type="spellStart"/>
      <w:r>
        <w:t>යන</w:t>
      </w:r>
      <w:proofErr w:type="spellEnd"/>
      <w:r>
        <w:t xml:space="preserve"> </w:t>
      </w:r>
      <w:proofErr w:type="spellStart"/>
      <w:r>
        <w:t>මාර්ගයයි</w:t>
      </w:r>
      <w:proofErr w:type="spellEnd"/>
      <w:r>
        <w:t>.</w:t>
      </w:r>
    </w:p>
    <w:p w14:paraId="40A65F76" w14:textId="77777777" w:rsidR="00EA27FE" w:rsidRDefault="00000000">
      <w:pPr>
        <w:spacing w:after="120" w:line="240" w:lineRule="auto"/>
      </w:pPr>
      <w:proofErr w:type="spellStart"/>
      <w:r>
        <w:t>හේතු</w:t>
      </w:r>
      <w:proofErr w:type="spellEnd"/>
      <w:r>
        <w:t>:</w:t>
      </w:r>
    </w:p>
    <w:p w14:paraId="49A8F707" w14:textId="77777777" w:rsidR="00EA27FE" w:rsidRDefault="00000000">
      <w:pPr>
        <w:spacing w:after="120" w:line="240" w:lineRule="auto"/>
      </w:pPr>
      <w:r>
        <w:t xml:space="preserve">1. </w:t>
      </w:r>
      <w:proofErr w:type="spellStart"/>
      <w:r>
        <w:t>එළවළු</w:t>
      </w:r>
      <w:proofErr w:type="spellEnd"/>
      <w:r>
        <w:t xml:space="preserve"> </w:t>
      </w:r>
      <w:proofErr w:type="spellStart"/>
      <w:r>
        <w:t>සහ</w:t>
      </w:r>
      <w:proofErr w:type="spellEnd"/>
      <w:r>
        <w:t xml:space="preserve"> </w:t>
      </w:r>
      <w:proofErr w:type="spellStart"/>
      <w:r>
        <w:t>පලතුරු</w:t>
      </w:r>
      <w:proofErr w:type="spellEnd"/>
      <w:r>
        <w:t xml:space="preserve"> </w:t>
      </w:r>
      <w:proofErr w:type="spellStart"/>
      <w:r>
        <w:t>ඉක්මනින්</w:t>
      </w:r>
      <w:proofErr w:type="spellEnd"/>
      <w:r>
        <w:t xml:space="preserve"> </w:t>
      </w:r>
      <w:proofErr w:type="spellStart"/>
      <w:r>
        <w:t>නරක්</w:t>
      </w:r>
      <w:proofErr w:type="spellEnd"/>
      <w:r>
        <w:t xml:space="preserve"> </w:t>
      </w:r>
      <w:proofErr w:type="spellStart"/>
      <w:r>
        <w:t>වන</w:t>
      </w:r>
      <w:proofErr w:type="spellEnd"/>
      <w:r>
        <w:t xml:space="preserve"> </w:t>
      </w:r>
      <w:proofErr w:type="spellStart"/>
      <w:r>
        <w:t>සුළු</w:t>
      </w:r>
      <w:proofErr w:type="spellEnd"/>
      <w:r>
        <w:t xml:space="preserve"> </w:t>
      </w:r>
      <w:proofErr w:type="spellStart"/>
      <w:r>
        <w:t>භාණ්ඩ</w:t>
      </w:r>
      <w:proofErr w:type="spellEnd"/>
      <w:r>
        <w:t xml:space="preserve"> (Perishable goods) </w:t>
      </w:r>
      <w:proofErr w:type="spellStart"/>
      <w:r>
        <w:t>බැවින්</w:t>
      </w:r>
      <w:proofErr w:type="spellEnd"/>
      <w:r>
        <w:t xml:space="preserve"> </w:t>
      </w:r>
      <w:proofErr w:type="spellStart"/>
      <w:r>
        <w:t>බෙදාහැරීමේ</w:t>
      </w:r>
      <w:proofErr w:type="spellEnd"/>
      <w:r>
        <w:t xml:space="preserve"> </w:t>
      </w:r>
      <w:proofErr w:type="spellStart"/>
      <w:r>
        <w:t>මාර්ගය</w:t>
      </w:r>
      <w:proofErr w:type="spellEnd"/>
      <w:r>
        <w:t xml:space="preserve"> </w:t>
      </w:r>
      <w:proofErr w:type="spellStart"/>
      <w:r>
        <w:t>කෙටි</w:t>
      </w:r>
      <w:proofErr w:type="spellEnd"/>
      <w:r>
        <w:t xml:space="preserve"> </w:t>
      </w:r>
      <w:proofErr w:type="spellStart"/>
      <w:r>
        <w:t>විය</w:t>
      </w:r>
      <w:proofErr w:type="spellEnd"/>
      <w:r>
        <w:t xml:space="preserve"> </w:t>
      </w:r>
      <w:proofErr w:type="spellStart"/>
      <w:r>
        <w:t>යුතුය</w:t>
      </w:r>
      <w:proofErr w:type="spellEnd"/>
      <w:r>
        <w:t>.</w:t>
      </w:r>
    </w:p>
    <w:p w14:paraId="7219941E" w14:textId="77777777" w:rsidR="00EA27FE" w:rsidRDefault="00000000">
      <w:pPr>
        <w:spacing w:after="120" w:line="240" w:lineRule="auto"/>
      </w:pPr>
      <w:r>
        <w:t xml:space="preserve">2. </w:t>
      </w:r>
      <w:proofErr w:type="spellStart"/>
      <w:r>
        <w:t>පාරිභෝගිකයන්ට</w:t>
      </w:r>
      <w:proofErr w:type="spellEnd"/>
      <w:r>
        <w:t xml:space="preserve"> </w:t>
      </w:r>
      <w:proofErr w:type="spellStart"/>
      <w:r>
        <w:t>නැවුම්</w:t>
      </w:r>
      <w:proofErr w:type="spellEnd"/>
      <w:r>
        <w:t xml:space="preserve"> </w:t>
      </w:r>
      <w:proofErr w:type="spellStart"/>
      <w:r>
        <w:t>බවින්</w:t>
      </w:r>
      <w:proofErr w:type="spellEnd"/>
      <w:r>
        <w:t xml:space="preserve"> </w:t>
      </w:r>
      <w:proofErr w:type="spellStart"/>
      <w:r>
        <w:t>යුතුව</w:t>
      </w:r>
      <w:proofErr w:type="spellEnd"/>
      <w:r>
        <w:t xml:space="preserve"> </w:t>
      </w:r>
      <w:proofErr w:type="spellStart"/>
      <w:r>
        <w:t>ඉක්මනින්</w:t>
      </w:r>
      <w:proofErr w:type="spellEnd"/>
      <w:r>
        <w:t xml:space="preserve"> </w:t>
      </w:r>
      <w:proofErr w:type="spellStart"/>
      <w:r>
        <w:t>භාණ්ඩ</w:t>
      </w:r>
      <w:proofErr w:type="spellEnd"/>
      <w:r>
        <w:t xml:space="preserve"> </w:t>
      </w:r>
      <w:proofErr w:type="spellStart"/>
      <w:r>
        <w:t>ලබා</w:t>
      </w:r>
      <w:proofErr w:type="spellEnd"/>
      <w:r>
        <w:t xml:space="preserve"> </w:t>
      </w:r>
      <w:proofErr w:type="spellStart"/>
      <w:r>
        <w:t>දීමටත්</w:t>
      </w:r>
      <w:proofErr w:type="spellEnd"/>
      <w:r>
        <w:t xml:space="preserve">, </w:t>
      </w:r>
      <w:proofErr w:type="spellStart"/>
      <w:r>
        <w:t>මැදිහත්කරුවන්</w:t>
      </w:r>
      <w:proofErr w:type="spellEnd"/>
      <w:r>
        <w:t xml:space="preserve"> </w:t>
      </w:r>
      <w:proofErr w:type="spellStart"/>
      <w:r>
        <w:t>අඩුවීමෙන්</w:t>
      </w:r>
      <w:proofErr w:type="spellEnd"/>
      <w:r>
        <w:t xml:space="preserve"> </w:t>
      </w:r>
      <w:proofErr w:type="spellStart"/>
      <w:r>
        <w:t>පාරිභෝගිකයාට</w:t>
      </w:r>
      <w:proofErr w:type="spellEnd"/>
      <w:r>
        <w:t xml:space="preserve"> </w:t>
      </w:r>
      <w:proofErr w:type="spellStart"/>
      <w:r>
        <w:t>සාධාරණ</w:t>
      </w:r>
      <w:proofErr w:type="spellEnd"/>
      <w:r>
        <w:t xml:space="preserve"> </w:t>
      </w:r>
      <w:proofErr w:type="spellStart"/>
      <w:r>
        <w:t>මිලකට</w:t>
      </w:r>
      <w:proofErr w:type="spellEnd"/>
      <w:r>
        <w:t xml:space="preserve"> </w:t>
      </w:r>
      <w:proofErr w:type="spellStart"/>
      <w:r>
        <w:t>ලබා</w:t>
      </w:r>
      <w:proofErr w:type="spellEnd"/>
      <w:r>
        <w:t xml:space="preserve"> </w:t>
      </w:r>
      <w:proofErr w:type="spellStart"/>
      <w:r>
        <w:t>දීමටත්</w:t>
      </w:r>
      <w:proofErr w:type="spellEnd"/>
      <w:r>
        <w:t xml:space="preserve"> </w:t>
      </w:r>
      <w:proofErr w:type="spellStart"/>
      <w:r>
        <w:t>හැකිවේ</w:t>
      </w:r>
      <w:proofErr w:type="spellEnd"/>
      <w:r>
        <w:t>.</w:t>
      </w:r>
    </w:p>
    <w:p w14:paraId="5A54352A" w14:textId="77777777" w:rsidR="00EA27FE" w:rsidRDefault="00000000">
      <w:pPr>
        <w:spacing w:after="120" w:line="240" w:lineRule="auto"/>
      </w:pPr>
      <w:r>
        <w:t>*[</w:t>
      </w:r>
      <w:proofErr w:type="spellStart"/>
      <w:r>
        <w:t>යෙදුම</w:t>
      </w:r>
      <w:proofErr w:type="spellEnd"/>
      <w:r>
        <w:t xml:space="preserve"> (Application) | </w:t>
      </w:r>
      <w:proofErr w:type="spellStart"/>
      <w:r>
        <w:t>බෙදාහැරීමේ</w:t>
      </w:r>
      <w:proofErr w:type="spellEnd"/>
      <w:r>
        <w:t xml:space="preserve"> </w:t>
      </w:r>
      <w:proofErr w:type="spellStart"/>
      <w:proofErr w:type="gramStart"/>
      <w:r>
        <w:t>මාර්ග</w:t>
      </w:r>
      <w:proofErr w:type="spellEnd"/>
      <w:r>
        <w:t>]*</w:t>
      </w:r>
      <w:proofErr w:type="gramEnd"/>
    </w:p>
    <w:p w14:paraId="6B88663F" w14:textId="77777777" w:rsidR="00EA27FE" w:rsidRDefault="00000000">
      <w:pPr>
        <w:spacing w:after="120" w:line="240" w:lineRule="auto"/>
      </w:pPr>
      <w:r>
        <w:lastRenderedPageBreak/>
        <w:t>**Q</w:t>
      </w:r>
      <w:proofErr w:type="gramStart"/>
      <w:r>
        <w:t>29:*</w:t>
      </w:r>
      <w:proofErr w:type="gramEnd"/>
      <w:r>
        <w:t xml:space="preserve">* </w:t>
      </w:r>
      <w:proofErr w:type="spellStart"/>
      <w:r>
        <w:t>අමල්</w:t>
      </w:r>
      <w:proofErr w:type="spellEnd"/>
      <w:r>
        <w:t xml:space="preserve"> </w:t>
      </w:r>
      <w:proofErr w:type="spellStart"/>
      <w:r>
        <w:t>සිය</w:t>
      </w:r>
      <w:proofErr w:type="spellEnd"/>
      <w:r>
        <w:t xml:space="preserve"> </w:t>
      </w:r>
      <w:proofErr w:type="spellStart"/>
      <w:r>
        <w:t>ඇඟලුම්</w:t>
      </w:r>
      <w:proofErr w:type="spellEnd"/>
      <w:r>
        <w:t xml:space="preserve"> </w:t>
      </w:r>
      <w:proofErr w:type="spellStart"/>
      <w:r>
        <w:t>ව්‍යාපාරය</w:t>
      </w:r>
      <w:proofErr w:type="spellEnd"/>
      <w:r>
        <w:t xml:space="preserve"> </w:t>
      </w:r>
      <w:proofErr w:type="spellStart"/>
      <w:r>
        <w:t>සඳහා</w:t>
      </w:r>
      <w:proofErr w:type="spellEnd"/>
      <w:r>
        <w:t xml:space="preserve"> </w:t>
      </w:r>
      <w:proofErr w:type="spellStart"/>
      <w:r>
        <w:t>අලුත්</w:t>
      </w:r>
      <w:proofErr w:type="spellEnd"/>
      <w:r>
        <w:t xml:space="preserve"> </w:t>
      </w:r>
      <w:proofErr w:type="spellStart"/>
      <w:r>
        <w:t>ඇඳුම්</w:t>
      </w:r>
      <w:proofErr w:type="spellEnd"/>
      <w:r>
        <w:t xml:space="preserve"> </w:t>
      </w:r>
      <w:proofErr w:type="spellStart"/>
      <w:r>
        <w:t>මෝස්තරයක්</w:t>
      </w:r>
      <w:proofErr w:type="spellEnd"/>
      <w:r>
        <w:t xml:space="preserve"> </w:t>
      </w:r>
      <w:proofErr w:type="spellStart"/>
      <w:r>
        <w:t>හඳුන්වා</w:t>
      </w:r>
      <w:proofErr w:type="spellEnd"/>
      <w:r>
        <w:t xml:space="preserve"> </w:t>
      </w:r>
      <w:proofErr w:type="spellStart"/>
      <w:r>
        <w:t>දීමට</w:t>
      </w:r>
      <w:proofErr w:type="spellEnd"/>
      <w:r>
        <w:t xml:space="preserve"> </w:t>
      </w:r>
      <w:proofErr w:type="spellStart"/>
      <w:r>
        <w:t>ප්‍රථම</w:t>
      </w:r>
      <w:proofErr w:type="spellEnd"/>
      <w:r>
        <w:t xml:space="preserve"> </w:t>
      </w:r>
      <w:proofErr w:type="spellStart"/>
      <w:r>
        <w:t>ප්‍රාථමික</w:t>
      </w:r>
      <w:proofErr w:type="spellEnd"/>
      <w:r>
        <w:t xml:space="preserve"> </w:t>
      </w:r>
      <w:proofErr w:type="spellStart"/>
      <w:r>
        <w:t>තොරතුරු</w:t>
      </w:r>
      <w:proofErr w:type="spellEnd"/>
      <w:r>
        <w:t xml:space="preserve"> </w:t>
      </w:r>
      <w:proofErr w:type="spellStart"/>
      <w:r>
        <w:t>රැස්</w:t>
      </w:r>
      <w:proofErr w:type="spellEnd"/>
      <w:r>
        <w:t xml:space="preserve"> </w:t>
      </w:r>
      <w:proofErr w:type="spellStart"/>
      <w:r>
        <w:t>කිරීමට</w:t>
      </w:r>
      <w:proofErr w:type="spellEnd"/>
      <w:r>
        <w:t xml:space="preserve"> </w:t>
      </w:r>
      <w:proofErr w:type="spellStart"/>
      <w:r>
        <w:t>තීරණය</w:t>
      </w:r>
      <w:proofErr w:type="spellEnd"/>
      <w:r>
        <w:t xml:space="preserve"> </w:t>
      </w:r>
      <w:proofErr w:type="spellStart"/>
      <w:r>
        <w:t>කරයි</w:t>
      </w:r>
      <w:proofErr w:type="spellEnd"/>
      <w:r>
        <w:t xml:space="preserve">. </w:t>
      </w:r>
      <w:proofErr w:type="spellStart"/>
      <w:r>
        <w:t>අමල්ට</w:t>
      </w:r>
      <w:proofErr w:type="spellEnd"/>
      <w:r>
        <w:t xml:space="preserve"> </w:t>
      </w:r>
      <w:proofErr w:type="spellStart"/>
      <w:r>
        <w:t>ප්‍රාථමික</w:t>
      </w:r>
      <w:proofErr w:type="spellEnd"/>
      <w:r>
        <w:t xml:space="preserve"> </w:t>
      </w:r>
      <w:proofErr w:type="spellStart"/>
      <w:r>
        <w:t>දත්ත</w:t>
      </w:r>
      <w:proofErr w:type="spellEnd"/>
      <w:r>
        <w:t xml:space="preserve"> </w:t>
      </w:r>
      <w:proofErr w:type="spellStart"/>
      <w:r>
        <w:t>රැස්</w:t>
      </w:r>
      <w:proofErr w:type="spellEnd"/>
      <w:r>
        <w:t xml:space="preserve"> </w:t>
      </w:r>
      <w:proofErr w:type="spellStart"/>
      <w:r>
        <w:t>කිරීම</w:t>
      </w:r>
      <w:proofErr w:type="spellEnd"/>
      <w:r>
        <w:t xml:space="preserve"> </w:t>
      </w:r>
      <w:proofErr w:type="spellStart"/>
      <w:r>
        <w:t>සඳහා</w:t>
      </w:r>
      <w:proofErr w:type="spellEnd"/>
      <w:r>
        <w:t xml:space="preserve"> </w:t>
      </w:r>
      <w:proofErr w:type="spellStart"/>
      <w:r>
        <w:t>භාවිත</w:t>
      </w:r>
      <w:proofErr w:type="spellEnd"/>
      <w:r>
        <w:t xml:space="preserve"> </w:t>
      </w:r>
      <w:proofErr w:type="spellStart"/>
      <w:r>
        <w:t>කළ</w:t>
      </w:r>
      <w:proofErr w:type="spellEnd"/>
      <w:r>
        <w:t xml:space="preserve"> </w:t>
      </w:r>
      <w:proofErr w:type="spellStart"/>
      <w:r>
        <w:t>හැකි</w:t>
      </w:r>
      <w:proofErr w:type="spellEnd"/>
      <w:r>
        <w:t xml:space="preserve"> </w:t>
      </w:r>
      <w:proofErr w:type="spellStart"/>
      <w:r>
        <w:t>ක්‍රම</w:t>
      </w:r>
      <w:proofErr w:type="spellEnd"/>
      <w:r>
        <w:t xml:space="preserve"> 3ක් </w:t>
      </w:r>
      <w:proofErr w:type="spellStart"/>
      <w:r>
        <w:t>යෝජනා</w:t>
      </w:r>
      <w:proofErr w:type="spellEnd"/>
      <w:r>
        <w:t xml:space="preserve"> </w:t>
      </w:r>
      <w:proofErr w:type="spellStart"/>
      <w:r>
        <w:t>කරන්න</w:t>
      </w:r>
      <w:proofErr w:type="spellEnd"/>
      <w:r>
        <w:t>.</w:t>
      </w:r>
    </w:p>
    <w:p w14:paraId="6AC75E7E" w14:textId="77777777" w:rsidR="00EA27FE" w:rsidRDefault="00000000">
      <w:pPr>
        <w:spacing w:after="120" w:line="240" w:lineRule="auto"/>
      </w:pPr>
      <w:r>
        <w:t>**A</w:t>
      </w:r>
      <w:proofErr w:type="gramStart"/>
      <w:r>
        <w:t>29:*</w:t>
      </w:r>
      <w:proofErr w:type="gramEnd"/>
      <w:r>
        <w:t xml:space="preserve">* </w:t>
      </w:r>
      <w:proofErr w:type="spellStart"/>
      <w:r>
        <w:t>අමල්ට</w:t>
      </w:r>
      <w:proofErr w:type="spellEnd"/>
      <w:r>
        <w:t xml:space="preserve"> </w:t>
      </w:r>
      <w:proofErr w:type="spellStart"/>
      <w:r>
        <w:t>ප්‍රාථමික</w:t>
      </w:r>
      <w:proofErr w:type="spellEnd"/>
      <w:r>
        <w:t xml:space="preserve"> </w:t>
      </w:r>
      <w:proofErr w:type="spellStart"/>
      <w:r>
        <w:t>දත්ත</w:t>
      </w:r>
      <w:proofErr w:type="spellEnd"/>
      <w:r>
        <w:t xml:space="preserve"> </w:t>
      </w:r>
      <w:proofErr w:type="spellStart"/>
      <w:r>
        <w:t>රැස්</w:t>
      </w:r>
      <w:proofErr w:type="spellEnd"/>
      <w:r>
        <w:t xml:space="preserve"> </w:t>
      </w:r>
      <w:proofErr w:type="spellStart"/>
      <w:r>
        <w:t>කිරීම</w:t>
      </w:r>
      <w:proofErr w:type="spellEnd"/>
      <w:r>
        <w:t xml:space="preserve"> </w:t>
      </w:r>
      <w:proofErr w:type="spellStart"/>
      <w:r>
        <w:t>සඳහා</w:t>
      </w:r>
      <w:proofErr w:type="spellEnd"/>
      <w:r>
        <w:t xml:space="preserve"> </w:t>
      </w:r>
      <w:proofErr w:type="spellStart"/>
      <w:r>
        <w:t>පහත</w:t>
      </w:r>
      <w:proofErr w:type="spellEnd"/>
      <w:r>
        <w:t xml:space="preserve"> </w:t>
      </w:r>
      <w:proofErr w:type="spellStart"/>
      <w:r>
        <w:t>සඳහන්</w:t>
      </w:r>
      <w:proofErr w:type="spellEnd"/>
      <w:r>
        <w:t xml:space="preserve"> </w:t>
      </w:r>
      <w:proofErr w:type="spellStart"/>
      <w:r>
        <w:t>ක්‍රම</w:t>
      </w:r>
      <w:proofErr w:type="spellEnd"/>
      <w:r>
        <w:t xml:space="preserve"> </w:t>
      </w:r>
      <w:proofErr w:type="spellStart"/>
      <w:r>
        <w:t>භාවිත</w:t>
      </w:r>
      <w:proofErr w:type="spellEnd"/>
      <w:r>
        <w:t xml:space="preserve"> </w:t>
      </w:r>
      <w:proofErr w:type="spellStart"/>
      <w:r>
        <w:t>කළ</w:t>
      </w:r>
      <w:proofErr w:type="spellEnd"/>
      <w:r>
        <w:t xml:space="preserve"> </w:t>
      </w:r>
      <w:proofErr w:type="spellStart"/>
      <w:r>
        <w:t>හැක</w:t>
      </w:r>
      <w:proofErr w:type="spellEnd"/>
      <w:r>
        <w:t>:</w:t>
      </w:r>
    </w:p>
    <w:p w14:paraId="7D80FF48" w14:textId="77777777" w:rsidR="00EA27FE" w:rsidRDefault="00000000">
      <w:pPr>
        <w:spacing w:after="120" w:line="240" w:lineRule="auto"/>
      </w:pPr>
      <w:r>
        <w:t xml:space="preserve">1. </w:t>
      </w:r>
      <w:proofErr w:type="spellStart"/>
      <w:r>
        <w:t>ප්‍රශ්නාවලී</w:t>
      </w:r>
      <w:proofErr w:type="spellEnd"/>
      <w:r>
        <w:t xml:space="preserve"> </w:t>
      </w:r>
      <w:proofErr w:type="spellStart"/>
      <w:r>
        <w:t>ක්‍රමය</w:t>
      </w:r>
      <w:proofErr w:type="spellEnd"/>
      <w:r>
        <w:t xml:space="preserve"> (Questionnaires): </w:t>
      </w:r>
      <w:proofErr w:type="spellStart"/>
      <w:r>
        <w:t>පාරිභෝගිකයන්</w:t>
      </w:r>
      <w:proofErr w:type="spellEnd"/>
      <w:r>
        <w:t xml:space="preserve"> </w:t>
      </w:r>
      <w:proofErr w:type="spellStart"/>
      <w:r>
        <w:t>වෙත</w:t>
      </w:r>
      <w:proofErr w:type="spellEnd"/>
      <w:r>
        <w:t xml:space="preserve"> </w:t>
      </w:r>
      <w:proofErr w:type="spellStart"/>
      <w:r>
        <w:t>මුද්‍රිත</w:t>
      </w:r>
      <w:proofErr w:type="spellEnd"/>
      <w:r>
        <w:t xml:space="preserve"> </w:t>
      </w:r>
      <w:proofErr w:type="spellStart"/>
      <w:r>
        <w:t>හෝ</w:t>
      </w:r>
      <w:proofErr w:type="spellEnd"/>
      <w:r>
        <w:t xml:space="preserve"> </w:t>
      </w:r>
      <w:proofErr w:type="spellStart"/>
      <w:r>
        <w:t>විද්‍යුත්</w:t>
      </w:r>
      <w:proofErr w:type="spellEnd"/>
      <w:r>
        <w:t xml:space="preserve"> </w:t>
      </w:r>
      <w:proofErr w:type="spellStart"/>
      <w:r>
        <w:t>ප්‍රශ්නාවලියක්</w:t>
      </w:r>
      <w:proofErr w:type="spellEnd"/>
      <w:r>
        <w:t xml:space="preserve"> </w:t>
      </w:r>
      <w:proofErr w:type="spellStart"/>
      <w:r>
        <w:t>ලබා</w:t>
      </w:r>
      <w:proofErr w:type="spellEnd"/>
      <w:r>
        <w:t xml:space="preserve"> </w:t>
      </w:r>
      <w:proofErr w:type="spellStart"/>
      <w:r>
        <w:t>දී</w:t>
      </w:r>
      <w:proofErr w:type="spellEnd"/>
      <w:r>
        <w:t xml:space="preserve"> </w:t>
      </w:r>
      <w:proofErr w:type="spellStart"/>
      <w:r>
        <w:t>තොරතුරු</w:t>
      </w:r>
      <w:proofErr w:type="spellEnd"/>
      <w:r>
        <w:t xml:space="preserve"> </w:t>
      </w:r>
      <w:proofErr w:type="spellStart"/>
      <w:r>
        <w:t>රැස්</w:t>
      </w:r>
      <w:proofErr w:type="spellEnd"/>
      <w:r>
        <w:t xml:space="preserve"> </w:t>
      </w:r>
      <w:proofErr w:type="spellStart"/>
      <w:r>
        <w:t>කිරීම</w:t>
      </w:r>
      <w:proofErr w:type="spellEnd"/>
      <w:r>
        <w:t>.</w:t>
      </w:r>
    </w:p>
    <w:p w14:paraId="58CE6291" w14:textId="77777777" w:rsidR="00EA27FE" w:rsidRDefault="00000000">
      <w:pPr>
        <w:spacing w:after="120" w:line="240" w:lineRule="auto"/>
      </w:pPr>
      <w:r>
        <w:t xml:space="preserve">2. </w:t>
      </w:r>
      <w:proofErr w:type="spellStart"/>
      <w:r>
        <w:t>සම්මුඛ</w:t>
      </w:r>
      <w:proofErr w:type="spellEnd"/>
      <w:r>
        <w:t xml:space="preserve"> </w:t>
      </w:r>
      <w:proofErr w:type="spellStart"/>
      <w:r>
        <w:t>සාකච්ඡා</w:t>
      </w:r>
      <w:proofErr w:type="spellEnd"/>
      <w:r>
        <w:t xml:space="preserve"> (Interviews): </w:t>
      </w:r>
      <w:proofErr w:type="spellStart"/>
      <w:r>
        <w:t>පාරිභෝගිකයන්</w:t>
      </w:r>
      <w:proofErr w:type="spellEnd"/>
      <w:r>
        <w:t xml:space="preserve"> </w:t>
      </w:r>
      <w:proofErr w:type="spellStart"/>
      <w:r>
        <w:t>මුහුණට</w:t>
      </w:r>
      <w:proofErr w:type="spellEnd"/>
      <w:r>
        <w:t xml:space="preserve"> </w:t>
      </w:r>
      <w:proofErr w:type="spellStart"/>
      <w:r>
        <w:t>මුහුණ</w:t>
      </w:r>
      <w:proofErr w:type="spellEnd"/>
      <w:r>
        <w:t xml:space="preserve"> </w:t>
      </w:r>
      <w:proofErr w:type="spellStart"/>
      <w:r>
        <w:t>හමුවී</w:t>
      </w:r>
      <w:proofErr w:type="spellEnd"/>
      <w:r>
        <w:t xml:space="preserve"> </w:t>
      </w:r>
      <w:proofErr w:type="spellStart"/>
      <w:r>
        <w:t>අදහස්</w:t>
      </w:r>
      <w:proofErr w:type="spellEnd"/>
      <w:r>
        <w:t xml:space="preserve"> </w:t>
      </w:r>
      <w:proofErr w:type="spellStart"/>
      <w:r>
        <w:t>විමසීම</w:t>
      </w:r>
      <w:proofErr w:type="spellEnd"/>
      <w:r>
        <w:t>.</w:t>
      </w:r>
    </w:p>
    <w:p w14:paraId="00A846CC" w14:textId="77777777" w:rsidR="00EA27FE" w:rsidRDefault="00000000">
      <w:pPr>
        <w:spacing w:after="120" w:line="240" w:lineRule="auto"/>
      </w:pPr>
      <w:r>
        <w:t xml:space="preserve">3. </w:t>
      </w:r>
      <w:proofErr w:type="spellStart"/>
      <w:r>
        <w:t>නිරීක්ෂණය</w:t>
      </w:r>
      <w:proofErr w:type="spellEnd"/>
      <w:r>
        <w:t xml:space="preserve"> (Observation): </w:t>
      </w:r>
      <w:proofErr w:type="spellStart"/>
      <w:r>
        <w:t>පාරිභෝගිකයන්ගේ</w:t>
      </w:r>
      <w:proofErr w:type="spellEnd"/>
      <w:r>
        <w:t xml:space="preserve"> </w:t>
      </w:r>
      <w:proofErr w:type="spellStart"/>
      <w:r>
        <w:t>ඇඳුම්</w:t>
      </w:r>
      <w:proofErr w:type="spellEnd"/>
      <w:r>
        <w:t xml:space="preserve"> </w:t>
      </w:r>
      <w:proofErr w:type="spellStart"/>
      <w:r>
        <w:t>තේරීමේ</w:t>
      </w:r>
      <w:proofErr w:type="spellEnd"/>
      <w:r>
        <w:t xml:space="preserve"> </w:t>
      </w:r>
      <w:proofErr w:type="spellStart"/>
      <w:r>
        <w:t>හැසිරීම්</w:t>
      </w:r>
      <w:proofErr w:type="spellEnd"/>
      <w:r>
        <w:t xml:space="preserve"> </w:t>
      </w:r>
      <w:proofErr w:type="spellStart"/>
      <w:r>
        <w:t>රටාවන්</w:t>
      </w:r>
      <w:proofErr w:type="spellEnd"/>
      <w:r>
        <w:t xml:space="preserve"> </w:t>
      </w:r>
      <w:proofErr w:type="spellStart"/>
      <w:r>
        <w:t>සෘජුවම</w:t>
      </w:r>
      <w:proofErr w:type="spellEnd"/>
      <w:r>
        <w:t xml:space="preserve"> </w:t>
      </w:r>
      <w:proofErr w:type="spellStart"/>
      <w:r>
        <w:t>නිරීක්ෂණය</w:t>
      </w:r>
      <w:proofErr w:type="spellEnd"/>
      <w:r>
        <w:t xml:space="preserve"> </w:t>
      </w:r>
      <w:proofErr w:type="spellStart"/>
      <w:r>
        <w:t>කිරීම</w:t>
      </w:r>
      <w:proofErr w:type="spellEnd"/>
      <w:r>
        <w:t>.</w:t>
      </w:r>
    </w:p>
    <w:p w14:paraId="52B0A5B9" w14:textId="77777777" w:rsidR="00EA27FE" w:rsidRDefault="00000000">
      <w:pPr>
        <w:spacing w:after="120" w:line="240" w:lineRule="auto"/>
      </w:pPr>
      <w:r>
        <w:t>*[</w:t>
      </w:r>
      <w:proofErr w:type="spellStart"/>
      <w:r>
        <w:t>යෙදුම</w:t>
      </w:r>
      <w:proofErr w:type="spellEnd"/>
      <w:r>
        <w:t xml:space="preserve"> (Application) | </w:t>
      </w:r>
      <w:proofErr w:type="spellStart"/>
      <w:r>
        <w:t>වෙළඳපොළ</w:t>
      </w:r>
      <w:proofErr w:type="spellEnd"/>
      <w:r>
        <w:t xml:space="preserve"> </w:t>
      </w:r>
      <w:proofErr w:type="spellStart"/>
      <w:proofErr w:type="gramStart"/>
      <w:r>
        <w:t>පර්යේෂණ</w:t>
      </w:r>
      <w:proofErr w:type="spellEnd"/>
      <w:r>
        <w:t>]*</w:t>
      </w:r>
      <w:proofErr w:type="gramEnd"/>
    </w:p>
    <w:p w14:paraId="5DD28B17" w14:textId="77777777" w:rsidR="00EA27FE" w:rsidRDefault="00000000">
      <w:pPr>
        <w:spacing w:after="120" w:line="240" w:lineRule="auto"/>
      </w:pPr>
      <w:r>
        <w:t>**Q</w:t>
      </w:r>
      <w:proofErr w:type="gramStart"/>
      <w:r>
        <w:t>30:*</w:t>
      </w:r>
      <w:proofErr w:type="gramEnd"/>
      <w:r>
        <w:t>* '</w:t>
      </w:r>
      <w:proofErr w:type="spellStart"/>
      <w:r>
        <w:t>සිරිලක</w:t>
      </w:r>
      <w:proofErr w:type="spellEnd"/>
      <w:r>
        <w:t xml:space="preserve"> </w:t>
      </w:r>
      <w:proofErr w:type="spellStart"/>
      <w:r>
        <w:t>නිපැයුම්</w:t>
      </w:r>
      <w:proofErr w:type="spellEnd"/>
      <w:r>
        <w:t xml:space="preserve">' </w:t>
      </w:r>
      <w:proofErr w:type="spellStart"/>
      <w:r>
        <w:t>සමාගම</w:t>
      </w:r>
      <w:proofErr w:type="spellEnd"/>
      <w:r>
        <w:t xml:space="preserve"> </w:t>
      </w:r>
      <w:proofErr w:type="spellStart"/>
      <w:r>
        <w:t>සිය</w:t>
      </w:r>
      <w:proofErr w:type="spellEnd"/>
      <w:r>
        <w:t xml:space="preserve"> </w:t>
      </w:r>
      <w:proofErr w:type="spellStart"/>
      <w:r>
        <w:t>නිෂ්පාදනය</w:t>
      </w:r>
      <w:proofErr w:type="spellEnd"/>
      <w:r>
        <w:t xml:space="preserve"> </w:t>
      </w:r>
      <w:proofErr w:type="spellStart"/>
      <w:r>
        <w:t>සඳහා</w:t>
      </w:r>
      <w:proofErr w:type="spellEnd"/>
      <w:r>
        <w:t xml:space="preserve"> </w:t>
      </w:r>
      <w:proofErr w:type="spellStart"/>
      <w:r>
        <w:t>ඉහළ</w:t>
      </w:r>
      <w:proofErr w:type="spellEnd"/>
      <w:r>
        <w:t xml:space="preserve"> </w:t>
      </w:r>
      <w:proofErr w:type="spellStart"/>
      <w:r>
        <w:t>මිලක්</w:t>
      </w:r>
      <w:proofErr w:type="spellEnd"/>
      <w:r>
        <w:t xml:space="preserve"> (High Price) </w:t>
      </w:r>
      <w:proofErr w:type="spellStart"/>
      <w:r>
        <w:t>නියම</w:t>
      </w:r>
      <w:proofErr w:type="spellEnd"/>
      <w:r>
        <w:t xml:space="preserve"> </w:t>
      </w:r>
      <w:proofErr w:type="spellStart"/>
      <w:r>
        <w:t>කර</w:t>
      </w:r>
      <w:proofErr w:type="spellEnd"/>
      <w:r>
        <w:t xml:space="preserve"> </w:t>
      </w:r>
      <w:proofErr w:type="spellStart"/>
      <w:r>
        <w:t>ඇති</w:t>
      </w:r>
      <w:proofErr w:type="spellEnd"/>
      <w:r>
        <w:t xml:space="preserve"> </w:t>
      </w:r>
      <w:proofErr w:type="spellStart"/>
      <w:r>
        <w:t>අතර</w:t>
      </w:r>
      <w:proofErr w:type="spellEnd"/>
      <w:r>
        <w:t xml:space="preserve">, </w:t>
      </w:r>
      <w:proofErr w:type="spellStart"/>
      <w:r>
        <w:t>වෙළඳපොළේ</w:t>
      </w:r>
      <w:proofErr w:type="spellEnd"/>
      <w:r>
        <w:t xml:space="preserve"> </w:t>
      </w:r>
      <w:proofErr w:type="spellStart"/>
      <w:r>
        <w:t>තරගකාරී</w:t>
      </w:r>
      <w:proofErr w:type="spellEnd"/>
      <w:r>
        <w:t xml:space="preserve"> </w:t>
      </w:r>
      <w:proofErr w:type="spellStart"/>
      <w:r>
        <w:t>සමාගමක්</w:t>
      </w:r>
      <w:proofErr w:type="spellEnd"/>
      <w:r>
        <w:t xml:space="preserve"> </w:t>
      </w:r>
      <w:proofErr w:type="spellStart"/>
      <w:r>
        <w:t>අඩු</w:t>
      </w:r>
      <w:proofErr w:type="spellEnd"/>
      <w:r>
        <w:t xml:space="preserve"> </w:t>
      </w:r>
      <w:proofErr w:type="spellStart"/>
      <w:r>
        <w:t>මිලකට</w:t>
      </w:r>
      <w:proofErr w:type="spellEnd"/>
      <w:r>
        <w:t xml:space="preserve"> (Low Price) </w:t>
      </w:r>
      <w:proofErr w:type="spellStart"/>
      <w:r>
        <w:t>සමාන</w:t>
      </w:r>
      <w:proofErr w:type="spellEnd"/>
      <w:r>
        <w:t xml:space="preserve"> </w:t>
      </w:r>
      <w:proofErr w:type="spellStart"/>
      <w:r>
        <w:t>භාණ්ඩයක්</w:t>
      </w:r>
      <w:proofErr w:type="spellEnd"/>
      <w:r>
        <w:t xml:space="preserve"> </w:t>
      </w:r>
      <w:proofErr w:type="spellStart"/>
      <w:r>
        <w:t>අලෙවි</w:t>
      </w:r>
      <w:proofErr w:type="spellEnd"/>
      <w:r>
        <w:t xml:space="preserve"> </w:t>
      </w:r>
      <w:proofErr w:type="spellStart"/>
      <w:r>
        <w:t>කරයි</w:t>
      </w:r>
      <w:proofErr w:type="spellEnd"/>
      <w:r>
        <w:t>. '</w:t>
      </w:r>
      <w:proofErr w:type="spellStart"/>
      <w:r>
        <w:t>සිරිලක</w:t>
      </w:r>
      <w:proofErr w:type="spellEnd"/>
      <w:r>
        <w:t xml:space="preserve"> </w:t>
      </w:r>
      <w:proofErr w:type="spellStart"/>
      <w:r>
        <w:t>නිපැයුම්</w:t>
      </w:r>
      <w:proofErr w:type="spellEnd"/>
      <w:r>
        <w:t xml:space="preserve">' </w:t>
      </w:r>
      <w:proofErr w:type="spellStart"/>
      <w:r>
        <w:t>සමාගම</w:t>
      </w:r>
      <w:proofErr w:type="spellEnd"/>
      <w:r>
        <w:t xml:space="preserve"> </w:t>
      </w:r>
      <w:proofErr w:type="spellStart"/>
      <w:r>
        <w:t>ඉහළ</w:t>
      </w:r>
      <w:proofErr w:type="spellEnd"/>
      <w:r>
        <w:t xml:space="preserve"> </w:t>
      </w:r>
      <w:proofErr w:type="spellStart"/>
      <w:r>
        <w:t>මිලක්</w:t>
      </w:r>
      <w:proofErr w:type="spellEnd"/>
      <w:r>
        <w:t xml:space="preserve"> </w:t>
      </w:r>
      <w:proofErr w:type="spellStart"/>
      <w:r>
        <w:t>නියම</w:t>
      </w:r>
      <w:proofErr w:type="spellEnd"/>
      <w:r>
        <w:t xml:space="preserve"> </w:t>
      </w:r>
      <w:proofErr w:type="spellStart"/>
      <w:r>
        <w:t>කර</w:t>
      </w:r>
      <w:proofErr w:type="spellEnd"/>
      <w:r>
        <w:t xml:space="preserve"> </w:t>
      </w:r>
      <w:proofErr w:type="spellStart"/>
      <w:r>
        <w:t>තිබියදීත්</w:t>
      </w:r>
      <w:proofErr w:type="spellEnd"/>
      <w:r>
        <w:t xml:space="preserve"> </w:t>
      </w:r>
      <w:proofErr w:type="spellStart"/>
      <w:r>
        <w:t>පාරිභෝගිකයන්</w:t>
      </w:r>
      <w:proofErr w:type="spellEnd"/>
      <w:r>
        <w:t xml:space="preserve"> </w:t>
      </w:r>
      <w:proofErr w:type="spellStart"/>
      <w:r>
        <w:t>එම</w:t>
      </w:r>
      <w:proofErr w:type="spellEnd"/>
      <w:r>
        <w:t xml:space="preserve"> </w:t>
      </w:r>
      <w:proofErr w:type="spellStart"/>
      <w:r>
        <w:t>භාණ්ඩය</w:t>
      </w:r>
      <w:proofErr w:type="spellEnd"/>
      <w:r>
        <w:t xml:space="preserve"> </w:t>
      </w:r>
      <w:proofErr w:type="spellStart"/>
      <w:r>
        <w:t>තෝරා</w:t>
      </w:r>
      <w:proofErr w:type="spellEnd"/>
      <w:r>
        <w:t xml:space="preserve"> </w:t>
      </w:r>
      <w:proofErr w:type="spellStart"/>
      <w:r>
        <w:t>ගැනීමට</w:t>
      </w:r>
      <w:proofErr w:type="spellEnd"/>
      <w:r>
        <w:t xml:space="preserve"> </w:t>
      </w:r>
      <w:proofErr w:type="spellStart"/>
      <w:r>
        <w:t>හේතු</w:t>
      </w:r>
      <w:proofErr w:type="spellEnd"/>
      <w:r>
        <w:t xml:space="preserve"> </w:t>
      </w:r>
      <w:proofErr w:type="spellStart"/>
      <w:r>
        <w:t>විය</w:t>
      </w:r>
      <w:proofErr w:type="spellEnd"/>
      <w:r>
        <w:t xml:space="preserve"> </w:t>
      </w:r>
      <w:proofErr w:type="spellStart"/>
      <w:r>
        <w:t>හැකි</w:t>
      </w:r>
      <w:proofErr w:type="spellEnd"/>
      <w:r>
        <w:t xml:space="preserve"> </w:t>
      </w:r>
      <w:proofErr w:type="spellStart"/>
      <w:r>
        <w:t>පාරිභෝගික</w:t>
      </w:r>
      <w:proofErr w:type="spellEnd"/>
      <w:r>
        <w:t xml:space="preserve"> </w:t>
      </w:r>
      <w:proofErr w:type="spellStart"/>
      <w:r>
        <w:t>හැසිරීම්</w:t>
      </w:r>
      <w:proofErr w:type="spellEnd"/>
      <w:r>
        <w:t xml:space="preserve"> </w:t>
      </w:r>
      <w:proofErr w:type="spellStart"/>
      <w:r>
        <w:t>සහ</w:t>
      </w:r>
      <w:proofErr w:type="spellEnd"/>
      <w:r>
        <w:t xml:space="preserve"> </w:t>
      </w:r>
      <w:proofErr w:type="spellStart"/>
      <w:r>
        <w:t>අලෙවිකරණ</w:t>
      </w:r>
      <w:proofErr w:type="spellEnd"/>
      <w:r>
        <w:t xml:space="preserve"> </w:t>
      </w:r>
      <w:proofErr w:type="spellStart"/>
      <w:r>
        <w:t>සාධක</w:t>
      </w:r>
      <w:proofErr w:type="spellEnd"/>
      <w:r>
        <w:t xml:space="preserve"> 2ක් </w:t>
      </w:r>
      <w:proofErr w:type="spellStart"/>
      <w:r>
        <w:t>විශ්ලේෂණය</w:t>
      </w:r>
      <w:proofErr w:type="spellEnd"/>
      <w:r>
        <w:t xml:space="preserve"> </w:t>
      </w:r>
      <w:proofErr w:type="spellStart"/>
      <w:r>
        <w:t>කරන්න</w:t>
      </w:r>
      <w:proofErr w:type="spellEnd"/>
      <w:r>
        <w:t>.</w:t>
      </w:r>
    </w:p>
    <w:p w14:paraId="712ED156" w14:textId="77777777" w:rsidR="00EA27FE" w:rsidRDefault="00000000">
      <w:pPr>
        <w:spacing w:after="120" w:line="240" w:lineRule="auto"/>
      </w:pPr>
      <w:r>
        <w:t>**A</w:t>
      </w:r>
      <w:proofErr w:type="gramStart"/>
      <w:r>
        <w:t>30:*</w:t>
      </w:r>
      <w:proofErr w:type="gramEnd"/>
      <w:r>
        <w:t xml:space="preserve">* 1. </w:t>
      </w:r>
      <w:proofErr w:type="spellStart"/>
      <w:r>
        <w:t>නිෂ්පාදනයේ</w:t>
      </w:r>
      <w:proofErr w:type="spellEnd"/>
      <w:r>
        <w:t xml:space="preserve"> </w:t>
      </w:r>
      <w:proofErr w:type="spellStart"/>
      <w:r>
        <w:t>ගුණාත්මකභාවය</w:t>
      </w:r>
      <w:proofErr w:type="spellEnd"/>
      <w:r>
        <w:t xml:space="preserve"> </w:t>
      </w:r>
      <w:proofErr w:type="spellStart"/>
      <w:r>
        <w:t>සහ</w:t>
      </w:r>
      <w:proofErr w:type="spellEnd"/>
      <w:r>
        <w:t xml:space="preserve"> </w:t>
      </w:r>
      <w:proofErr w:type="spellStart"/>
      <w:r>
        <w:t>තත්ත්වය</w:t>
      </w:r>
      <w:proofErr w:type="spellEnd"/>
      <w:r>
        <w:t xml:space="preserve"> (Quality and Status): </w:t>
      </w:r>
      <w:proofErr w:type="spellStart"/>
      <w:r>
        <w:t>පාරිභෝගිකයන්</w:t>
      </w:r>
      <w:proofErr w:type="spellEnd"/>
      <w:r>
        <w:t xml:space="preserve"> </w:t>
      </w:r>
      <w:proofErr w:type="spellStart"/>
      <w:r>
        <w:t>ඉහළ</w:t>
      </w:r>
      <w:proofErr w:type="spellEnd"/>
      <w:r>
        <w:t xml:space="preserve"> </w:t>
      </w:r>
      <w:proofErr w:type="spellStart"/>
      <w:r>
        <w:t>මිලක්</w:t>
      </w:r>
      <w:proofErr w:type="spellEnd"/>
      <w:r>
        <w:t xml:space="preserve"> </w:t>
      </w:r>
      <w:proofErr w:type="spellStart"/>
      <w:r>
        <w:t>සහිත</w:t>
      </w:r>
      <w:proofErr w:type="spellEnd"/>
      <w:r>
        <w:t xml:space="preserve"> </w:t>
      </w:r>
      <w:proofErr w:type="spellStart"/>
      <w:r>
        <w:t>භාණ්ඩ</w:t>
      </w:r>
      <w:proofErr w:type="spellEnd"/>
      <w:r>
        <w:t xml:space="preserve"> </w:t>
      </w:r>
      <w:proofErr w:type="spellStart"/>
      <w:r>
        <w:t>උසස්</w:t>
      </w:r>
      <w:proofErr w:type="spellEnd"/>
      <w:r>
        <w:t xml:space="preserve"> </w:t>
      </w:r>
      <w:proofErr w:type="spellStart"/>
      <w:r>
        <w:t>තත්ත්වයේ</w:t>
      </w:r>
      <w:proofErr w:type="spellEnd"/>
      <w:r>
        <w:t xml:space="preserve"> </w:t>
      </w:r>
      <w:proofErr w:type="spellStart"/>
      <w:r>
        <w:t>සහ</w:t>
      </w:r>
      <w:proofErr w:type="spellEnd"/>
      <w:r>
        <w:t xml:space="preserve"> </w:t>
      </w:r>
      <w:proofErr w:type="spellStart"/>
      <w:r>
        <w:t>ගුණාත්මක</w:t>
      </w:r>
      <w:proofErr w:type="spellEnd"/>
      <w:r>
        <w:t xml:space="preserve"> </w:t>
      </w:r>
      <w:proofErr w:type="spellStart"/>
      <w:r>
        <w:t>නිෂ්පාදන</w:t>
      </w:r>
      <w:proofErr w:type="spellEnd"/>
      <w:r>
        <w:t xml:space="preserve"> </w:t>
      </w:r>
      <w:proofErr w:type="spellStart"/>
      <w:r>
        <w:t>ලෙස</w:t>
      </w:r>
      <w:proofErr w:type="spellEnd"/>
      <w:r>
        <w:t xml:space="preserve"> </w:t>
      </w:r>
      <w:proofErr w:type="spellStart"/>
      <w:r>
        <w:t>ප්‍රත්‍යක්ෂණය</w:t>
      </w:r>
      <w:proofErr w:type="spellEnd"/>
      <w:r>
        <w:t xml:space="preserve"> </w:t>
      </w:r>
      <w:proofErr w:type="spellStart"/>
      <w:r>
        <w:t>කළ</w:t>
      </w:r>
      <w:proofErr w:type="spellEnd"/>
      <w:r>
        <w:t xml:space="preserve"> </w:t>
      </w:r>
      <w:proofErr w:type="spellStart"/>
      <w:r>
        <w:t>හැක</w:t>
      </w:r>
      <w:proofErr w:type="spellEnd"/>
      <w:r>
        <w:t xml:space="preserve">. </w:t>
      </w:r>
      <w:proofErr w:type="spellStart"/>
      <w:r>
        <w:t>එමෙන්ම</w:t>
      </w:r>
      <w:proofErr w:type="spellEnd"/>
      <w:r>
        <w:t xml:space="preserve"> </w:t>
      </w:r>
      <w:proofErr w:type="spellStart"/>
      <w:r>
        <w:t>ඉහළ</w:t>
      </w:r>
      <w:proofErr w:type="spellEnd"/>
      <w:r>
        <w:t xml:space="preserve"> </w:t>
      </w:r>
      <w:proofErr w:type="spellStart"/>
      <w:r>
        <w:t>සමාජ</w:t>
      </w:r>
      <w:proofErr w:type="spellEnd"/>
      <w:r>
        <w:t xml:space="preserve"> </w:t>
      </w:r>
      <w:proofErr w:type="spellStart"/>
      <w:r>
        <w:t>තත්ත්වයක්</w:t>
      </w:r>
      <w:proofErr w:type="spellEnd"/>
      <w:r>
        <w:t xml:space="preserve"> (Social Status) </w:t>
      </w:r>
      <w:proofErr w:type="spellStart"/>
      <w:r>
        <w:t>නිරූපණය</w:t>
      </w:r>
      <w:proofErr w:type="spellEnd"/>
      <w:r>
        <w:t xml:space="preserve"> </w:t>
      </w:r>
      <w:proofErr w:type="spellStart"/>
      <w:r>
        <w:t>කිරීමට</w:t>
      </w:r>
      <w:proofErr w:type="spellEnd"/>
      <w:r>
        <w:t xml:space="preserve"> </w:t>
      </w:r>
      <w:proofErr w:type="spellStart"/>
      <w:r>
        <w:t>කැමති</w:t>
      </w:r>
      <w:proofErr w:type="spellEnd"/>
      <w:r>
        <w:t xml:space="preserve"> </w:t>
      </w:r>
      <w:proofErr w:type="spellStart"/>
      <w:r>
        <w:t>පාරිභෝගිකයන්</w:t>
      </w:r>
      <w:proofErr w:type="spellEnd"/>
      <w:r>
        <w:t xml:space="preserve"> </w:t>
      </w:r>
      <w:proofErr w:type="spellStart"/>
      <w:r>
        <w:t>මෙවැනි</w:t>
      </w:r>
      <w:proofErr w:type="spellEnd"/>
      <w:r>
        <w:t xml:space="preserve"> </w:t>
      </w:r>
      <w:proofErr w:type="spellStart"/>
      <w:r>
        <w:t>භාණ්ඩ</w:t>
      </w:r>
      <w:proofErr w:type="spellEnd"/>
      <w:r>
        <w:t xml:space="preserve"> </w:t>
      </w:r>
      <w:proofErr w:type="spellStart"/>
      <w:r>
        <w:t>තෝරා</w:t>
      </w:r>
      <w:proofErr w:type="spellEnd"/>
      <w:r>
        <w:t xml:space="preserve"> </w:t>
      </w:r>
      <w:proofErr w:type="spellStart"/>
      <w:r>
        <w:t>ගනී</w:t>
      </w:r>
      <w:proofErr w:type="spellEnd"/>
      <w:r>
        <w:t>.</w:t>
      </w:r>
    </w:p>
    <w:p w14:paraId="2C21C43C" w14:textId="77777777" w:rsidR="00EA27FE" w:rsidRDefault="00000000">
      <w:pPr>
        <w:spacing w:after="120" w:line="240" w:lineRule="auto"/>
      </w:pPr>
      <w:r>
        <w:t xml:space="preserve">2. </w:t>
      </w:r>
      <w:proofErr w:type="spellStart"/>
      <w:r>
        <w:t>සන්නාම</w:t>
      </w:r>
      <w:proofErr w:type="spellEnd"/>
      <w:r>
        <w:t xml:space="preserve"> </w:t>
      </w:r>
      <w:proofErr w:type="spellStart"/>
      <w:r>
        <w:t>ලෝලීත්වය</w:t>
      </w:r>
      <w:proofErr w:type="spellEnd"/>
      <w:r>
        <w:t xml:space="preserve"> (Brand Loyalty): </w:t>
      </w:r>
      <w:proofErr w:type="spellStart"/>
      <w:r>
        <w:t>පාරිභෝගිකයන්</w:t>
      </w:r>
      <w:proofErr w:type="spellEnd"/>
      <w:r>
        <w:t xml:space="preserve"> '</w:t>
      </w:r>
      <w:proofErr w:type="spellStart"/>
      <w:r>
        <w:t>සිරිලක</w:t>
      </w:r>
      <w:proofErr w:type="spellEnd"/>
      <w:r>
        <w:t xml:space="preserve"> </w:t>
      </w:r>
      <w:proofErr w:type="spellStart"/>
      <w:r>
        <w:t>නිපැයුම්</w:t>
      </w:r>
      <w:proofErr w:type="spellEnd"/>
      <w:r>
        <w:t xml:space="preserve">' </w:t>
      </w:r>
      <w:proofErr w:type="spellStart"/>
      <w:r>
        <w:t>සන්නාමය</w:t>
      </w:r>
      <w:proofErr w:type="spellEnd"/>
      <w:r>
        <w:t xml:space="preserve"> </w:t>
      </w:r>
      <w:proofErr w:type="spellStart"/>
      <w:r>
        <w:t>කෙරෙහි</w:t>
      </w:r>
      <w:proofErr w:type="spellEnd"/>
      <w:r>
        <w:t xml:space="preserve"> </w:t>
      </w:r>
      <w:proofErr w:type="spellStart"/>
      <w:r>
        <w:t>පවතින</w:t>
      </w:r>
      <w:proofErr w:type="spellEnd"/>
      <w:r>
        <w:t xml:space="preserve"> </w:t>
      </w:r>
      <w:proofErr w:type="spellStart"/>
      <w:r>
        <w:t>විශ්වාසය</w:t>
      </w:r>
      <w:proofErr w:type="spellEnd"/>
      <w:r>
        <w:t xml:space="preserve"> </w:t>
      </w:r>
      <w:proofErr w:type="spellStart"/>
      <w:r>
        <w:t>හා</w:t>
      </w:r>
      <w:proofErr w:type="spellEnd"/>
      <w:r>
        <w:t xml:space="preserve"> </w:t>
      </w:r>
      <w:proofErr w:type="spellStart"/>
      <w:r>
        <w:t>බැඳීම</w:t>
      </w:r>
      <w:proofErr w:type="spellEnd"/>
      <w:r>
        <w:t xml:space="preserve"> </w:t>
      </w:r>
      <w:proofErr w:type="spellStart"/>
      <w:r>
        <w:t>නිසා</w:t>
      </w:r>
      <w:proofErr w:type="spellEnd"/>
      <w:r>
        <w:t xml:space="preserve"> </w:t>
      </w:r>
      <w:proofErr w:type="spellStart"/>
      <w:r>
        <w:t>තරගකරුවන්ගේ</w:t>
      </w:r>
      <w:proofErr w:type="spellEnd"/>
      <w:r>
        <w:t xml:space="preserve"> </w:t>
      </w:r>
      <w:proofErr w:type="spellStart"/>
      <w:r>
        <w:t>අඩු</w:t>
      </w:r>
      <w:proofErr w:type="spellEnd"/>
      <w:r>
        <w:t xml:space="preserve"> </w:t>
      </w:r>
      <w:proofErr w:type="spellStart"/>
      <w:r>
        <w:t>මිල</w:t>
      </w:r>
      <w:proofErr w:type="spellEnd"/>
      <w:r>
        <w:t xml:space="preserve"> </w:t>
      </w:r>
      <w:proofErr w:type="spellStart"/>
      <w:r>
        <w:t>භාණ්ඩ</w:t>
      </w:r>
      <w:proofErr w:type="spellEnd"/>
      <w:r>
        <w:t xml:space="preserve"> </w:t>
      </w:r>
      <w:proofErr w:type="spellStart"/>
      <w:r>
        <w:t>වෙත</w:t>
      </w:r>
      <w:proofErr w:type="spellEnd"/>
      <w:r>
        <w:t xml:space="preserve"> </w:t>
      </w:r>
      <w:proofErr w:type="spellStart"/>
      <w:r>
        <w:t>මාරු</w:t>
      </w:r>
      <w:proofErr w:type="spellEnd"/>
      <w:r>
        <w:t xml:space="preserve"> </w:t>
      </w:r>
      <w:proofErr w:type="spellStart"/>
      <w:r>
        <w:t>නොවී</w:t>
      </w:r>
      <w:proofErr w:type="spellEnd"/>
      <w:r>
        <w:t xml:space="preserve"> </w:t>
      </w:r>
      <w:proofErr w:type="spellStart"/>
      <w:r>
        <w:t>එම</w:t>
      </w:r>
      <w:proofErr w:type="spellEnd"/>
      <w:r>
        <w:t xml:space="preserve"> </w:t>
      </w:r>
      <w:proofErr w:type="spellStart"/>
      <w:r>
        <w:t>සන්නාමයම</w:t>
      </w:r>
      <w:proofErr w:type="spellEnd"/>
      <w:r>
        <w:t xml:space="preserve"> </w:t>
      </w:r>
      <w:proofErr w:type="spellStart"/>
      <w:r>
        <w:t>මිලදී</w:t>
      </w:r>
      <w:proofErr w:type="spellEnd"/>
      <w:r>
        <w:t xml:space="preserve"> </w:t>
      </w:r>
      <w:proofErr w:type="spellStart"/>
      <w:r>
        <w:t>ගැනීමට</w:t>
      </w:r>
      <w:proofErr w:type="spellEnd"/>
      <w:r>
        <w:t xml:space="preserve"> </w:t>
      </w:r>
      <w:proofErr w:type="spellStart"/>
      <w:r>
        <w:t>පෙළඹේ</w:t>
      </w:r>
      <w:proofErr w:type="spellEnd"/>
      <w:r>
        <w:t>.</w:t>
      </w:r>
    </w:p>
    <w:p w14:paraId="2671EC2B" w14:textId="77777777" w:rsidR="00EA27FE" w:rsidRDefault="00000000">
      <w:pPr>
        <w:spacing w:after="120" w:line="240" w:lineRule="auto"/>
      </w:pPr>
      <w:r>
        <w:t>*[</w:t>
      </w:r>
      <w:proofErr w:type="spellStart"/>
      <w:r>
        <w:t>විශ්ලේෂණය</w:t>
      </w:r>
      <w:proofErr w:type="spellEnd"/>
      <w:r>
        <w:t xml:space="preserve"> (Analysis) | </w:t>
      </w:r>
      <w:proofErr w:type="spellStart"/>
      <w:r>
        <w:t>පාරිභෝගික</w:t>
      </w:r>
      <w:proofErr w:type="spellEnd"/>
      <w:r>
        <w:t xml:space="preserve"> </w:t>
      </w:r>
      <w:proofErr w:type="spellStart"/>
      <w:proofErr w:type="gramStart"/>
      <w:r>
        <w:t>හැසිරීම</w:t>
      </w:r>
      <w:proofErr w:type="spellEnd"/>
      <w:r>
        <w:t>]*</w:t>
      </w:r>
      <w:proofErr w:type="gramEnd"/>
    </w:p>
    <w:p w14:paraId="7B7DF433" w14:textId="77777777" w:rsidR="00EA27FE" w:rsidRDefault="00000000">
      <w:pPr>
        <w:spacing w:after="120" w:line="240" w:lineRule="auto"/>
      </w:pPr>
      <w:r>
        <w:t xml:space="preserve">**Topic: </w:t>
      </w:r>
      <w:proofErr w:type="spellStart"/>
      <w:r>
        <w:t>මූල්‍ය</w:t>
      </w:r>
      <w:proofErr w:type="spellEnd"/>
      <w:r>
        <w:t xml:space="preserve"> </w:t>
      </w:r>
      <w:proofErr w:type="spellStart"/>
      <w:r>
        <w:t>හා</w:t>
      </w:r>
      <w:proofErr w:type="spellEnd"/>
      <w:r>
        <w:t xml:space="preserve"> </w:t>
      </w:r>
      <w:proofErr w:type="spellStart"/>
      <w:r>
        <w:t>ගිණුම්කරණය</w:t>
      </w:r>
      <w:proofErr w:type="spellEnd"/>
      <w:r>
        <w:t xml:space="preserve"> (Finance &amp; </w:t>
      </w:r>
      <w:proofErr w:type="gramStart"/>
      <w:r>
        <w:t>Accounting) —</w:t>
      </w:r>
      <w:proofErr w:type="gramEnd"/>
      <w:r>
        <w:t xml:space="preserve"> 22 questions**</w:t>
      </w:r>
    </w:p>
    <w:p w14:paraId="2A0E4CC7" w14:textId="77777777" w:rsidR="00EA27FE" w:rsidRDefault="00000000">
      <w:pPr>
        <w:spacing w:after="120" w:line="240" w:lineRule="auto"/>
      </w:pPr>
      <w:r>
        <w:t>**Q</w:t>
      </w:r>
      <w:proofErr w:type="gramStart"/>
      <w:r>
        <w:t>31:*</w:t>
      </w:r>
      <w:proofErr w:type="gramEnd"/>
      <w:r>
        <w:t xml:space="preserve">* </w:t>
      </w:r>
      <w:proofErr w:type="spellStart"/>
      <w:r>
        <w:t>ගිණුම්කරණ</w:t>
      </w:r>
      <w:proofErr w:type="spellEnd"/>
      <w:r>
        <w:t xml:space="preserve"> </w:t>
      </w:r>
      <w:proofErr w:type="spellStart"/>
      <w:r>
        <w:t>සමීකරණය</w:t>
      </w:r>
      <w:proofErr w:type="spellEnd"/>
      <w:r>
        <w:t xml:space="preserve"> </w:t>
      </w:r>
      <w:proofErr w:type="spellStart"/>
      <w:r>
        <w:t>යනු</w:t>
      </w:r>
      <w:proofErr w:type="spellEnd"/>
      <w:r>
        <w:t xml:space="preserve"> </w:t>
      </w:r>
      <w:proofErr w:type="spellStart"/>
      <w:r>
        <w:t>කුමක්ද</w:t>
      </w:r>
      <w:proofErr w:type="spellEnd"/>
      <w:r>
        <w:t xml:space="preserve">? </w:t>
      </w:r>
      <w:proofErr w:type="spellStart"/>
      <w:r>
        <w:t>එහි</w:t>
      </w:r>
      <w:proofErr w:type="spellEnd"/>
      <w:r>
        <w:t xml:space="preserve"> </w:t>
      </w:r>
      <w:proofErr w:type="spellStart"/>
      <w:r>
        <w:t>මූලික</w:t>
      </w:r>
      <w:proofErr w:type="spellEnd"/>
      <w:r>
        <w:t xml:space="preserve"> </w:t>
      </w:r>
      <w:proofErr w:type="spellStart"/>
      <w:r>
        <w:t>ආකෘතිය</w:t>
      </w:r>
      <w:proofErr w:type="spellEnd"/>
      <w:r>
        <w:t xml:space="preserve"> </w:t>
      </w:r>
      <w:proofErr w:type="spellStart"/>
      <w:r>
        <w:t>දක්වන්න</w:t>
      </w:r>
      <w:proofErr w:type="spellEnd"/>
      <w:r>
        <w:t>.</w:t>
      </w:r>
    </w:p>
    <w:p w14:paraId="01A438B3" w14:textId="77777777" w:rsidR="00EA27FE" w:rsidRDefault="00000000">
      <w:pPr>
        <w:spacing w:after="120" w:line="240" w:lineRule="auto"/>
      </w:pPr>
      <w:r>
        <w:t>**A</w:t>
      </w:r>
      <w:proofErr w:type="gramStart"/>
      <w:r>
        <w:t>31:*</w:t>
      </w:r>
      <w:proofErr w:type="gramEnd"/>
      <w:r>
        <w:t xml:space="preserve">* </w:t>
      </w:r>
      <w:proofErr w:type="spellStart"/>
      <w:r>
        <w:t>ගිණුම්කරණ</w:t>
      </w:r>
      <w:proofErr w:type="spellEnd"/>
      <w:r>
        <w:t xml:space="preserve"> </w:t>
      </w:r>
      <w:proofErr w:type="spellStart"/>
      <w:r>
        <w:t>සමීකරණය</w:t>
      </w:r>
      <w:proofErr w:type="spellEnd"/>
      <w:r>
        <w:t xml:space="preserve"> </w:t>
      </w:r>
      <w:proofErr w:type="spellStart"/>
      <w:r>
        <w:t>යනු</w:t>
      </w:r>
      <w:proofErr w:type="spellEnd"/>
      <w:r>
        <w:t xml:space="preserve"> </w:t>
      </w:r>
      <w:proofErr w:type="spellStart"/>
      <w:r>
        <w:t>ව්‍යාපාරයක</w:t>
      </w:r>
      <w:proofErr w:type="spellEnd"/>
      <w:r>
        <w:t xml:space="preserve"> </w:t>
      </w:r>
      <w:proofErr w:type="spellStart"/>
      <w:r>
        <w:t>පවතින</w:t>
      </w:r>
      <w:proofErr w:type="spellEnd"/>
      <w:r>
        <w:t xml:space="preserve"> </w:t>
      </w:r>
      <w:proofErr w:type="spellStart"/>
      <w:r>
        <w:t>මුළු</w:t>
      </w:r>
      <w:proofErr w:type="spellEnd"/>
      <w:r>
        <w:t xml:space="preserve"> </w:t>
      </w:r>
      <w:proofErr w:type="spellStart"/>
      <w:r>
        <w:t>වත්කම්</w:t>
      </w:r>
      <w:proofErr w:type="spellEnd"/>
      <w:r>
        <w:t xml:space="preserve">, </w:t>
      </w:r>
      <w:proofErr w:type="spellStart"/>
      <w:r>
        <w:t>එම</w:t>
      </w:r>
      <w:proofErr w:type="spellEnd"/>
      <w:r>
        <w:t xml:space="preserve"> </w:t>
      </w:r>
      <w:proofErr w:type="spellStart"/>
      <w:r>
        <w:t>වත්කම්</w:t>
      </w:r>
      <w:proofErr w:type="spellEnd"/>
      <w:r>
        <w:t xml:space="preserve"> </w:t>
      </w:r>
      <w:proofErr w:type="spellStart"/>
      <w:r>
        <w:t>කෙරෙහි</w:t>
      </w:r>
      <w:proofErr w:type="spellEnd"/>
      <w:r>
        <w:t xml:space="preserve"> </w:t>
      </w:r>
      <w:proofErr w:type="spellStart"/>
      <w:r>
        <w:t>හිමිකරුවන්ගේ</w:t>
      </w:r>
      <w:proofErr w:type="spellEnd"/>
      <w:r>
        <w:t xml:space="preserve"> </w:t>
      </w:r>
      <w:proofErr w:type="spellStart"/>
      <w:r>
        <w:t>සහ</w:t>
      </w:r>
      <w:proofErr w:type="spellEnd"/>
      <w:r>
        <w:t xml:space="preserve"> </w:t>
      </w:r>
      <w:proofErr w:type="spellStart"/>
      <w:r>
        <w:t>බාහිර</w:t>
      </w:r>
      <w:proofErr w:type="spellEnd"/>
      <w:r>
        <w:t xml:space="preserve"> </w:t>
      </w:r>
      <w:proofErr w:type="spellStart"/>
      <w:r>
        <w:t>පාර්ශ්වයන්ගේ</w:t>
      </w:r>
      <w:proofErr w:type="spellEnd"/>
      <w:r>
        <w:t xml:space="preserve"> </w:t>
      </w:r>
      <w:proofErr w:type="spellStart"/>
      <w:r>
        <w:t>ඇති</w:t>
      </w:r>
      <w:proofErr w:type="spellEnd"/>
      <w:r>
        <w:t xml:space="preserve"> </w:t>
      </w:r>
      <w:proofErr w:type="spellStart"/>
      <w:r>
        <w:t>අයිතිවාසිකම්වල</w:t>
      </w:r>
      <w:proofErr w:type="spellEnd"/>
      <w:r>
        <w:t xml:space="preserve"> </w:t>
      </w:r>
      <w:proofErr w:type="spellStart"/>
      <w:r>
        <w:t>එකතුවට</w:t>
      </w:r>
      <w:proofErr w:type="spellEnd"/>
      <w:r>
        <w:t xml:space="preserve"> </w:t>
      </w:r>
      <w:proofErr w:type="spellStart"/>
      <w:r>
        <w:t>සෑම</w:t>
      </w:r>
      <w:proofErr w:type="spellEnd"/>
      <w:r>
        <w:t xml:space="preserve"> </w:t>
      </w:r>
      <w:proofErr w:type="spellStart"/>
      <w:r>
        <w:t>විටම</w:t>
      </w:r>
      <w:proofErr w:type="spellEnd"/>
      <w:r>
        <w:t xml:space="preserve"> </w:t>
      </w:r>
      <w:proofErr w:type="spellStart"/>
      <w:r>
        <w:t>සමාන</w:t>
      </w:r>
      <w:proofErr w:type="spellEnd"/>
      <w:r>
        <w:t xml:space="preserve"> </w:t>
      </w:r>
      <w:proofErr w:type="spellStart"/>
      <w:r>
        <w:t>වන</w:t>
      </w:r>
      <w:proofErr w:type="spellEnd"/>
      <w:r>
        <w:t xml:space="preserve"> </w:t>
      </w:r>
      <w:proofErr w:type="spellStart"/>
      <w:r>
        <w:t>බව</w:t>
      </w:r>
      <w:proofErr w:type="spellEnd"/>
      <w:r>
        <w:t xml:space="preserve"> </w:t>
      </w:r>
      <w:proofErr w:type="spellStart"/>
      <w:r>
        <w:t>පෙන්වන</w:t>
      </w:r>
      <w:proofErr w:type="spellEnd"/>
      <w:r>
        <w:t xml:space="preserve"> </w:t>
      </w:r>
      <w:proofErr w:type="spellStart"/>
      <w:r>
        <w:t>ගණිතමය</w:t>
      </w:r>
      <w:proofErr w:type="spellEnd"/>
      <w:r>
        <w:t xml:space="preserve"> </w:t>
      </w:r>
      <w:proofErr w:type="spellStart"/>
      <w:r>
        <w:t>ප්‍රකාශනයයි</w:t>
      </w:r>
      <w:proofErr w:type="spellEnd"/>
      <w:r>
        <w:t xml:space="preserve">. </w:t>
      </w:r>
      <w:proofErr w:type="spellStart"/>
      <w:r>
        <w:t>එහි</w:t>
      </w:r>
      <w:proofErr w:type="spellEnd"/>
      <w:r>
        <w:t xml:space="preserve"> </w:t>
      </w:r>
      <w:proofErr w:type="spellStart"/>
      <w:r>
        <w:t>මූලික</w:t>
      </w:r>
      <w:proofErr w:type="spellEnd"/>
      <w:r>
        <w:t xml:space="preserve"> </w:t>
      </w:r>
      <w:proofErr w:type="spellStart"/>
      <w:r>
        <w:t>ආකෘතිය</w:t>
      </w:r>
      <w:proofErr w:type="spellEnd"/>
      <w:r>
        <w:t xml:space="preserve"> </w:t>
      </w:r>
      <w:proofErr w:type="spellStart"/>
      <w:r>
        <w:t>වන්නේ</w:t>
      </w:r>
      <w:proofErr w:type="spellEnd"/>
      <w:r>
        <w:t xml:space="preserve"> '</w:t>
      </w:r>
      <w:proofErr w:type="spellStart"/>
      <w:r>
        <w:t>වත්කම්</w:t>
      </w:r>
      <w:proofErr w:type="spellEnd"/>
      <w:r>
        <w:t xml:space="preserve"> = </w:t>
      </w:r>
      <w:proofErr w:type="spellStart"/>
      <w:r>
        <w:t>හිමිකම</w:t>
      </w:r>
      <w:proofErr w:type="spellEnd"/>
      <w:r>
        <w:t xml:space="preserve"> + </w:t>
      </w:r>
      <w:proofErr w:type="spellStart"/>
      <w:r>
        <w:t>වගකීම්</w:t>
      </w:r>
      <w:proofErr w:type="spellEnd"/>
      <w:r>
        <w:t xml:space="preserve">' </w:t>
      </w:r>
      <w:proofErr w:type="spellStart"/>
      <w:r>
        <w:t>යන්නයි</w:t>
      </w:r>
      <w:proofErr w:type="spellEnd"/>
      <w:r>
        <w:t>.</w:t>
      </w:r>
    </w:p>
    <w:p w14:paraId="141FECAB" w14:textId="77777777" w:rsidR="00EA27FE" w:rsidRDefault="00000000">
      <w:pPr>
        <w:spacing w:after="120" w:line="240" w:lineRule="auto"/>
      </w:pPr>
      <w:r>
        <w:t>*[</w:t>
      </w:r>
      <w:proofErr w:type="spellStart"/>
      <w:r>
        <w:t>දැනුම</w:t>
      </w:r>
      <w:proofErr w:type="spellEnd"/>
      <w:r>
        <w:t xml:space="preserve"> (Knowledge) | - </w:t>
      </w:r>
      <w:proofErr w:type="spellStart"/>
      <w:r>
        <w:t>ගිණුම්කරණ</w:t>
      </w:r>
      <w:proofErr w:type="spellEnd"/>
      <w:r>
        <w:t xml:space="preserve"> </w:t>
      </w:r>
      <w:proofErr w:type="spellStart"/>
      <w:proofErr w:type="gramStart"/>
      <w:r>
        <w:t>සමීකරණය</w:t>
      </w:r>
      <w:proofErr w:type="spellEnd"/>
      <w:r>
        <w:t>]*</w:t>
      </w:r>
      <w:proofErr w:type="gramEnd"/>
    </w:p>
    <w:p w14:paraId="27C71418" w14:textId="77777777" w:rsidR="00EA27FE" w:rsidRDefault="00000000">
      <w:pPr>
        <w:spacing w:after="120" w:line="240" w:lineRule="auto"/>
      </w:pPr>
      <w:r>
        <w:t>**Q</w:t>
      </w:r>
      <w:proofErr w:type="gramStart"/>
      <w:r>
        <w:t>32:*</w:t>
      </w:r>
      <w:proofErr w:type="gramEnd"/>
      <w:r>
        <w:t xml:space="preserve">* </w:t>
      </w:r>
      <w:proofErr w:type="spellStart"/>
      <w:r>
        <w:t>ද්විත්ව</w:t>
      </w:r>
      <w:proofErr w:type="spellEnd"/>
      <w:r>
        <w:t xml:space="preserve"> </w:t>
      </w:r>
      <w:proofErr w:type="spellStart"/>
      <w:r>
        <w:t>සටහන්</w:t>
      </w:r>
      <w:proofErr w:type="spellEnd"/>
      <w:r>
        <w:t xml:space="preserve"> </w:t>
      </w:r>
      <w:proofErr w:type="spellStart"/>
      <w:r>
        <w:t>ක්‍රමයේ</w:t>
      </w:r>
      <w:proofErr w:type="spellEnd"/>
      <w:r>
        <w:t xml:space="preserve"> </w:t>
      </w:r>
      <w:proofErr w:type="spellStart"/>
      <w:r>
        <w:t>මූලික</w:t>
      </w:r>
      <w:proofErr w:type="spellEnd"/>
      <w:r>
        <w:t xml:space="preserve"> </w:t>
      </w:r>
      <w:proofErr w:type="spellStart"/>
      <w:r>
        <w:t>නීතිය</w:t>
      </w:r>
      <w:proofErr w:type="spellEnd"/>
      <w:r>
        <w:t xml:space="preserve"> </w:t>
      </w:r>
      <w:proofErr w:type="spellStart"/>
      <w:r>
        <w:t>හෝ</w:t>
      </w:r>
      <w:proofErr w:type="spellEnd"/>
      <w:r>
        <w:t xml:space="preserve"> </w:t>
      </w:r>
      <w:proofErr w:type="spellStart"/>
      <w:r>
        <w:t>රීතිය</w:t>
      </w:r>
      <w:proofErr w:type="spellEnd"/>
      <w:r>
        <w:t xml:space="preserve"> </w:t>
      </w:r>
      <w:proofErr w:type="spellStart"/>
      <w:r>
        <w:t>පැහැදිලි</w:t>
      </w:r>
      <w:proofErr w:type="spellEnd"/>
      <w:r>
        <w:t xml:space="preserve"> </w:t>
      </w:r>
      <w:proofErr w:type="spellStart"/>
      <w:r>
        <w:t>කරන්න</w:t>
      </w:r>
      <w:proofErr w:type="spellEnd"/>
      <w:r>
        <w:t>.</w:t>
      </w:r>
    </w:p>
    <w:p w14:paraId="1B5AB600" w14:textId="77777777" w:rsidR="00EA27FE" w:rsidRDefault="00000000">
      <w:pPr>
        <w:spacing w:after="120" w:line="240" w:lineRule="auto"/>
      </w:pPr>
      <w:r>
        <w:t>**A</w:t>
      </w:r>
      <w:proofErr w:type="gramStart"/>
      <w:r>
        <w:t>32:*</w:t>
      </w:r>
      <w:proofErr w:type="gramEnd"/>
      <w:r>
        <w:t xml:space="preserve">* </w:t>
      </w:r>
      <w:proofErr w:type="spellStart"/>
      <w:r>
        <w:t>ද්විත්ව</w:t>
      </w:r>
      <w:proofErr w:type="spellEnd"/>
      <w:r>
        <w:t xml:space="preserve"> </w:t>
      </w:r>
      <w:proofErr w:type="spellStart"/>
      <w:r>
        <w:t>සටහන්</w:t>
      </w:r>
      <w:proofErr w:type="spellEnd"/>
      <w:r>
        <w:t xml:space="preserve"> </w:t>
      </w:r>
      <w:proofErr w:type="spellStart"/>
      <w:r>
        <w:t>ක්‍රමයට</w:t>
      </w:r>
      <w:proofErr w:type="spellEnd"/>
      <w:r>
        <w:t xml:space="preserve"> </w:t>
      </w:r>
      <w:proofErr w:type="spellStart"/>
      <w:r>
        <w:t>අනුව</w:t>
      </w:r>
      <w:proofErr w:type="spellEnd"/>
      <w:r>
        <w:t xml:space="preserve"> </w:t>
      </w:r>
      <w:proofErr w:type="spellStart"/>
      <w:r>
        <w:t>යම්</w:t>
      </w:r>
      <w:proofErr w:type="spellEnd"/>
      <w:r>
        <w:t xml:space="preserve"> </w:t>
      </w:r>
      <w:proofErr w:type="spellStart"/>
      <w:r>
        <w:t>ව්‍යාපාරික</w:t>
      </w:r>
      <w:proofErr w:type="spellEnd"/>
      <w:r>
        <w:t xml:space="preserve"> </w:t>
      </w:r>
      <w:proofErr w:type="spellStart"/>
      <w:r>
        <w:t>ගනුදෙනුවක්</w:t>
      </w:r>
      <w:proofErr w:type="spellEnd"/>
      <w:r>
        <w:t xml:space="preserve"> </w:t>
      </w:r>
      <w:proofErr w:type="spellStart"/>
      <w:r>
        <w:t>මඟින්</w:t>
      </w:r>
      <w:proofErr w:type="spellEnd"/>
      <w:r>
        <w:t xml:space="preserve"> </w:t>
      </w:r>
      <w:proofErr w:type="spellStart"/>
      <w:r>
        <w:t>ගිණුම්</w:t>
      </w:r>
      <w:proofErr w:type="spellEnd"/>
      <w:r>
        <w:t xml:space="preserve"> </w:t>
      </w:r>
      <w:proofErr w:type="spellStart"/>
      <w:r>
        <w:t>පද්ධතියට</w:t>
      </w:r>
      <w:proofErr w:type="spellEnd"/>
      <w:r>
        <w:t xml:space="preserve"> </w:t>
      </w:r>
      <w:proofErr w:type="spellStart"/>
      <w:r>
        <w:t>සිදුවන</w:t>
      </w:r>
      <w:proofErr w:type="spellEnd"/>
      <w:r>
        <w:t xml:space="preserve"> </w:t>
      </w:r>
      <w:proofErr w:type="spellStart"/>
      <w:r>
        <w:t>බලපෑම</w:t>
      </w:r>
      <w:proofErr w:type="spellEnd"/>
      <w:r>
        <w:t xml:space="preserve"> </w:t>
      </w:r>
      <w:proofErr w:type="spellStart"/>
      <w:r>
        <w:t>සටහන්</w:t>
      </w:r>
      <w:proofErr w:type="spellEnd"/>
      <w:r>
        <w:t xml:space="preserve"> </w:t>
      </w:r>
      <w:proofErr w:type="spellStart"/>
      <w:r>
        <w:t>කිරීමේදී</w:t>
      </w:r>
      <w:proofErr w:type="spellEnd"/>
      <w:r>
        <w:t xml:space="preserve">, </w:t>
      </w:r>
      <w:proofErr w:type="spellStart"/>
      <w:r>
        <w:t>එකී</w:t>
      </w:r>
      <w:proofErr w:type="spellEnd"/>
      <w:r>
        <w:t xml:space="preserve"> </w:t>
      </w:r>
      <w:proofErr w:type="spellStart"/>
      <w:r>
        <w:t>ගනුදෙනුව</w:t>
      </w:r>
      <w:proofErr w:type="spellEnd"/>
      <w:r>
        <w:t xml:space="preserve"> </w:t>
      </w:r>
      <w:proofErr w:type="spellStart"/>
      <w:r>
        <w:t>සඳහා</w:t>
      </w:r>
      <w:proofErr w:type="spellEnd"/>
      <w:r>
        <w:t xml:space="preserve"> </w:t>
      </w:r>
      <w:proofErr w:type="spellStart"/>
      <w:r>
        <w:t>අවම</w:t>
      </w:r>
      <w:proofErr w:type="spellEnd"/>
      <w:r>
        <w:t xml:space="preserve"> </w:t>
      </w:r>
      <w:proofErr w:type="spellStart"/>
      <w:r>
        <w:t>වශයෙන්</w:t>
      </w:r>
      <w:proofErr w:type="spellEnd"/>
      <w:r>
        <w:t xml:space="preserve"> </w:t>
      </w:r>
      <w:proofErr w:type="spellStart"/>
      <w:r>
        <w:t>ගිණුම්</w:t>
      </w:r>
      <w:proofErr w:type="spellEnd"/>
      <w:r>
        <w:t xml:space="preserve"> </w:t>
      </w:r>
      <w:proofErr w:type="spellStart"/>
      <w:r>
        <w:t>දෙකක්වත්</w:t>
      </w:r>
      <w:proofErr w:type="spellEnd"/>
      <w:r>
        <w:t xml:space="preserve"> </w:t>
      </w:r>
      <w:proofErr w:type="spellStart"/>
      <w:r>
        <w:t>භාවිත</w:t>
      </w:r>
      <w:proofErr w:type="spellEnd"/>
      <w:r>
        <w:t xml:space="preserve"> </w:t>
      </w:r>
      <w:proofErr w:type="spellStart"/>
      <w:r>
        <w:t>වන</w:t>
      </w:r>
      <w:proofErr w:type="spellEnd"/>
      <w:r>
        <w:t xml:space="preserve"> </w:t>
      </w:r>
      <w:proofErr w:type="spellStart"/>
      <w:r>
        <w:t>අතර</w:t>
      </w:r>
      <w:proofErr w:type="spellEnd"/>
      <w:r>
        <w:t xml:space="preserve"> </w:t>
      </w:r>
      <w:proofErr w:type="spellStart"/>
      <w:r>
        <w:t>එක්</w:t>
      </w:r>
      <w:proofErr w:type="spellEnd"/>
      <w:r>
        <w:t xml:space="preserve"> </w:t>
      </w:r>
      <w:proofErr w:type="spellStart"/>
      <w:r>
        <w:t>ගිණුමක්</w:t>
      </w:r>
      <w:proofErr w:type="spellEnd"/>
      <w:r>
        <w:t xml:space="preserve"> </w:t>
      </w:r>
      <w:proofErr w:type="spellStart"/>
      <w:r>
        <w:t>හර</w:t>
      </w:r>
      <w:proofErr w:type="spellEnd"/>
      <w:r>
        <w:t xml:space="preserve"> </w:t>
      </w:r>
      <w:proofErr w:type="spellStart"/>
      <w:r>
        <w:t>වන</w:t>
      </w:r>
      <w:proofErr w:type="spellEnd"/>
      <w:r>
        <w:t xml:space="preserve"> </w:t>
      </w:r>
      <w:proofErr w:type="spellStart"/>
      <w:r>
        <w:t>විට</w:t>
      </w:r>
      <w:proofErr w:type="spellEnd"/>
      <w:r>
        <w:t xml:space="preserve"> </w:t>
      </w:r>
      <w:proofErr w:type="spellStart"/>
      <w:r>
        <w:t>අනෙක්</w:t>
      </w:r>
      <w:proofErr w:type="spellEnd"/>
      <w:r>
        <w:t xml:space="preserve"> </w:t>
      </w:r>
      <w:proofErr w:type="spellStart"/>
      <w:r>
        <w:t>ගිණුම</w:t>
      </w:r>
      <w:proofErr w:type="spellEnd"/>
      <w:r>
        <w:t xml:space="preserve"> </w:t>
      </w:r>
      <w:proofErr w:type="spellStart"/>
      <w:r>
        <w:t>ඊට</w:t>
      </w:r>
      <w:proofErr w:type="spellEnd"/>
      <w:r>
        <w:t xml:space="preserve"> </w:t>
      </w:r>
      <w:proofErr w:type="spellStart"/>
      <w:r>
        <w:t>සමාන</w:t>
      </w:r>
      <w:proofErr w:type="spellEnd"/>
      <w:r>
        <w:t xml:space="preserve"> </w:t>
      </w:r>
      <w:proofErr w:type="spellStart"/>
      <w:r>
        <w:t>වටිනාකමකින්</w:t>
      </w:r>
      <w:proofErr w:type="spellEnd"/>
      <w:r>
        <w:t xml:space="preserve"> </w:t>
      </w:r>
      <w:proofErr w:type="spellStart"/>
      <w:r>
        <w:t>බැර</w:t>
      </w:r>
      <w:proofErr w:type="spellEnd"/>
      <w:r>
        <w:t xml:space="preserve"> </w:t>
      </w:r>
      <w:proofErr w:type="spellStart"/>
      <w:r>
        <w:t>විය</w:t>
      </w:r>
      <w:proofErr w:type="spellEnd"/>
      <w:r>
        <w:t xml:space="preserve"> </w:t>
      </w:r>
      <w:proofErr w:type="spellStart"/>
      <w:r>
        <w:t>යුතුය</w:t>
      </w:r>
      <w:proofErr w:type="spellEnd"/>
      <w:r>
        <w:t>.</w:t>
      </w:r>
    </w:p>
    <w:p w14:paraId="0204CE98" w14:textId="77777777" w:rsidR="00EA27FE" w:rsidRDefault="00000000">
      <w:pPr>
        <w:spacing w:after="120" w:line="240" w:lineRule="auto"/>
      </w:pPr>
      <w:r>
        <w:lastRenderedPageBreak/>
        <w:t>*[</w:t>
      </w:r>
      <w:proofErr w:type="spellStart"/>
      <w:r>
        <w:t>දැනුම</w:t>
      </w:r>
      <w:proofErr w:type="spellEnd"/>
      <w:r>
        <w:t xml:space="preserve"> (Knowledge) | - </w:t>
      </w:r>
      <w:proofErr w:type="spellStart"/>
      <w:r>
        <w:t>ද්විත්ව</w:t>
      </w:r>
      <w:proofErr w:type="spellEnd"/>
      <w:r>
        <w:t xml:space="preserve"> </w:t>
      </w:r>
      <w:proofErr w:type="spellStart"/>
      <w:r>
        <w:t>සටහන්</w:t>
      </w:r>
      <w:proofErr w:type="spellEnd"/>
      <w:r>
        <w:t xml:space="preserve"> </w:t>
      </w:r>
      <w:proofErr w:type="spellStart"/>
      <w:proofErr w:type="gramStart"/>
      <w:r>
        <w:t>ක්‍රමය</w:t>
      </w:r>
      <w:proofErr w:type="spellEnd"/>
      <w:r>
        <w:t>]*</w:t>
      </w:r>
      <w:proofErr w:type="gramEnd"/>
    </w:p>
    <w:p w14:paraId="0D765BF9" w14:textId="77777777" w:rsidR="00EA27FE" w:rsidRDefault="00000000">
      <w:pPr>
        <w:spacing w:after="120" w:line="240" w:lineRule="auto"/>
      </w:pPr>
      <w:r>
        <w:t>**Q</w:t>
      </w:r>
      <w:proofErr w:type="gramStart"/>
      <w:r>
        <w:t>33:*</w:t>
      </w:r>
      <w:proofErr w:type="gramEnd"/>
      <w:r>
        <w:t xml:space="preserve">* </w:t>
      </w:r>
      <w:proofErr w:type="spellStart"/>
      <w:r>
        <w:t>ව්‍යාපාරයක</w:t>
      </w:r>
      <w:proofErr w:type="spellEnd"/>
      <w:r>
        <w:t xml:space="preserve"> </w:t>
      </w:r>
      <w:proofErr w:type="spellStart"/>
      <w:r>
        <w:t>ලෙජර්</w:t>
      </w:r>
      <w:proofErr w:type="spellEnd"/>
      <w:r>
        <w:t xml:space="preserve"> </w:t>
      </w:r>
      <w:proofErr w:type="spellStart"/>
      <w:r>
        <w:t>ගිණුම්</w:t>
      </w:r>
      <w:proofErr w:type="spellEnd"/>
      <w:r>
        <w:t xml:space="preserve"> </w:t>
      </w:r>
      <w:proofErr w:type="spellStart"/>
      <w:r>
        <w:t>තුලනය</w:t>
      </w:r>
      <w:proofErr w:type="spellEnd"/>
      <w:r>
        <w:t xml:space="preserve"> </w:t>
      </w:r>
      <w:proofErr w:type="spellStart"/>
      <w:r>
        <w:t>කිරීම</w:t>
      </w:r>
      <w:proofErr w:type="spellEnd"/>
      <w:r>
        <w:t xml:space="preserve"> </w:t>
      </w:r>
      <w:proofErr w:type="spellStart"/>
      <w:r>
        <w:t>සිදු</w:t>
      </w:r>
      <w:proofErr w:type="spellEnd"/>
      <w:r>
        <w:t xml:space="preserve"> </w:t>
      </w:r>
      <w:proofErr w:type="spellStart"/>
      <w:r>
        <w:t>කරනු</w:t>
      </w:r>
      <w:proofErr w:type="spellEnd"/>
      <w:r>
        <w:t xml:space="preserve"> </w:t>
      </w:r>
      <w:proofErr w:type="spellStart"/>
      <w:r>
        <w:t>ලබන්නේ</w:t>
      </w:r>
      <w:proofErr w:type="spellEnd"/>
      <w:r>
        <w:t xml:space="preserve"> </w:t>
      </w:r>
      <w:proofErr w:type="spellStart"/>
      <w:r>
        <w:t>කුමන</w:t>
      </w:r>
      <w:proofErr w:type="spellEnd"/>
      <w:r>
        <w:t xml:space="preserve"> </w:t>
      </w:r>
      <w:proofErr w:type="spellStart"/>
      <w:r>
        <w:t>අරමුණක්</w:t>
      </w:r>
      <w:proofErr w:type="spellEnd"/>
      <w:r>
        <w:t xml:space="preserve"> </w:t>
      </w:r>
      <w:proofErr w:type="spellStart"/>
      <w:r>
        <w:t>සඳහාදැයි</w:t>
      </w:r>
      <w:proofErr w:type="spellEnd"/>
      <w:r>
        <w:t xml:space="preserve"> </w:t>
      </w:r>
      <w:proofErr w:type="spellStart"/>
      <w:r>
        <w:t>පැහැදිලි</w:t>
      </w:r>
      <w:proofErr w:type="spellEnd"/>
      <w:r>
        <w:t xml:space="preserve"> </w:t>
      </w:r>
      <w:proofErr w:type="spellStart"/>
      <w:r>
        <w:t>කරන්න</w:t>
      </w:r>
      <w:proofErr w:type="spellEnd"/>
      <w:r>
        <w:t>.</w:t>
      </w:r>
    </w:p>
    <w:p w14:paraId="10B32AE1" w14:textId="77777777" w:rsidR="00EA27FE" w:rsidRDefault="00000000">
      <w:pPr>
        <w:spacing w:after="120" w:line="240" w:lineRule="auto"/>
      </w:pPr>
      <w:r>
        <w:t>**A</w:t>
      </w:r>
      <w:proofErr w:type="gramStart"/>
      <w:r>
        <w:t>33:*</w:t>
      </w:r>
      <w:proofErr w:type="gramEnd"/>
      <w:r>
        <w:t xml:space="preserve">* </w:t>
      </w:r>
      <w:proofErr w:type="spellStart"/>
      <w:r>
        <w:t>යම්</w:t>
      </w:r>
      <w:proofErr w:type="spellEnd"/>
      <w:r>
        <w:t xml:space="preserve"> </w:t>
      </w:r>
      <w:proofErr w:type="spellStart"/>
      <w:r>
        <w:t>කාලසීමාවක්</w:t>
      </w:r>
      <w:proofErr w:type="spellEnd"/>
      <w:r>
        <w:t xml:space="preserve"> </w:t>
      </w:r>
      <w:proofErr w:type="spellStart"/>
      <w:r>
        <w:t>අවසානයේදී</w:t>
      </w:r>
      <w:proofErr w:type="spellEnd"/>
      <w:r>
        <w:t xml:space="preserve"> </w:t>
      </w:r>
      <w:proofErr w:type="spellStart"/>
      <w:r>
        <w:t>ගිණුමක</w:t>
      </w:r>
      <w:proofErr w:type="spellEnd"/>
      <w:r>
        <w:t xml:space="preserve"> </w:t>
      </w:r>
      <w:proofErr w:type="spellStart"/>
      <w:r>
        <w:t>සිදු</w:t>
      </w:r>
      <w:proofErr w:type="spellEnd"/>
      <w:r>
        <w:t xml:space="preserve"> </w:t>
      </w:r>
      <w:proofErr w:type="spellStart"/>
      <w:r>
        <w:t>කර</w:t>
      </w:r>
      <w:proofErr w:type="spellEnd"/>
      <w:r>
        <w:t xml:space="preserve"> </w:t>
      </w:r>
      <w:proofErr w:type="spellStart"/>
      <w:r>
        <w:t>ඇති</w:t>
      </w:r>
      <w:proofErr w:type="spellEnd"/>
      <w:r>
        <w:t xml:space="preserve"> </w:t>
      </w:r>
      <w:proofErr w:type="spellStart"/>
      <w:r>
        <w:t>මුළු</w:t>
      </w:r>
      <w:proofErr w:type="spellEnd"/>
      <w:r>
        <w:t xml:space="preserve"> </w:t>
      </w:r>
      <w:proofErr w:type="spellStart"/>
      <w:r>
        <w:t>හර</w:t>
      </w:r>
      <w:proofErr w:type="spellEnd"/>
      <w:r>
        <w:t xml:space="preserve"> </w:t>
      </w:r>
      <w:proofErr w:type="spellStart"/>
      <w:r>
        <w:t>සටහන්වල</w:t>
      </w:r>
      <w:proofErr w:type="spellEnd"/>
      <w:r>
        <w:t xml:space="preserve"> </w:t>
      </w:r>
      <w:proofErr w:type="spellStart"/>
      <w:r>
        <w:t>සහ</w:t>
      </w:r>
      <w:proofErr w:type="spellEnd"/>
      <w:r>
        <w:t xml:space="preserve"> </w:t>
      </w:r>
      <w:proofErr w:type="spellStart"/>
      <w:r>
        <w:t>බැර</w:t>
      </w:r>
      <w:proofErr w:type="spellEnd"/>
      <w:r>
        <w:t xml:space="preserve"> </w:t>
      </w:r>
      <w:proofErr w:type="spellStart"/>
      <w:r>
        <w:t>සටහන්වල</w:t>
      </w:r>
      <w:proofErr w:type="spellEnd"/>
      <w:r>
        <w:t xml:space="preserve"> </w:t>
      </w:r>
      <w:proofErr w:type="spellStart"/>
      <w:r>
        <w:t>එකතූන්</w:t>
      </w:r>
      <w:proofErr w:type="spellEnd"/>
      <w:r>
        <w:t xml:space="preserve"> </w:t>
      </w:r>
      <w:proofErr w:type="spellStart"/>
      <w:r>
        <w:t>අතර</w:t>
      </w:r>
      <w:proofErr w:type="spellEnd"/>
      <w:r>
        <w:t xml:space="preserve"> </w:t>
      </w:r>
      <w:proofErr w:type="spellStart"/>
      <w:r>
        <w:t>පවතින</w:t>
      </w:r>
      <w:proofErr w:type="spellEnd"/>
      <w:r>
        <w:t xml:space="preserve"> </w:t>
      </w:r>
      <w:proofErr w:type="spellStart"/>
      <w:r>
        <w:t>වෙනස</w:t>
      </w:r>
      <w:proofErr w:type="spellEnd"/>
      <w:r>
        <w:t xml:space="preserve"> </w:t>
      </w:r>
      <w:proofErr w:type="spellStart"/>
      <w:r>
        <w:t>ගණනය</w:t>
      </w:r>
      <w:proofErr w:type="spellEnd"/>
      <w:r>
        <w:t xml:space="preserve"> </w:t>
      </w:r>
      <w:proofErr w:type="spellStart"/>
      <w:r>
        <w:t>කර</w:t>
      </w:r>
      <w:proofErr w:type="spellEnd"/>
      <w:r>
        <w:t xml:space="preserve"> </w:t>
      </w:r>
      <w:proofErr w:type="spellStart"/>
      <w:r>
        <w:t>ගැනීම</w:t>
      </w:r>
      <w:proofErr w:type="spellEnd"/>
      <w:r>
        <w:t xml:space="preserve"> </w:t>
      </w:r>
      <w:proofErr w:type="spellStart"/>
      <w:r>
        <w:t>සඳහා</w:t>
      </w:r>
      <w:proofErr w:type="spellEnd"/>
      <w:r>
        <w:t xml:space="preserve"> </w:t>
      </w:r>
      <w:proofErr w:type="spellStart"/>
      <w:r>
        <w:t>ගිණුම්</w:t>
      </w:r>
      <w:proofErr w:type="spellEnd"/>
      <w:r>
        <w:t xml:space="preserve"> </w:t>
      </w:r>
      <w:proofErr w:type="spellStart"/>
      <w:r>
        <w:t>තුලනය</w:t>
      </w:r>
      <w:proofErr w:type="spellEnd"/>
      <w:r>
        <w:t xml:space="preserve"> </w:t>
      </w:r>
      <w:proofErr w:type="spellStart"/>
      <w:r>
        <w:t>කරනු</w:t>
      </w:r>
      <w:proofErr w:type="spellEnd"/>
      <w:r>
        <w:t xml:space="preserve"> </w:t>
      </w:r>
      <w:proofErr w:type="spellStart"/>
      <w:r>
        <w:t>ලැබේ</w:t>
      </w:r>
      <w:proofErr w:type="spellEnd"/>
      <w:r>
        <w:t xml:space="preserve">. </w:t>
      </w:r>
      <w:proofErr w:type="spellStart"/>
      <w:r>
        <w:t>එමඟින්</w:t>
      </w:r>
      <w:proofErr w:type="spellEnd"/>
      <w:r>
        <w:t xml:space="preserve"> </w:t>
      </w:r>
      <w:proofErr w:type="spellStart"/>
      <w:r>
        <w:t>අදාළ</w:t>
      </w:r>
      <w:proofErr w:type="spellEnd"/>
      <w:r>
        <w:t xml:space="preserve"> </w:t>
      </w:r>
      <w:proofErr w:type="spellStart"/>
      <w:r>
        <w:t>ගිණුමේ</w:t>
      </w:r>
      <w:proofErr w:type="spellEnd"/>
      <w:r>
        <w:t xml:space="preserve"> </w:t>
      </w:r>
      <w:proofErr w:type="spellStart"/>
      <w:r>
        <w:t>ඉතිරිව</w:t>
      </w:r>
      <w:proofErr w:type="spellEnd"/>
      <w:r>
        <w:t xml:space="preserve"> </w:t>
      </w:r>
      <w:proofErr w:type="spellStart"/>
      <w:r>
        <w:t>පවතින</w:t>
      </w:r>
      <w:proofErr w:type="spellEnd"/>
      <w:r>
        <w:t xml:space="preserve"> </w:t>
      </w:r>
      <w:proofErr w:type="spellStart"/>
      <w:r>
        <w:t>ශේෂය</w:t>
      </w:r>
      <w:proofErr w:type="spellEnd"/>
      <w:r>
        <w:t xml:space="preserve"> (</w:t>
      </w:r>
      <w:proofErr w:type="spellStart"/>
      <w:r>
        <w:t>හර</w:t>
      </w:r>
      <w:proofErr w:type="spellEnd"/>
      <w:r>
        <w:t xml:space="preserve"> </w:t>
      </w:r>
      <w:proofErr w:type="spellStart"/>
      <w:r>
        <w:t>ශේෂයක්</w:t>
      </w:r>
      <w:proofErr w:type="spellEnd"/>
      <w:r>
        <w:t xml:space="preserve"> </w:t>
      </w:r>
      <w:proofErr w:type="spellStart"/>
      <w:r>
        <w:t>හෝ</w:t>
      </w:r>
      <w:proofErr w:type="spellEnd"/>
      <w:r>
        <w:t xml:space="preserve"> </w:t>
      </w:r>
      <w:proofErr w:type="spellStart"/>
      <w:r>
        <w:t>බැර</w:t>
      </w:r>
      <w:proofErr w:type="spellEnd"/>
      <w:r>
        <w:t xml:space="preserve"> </w:t>
      </w:r>
      <w:proofErr w:type="spellStart"/>
      <w:r>
        <w:t>ශේෂයක්</w:t>
      </w:r>
      <w:proofErr w:type="spellEnd"/>
      <w:r>
        <w:t xml:space="preserve">) </w:t>
      </w:r>
      <w:proofErr w:type="spellStart"/>
      <w:r>
        <w:t>නිවැරදිව</w:t>
      </w:r>
      <w:proofErr w:type="spellEnd"/>
      <w:r>
        <w:t xml:space="preserve"> </w:t>
      </w:r>
      <w:proofErr w:type="spellStart"/>
      <w:r>
        <w:t>හඳුනා</w:t>
      </w:r>
      <w:proofErr w:type="spellEnd"/>
      <w:r>
        <w:t xml:space="preserve"> </w:t>
      </w:r>
      <w:proofErr w:type="spellStart"/>
      <w:r>
        <w:t>ගැනීමට</w:t>
      </w:r>
      <w:proofErr w:type="spellEnd"/>
      <w:r>
        <w:t xml:space="preserve"> </w:t>
      </w:r>
      <w:proofErr w:type="spellStart"/>
      <w:r>
        <w:t>සහ</w:t>
      </w:r>
      <w:proofErr w:type="spellEnd"/>
      <w:r>
        <w:t xml:space="preserve"> </w:t>
      </w:r>
      <w:proofErr w:type="spellStart"/>
      <w:r>
        <w:t>ශේෂ</w:t>
      </w:r>
      <w:proofErr w:type="spellEnd"/>
      <w:r>
        <w:t xml:space="preserve"> </w:t>
      </w:r>
      <w:proofErr w:type="spellStart"/>
      <w:r>
        <w:t>පිරික්සුම</w:t>
      </w:r>
      <w:proofErr w:type="spellEnd"/>
      <w:r>
        <w:t xml:space="preserve"> </w:t>
      </w:r>
      <w:proofErr w:type="spellStart"/>
      <w:r>
        <w:t>පිළියෙල</w:t>
      </w:r>
      <w:proofErr w:type="spellEnd"/>
      <w:r>
        <w:t xml:space="preserve"> </w:t>
      </w:r>
      <w:proofErr w:type="spellStart"/>
      <w:r>
        <w:t>කිරීමට</w:t>
      </w:r>
      <w:proofErr w:type="spellEnd"/>
      <w:r>
        <w:t xml:space="preserve"> </w:t>
      </w:r>
      <w:proofErr w:type="spellStart"/>
      <w:r>
        <w:t>හැකියාව</w:t>
      </w:r>
      <w:proofErr w:type="spellEnd"/>
      <w:r>
        <w:t xml:space="preserve"> </w:t>
      </w:r>
      <w:proofErr w:type="spellStart"/>
      <w:r>
        <w:t>ලැබේ</w:t>
      </w:r>
      <w:proofErr w:type="spellEnd"/>
      <w:r>
        <w:t>.</w:t>
      </w:r>
    </w:p>
    <w:p w14:paraId="4480AA2E" w14:textId="77777777" w:rsidR="00EA27FE" w:rsidRDefault="00000000">
      <w:pPr>
        <w:spacing w:after="120" w:line="240" w:lineRule="auto"/>
      </w:pPr>
      <w:r>
        <w:t>*[</w:t>
      </w:r>
      <w:proofErr w:type="spellStart"/>
      <w:r>
        <w:t>අවබෝධය</w:t>
      </w:r>
      <w:proofErr w:type="spellEnd"/>
      <w:r>
        <w:t xml:space="preserve"> (Understanding) | - </w:t>
      </w:r>
      <w:proofErr w:type="spellStart"/>
      <w:r>
        <w:t>මූලික</w:t>
      </w:r>
      <w:proofErr w:type="spellEnd"/>
      <w:r>
        <w:t xml:space="preserve"> </w:t>
      </w:r>
      <w:proofErr w:type="spellStart"/>
      <w:r>
        <w:t>පොත්</w:t>
      </w:r>
      <w:proofErr w:type="spellEnd"/>
      <w:r>
        <w:t xml:space="preserve"> </w:t>
      </w:r>
      <w:proofErr w:type="spellStart"/>
      <w:r>
        <w:t>හා</w:t>
      </w:r>
      <w:proofErr w:type="spellEnd"/>
      <w:r>
        <w:t xml:space="preserve"> </w:t>
      </w:r>
      <w:proofErr w:type="spellStart"/>
      <w:proofErr w:type="gramStart"/>
      <w:r>
        <w:t>ලෙජර්</w:t>
      </w:r>
      <w:proofErr w:type="spellEnd"/>
      <w:r>
        <w:t>]*</w:t>
      </w:r>
      <w:proofErr w:type="gramEnd"/>
    </w:p>
    <w:p w14:paraId="170D7DE5" w14:textId="77777777" w:rsidR="00EA27FE" w:rsidRDefault="00000000">
      <w:pPr>
        <w:spacing w:after="120" w:line="240" w:lineRule="auto"/>
      </w:pPr>
      <w:r>
        <w:t>**Q</w:t>
      </w:r>
      <w:proofErr w:type="gramStart"/>
      <w:r>
        <w:t>34:*</w:t>
      </w:r>
      <w:proofErr w:type="gramEnd"/>
      <w:r>
        <w:t xml:space="preserve">* </w:t>
      </w:r>
      <w:proofErr w:type="spellStart"/>
      <w:r>
        <w:t>ශේෂ</w:t>
      </w:r>
      <w:proofErr w:type="spellEnd"/>
      <w:r>
        <w:t xml:space="preserve"> </w:t>
      </w:r>
      <w:proofErr w:type="spellStart"/>
      <w:r>
        <w:t>පිරික්සුමක්</w:t>
      </w:r>
      <w:proofErr w:type="spellEnd"/>
      <w:r>
        <w:t xml:space="preserve"> </w:t>
      </w:r>
      <w:proofErr w:type="spellStart"/>
      <w:r>
        <w:t>පිළියෙල</w:t>
      </w:r>
      <w:proofErr w:type="spellEnd"/>
      <w:r>
        <w:t xml:space="preserve"> </w:t>
      </w:r>
      <w:proofErr w:type="spellStart"/>
      <w:r>
        <w:t>කිරීමෙන්</w:t>
      </w:r>
      <w:proofErr w:type="spellEnd"/>
      <w:r>
        <w:t xml:space="preserve"> </w:t>
      </w:r>
      <w:proofErr w:type="spellStart"/>
      <w:r>
        <w:t>ව්‍යාපාරයකට</w:t>
      </w:r>
      <w:proofErr w:type="spellEnd"/>
      <w:r>
        <w:t xml:space="preserve"> </w:t>
      </w:r>
      <w:proofErr w:type="spellStart"/>
      <w:r>
        <w:t>ලැබෙන</w:t>
      </w:r>
      <w:proofErr w:type="spellEnd"/>
      <w:r>
        <w:t xml:space="preserve"> </w:t>
      </w:r>
      <w:proofErr w:type="spellStart"/>
      <w:r>
        <w:t>ප්‍රධාන</w:t>
      </w:r>
      <w:proofErr w:type="spellEnd"/>
      <w:r>
        <w:t xml:space="preserve"> </w:t>
      </w:r>
      <w:proofErr w:type="spellStart"/>
      <w:r>
        <w:t>වාසි</w:t>
      </w:r>
      <w:proofErr w:type="spellEnd"/>
      <w:r>
        <w:t xml:space="preserve"> </w:t>
      </w:r>
      <w:proofErr w:type="spellStart"/>
      <w:r>
        <w:t>දෙකක්</w:t>
      </w:r>
      <w:proofErr w:type="spellEnd"/>
      <w:r>
        <w:t xml:space="preserve"> </w:t>
      </w:r>
      <w:proofErr w:type="spellStart"/>
      <w:r>
        <w:t>විස්තර</w:t>
      </w:r>
      <w:proofErr w:type="spellEnd"/>
      <w:r>
        <w:t xml:space="preserve"> </w:t>
      </w:r>
      <w:proofErr w:type="spellStart"/>
      <w:r>
        <w:t>කරන්න</w:t>
      </w:r>
      <w:proofErr w:type="spellEnd"/>
      <w:r>
        <w:t>.</w:t>
      </w:r>
    </w:p>
    <w:p w14:paraId="7BA36772" w14:textId="77777777" w:rsidR="00EA27FE" w:rsidRDefault="00000000">
      <w:pPr>
        <w:spacing w:after="120" w:line="240" w:lineRule="auto"/>
      </w:pPr>
      <w:r>
        <w:t>**A</w:t>
      </w:r>
      <w:proofErr w:type="gramStart"/>
      <w:r>
        <w:t>34:*</w:t>
      </w:r>
      <w:proofErr w:type="gramEnd"/>
      <w:r>
        <w:t xml:space="preserve">* </w:t>
      </w:r>
      <w:proofErr w:type="spellStart"/>
      <w:r>
        <w:t>ශේෂ</w:t>
      </w:r>
      <w:proofErr w:type="spellEnd"/>
      <w:r>
        <w:t xml:space="preserve"> </w:t>
      </w:r>
      <w:proofErr w:type="spellStart"/>
      <w:r>
        <w:t>පිරික්සුමක්</w:t>
      </w:r>
      <w:proofErr w:type="spellEnd"/>
      <w:r>
        <w:t xml:space="preserve"> </w:t>
      </w:r>
      <w:proofErr w:type="spellStart"/>
      <w:r>
        <w:t>පිළියෙල</w:t>
      </w:r>
      <w:proofErr w:type="spellEnd"/>
      <w:r>
        <w:t xml:space="preserve"> </w:t>
      </w:r>
      <w:proofErr w:type="spellStart"/>
      <w:r>
        <w:t>කිරීමෙන්</w:t>
      </w:r>
      <w:proofErr w:type="spellEnd"/>
      <w:r>
        <w:t xml:space="preserve"> </w:t>
      </w:r>
      <w:proofErr w:type="spellStart"/>
      <w:r>
        <w:t>ලැබෙන</w:t>
      </w:r>
      <w:proofErr w:type="spellEnd"/>
      <w:r>
        <w:t xml:space="preserve"> </w:t>
      </w:r>
      <w:proofErr w:type="spellStart"/>
      <w:r>
        <w:t>ප්‍රධාන</w:t>
      </w:r>
      <w:proofErr w:type="spellEnd"/>
      <w:r>
        <w:t xml:space="preserve"> </w:t>
      </w:r>
      <w:proofErr w:type="spellStart"/>
      <w:r>
        <w:t>වාසි</w:t>
      </w:r>
      <w:proofErr w:type="spellEnd"/>
      <w:r>
        <w:t xml:space="preserve"> </w:t>
      </w:r>
      <w:proofErr w:type="spellStart"/>
      <w:r>
        <w:t>වන්නේ</w:t>
      </w:r>
      <w:proofErr w:type="spellEnd"/>
      <w:r>
        <w:t xml:space="preserve"> </w:t>
      </w:r>
      <w:proofErr w:type="spellStart"/>
      <w:r>
        <w:t>ලෙජර්</w:t>
      </w:r>
      <w:proofErr w:type="spellEnd"/>
      <w:r>
        <w:t xml:space="preserve"> </w:t>
      </w:r>
      <w:proofErr w:type="spellStart"/>
      <w:r>
        <w:t>ගිණුම්වල</w:t>
      </w:r>
      <w:proofErr w:type="spellEnd"/>
      <w:r>
        <w:t xml:space="preserve"> </w:t>
      </w:r>
      <w:proofErr w:type="spellStart"/>
      <w:r>
        <w:t>ගණිතමය</w:t>
      </w:r>
      <w:proofErr w:type="spellEnd"/>
      <w:r>
        <w:t xml:space="preserve"> </w:t>
      </w:r>
      <w:proofErr w:type="spellStart"/>
      <w:r>
        <w:t>නිවැරදිතාව</w:t>
      </w:r>
      <w:proofErr w:type="spellEnd"/>
      <w:r>
        <w:t xml:space="preserve"> </w:t>
      </w:r>
      <w:proofErr w:type="spellStart"/>
      <w:r>
        <w:t>පරීක්ෂා</w:t>
      </w:r>
      <w:proofErr w:type="spellEnd"/>
      <w:r>
        <w:t xml:space="preserve"> </w:t>
      </w:r>
      <w:proofErr w:type="spellStart"/>
      <w:r>
        <w:t>කර</w:t>
      </w:r>
      <w:proofErr w:type="spellEnd"/>
      <w:r>
        <w:t xml:space="preserve"> </w:t>
      </w:r>
      <w:proofErr w:type="spellStart"/>
      <w:r>
        <w:t>ගැනීමට</w:t>
      </w:r>
      <w:proofErr w:type="spellEnd"/>
      <w:r>
        <w:t xml:space="preserve"> </w:t>
      </w:r>
      <w:proofErr w:type="spellStart"/>
      <w:r>
        <w:t>හැකිවීම</w:t>
      </w:r>
      <w:proofErr w:type="spellEnd"/>
      <w:r>
        <w:t xml:space="preserve"> </w:t>
      </w:r>
      <w:proofErr w:type="spellStart"/>
      <w:r>
        <w:t>සහ</w:t>
      </w:r>
      <w:proofErr w:type="spellEnd"/>
      <w:r>
        <w:t xml:space="preserve"> </w:t>
      </w:r>
      <w:proofErr w:type="spellStart"/>
      <w:r>
        <w:t>ව්‍යාපාරයේ</w:t>
      </w:r>
      <w:proofErr w:type="spellEnd"/>
      <w:r>
        <w:t xml:space="preserve"> </w:t>
      </w:r>
      <w:proofErr w:type="spellStart"/>
      <w:r>
        <w:t>මූල්‍ය</w:t>
      </w:r>
      <w:proofErr w:type="spellEnd"/>
      <w:r>
        <w:t xml:space="preserve"> </w:t>
      </w:r>
      <w:proofErr w:type="spellStart"/>
      <w:r>
        <w:t>ප්‍රකාශන</w:t>
      </w:r>
      <w:proofErr w:type="spellEnd"/>
      <w:r>
        <w:t xml:space="preserve"> (</w:t>
      </w:r>
      <w:proofErr w:type="spellStart"/>
      <w:r>
        <w:t>ලාභ</w:t>
      </w:r>
      <w:proofErr w:type="spellEnd"/>
      <w:r>
        <w:t xml:space="preserve"> </w:t>
      </w:r>
      <w:proofErr w:type="spellStart"/>
      <w:r>
        <w:t>අලාභ</w:t>
      </w:r>
      <w:proofErr w:type="spellEnd"/>
      <w:r>
        <w:t xml:space="preserve"> </w:t>
      </w:r>
      <w:proofErr w:type="spellStart"/>
      <w:r>
        <w:t>ගිණුම</w:t>
      </w:r>
      <w:proofErr w:type="spellEnd"/>
      <w:r>
        <w:t xml:space="preserve"> </w:t>
      </w:r>
      <w:proofErr w:type="spellStart"/>
      <w:r>
        <w:t>හා</w:t>
      </w:r>
      <w:proofErr w:type="spellEnd"/>
      <w:r>
        <w:t xml:space="preserve"> </w:t>
      </w:r>
      <w:proofErr w:type="spellStart"/>
      <w:r>
        <w:t>මූල්‍ය</w:t>
      </w:r>
      <w:proofErr w:type="spellEnd"/>
      <w:r>
        <w:t xml:space="preserve"> </w:t>
      </w:r>
      <w:proofErr w:type="spellStart"/>
      <w:r>
        <w:t>තත්ත්ව</w:t>
      </w:r>
      <w:proofErr w:type="spellEnd"/>
      <w:r>
        <w:t xml:space="preserve"> </w:t>
      </w:r>
      <w:proofErr w:type="spellStart"/>
      <w:r>
        <w:t>ප්‍රකාශනය</w:t>
      </w:r>
      <w:proofErr w:type="spellEnd"/>
      <w:r>
        <w:t xml:space="preserve">) </w:t>
      </w:r>
      <w:proofErr w:type="spellStart"/>
      <w:r>
        <w:t>පිළියෙල</w:t>
      </w:r>
      <w:proofErr w:type="spellEnd"/>
      <w:r>
        <w:t xml:space="preserve"> </w:t>
      </w:r>
      <w:proofErr w:type="spellStart"/>
      <w:r>
        <w:t>කිරීමට</w:t>
      </w:r>
      <w:proofErr w:type="spellEnd"/>
      <w:r>
        <w:t xml:space="preserve"> </w:t>
      </w:r>
      <w:proofErr w:type="spellStart"/>
      <w:r>
        <w:t>අවශ්‍ය</w:t>
      </w:r>
      <w:proofErr w:type="spellEnd"/>
      <w:r>
        <w:t xml:space="preserve"> </w:t>
      </w:r>
      <w:proofErr w:type="spellStart"/>
      <w:r>
        <w:t>ගිණුම්</w:t>
      </w:r>
      <w:proofErr w:type="spellEnd"/>
      <w:r>
        <w:t xml:space="preserve"> </w:t>
      </w:r>
      <w:proofErr w:type="spellStart"/>
      <w:r>
        <w:t>ශේෂ</w:t>
      </w:r>
      <w:proofErr w:type="spellEnd"/>
      <w:r>
        <w:t xml:space="preserve"> </w:t>
      </w:r>
      <w:proofErr w:type="spellStart"/>
      <w:r>
        <w:t>තොරතුරු</w:t>
      </w:r>
      <w:proofErr w:type="spellEnd"/>
      <w:r>
        <w:t xml:space="preserve"> </w:t>
      </w:r>
      <w:proofErr w:type="spellStart"/>
      <w:r>
        <w:t>පහසුවෙන්</w:t>
      </w:r>
      <w:proofErr w:type="spellEnd"/>
      <w:r>
        <w:t xml:space="preserve"> </w:t>
      </w:r>
      <w:proofErr w:type="spellStart"/>
      <w:r>
        <w:t>එක</w:t>
      </w:r>
      <w:proofErr w:type="spellEnd"/>
      <w:r>
        <w:t xml:space="preserve"> </w:t>
      </w:r>
      <w:proofErr w:type="spellStart"/>
      <w:r>
        <w:t>තැනකින්</w:t>
      </w:r>
      <w:proofErr w:type="spellEnd"/>
      <w:r>
        <w:t xml:space="preserve"> </w:t>
      </w:r>
      <w:proofErr w:type="spellStart"/>
      <w:r>
        <w:t>ලබා</w:t>
      </w:r>
      <w:proofErr w:type="spellEnd"/>
      <w:r>
        <w:t xml:space="preserve"> </w:t>
      </w:r>
      <w:proofErr w:type="spellStart"/>
      <w:r>
        <w:t>ගැනීමට</w:t>
      </w:r>
      <w:proofErr w:type="spellEnd"/>
      <w:r>
        <w:t xml:space="preserve"> </w:t>
      </w:r>
      <w:proofErr w:type="spellStart"/>
      <w:r>
        <w:t>හැකිවීමයි</w:t>
      </w:r>
      <w:proofErr w:type="spellEnd"/>
      <w:r>
        <w:t>.</w:t>
      </w:r>
    </w:p>
    <w:p w14:paraId="46C47587" w14:textId="77777777" w:rsidR="00EA27FE" w:rsidRDefault="00000000">
      <w:pPr>
        <w:spacing w:after="120" w:line="240" w:lineRule="auto"/>
      </w:pPr>
      <w:r>
        <w:t>*[</w:t>
      </w:r>
      <w:proofErr w:type="spellStart"/>
      <w:r>
        <w:t>අවබෝධය</w:t>
      </w:r>
      <w:proofErr w:type="spellEnd"/>
      <w:r>
        <w:t xml:space="preserve"> (Understanding) | - </w:t>
      </w:r>
      <w:proofErr w:type="spellStart"/>
      <w:r>
        <w:t>ශේෂ</w:t>
      </w:r>
      <w:proofErr w:type="spellEnd"/>
      <w:r>
        <w:t xml:space="preserve"> </w:t>
      </w:r>
      <w:proofErr w:type="spellStart"/>
      <w:proofErr w:type="gramStart"/>
      <w:r>
        <w:t>පිරික්සුම</w:t>
      </w:r>
      <w:proofErr w:type="spellEnd"/>
      <w:r>
        <w:t>]*</w:t>
      </w:r>
      <w:proofErr w:type="gramEnd"/>
    </w:p>
    <w:p w14:paraId="79DD9248" w14:textId="77777777" w:rsidR="00EA27FE" w:rsidRDefault="00000000">
      <w:pPr>
        <w:spacing w:after="120" w:line="240" w:lineRule="auto"/>
      </w:pPr>
      <w:r>
        <w:t>**Q</w:t>
      </w:r>
      <w:proofErr w:type="gramStart"/>
      <w:r>
        <w:t>35:*</w:t>
      </w:r>
      <w:proofErr w:type="gramEnd"/>
      <w:r>
        <w:t xml:space="preserve">* </w:t>
      </w:r>
      <w:proofErr w:type="spellStart"/>
      <w:r>
        <w:t>වෙළෙඳ</w:t>
      </w:r>
      <w:proofErr w:type="spellEnd"/>
      <w:r>
        <w:t xml:space="preserve"> </w:t>
      </w:r>
      <w:proofErr w:type="spellStart"/>
      <w:r>
        <w:t>වට්ටම්</w:t>
      </w:r>
      <w:proofErr w:type="spellEnd"/>
      <w:r>
        <w:t xml:space="preserve"> </w:t>
      </w:r>
      <w:proofErr w:type="spellStart"/>
      <w:r>
        <w:t>සහ</w:t>
      </w:r>
      <w:proofErr w:type="spellEnd"/>
      <w:r>
        <w:t xml:space="preserve"> </w:t>
      </w:r>
      <w:proofErr w:type="spellStart"/>
      <w:r>
        <w:t>මුදල්</w:t>
      </w:r>
      <w:proofErr w:type="spellEnd"/>
      <w:r>
        <w:t xml:space="preserve"> </w:t>
      </w:r>
      <w:proofErr w:type="spellStart"/>
      <w:r>
        <w:t>වට්ටම්</w:t>
      </w:r>
      <w:proofErr w:type="spellEnd"/>
      <w:r>
        <w:t xml:space="preserve"> </w:t>
      </w:r>
      <w:proofErr w:type="spellStart"/>
      <w:r>
        <w:t>අතර</w:t>
      </w:r>
      <w:proofErr w:type="spellEnd"/>
      <w:r>
        <w:t xml:space="preserve"> </w:t>
      </w:r>
      <w:proofErr w:type="spellStart"/>
      <w:r>
        <w:t>පවතින</w:t>
      </w:r>
      <w:proofErr w:type="spellEnd"/>
      <w:r>
        <w:t xml:space="preserve"> </w:t>
      </w:r>
      <w:proofErr w:type="spellStart"/>
      <w:r>
        <w:t>වෙනස</w:t>
      </w:r>
      <w:proofErr w:type="spellEnd"/>
      <w:r>
        <w:t xml:space="preserve"> </w:t>
      </w:r>
      <w:proofErr w:type="spellStart"/>
      <w:r>
        <w:t>පැහැදිලි</w:t>
      </w:r>
      <w:proofErr w:type="spellEnd"/>
      <w:r>
        <w:t xml:space="preserve"> </w:t>
      </w:r>
      <w:proofErr w:type="spellStart"/>
      <w:r>
        <w:t>කරන්න</w:t>
      </w:r>
      <w:proofErr w:type="spellEnd"/>
      <w:r>
        <w:t>.</w:t>
      </w:r>
    </w:p>
    <w:p w14:paraId="4441D6FB" w14:textId="77777777" w:rsidR="00EA27FE" w:rsidRDefault="00000000">
      <w:pPr>
        <w:spacing w:after="120" w:line="240" w:lineRule="auto"/>
      </w:pPr>
      <w:r>
        <w:t>**A</w:t>
      </w:r>
      <w:proofErr w:type="gramStart"/>
      <w:r>
        <w:t>35:*</w:t>
      </w:r>
      <w:proofErr w:type="gramEnd"/>
      <w:r>
        <w:t xml:space="preserve">* </w:t>
      </w:r>
      <w:proofErr w:type="spellStart"/>
      <w:r>
        <w:t>වෙළෙඳ</w:t>
      </w:r>
      <w:proofErr w:type="spellEnd"/>
      <w:r>
        <w:t xml:space="preserve"> </w:t>
      </w:r>
      <w:proofErr w:type="spellStart"/>
      <w:r>
        <w:t>වට්ටම්</w:t>
      </w:r>
      <w:proofErr w:type="spellEnd"/>
      <w:r>
        <w:t xml:space="preserve"> </w:t>
      </w:r>
      <w:proofErr w:type="spellStart"/>
      <w:r>
        <w:t>යනු</w:t>
      </w:r>
      <w:proofErr w:type="spellEnd"/>
      <w:r>
        <w:t xml:space="preserve"> </w:t>
      </w:r>
      <w:proofErr w:type="spellStart"/>
      <w:r>
        <w:t>භාණ්ඩයක</w:t>
      </w:r>
      <w:proofErr w:type="spellEnd"/>
      <w:r>
        <w:t xml:space="preserve"> </w:t>
      </w:r>
      <w:proofErr w:type="spellStart"/>
      <w:r>
        <w:t>ලකුණු</w:t>
      </w:r>
      <w:proofErr w:type="spellEnd"/>
      <w:r>
        <w:t xml:space="preserve"> </w:t>
      </w:r>
      <w:proofErr w:type="spellStart"/>
      <w:r>
        <w:t>කළ</w:t>
      </w:r>
      <w:proofErr w:type="spellEnd"/>
      <w:r>
        <w:t xml:space="preserve"> </w:t>
      </w:r>
      <w:proofErr w:type="spellStart"/>
      <w:r>
        <w:t>මිලෙන්</w:t>
      </w:r>
      <w:proofErr w:type="spellEnd"/>
      <w:r>
        <w:t xml:space="preserve"> </w:t>
      </w:r>
      <w:proofErr w:type="spellStart"/>
      <w:r>
        <w:t>ගනුදෙනුව</w:t>
      </w:r>
      <w:proofErr w:type="spellEnd"/>
      <w:r>
        <w:t xml:space="preserve"> </w:t>
      </w:r>
      <w:proofErr w:type="spellStart"/>
      <w:r>
        <w:t>සිදුවන</w:t>
      </w:r>
      <w:proofErr w:type="spellEnd"/>
      <w:r>
        <w:t xml:space="preserve"> </w:t>
      </w:r>
      <w:proofErr w:type="spellStart"/>
      <w:r>
        <w:t>අවස්ථාවේදීම</w:t>
      </w:r>
      <w:proofErr w:type="spellEnd"/>
      <w:r>
        <w:t xml:space="preserve"> </w:t>
      </w:r>
      <w:proofErr w:type="spellStart"/>
      <w:r>
        <w:t>කරනු</w:t>
      </w:r>
      <w:proofErr w:type="spellEnd"/>
      <w:r>
        <w:t xml:space="preserve"> </w:t>
      </w:r>
      <w:proofErr w:type="spellStart"/>
      <w:r>
        <w:t>ලබන</w:t>
      </w:r>
      <w:proofErr w:type="spellEnd"/>
      <w:r>
        <w:t xml:space="preserve"> </w:t>
      </w:r>
      <w:proofErr w:type="spellStart"/>
      <w:r>
        <w:t>අඩු</w:t>
      </w:r>
      <w:proofErr w:type="spellEnd"/>
      <w:r>
        <w:t xml:space="preserve"> </w:t>
      </w:r>
      <w:proofErr w:type="spellStart"/>
      <w:r>
        <w:t>කිරීම</w:t>
      </w:r>
      <w:proofErr w:type="spellEnd"/>
      <w:r>
        <w:t xml:space="preserve"> </w:t>
      </w:r>
      <w:proofErr w:type="spellStart"/>
      <w:r>
        <w:t>වන</w:t>
      </w:r>
      <w:proofErr w:type="spellEnd"/>
      <w:r>
        <w:t xml:space="preserve"> </w:t>
      </w:r>
      <w:proofErr w:type="spellStart"/>
      <w:r>
        <w:t>අතර</w:t>
      </w:r>
      <w:proofErr w:type="spellEnd"/>
      <w:r>
        <w:t xml:space="preserve"> </w:t>
      </w:r>
      <w:proofErr w:type="spellStart"/>
      <w:r>
        <w:t>එය</w:t>
      </w:r>
      <w:proofErr w:type="spellEnd"/>
      <w:r>
        <w:t xml:space="preserve"> </w:t>
      </w:r>
      <w:proofErr w:type="spellStart"/>
      <w:r>
        <w:t>ගිණුම්</w:t>
      </w:r>
      <w:proofErr w:type="spellEnd"/>
      <w:r>
        <w:t xml:space="preserve"> </w:t>
      </w:r>
      <w:proofErr w:type="spellStart"/>
      <w:r>
        <w:t>පොත්වල</w:t>
      </w:r>
      <w:proofErr w:type="spellEnd"/>
      <w:r>
        <w:t xml:space="preserve"> </w:t>
      </w:r>
      <w:proofErr w:type="spellStart"/>
      <w:r>
        <w:t>වෙනම</w:t>
      </w:r>
      <w:proofErr w:type="spellEnd"/>
      <w:r>
        <w:t xml:space="preserve"> </w:t>
      </w:r>
      <w:proofErr w:type="spellStart"/>
      <w:r>
        <w:t>සටහන්</w:t>
      </w:r>
      <w:proofErr w:type="spellEnd"/>
      <w:r>
        <w:t xml:space="preserve"> </w:t>
      </w:r>
      <w:proofErr w:type="spellStart"/>
      <w:r>
        <w:t>නොකරයි</w:t>
      </w:r>
      <w:proofErr w:type="spellEnd"/>
      <w:r>
        <w:t xml:space="preserve">. </w:t>
      </w:r>
      <w:proofErr w:type="spellStart"/>
      <w:r>
        <w:t>මුදල්</w:t>
      </w:r>
      <w:proofErr w:type="spellEnd"/>
      <w:r>
        <w:t xml:space="preserve"> </w:t>
      </w:r>
      <w:proofErr w:type="spellStart"/>
      <w:r>
        <w:t>වට්ටම්</w:t>
      </w:r>
      <w:proofErr w:type="spellEnd"/>
      <w:r>
        <w:t xml:space="preserve"> </w:t>
      </w:r>
      <w:proofErr w:type="spellStart"/>
      <w:r>
        <w:t>යනු</w:t>
      </w:r>
      <w:proofErr w:type="spellEnd"/>
      <w:r>
        <w:t xml:space="preserve"> </w:t>
      </w:r>
      <w:proofErr w:type="spellStart"/>
      <w:r>
        <w:t>ණයට</w:t>
      </w:r>
      <w:proofErr w:type="spellEnd"/>
      <w:r>
        <w:t xml:space="preserve"> </w:t>
      </w:r>
      <w:proofErr w:type="spellStart"/>
      <w:r>
        <w:t>ගත්</w:t>
      </w:r>
      <w:proofErr w:type="spellEnd"/>
      <w:r>
        <w:t xml:space="preserve"> </w:t>
      </w:r>
      <w:proofErr w:type="spellStart"/>
      <w:r>
        <w:t>හෝ</w:t>
      </w:r>
      <w:proofErr w:type="spellEnd"/>
      <w:r>
        <w:t xml:space="preserve"> </w:t>
      </w:r>
      <w:proofErr w:type="spellStart"/>
      <w:r>
        <w:t>දුන්</w:t>
      </w:r>
      <w:proofErr w:type="spellEnd"/>
      <w:r>
        <w:t xml:space="preserve"> </w:t>
      </w:r>
      <w:proofErr w:type="spellStart"/>
      <w:r>
        <w:t>මුදල්</w:t>
      </w:r>
      <w:proofErr w:type="spellEnd"/>
      <w:r>
        <w:t xml:space="preserve"> </w:t>
      </w:r>
      <w:proofErr w:type="spellStart"/>
      <w:r>
        <w:t>නියමිත</w:t>
      </w:r>
      <w:proofErr w:type="spellEnd"/>
      <w:r>
        <w:t xml:space="preserve"> </w:t>
      </w:r>
      <w:proofErr w:type="spellStart"/>
      <w:r>
        <w:t>කාලයට</w:t>
      </w:r>
      <w:proofErr w:type="spellEnd"/>
      <w:r>
        <w:t xml:space="preserve"> </w:t>
      </w:r>
      <w:proofErr w:type="spellStart"/>
      <w:r>
        <w:t>පෙර</w:t>
      </w:r>
      <w:proofErr w:type="spellEnd"/>
      <w:r>
        <w:t xml:space="preserve"> </w:t>
      </w:r>
      <w:proofErr w:type="spellStart"/>
      <w:r>
        <w:t>ගෙවීමේදී</w:t>
      </w:r>
      <w:proofErr w:type="spellEnd"/>
      <w:r>
        <w:t xml:space="preserve"> </w:t>
      </w:r>
      <w:proofErr w:type="spellStart"/>
      <w:r>
        <w:t>හිමිවන</w:t>
      </w:r>
      <w:proofErr w:type="spellEnd"/>
      <w:r>
        <w:t xml:space="preserve"> </w:t>
      </w:r>
      <w:proofErr w:type="spellStart"/>
      <w:r>
        <w:t>වට්ටම්</w:t>
      </w:r>
      <w:proofErr w:type="spellEnd"/>
      <w:r>
        <w:t xml:space="preserve"> </w:t>
      </w:r>
      <w:proofErr w:type="spellStart"/>
      <w:r>
        <w:t>වන</w:t>
      </w:r>
      <w:proofErr w:type="spellEnd"/>
      <w:r>
        <w:t xml:space="preserve"> </w:t>
      </w:r>
      <w:proofErr w:type="spellStart"/>
      <w:r>
        <w:t>අතර</w:t>
      </w:r>
      <w:proofErr w:type="spellEnd"/>
      <w:r>
        <w:t xml:space="preserve"> </w:t>
      </w:r>
      <w:proofErr w:type="spellStart"/>
      <w:r>
        <w:t>ඒවා</w:t>
      </w:r>
      <w:proofErr w:type="spellEnd"/>
      <w:r>
        <w:t xml:space="preserve"> </w:t>
      </w:r>
      <w:proofErr w:type="spellStart"/>
      <w:r>
        <w:t>ගිණුම්</w:t>
      </w:r>
      <w:proofErr w:type="spellEnd"/>
      <w:r>
        <w:t xml:space="preserve"> </w:t>
      </w:r>
      <w:proofErr w:type="spellStart"/>
      <w:r>
        <w:t>පොත්වල</w:t>
      </w:r>
      <w:proofErr w:type="spellEnd"/>
      <w:r>
        <w:t xml:space="preserve"> </w:t>
      </w:r>
      <w:proofErr w:type="spellStart"/>
      <w:r>
        <w:t>වෙනම</w:t>
      </w:r>
      <w:proofErr w:type="spellEnd"/>
      <w:r>
        <w:t xml:space="preserve"> </w:t>
      </w:r>
      <w:proofErr w:type="spellStart"/>
      <w:r>
        <w:t>සටහන්</w:t>
      </w:r>
      <w:proofErr w:type="spellEnd"/>
      <w:r>
        <w:t xml:space="preserve"> </w:t>
      </w:r>
      <w:proofErr w:type="spellStart"/>
      <w:r>
        <w:t>කරනු</w:t>
      </w:r>
      <w:proofErr w:type="spellEnd"/>
      <w:r>
        <w:t xml:space="preserve"> </w:t>
      </w:r>
      <w:proofErr w:type="spellStart"/>
      <w:r>
        <w:t>ලැබේ</w:t>
      </w:r>
      <w:proofErr w:type="spellEnd"/>
      <w:r>
        <w:t>.</w:t>
      </w:r>
    </w:p>
    <w:p w14:paraId="2CE13AB8" w14:textId="77777777" w:rsidR="00EA27FE" w:rsidRDefault="00000000">
      <w:pPr>
        <w:spacing w:after="120" w:line="240" w:lineRule="auto"/>
      </w:pPr>
      <w:r>
        <w:t>*[</w:t>
      </w:r>
      <w:proofErr w:type="spellStart"/>
      <w:r>
        <w:t>අවබෝධය</w:t>
      </w:r>
      <w:proofErr w:type="spellEnd"/>
      <w:r>
        <w:t xml:space="preserve"> (Understanding) | - </w:t>
      </w:r>
      <w:proofErr w:type="spellStart"/>
      <w:r>
        <w:t>ද්විත්ව</w:t>
      </w:r>
      <w:proofErr w:type="spellEnd"/>
      <w:r>
        <w:t xml:space="preserve"> </w:t>
      </w:r>
      <w:proofErr w:type="spellStart"/>
      <w:r>
        <w:t>සටහන්</w:t>
      </w:r>
      <w:proofErr w:type="spellEnd"/>
      <w:r>
        <w:t xml:space="preserve"> </w:t>
      </w:r>
      <w:proofErr w:type="spellStart"/>
      <w:proofErr w:type="gramStart"/>
      <w:r>
        <w:t>ක්‍රමය</w:t>
      </w:r>
      <w:proofErr w:type="spellEnd"/>
      <w:r>
        <w:t>]*</w:t>
      </w:r>
      <w:proofErr w:type="gramEnd"/>
    </w:p>
    <w:p w14:paraId="57966F06" w14:textId="77777777" w:rsidR="00EA27FE" w:rsidRDefault="00000000">
      <w:pPr>
        <w:spacing w:after="120" w:line="240" w:lineRule="auto"/>
      </w:pPr>
      <w:r>
        <w:t>**Q</w:t>
      </w:r>
      <w:proofErr w:type="gramStart"/>
      <w:r>
        <w:t>36:*</w:t>
      </w:r>
      <w:proofErr w:type="gramEnd"/>
      <w:r>
        <w:t xml:space="preserve">* </w:t>
      </w:r>
      <w:proofErr w:type="spellStart"/>
      <w:r>
        <w:t>සුමල්</w:t>
      </w:r>
      <w:proofErr w:type="spellEnd"/>
      <w:r>
        <w:t xml:space="preserve"> </w:t>
      </w:r>
      <w:proofErr w:type="spellStart"/>
      <w:r>
        <w:t>රැ</w:t>
      </w:r>
      <w:proofErr w:type="spellEnd"/>
      <w:r>
        <w:t xml:space="preserve">. 100 000ක </w:t>
      </w:r>
      <w:proofErr w:type="spellStart"/>
      <w:r>
        <w:t>මුදලක්</w:t>
      </w:r>
      <w:proofErr w:type="spellEnd"/>
      <w:r>
        <w:t xml:space="preserve"> </w:t>
      </w:r>
      <w:proofErr w:type="spellStart"/>
      <w:r>
        <w:t>යොදවා</w:t>
      </w:r>
      <w:proofErr w:type="spellEnd"/>
      <w:r>
        <w:t xml:space="preserve"> </w:t>
      </w:r>
      <w:proofErr w:type="spellStart"/>
      <w:r>
        <w:t>ව්‍යාපාරයක්</w:t>
      </w:r>
      <w:proofErr w:type="spellEnd"/>
      <w:r>
        <w:t xml:space="preserve"> </w:t>
      </w:r>
      <w:proofErr w:type="spellStart"/>
      <w:r>
        <w:t>ආරම්භ</w:t>
      </w:r>
      <w:proofErr w:type="spellEnd"/>
      <w:r>
        <w:t xml:space="preserve"> </w:t>
      </w:r>
      <w:proofErr w:type="spellStart"/>
      <w:r>
        <w:t>කළ</w:t>
      </w:r>
      <w:proofErr w:type="spellEnd"/>
      <w:r>
        <w:t xml:space="preserve"> </w:t>
      </w:r>
      <w:proofErr w:type="spellStart"/>
      <w:r>
        <w:t>අතර</w:t>
      </w:r>
      <w:proofErr w:type="spellEnd"/>
      <w:r>
        <w:t xml:space="preserve">, </w:t>
      </w:r>
      <w:proofErr w:type="spellStart"/>
      <w:r>
        <w:t>පසුව</w:t>
      </w:r>
      <w:proofErr w:type="spellEnd"/>
      <w:r>
        <w:t xml:space="preserve"> </w:t>
      </w:r>
      <w:proofErr w:type="spellStart"/>
      <w:r>
        <w:t>රැ</w:t>
      </w:r>
      <w:proofErr w:type="spellEnd"/>
      <w:r>
        <w:t xml:space="preserve">. 30 000ක </w:t>
      </w:r>
      <w:proofErr w:type="spellStart"/>
      <w:r>
        <w:t>බැංකු</w:t>
      </w:r>
      <w:proofErr w:type="spellEnd"/>
      <w:r>
        <w:t xml:space="preserve"> </w:t>
      </w:r>
      <w:proofErr w:type="spellStart"/>
      <w:r>
        <w:t>ණයක්</w:t>
      </w:r>
      <w:proofErr w:type="spellEnd"/>
      <w:r>
        <w:t xml:space="preserve"> </w:t>
      </w:r>
      <w:proofErr w:type="spellStart"/>
      <w:r>
        <w:t>ලබා</w:t>
      </w:r>
      <w:proofErr w:type="spellEnd"/>
      <w:r>
        <w:t xml:space="preserve"> </w:t>
      </w:r>
      <w:proofErr w:type="spellStart"/>
      <w:r>
        <w:t>ගත්තේය</w:t>
      </w:r>
      <w:proofErr w:type="spellEnd"/>
      <w:r>
        <w:t xml:space="preserve">. </w:t>
      </w:r>
      <w:proofErr w:type="spellStart"/>
      <w:r>
        <w:t>මෙම</w:t>
      </w:r>
      <w:proofErr w:type="spellEnd"/>
      <w:r>
        <w:t xml:space="preserve"> </w:t>
      </w:r>
      <w:proofErr w:type="spellStart"/>
      <w:r>
        <w:t>ගනුදෙනු</w:t>
      </w:r>
      <w:proofErr w:type="spellEnd"/>
      <w:r>
        <w:t xml:space="preserve"> </w:t>
      </w:r>
      <w:proofErr w:type="spellStart"/>
      <w:r>
        <w:t>දෙක</w:t>
      </w:r>
      <w:proofErr w:type="spellEnd"/>
      <w:r>
        <w:t xml:space="preserve"> </w:t>
      </w:r>
      <w:proofErr w:type="spellStart"/>
      <w:r>
        <w:t>අවසානයේ</w:t>
      </w:r>
      <w:proofErr w:type="spellEnd"/>
      <w:r>
        <w:t xml:space="preserve"> </w:t>
      </w:r>
      <w:proofErr w:type="spellStart"/>
      <w:r>
        <w:t>ව්‍යාපාරයේ</w:t>
      </w:r>
      <w:proofErr w:type="spellEnd"/>
      <w:r>
        <w:t xml:space="preserve"> </w:t>
      </w:r>
      <w:proofErr w:type="spellStart"/>
      <w:r>
        <w:t>වත්කම්</w:t>
      </w:r>
      <w:proofErr w:type="spellEnd"/>
      <w:r>
        <w:t xml:space="preserve">, </w:t>
      </w:r>
      <w:proofErr w:type="spellStart"/>
      <w:r>
        <w:t>හිමිකම</w:t>
      </w:r>
      <w:proofErr w:type="spellEnd"/>
      <w:r>
        <w:t xml:space="preserve"> </w:t>
      </w:r>
      <w:proofErr w:type="spellStart"/>
      <w:r>
        <w:t>සහ</w:t>
      </w:r>
      <w:proofErr w:type="spellEnd"/>
      <w:r>
        <w:t xml:space="preserve"> </w:t>
      </w:r>
      <w:proofErr w:type="spellStart"/>
      <w:r>
        <w:t>වගකීම්</w:t>
      </w:r>
      <w:proofErr w:type="spellEnd"/>
      <w:r>
        <w:t xml:space="preserve"> </w:t>
      </w:r>
      <w:proofErr w:type="spellStart"/>
      <w:r>
        <w:t>අගයන්</w:t>
      </w:r>
      <w:proofErr w:type="spellEnd"/>
      <w:r>
        <w:t xml:space="preserve"> </w:t>
      </w:r>
      <w:proofErr w:type="spellStart"/>
      <w:r>
        <w:t>ගිණුම්කරණ</w:t>
      </w:r>
      <w:proofErr w:type="spellEnd"/>
      <w:r>
        <w:t xml:space="preserve"> </w:t>
      </w:r>
      <w:proofErr w:type="spellStart"/>
      <w:r>
        <w:t>සමීකරණයට</w:t>
      </w:r>
      <w:proofErr w:type="spellEnd"/>
      <w:r>
        <w:t xml:space="preserve"> </w:t>
      </w:r>
      <w:proofErr w:type="spellStart"/>
      <w:r>
        <w:t>යොදවා</w:t>
      </w:r>
      <w:proofErr w:type="spellEnd"/>
      <w:r>
        <w:t xml:space="preserve"> </w:t>
      </w:r>
      <w:proofErr w:type="spellStart"/>
      <w:r>
        <w:t>දක්වන්න</w:t>
      </w:r>
      <w:proofErr w:type="spellEnd"/>
      <w:r>
        <w:t>.</w:t>
      </w:r>
    </w:p>
    <w:p w14:paraId="412E0C47" w14:textId="77777777" w:rsidR="00EA27FE" w:rsidRDefault="00000000">
      <w:pPr>
        <w:spacing w:after="120" w:line="240" w:lineRule="auto"/>
      </w:pPr>
      <w:r>
        <w:t>**A</w:t>
      </w:r>
      <w:proofErr w:type="gramStart"/>
      <w:r>
        <w:t>36:*</w:t>
      </w:r>
      <w:proofErr w:type="gramEnd"/>
      <w:r>
        <w:t xml:space="preserve">* </w:t>
      </w:r>
      <w:proofErr w:type="spellStart"/>
      <w:r>
        <w:t>මුදලින්</w:t>
      </w:r>
      <w:proofErr w:type="spellEnd"/>
      <w:r>
        <w:t xml:space="preserve"> </w:t>
      </w:r>
      <w:proofErr w:type="spellStart"/>
      <w:r>
        <w:t>ව්‍යාපාරය</w:t>
      </w:r>
      <w:proofErr w:type="spellEnd"/>
      <w:r>
        <w:t xml:space="preserve"> </w:t>
      </w:r>
      <w:proofErr w:type="spellStart"/>
      <w:r>
        <w:t>ඇරඹූ</w:t>
      </w:r>
      <w:proofErr w:type="spellEnd"/>
      <w:r>
        <w:t xml:space="preserve"> </w:t>
      </w:r>
      <w:proofErr w:type="spellStart"/>
      <w:r>
        <w:t>විට</w:t>
      </w:r>
      <w:proofErr w:type="spellEnd"/>
      <w:r>
        <w:t xml:space="preserve"> </w:t>
      </w:r>
      <w:proofErr w:type="spellStart"/>
      <w:r>
        <w:t>මුදල්</w:t>
      </w:r>
      <w:proofErr w:type="spellEnd"/>
      <w:r>
        <w:t xml:space="preserve"> (</w:t>
      </w:r>
      <w:proofErr w:type="spellStart"/>
      <w:r>
        <w:t>වත්කම්</w:t>
      </w:r>
      <w:proofErr w:type="spellEnd"/>
      <w:r>
        <w:t xml:space="preserve">) </w:t>
      </w:r>
      <w:proofErr w:type="spellStart"/>
      <w:r>
        <w:t>රැ</w:t>
      </w:r>
      <w:proofErr w:type="spellEnd"/>
      <w:r>
        <w:t xml:space="preserve">. 100 000ක් </w:t>
      </w:r>
      <w:proofErr w:type="spellStart"/>
      <w:r>
        <w:t>වන</w:t>
      </w:r>
      <w:proofErr w:type="spellEnd"/>
      <w:r>
        <w:t xml:space="preserve"> </w:t>
      </w:r>
      <w:proofErr w:type="spellStart"/>
      <w:r>
        <w:t>අතර</w:t>
      </w:r>
      <w:proofErr w:type="spellEnd"/>
      <w:r>
        <w:t xml:space="preserve"> </w:t>
      </w:r>
      <w:proofErr w:type="spellStart"/>
      <w:r>
        <w:t>ප්‍රාග්ධනය</w:t>
      </w:r>
      <w:proofErr w:type="spellEnd"/>
      <w:r>
        <w:t xml:space="preserve"> (</w:t>
      </w:r>
      <w:proofErr w:type="spellStart"/>
      <w:r>
        <w:t>හිමිකම</w:t>
      </w:r>
      <w:proofErr w:type="spellEnd"/>
      <w:r>
        <w:t xml:space="preserve">) </w:t>
      </w:r>
      <w:proofErr w:type="spellStart"/>
      <w:r>
        <w:t>රැ</w:t>
      </w:r>
      <w:proofErr w:type="spellEnd"/>
      <w:r>
        <w:t xml:space="preserve">. 100 000කි. </w:t>
      </w:r>
      <w:proofErr w:type="spellStart"/>
      <w:r>
        <w:t>බැංකු</w:t>
      </w:r>
      <w:proofErr w:type="spellEnd"/>
      <w:r>
        <w:t xml:space="preserve"> </w:t>
      </w:r>
      <w:proofErr w:type="spellStart"/>
      <w:r>
        <w:t>ණය</w:t>
      </w:r>
      <w:proofErr w:type="spellEnd"/>
      <w:r>
        <w:t xml:space="preserve"> </w:t>
      </w:r>
      <w:proofErr w:type="spellStart"/>
      <w:r>
        <w:t>ලබාගත්</w:t>
      </w:r>
      <w:proofErr w:type="spellEnd"/>
      <w:r>
        <w:t xml:space="preserve"> </w:t>
      </w:r>
      <w:proofErr w:type="spellStart"/>
      <w:r>
        <w:t>විට</w:t>
      </w:r>
      <w:proofErr w:type="spellEnd"/>
      <w:r>
        <w:t xml:space="preserve"> </w:t>
      </w:r>
      <w:proofErr w:type="spellStart"/>
      <w:r>
        <w:t>මුදල්</w:t>
      </w:r>
      <w:proofErr w:type="spellEnd"/>
      <w:r>
        <w:t xml:space="preserve"> </w:t>
      </w:r>
      <w:proofErr w:type="spellStart"/>
      <w:r>
        <w:t>රැ</w:t>
      </w:r>
      <w:proofErr w:type="spellEnd"/>
      <w:r>
        <w:t xml:space="preserve">. 30 000කින් </w:t>
      </w:r>
      <w:proofErr w:type="spellStart"/>
      <w:r>
        <w:t>වැඩි</w:t>
      </w:r>
      <w:proofErr w:type="spellEnd"/>
      <w:r>
        <w:t xml:space="preserve"> </w:t>
      </w:r>
      <w:proofErr w:type="spellStart"/>
      <w:r>
        <w:t>වී</w:t>
      </w:r>
      <w:proofErr w:type="spellEnd"/>
      <w:r>
        <w:t xml:space="preserve"> </w:t>
      </w:r>
      <w:proofErr w:type="spellStart"/>
      <w:r>
        <w:t>මුළු</w:t>
      </w:r>
      <w:proofErr w:type="spellEnd"/>
      <w:r>
        <w:t xml:space="preserve"> </w:t>
      </w:r>
      <w:proofErr w:type="spellStart"/>
      <w:r>
        <w:t>වත්කම්</w:t>
      </w:r>
      <w:proofErr w:type="spellEnd"/>
      <w:r>
        <w:t xml:space="preserve"> </w:t>
      </w:r>
      <w:proofErr w:type="spellStart"/>
      <w:r>
        <w:t>රැ</w:t>
      </w:r>
      <w:proofErr w:type="spellEnd"/>
      <w:r>
        <w:t xml:space="preserve">. 130 000ක් </w:t>
      </w:r>
      <w:proofErr w:type="spellStart"/>
      <w:r>
        <w:t>වේ</w:t>
      </w:r>
      <w:proofErr w:type="spellEnd"/>
      <w:r>
        <w:t xml:space="preserve">. </w:t>
      </w:r>
      <w:proofErr w:type="spellStart"/>
      <w:r>
        <w:t>බැංකු</w:t>
      </w:r>
      <w:proofErr w:type="spellEnd"/>
      <w:r>
        <w:t xml:space="preserve"> </w:t>
      </w:r>
      <w:proofErr w:type="spellStart"/>
      <w:r>
        <w:t>ණය</w:t>
      </w:r>
      <w:proofErr w:type="spellEnd"/>
      <w:r>
        <w:t xml:space="preserve"> (</w:t>
      </w:r>
      <w:proofErr w:type="spellStart"/>
      <w:r>
        <w:t>වගකීම්</w:t>
      </w:r>
      <w:proofErr w:type="spellEnd"/>
      <w:r>
        <w:t xml:space="preserve">) </w:t>
      </w:r>
      <w:proofErr w:type="spellStart"/>
      <w:r>
        <w:t>රැ</w:t>
      </w:r>
      <w:proofErr w:type="spellEnd"/>
      <w:r>
        <w:t xml:space="preserve">. 30 000ක් </w:t>
      </w:r>
      <w:proofErr w:type="spellStart"/>
      <w:r>
        <w:t>වේ</w:t>
      </w:r>
      <w:proofErr w:type="spellEnd"/>
      <w:r>
        <w:t xml:space="preserve">. ඒ </w:t>
      </w:r>
      <w:proofErr w:type="spellStart"/>
      <w:r>
        <w:t>අනුව</w:t>
      </w:r>
      <w:proofErr w:type="spellEnd"/>
      <w:r>
        <w:t xml:space="preserve"> </w:t>
      </w:r>
      <w:proofErr w:type="spellStart"/>
      <w:r>
        <w:t>ගිණුම්කරණ</w:t>
      </w:r>
      <w:proofErr w:type="spellEnd"/>
      <w:r>
        <w:t xml:space="preserve"> </w:t>
      </w:r>
      <w:proofErr w:type="spellStart"/>
      <w:r>
        <w:t>සමීකරණය</w:t>
      </w:r>
      <w:proofErr w:type="spellEnd"/>
      <w:r>
        <w:t xml:space="preserve">: </w:t>
      </w:r>
      <w:proofErr w:type="spellStart"/>
      <w:r>
        <w:t>වත්කම්</w:t>
      </w:r>
      <w:proofErr w:type="spellEnd"/>
      <w:r>
        <w:t xml:space="preserve"> (</w:t>
      </w:r>
      <w:proofErr w:type="spellStart"/>
      <w:r>
        <w:t>රැ</w:t>
      </w:r>
      <w:proofErr w:type="spellEnd"/>
      <w:r>
        <w:t xml:space="preserve">. 130 000) = </w:t>
      </w:r>
      <w:proofErr w:type="spellStart"/>
      <w:r>
        <w:t>හිමිකම</w:t>
      </w:r>
      <w:proofErr w:type="spellEnd"/>
      <w:r>
        <w:t xml:space="preserve"> (</w:t>
      </w:r>
      <w:proofErr w:type="spellStart"/>
      <w:r>
        <w:t>රැ</w:t>
      </w:r>
      <w:proofErr w:type="spellEnd"/>
      <w:r>
        <w:t xml:space="preserve">. 100 000) + </w:t>
      </w:r>
      <w:proofErr w:type="spellStart"/>
      <w:r>
        <w:t>වගකීම්</w:t>
      </w:r>
      <w:proofErr w:type="spellEnd"/>
      <w:r>
        <w:t xml:space="preserve"> (</w:t>
      </w:r>
      <w:proofErr w:type="spellStart"/>
      <w:r>
        <w:t>රැ</w:t>
      </w:r>
      <w:proofErr w:type="spellEnd"/>
      <w:r>
        <w:t xml:space="preserve">. 30 000) </w:t>
      </w:r>
      <w:proofErr w:type="spellStart"/>
      <w:r>
        <w:t>වේ</w:t>
      </w:r>
      <w:proofErr w:type="spellEnd"/>
      <w:r>
        <w:t>.</w:t>
      </w:r>
    </w:p>
    <w:p w14:paraId="1E99C421" w14:textId="77777777" w:rsidR="00EA27FE" w:rsidRDefault="00000000">
      <w:pPr>
        <w:spacing w:after="120" w:line="240" w:lineRule="auto"/>
      </w:pPr>
      <w:r>
        <w:t>*[</w:t>
      </w:r>
      <w:proofErr w:type="spellStart"/>
      <w:r>
        <w:t>යෙදුම</w:t>
      </w:r>
      <w:proofErr w:type="spellEnd"/>
      <w:r>
        <w:t xml:space="preserve"> (Application) | - </w:t>
      </w:r>
      <w:proofErr w:type="spellStart"/>
      <w:r>
        <w:t>ගිණුම්කරණ</w:t>
      </w:r>
      <w:proofErr w:type="spellEnd"/>
      <w:r>
        <w:t xml:space="preserve"> </w:t>
      </w:r>
      <w:proofErr w:type="spellStart"/>
      <w:proofErr w:type="gramStart"/>
      <w:r>
        <w:t>සමීකරණය</w:t>
      </w:r>
      <w:proofErr w:type="spellEnd"/>
      <w:r>
        <w:t>]*</w:t>
      </w:r>
      <w:proofErr w:type="gramEnd"/>
    </w:p>
    <w:p w14:paraId="0C05F2A5" w14:textId="77777777" w:rsidR="00EA27FE" w:rsidRDefault="00000000">
      <w:pPr>
        <w:spacing w:after="120" w:line="240" w:lineRule="auto"/>
      </w:pPr>
      <w:r>
        <w:t>**Q</w:t>
      </w:r>
      <w:proofErr w:type="gramStart"/>
      <w:r>
        <w:t>37:*</w:t>
      </w:r>
      <w:proofErr w:type="gramEnd"/>
      <w:r>
        <w:t xml:space="preserve">* </w:t>
      </w:r>
      <w:proofErr w:type="spellStart"/>
      <w:r>
        <w:t>ව්‍යාපාරයක්</w:t>
      </w:r>
      <w:proofErr w:type="spellEnd"/>
      <w:r>
        <w:t xml:space="preserve"> </w:t>
      </w:r>
      <w:proofErr w:type="spellStart"/>
      <w:r>
        <w:t>විසින්</w:t>
      </w:r>
      <w:proofErr w:type="spellEnd"/>
      <w:r>
        <w:t xml:space="preserve"> </w:t>
      </w:r>
      <w:proofErr w:type="spellStart"/>
      <w:r>
        <w:t>රැ</w:t>
      </w:r>
      <w:proofErr w:type="spellEnd"/>
      <w:r>
        <w:t xml:space="preserve">. 12 000ක් </w:t>
      </w:r>
      <w:proofErr w:type="spellStart"/>
      <w:r>
        <w:t>වටිනා</w:t>
      </w:r>
      <w:proofErr w:type="spellEnd"/>
      <w:r>
        <w:t xml:space="preserve"> </w:t>
      </w:r>
      <w:proofErr w:type="spellStart"/>
      <w:r>
        <w:t>උපකරණ</w:t>
      </w:r>
      <w:proofErr w:type="spellEnd"/>
      <w:r>
        <w:t xml:space="preserve"> </w:t>
      </w:r>
      <w:proofErr w:type="spellStart"/>
      <w:r>
        <w:t>මුදලට</w:t>
      </w:r>
      <w:proofErr w:type="spellEnd"/>
      <w:r>
        <w:t xml:space="preserve"> </w:t>
      </w:r>
      <w:proofErr w:type="spellStart"/>
      <w:r>
        <w:t>මිලදී</w:t>
      </w:r>
      <w:proofErr w:type="spellEnd"/>
      <w:r>
        <w:t xml:space="preserve"> </w:t>
      </w:r>
      <w:proofErr w:type="spellStart"/>
      <w:r>
        <w:t>ගැනීම</w:t>
      </w:r>
      <w:proofErr w:type="spellEnd"/>
      <w:r>
        <w:t xml:space="preserve"> </w:t>
      </w:r>
      <w:proofErr w:type="spellStart"/>
      <w:r>
        <w:t>සහ</w:t>
      </w:r>
      <w:proofErr w:type="spellEnd"/>
      <w:r>
        <w:t xml:space="preserve"> </w:t>
      </w:r>
      <w:proofErr w:type="spellStart"/>
      <w:r>
        <w:t>රැ</w:t>
      </w:r>
      <w:proofErr w:type="spellEnd"/>
      <w:r>
        <w:t xml:space="preserve">. 6 000ක </w:t>
      </w:r>
      <w:proofErr w:type="spellStart"/>
      <w:r>
        <w:t>කුලී</w:t>
      </w:r>
      <w:proofErr w:type="spellEnd"/>
      <w:r>
        <w:t xml:space="preserve"> </w:t>
      </w:r>
      <w:proofErr w:type="spellStart"/>
      <w:r>
        <w:t>ආදායමක්</w:t>
      </w:r>
      <w:proofErr w:type="spellEnd"/>
      <w:r>
        <w:t xml:space="preserve"> </w:t>
      </w:r>
      <w:proofErr w:type="spellStart"/>
      <w:r>
        <w:t>මුදලින්</w:t>
      </w:r>
      <w:proofErr w:type="spellEnd"/>
      <w:r>
        <w:t xml:space="preserve"> </w:t>
      </w:r>
      <w:proofErr w:type="spellStart"/>
      <w:r>
        <w:t>ලැබීම</w:t>
      </w:r>
      <w:proofErr w:type="spellEnd"/>
      <w:r>
        <w:t xml:space="preserve"> </w:t>
      </w:r>
      <w:proofErr w:type="spellStart"/>
      <w:r>
        <w:t>යන</w:t>
      </w:r>
      <w:proofErr w:type="spellEnd"/>
      <w:r>
        <w:t xml:space="preserve"> </w:t>
      </w:r>
      <w:proofErr w:type="spellStart"/>
      <w:r>
        <w:t>ගනුදෙනු</w:t>
      </w:r>
      <w:proofErr w:type="spellEnd"/>
      <w:r>
        <w:t xml:space="preserve"> </w:t>
      </w:r>
      <w:proofErr w:type="spellStart"/>
      <w:r>
        <w:t>සඳහා</w:t>
      </w:r>
      <w:proofErr w:type="spellEnd"/>
      <w:r>
        <w:t xml:space="preserve"> </w:t>
      </w:r>
      <w:proofErr w:type="spellStart"/>
      <w:r>
        <w:t>අදාළ</w:t>
      </w:r>
      <w:proofErr w:type="spellEnd"/>
      <w:r>
        <w:t xml:space="preserve"> </w:t>
      </w:r>
      <w:proofErr w:type="spellStart"/>
      <w:r>
        <w:t>ද්විත්ව</w:t>
      </w:r>
      <w:proofErr w:type="spellEnd"/>
      <w:r>
        <w:t xml:space="preserve"> </w:t>
      </w:r>
      <w:proofErr w:type="spellStart"/>
      <w:r>
        <w:t>සටහන්</w:t>
      </w:r>
      <w:proofErr w:type="spellEnd"/>
      <w:r>
        <w:t xml:space="preserve"> </w:t>
      </w:r>
      <w:proofErr w:type="spellStart"/>
      <w:r>
        <w:t>දක්වන්න</w:t>
      </w:r>
      <w:proofErr w:type="spellEnd"/>
      <w:r>
        <w:t>.</w:t>
      </w:r>
    </w:p>
    <w:p w14:paraId="5B3A5073" w14:textId="77777777" w:rsidR="00EA27FE" w:rsidRDefault="00000000">
      <w:pPr>
        <w:spacing w:after="120" w:line="240" w:lineRule="auto"/>
      </w:pPr>
      <w:r>
        <w:lastRenderedPageBreak/>
        <w:t>**A</w:t>
      </w:r>
      <w:proofErr w:type="gramStart"/>
      <w:r>
        <w:t>37:*</w:t>
      </w:r>
      <w:proofErr w:type="gramEnd"/>
      <w:r>
        <w:t xml:space="preserve">* 1. </w:t>
      </w:r>
      <w:proofErr w:type="spellStart"/>
      <w:r>
        <w:t>උපකරණ</w:t>
      </w:r>
      <w:proofErr w:type="spellEnd"/>
      <w:r>
        <w:t xml:space="preserve"> </w:t>
      </w:r>
      <w:proofErr w:type="spellStart"/>
      <w:r>
        <w:t>මුදලට</w:t>
      </w:r>
      <w:proofErr w:type="spellEnd"/>
      <w:r>
        <w:t xml:space="preserve"> </w:t>
      </w:r>
      <w:proofErr w:type="spellStart"/>
      <w:r>
        <w:t>මිලදී</w:t>
      </w:r>
      <w:proofErr w:type="spellEnd"/>
      <w:r>
        <w:t xml:space="preserve"> </w:t>
      </w:r>
      <w:proofErr w:type="spellStart"/>
      <w:r>
        <w:t>ගැනීම</w:t>
      </w:r>
      <w:proofErr w:type="spellEnd"/>
      <w:r>
        <w:t xml:space="preserve">: </w:t>
      </w:r>
      <w:proofErr w:type="spellStart"/>
      <w:r>
        <w:t>උපකරණ</w:t>
      </w:r>
      <w:proofErr w:type="spellEnd"/>
      <w:r>
        <w:t xml:space="preserve"> </w:t>
      </w:r>
      <w:proofErr w:type="spellStart"/>
      <w:r>
        <w:t>ගිණුම</w:t>
      </w:r>
      <w:proofErr w:type="spellEnd"/>
      <w:r>
        <w:t xml:space="preserve"> </w:t>
      </w:r>
      <w:proofErr w:type="spellStart"/>
      <w:r>
        <w:t>හර</w:t>
      </w:r>
      <w:proofErr w:type="spellEnd"/>
      <w:r>
        <w:t xml:space="preserve"> </w:t>
      </w:r>
      <w:proofErr w:type="spellStart"/>
      <w:r>
        <w:t>රැ</w:t>
      </w:r>
      <w:proofErr w:type="spellEnd"/>
      <w:r>
        <w:t xml:space="preserve">. 12 000, </w:t>
      </w:r>
      <w:proofErr w:type="spellStart"/>
      <w:r>
        <w:t>මුදල්</w:t>
      </w:r>
      <w:proofErr w:type="spellEnd"/>
      <w:r>
        <w:t xml:space="preserve"> </w:t>
      </w:r>
      <w:proofErr w:type="spellStart"/>
      <w:r>
        <w:t>ගිණුම</w:t>
      </w:r>
      <w:proofErr w:type="spellEnd"/>
      <w:r>
        <w:t xml:space="preserve"> </w:t>
      </w:r>
      <w:proofErr w:type="spellStart"/>
      <w:r>
        <w:t>බැර</w:t>
      </w:r>
      <w:proofErr w:type="spellEnd"/>
      <w:r>
        <w:t xml:space="preserve"> </w:t>
      </w:r>
      <w:proofErr w:type="spellStart"/>
      <w:r>
        <w:t>රැ</w:t>
      </w:r>
      <w:proofErr w:type="spellEnd"/>
      <w:r>
        <w:t xml:space="preserve">. 12 000. 2. </w:t>
      </w:r>
      <w:proofErr w:type="spellStart"/>
      <w:r>
        <w:t>කුලී</w:t>
      </w:r>
      <w:proofErr w:type="spellEnd"/>
      <w:r>
        <w:t xml:space="preserve"> </w:t>
      </w:r>
      <w:proofErr w:type="spellStart"/>
      <w:r>
        <w:t>ආදායම්</w:t>
      </w:r>
      <w:proofErr w:type="spellEnd"/>
      <w:r>
        <w:t xml:space="preserve"> </w:t>
      </w:r>
      <w:proofErr w:type="spellStart"/>
      <w:r>
        <w:t>මුදලින්</w:t>
      </w:r>
      <w:proofErr w:type="spellEnd"/>
      <w:r>
        <w:t xml:space="preserve"> </w:t>
      </w:r>
      <w:proofErr w:type="spellStart"/>
      <w:r>
        <w:t>ලැබීම</w:t>
      </w:r>
      <w:proofErr w:type="spellEnd"/>
      <w:r>
        <w:t xml:space="preserve">: </w:t>
      </w:r>
      <w:proofErr w:type="spellStart"/>
      <w:r>
        <w:t>මුදල්</w:t>
      </w:r>
      <w:proofErr w:type="spellEnd"/>
      <w:r>
        <w:t xml:space="preserve"> </w:t>
      </w:r>
      <w:proofErr w:type="spellStart"/>
      <w:r>
        <w:t>ගිණුම</w:t>
      </w:r>
      <w:proofErr w:type="spellEnd"/>
      <w:r>
        <w:t xml:space="preserve"> </w:t>
      </w:r>
      <w:proofErr w:type="spellStart"/>
      <w:r>
        <w:t>හර</w:t>
      </w:r>
      <w:proofErr w:type="spellEnd"/>
      <w:r>
        <w:t xml:space="preserve"> </w:t>
      </w:r>
      <w:proofErr w:type="spellStart"/>
      <w:r>
        <w:t>රැ</w:t>
      </w:r>
      <w:proofErr w:type="spellEnd"/>
      <w:r>
        <w:t xml:space="preserve">. 6 000, </w:t>
      </w:r>
      <w:proofErr w:type="spellStart"/>
      <w:r>
        <w:t>කුලී</w:t>
      </w:r>
      <w:proofErr w:type="spellEnd"/>
      <w:r>
        <w:t xml:space="preserve"> </w:t>
      </w:r>
      <w:proofErr w:type="spellStart"/>
      <w:r>
        <w:t>ආදායම්</w:t>
      </w:r>
      <w:proofErr w:type="spellEnd"/>
      <w:r>
        <w:t xml:space="preserve"> </w:t>
      </w:r>
      <w:proofErr w:type="spellStart"/>
      <w:r>
        <w:t>ගිණුම</w:t>
      </w:r>
      <w:proofErr w:type="spellEnd"/>
      <w:r>
        <w:t xml:space="preserve"> </w:t>
      </w:r>
      <w:proofErr w:type="spellStart"/>
      <w:r>
        <w:t>බැර</w:t>
      </w:r>
      <w:proofErr w:type="spellEnd"/>
      <w:r>
        <w:t xml:space="preserve"> </w:t>
      </w:r>
      <w:proofErr w:type="spellStart"/>
      <w:r>
        <w:t>රැ</w:t>
      </w:r>
      <w:proofErr w:type="spellEnd"/>
      <w:r>
        <w:t xml:space="preserve">. 6 000 </w:t>
      </w:r>
      <w:proofErr w:type="spellStart"/>
      <w:r>
        <w:t>වේ</w:t>
      </w:r>
      <w:proofErr w:type="spellEnd"/>
      <w:r>
        <w:t>.</w:t>
      </w:r>
    </w:p>
    <w:p w14:paraId="672D2191" w14:textId="77777777" w:rsidR="00EA27FE" w:rsidRDefault="00000000">
      <w:pPr>
        <w:spacing w:after="120" w:line="240" w:lineRule="auto"/>
      </w:pPr>
      <w:r>
        <w:t>*[</w:t>
      </w:r>
      <w:proofErr w:type="spellStart"/>
      <w:r>
        <w:t>යෙදුම</w:t>
      </w:r>
      <w:proofErr w:type="spellEnd"/>
      <w:r>
        <w:t xml:space="preserve"> (Application) | - </w:t>
      </w:r>
      <w:proofErr w:type="spellStart"/>
      <w:r>
        <w:t>ද්විත්ව</w:t>
      </w:r>
      <w:proofErr w:type="spellEnd"/>
      <w:r>
        <w:t xml:space="preserve"> </w:t>
      </w:r>
      <w:proofErr w:type="spellStart"/>
      <w:r>
        <w:t>සටහන්</w:t>
      </w:r>
      <w:proofErr w:type="spellEnd"/>
      <w:r>
        <w:t xml:space="preserve"> </w:t>
      </w:r>
      <w:proofErr w:type="spellStart"/>
      <w:proofErr w:type="gramStart"/>
      <w:r>
        <w:t>ක්‍රමය</w:t>
      </w:r>
      <w:proofErr w:type="spellEnd"/>
      <w:r>
        <w:t>]*</w:t>
      </w:r>
      <w:proofErr w:type="gramEnd"/>
    </w:p>
    <w:p w14:paraId="496DB70E" w14:textId="77777777" w:rsidR="00EA27FE" w:rsidRDefault="00000000">
      <w:pPr>
        <w:spacing w:after="120" w:line="240" w:lineRule="auto"/>
      </w:pPr>
      <w:r>
        <w:t>**Q</w:t>
      </w:r>
      <w:proofErr w:type="gramStart"/>
      <w:r>
        <w:t>38:*</w:t>
      </w:r>
      <w:proofErr w:type="gramEnd"/>
      <w:r>
        <w:t xml:space="preserve">* </w:t>
      </w:r>
      <w:proofErr w:type="spellStart"/>
      <w:r>
        <w:t>අමල්ගේ</w:t>
      </w:r>
      <w:proofErr w:type="spellEnd"/>
      <w:r>
        <w:t xml:space="preserve"> </w:t>
      </w:r>
      <w:proofErr w:type="spellStart"/>
      <w:r>
        <w:t>මුදල්</w:t>
      </w:r>
      <w:proofErr w:type="spellEnd"/>
      <w:r>
        <w:t xml:space="preserve"> </w:t>
      </w:r>
      <w:proofErr w:type="spellStart"/>
      <w:r>
        <w:t>පොතේ</w:t>
      </w:r>
      <w:proofErr w:type="spellEnd"/>
      <w:r>
        <w:t xml:space="preserve"> </w:t>
      </w:r>
      <w:proofErr w:type="spellStart"/>
      <w:r>
        <w:t>ලැබීම්</w:t>
      </w:r>
      <w:proofErr w:type="spellEnd"/>
      <w:r>
        <w:t xml:space="preserve"> </w:t>
      </w:r>
      <w:proofErr w:type="spellStart"/>
      <w:r>
        <w:t>එකතුව</w:t>
      </w:r>
      <w:proofErr w:type="spellEnd"/>
      <w:r>
        <w:t xml:space="preserve"> </w:t>
      </w:r>
      <w:proofErr w:type="spellStart"/>
      <w:r>
        <w:t>රැ</w:t>
      </w:r>
      <w:proofErr w:type="spellEnd"/>
      <w:r>
        <w:t xml:space="preserve">. 203 000ක් ද, </w:t>
      </w:r>
      <w:proofErr w:type="spellStart"/>
      <w:r>
        <w:t>ගෙවීම්</w:t>
      </w:r>
      <w:proofErr w:type="spellEnd"/>
      <w:r>
        <w:t xml:space="preserve"> </w:t>
      </w:r>
      <w:proofErr w:type="spellStart"/>
      <w:r>
        <w:t>එකතුව</w:t>
      </w:r>
      <w:proofErr w:type="spellEnd"/>
      <w:r>
        <w:t xml:space="preserve"> </w:t>
      </w:r>
      <w:proofErr w:type="spellStart"/>
      <w:r>
        <w:t>රැ</w:t>
      </w:r>
      <w:proofErr w:type="spellEnd"/>
      <w:r>
        <w:t xml:space="preserve">. 99 000ක් ද </w:t>
      </w:r>
      <w:proofErr w:type="spellStart"/>
      <w:r>
        <w:t>වේ</w:t>
      </w:r>
      <w:proofErr w:type="spellEnd"/>
      <w:r>
        <w:t xml:space="preserve"> </w:t>
      </w:r>
      <w:proofErr w:type="spellStart"/>
      <w:r>
        <w:t>නම්</w:t>
      </w:r>
      <w:proofErr w:type="spellEnd"/>
      <w:r>
        <w:t xml:space="preserve">, </w:t>
      </w:r>
      <w:proofErr w:type="spellStart"/>
      <w:r>
        <w:t>මාසය</w:t>
      </w:r>
      <w:proofErr w:type="spellEnd"/>
      <w:r>
        <w:t xml:space="preserve"> </w:t>
      </w:r>
      <w:proofErr w:type="spellStart"/>
      <w:r>
        <w:t>අවසානයේ</w:t>
      </w:r>
      <w:proofErr w:type="spellEnd"/>
      <w:r>
        <w:t xml:space="preserve"> </w:t>
      </w:r>
      <w:proofErr w:type="spellStart"/>
      <w:r>
        <w:t>මුදල්</w:t>
      </w:r>
      <w:proofErr w:type="spellEnd"/>
      <w:r>
        <w:t xml:space="preserve"> </w:t>
      </w:r>
      <w:proofErr w:type="spellStart"/>
      <w:r>
        <w:t>ගිණුම</w:t>
      </w:r>
      <w:proofErr w:type="spellEnd"/>
      <w:r>
        <w:t xml:space="preserve"> </w:t>
      </w:r>
      <w:proofErr w:type="spellStart"/>
      <w:r>
        <w:t>තුලනය</w:t>
      </w:r>
      <w:proofErr w:type="spellEnd"/>
      <w:r>
        <w:t xml:space="preserve"> </w:t>
      </w:r>
      <w:proofErr w:type="spellStart"/>
      <w:r>
        <w:t>කර</w:t>
      </w:r>
      <w:proofErr w:type="spellEnd"/>
      <w:r>
        <w:t xml:space="preserve"> </w:t>
      </w:r>
      <w:proofErr w:type="spellStart"/>
      <w:r>
        <w:t>එහි</w:t>
      </w:r>
      <w:proofErr w:type="spellEnd"/>
      <w:r>
        <w:t xml:space="preserve"> </w:t>
      </w:r>
      <w:proofErr w:type="spellStart"/>
      <w:r>
        <w:t>ශේෂය</w:t>
      </w:r>
      <w:proofErr w:type="spellEnd"/>
      <w:r>
        <w:t xml:space="preserve"> </w:t>
      </w:r>
      <w:proofErr w:type="spellStart"/>
      <w:r>
        <w:t>පෙන්වන</w:t>
      </w:r>
      <w:proofErr w:type="spellEnd"/>
      <w:r>
        <w:t xml:space="preserve"> </w:t>
      </w:r>
      <w:proofErr w:type="spellStart"/>
      <w:r>
        <w:t>ආකාරය</w:t>
      </w:r>
      <w:proofErr w:type="spellEnd"/>
      <w:r>
        <w:t xml:space="preserve"> </w:t>
      </w:r>
      <w:proofErr w:type="spellStart"/>
      <w:r>
        <w:t>පැහැදිලි</w:t>
      </w:r>
      <w:proofErr w:type="spellEnd"/>
      <w:r>
        <w:t xml:space="preserve"> </w:t>
      </w:r>
      <w:proofErr w:type="spellStart"/>
      <w:r>
        <w:t>කරන්න</w:t>
      </w:r>
      <w:proofErr w:type="spellEnd"/>
      <w:r>
        <w:t>.</w:t>
      </w:r>
    </w:p>
    <w:p w14:paraId="111465D6" w14:textId="77777777" w:rsidR="00EA27FE" w:rsidRDefault="00000000">
      <w:pPr>
        <w:spacing w:after="120" w:line="240" w:lineRule="auto"/>
      </w:pPr>
      <w:r>
        <w:t>**A</w:t>
      </w:r>
      <w:proofErr w:type="gramStart"/>
      <w:r>
        <w:t>38:*</w:t>
      </w:r>
      <w:proofErr w:type="gramEnd"/>
      <w:r>
        <w:t xml:space="preserve">* </w:t>
      </w:r>
      <w:proofErr w:type="spellStart"/>
      <w:r>
        <w:t>මුදල්</w:t>
      </w:r>
      <w:proofErr w:type="spellEnd"/>
      <w:r>
        <w:t xml:space="preserve"> </w:t>
      </w:r>
      <w:proofErr w:type="spellStart"/>
      <w:r>
        <w:t>ගිණුමේ</w:t>
      </w:r>
      <w:proofErr w:type="spellEnd"/>
      <w:r>
        <w:t xml:space="preserve"> </w:t>
      </w:r>
      <w:proofErr w:type="spellStart"/>
      <w:r>
        <w:t>හර</w:t>
      </w:r>
      <w:proofErr w:type="spellEnd"/>
      <w:r>
        <w:t xml:space="preserve"> </w:t>
      </w:r>
      <w:proofErr w:type="spellStart"/>
      <w:r>
        <w:t>පැත්තේ</w:t>
      </w:r>
      <w:proofErr w:type="spellEnd"/>
      <w:r>
        <w:t xml:space="preserve"> </w:t>
      </w:r>
      <w:proofErr w:type="spellStart"/>
      <w:r>
        <w:t>එකතුව</w:t>
      </w:r>
      <w:proofErr w:type="spellEnd"/>
      <w:r>
        <w:t xml:space="preserve"> </w:t>
      </w:r>
      <w:proofErr w:type="spellStart"/>
      <w:r>
        <w:t>රැ</w:t>
      </w:r>
      <w:proofErr w:type="spellEnd"/>
      <w:r>
        <w:t xml:space="preserve">. 203 000ක් </w:t>
      </w:r>
      <w:proofErr w:type="spellStart"/>
      <w:r>
        <w:t>සහ</w:t>
      </w:r>
      <w:proofErr w:type="spellEnd"/>
      <w:r>
        <w:t xml:space="preserve"> </w:t>
      </w:r>
      <w:proofErr w:type="spellStart"/>
      <w:r>
        <w:t>බැර</w:t>
      </w:r>
      <w:proofErr w:type="spellEnd"/>
      <w:r>
        <w:t xml:space="preserve"> </w:t>
      </w:r>
      <w:proofErr w:type="spellStart"/>
      <w:r>
        <w:t>පැත්තේ</w:t>
      </w:r>
      <w:proofErr w:type="spellEnd"/>
      <w:r>
        <w:t xml:space="preserve"> </w:t>
      </w:r>
      <w:proofErr w:type="spellStart"/>
      <w:r>
        <w:t>එකතුව</w:t>
      </w:r>
      <w:proofErr w:type="spellEnd"/>
      <w:r>
        <w:t xml:space="preserve"> </w:t>
      </w:r>
      <w:proofErr w:type="spellStart"/>
      <w:r>
        <w:t>රැ</w:t>
      </w:r>
      <w:proofErr w:type="spellEnd"/>
      <w:r>
        <w:t xml:space="preserve">. 99 000කි. </w:t>
      </w:r>
      <w:proofErr w:type="spellStart"/>
      <w:r>
        <w:t>වෙනස</w:t>
      </w:r>
      <w:proofErr w:type="spellEnd"/>
      <w:r>
        <w:t xml:space="preserve"> </w:t>
      </w:r>
      <w:proofErr w:type="spellStart"/>
      <w:r>
        <w:t>වන</w:t>
      </w:r>
      <w:proofErr w:type="spellEnd"/>
      <w:r>
        <w:t xml:space="preserve"> </w:t>
      </w:r>
      <w:proofErr w:type="spellStart"/>
      <w:r>
        <w:t>රැ</w:t>
      </w:r>
      <w:proofErr w:type="spellEnd"/>
      <w:r>
        <w:t xml:space="preserve">. 104 000 (203 000 - 99 000) </w:t>
      </w:r>
      <w:proofErr w:type="spellStart"/>
      <w:r>
        <w:t>මාසයේ</w:t>
      </w:r>
      <w:proofErr w:type="spellEnd"/>
      <w:r>
        <w:t xml:space="preserve"> </w:t>
      </w:r>
      <w:proofErr w:type="spellStart"/>
      <w:r>
        <w:t>අවසාන</w:t>
      </w:r>
      <w:proofErr w:type="spellEnd"/>
      <w:r>
        <w:t xml:space="preserve"> </w:t>
      </w:r>
      <w:proofErr w:type="spellStart"/>
      <w:r>
        <w:t>දිනට</w:t>
      </w:r>
      <w:proofErr w:type="spellEnd"/>
      <w:r>
        <w:t xml:space="preserve"> </w:t>
      </w:r>
      <w:proofErr w:type="spellStart"/>
      <w:r>
        <w:t>බැර</w:t>
      </w:r>
      <w:proofErr w:type="spellEnd"/>
      <w:r>
        <w:t xml:space="preserve"> </w:t>
      </w:r>
      <w:proofErr w:type="spellStart"/>
      <w:r>
        <w:t>පැත්තේ</w:t>
      </w:r>
      <w:proofErr w:type="spellEnd"/>
      <w:r>
        <w:t xml:space="preserve"> '</w:t>
      </w:r>
      <w:proofErr w:type="spellStart"/>
      <w:r>
        <w:t>ශේෂය</w:t>
      </w:r>
      <w:proofErr w:type="spellEnd"/>
      <w:r>
        <w:t xml:space="preserve"> </w:t>
      </w:r>
      <w:proofErr w:type="spellStart"/>
      <w:r>
        <w:t>පහළට</w:t>
      </w:r>
      <w:proofErr w:type="spellEnd"/>
      <w:r>
        <w:t xml:space="preserve"> </w:t>
      </w:r>
      <w:proofErr w:type="spellStart"/>
      <w:r>
        <w:t>ගෙන</w:t>
      </w:r>
      <w:proofErr w:type="spellEnd"/>
      <w:r>
        <w:t xml:space="preserve"> </w:t>
      </w:r>
      <w:proofErr w:type="spellStart"/>
      <w:r>
        <w:t>යාම</w:t>
      </w:r>
      <w:proofErr w:type="spellEnd"/>
      <w:r>
        <w:t>' (</w:t>
      </w:r>
      <w:proofErr w:type="spellStart"/>
      <w:r>
        <w:t>ශේෂය</w:t>
      </w:r>
      <w:proofErr w:type="spellEnd"/>
      <w:r>
        <w:t xml:space="preserve"> ප/</w:t>
      </w:r>
      <w:proofErr w:type="spellStart"/>
      <w:r>
        <w:t>ගෙ</w:t>
      </w:r>
      <w:proofErr w:type="spellEnd"/>
      <w:r>
        <w:t xml:space="preserve">) </w:t>
      </w:r>
      <w:proofErr w:type="spellStart"/>
      <w:r>
        <w:t>ලෙස</w:t>
      </w:r>
      <w:proofErr w:type="spellEnd"/>
      <w:r>
        <w:t xml:space="preserve"> </w:t>
      </w:r>
      <w:proofErr w:type="spellStart"/>
      <w:r>
        <w:t>සටහන්</w:t>
      </w:r>
      <w:proofErr w:type="spellEnd"/>
      <w:r>
        <w:t xml:space="preserve"> </w:t>
      </w:r>
      <w:proofErr w:type="spellStart"/>
      <w:r>
        <w:t>කර</w:t>
      </w:r>
      <w:proofErr w:type="spellEnd"/>
      <w:r>
        <w:t xml:space="preserve"> </w:t>
      </w:r>
      <w:proofErr w:type="spellStart"/>
      <w:r>
        <w:t>ගිණුම</w:t>
      </w:r>
      <w:proofErr w:type="spellEnd"/>
      <w:r>
        <w:t xml:space="preserve"> </w:t>
      </w:r>
      <w:proofErr w:type="spellStart"/>
      <w:r>
        <w:t>දෙපසම</w:t>
      </w:r>
      <w:proofErr w:type="spellEnd"/>
      <w:r>
        <w:t xml:space="preserve"> </w:t>
      </w:r>
      <w:proofErr w:type="spellStart"/>
      <w:r>
        <w:t>රැ</w:t>
      </w:r>
      <w:proofErr w:type="spellEnd"/>
      <w:r>
        <w:t xml:space="preserve">. 203 000 </w:t>
      </w:r>
      <w:proofErr w:type="spellStart"/>
      <w:r>
        <w:t>බැගින්</w:t>
      </w:r>
      <w:proofErr w:type="spellEnd"/>
      <w:r>
        <w:t xml:space="preserve"> </w:t>
      </w:r>
      <w:proofErr w:type="spellStart"/>
      <w:r>
        <w:t>එකතු</w:t>
      </w:r>
      <w:proofErr w:type="spellEnd"/>
      <w:r>
        <w:t xml:space="preserve"> </w:t>
      </w:r>
      <w:proofErr w:type="spellStart"/>
      <w:r>
        <w:t>කර</w:t>
      </w:r>
      <w:proofErr w:type="spellEnd"/>
      <w:r>
        <w:t xml:space="preserve"> </w:t>
      </w:r>
      <w:proofErr w:type="spellStart"/>
      <w:r>
        <w:t>සමාන</w:t>
      </w:r>
      <w:proofErr w:type="spellEnd"/>
      <w:r>
        <w:t xml:space="preserve"> </w:t>
      </w:r>
      <w:proofErr w:type="spellStart"/>
      <w:r>
        <w:t>කරයි</w:t>
      </w:r>
      <w:proofErr w:type="spellEnd"/>
      <w:r>
        <w:t xml:space="preserve">. </w:t>
      </w:r>
      <w:proofErr w:type="spellStart"/>
      <w:r>
        <w:t>ඊළඟ</w:t>
      </w:r>
      <w:proofErr w:type="spellEnd"/>
      <w:r>
        <w:t xml:space="preserve"> </w:t>
      </w:r>
      <w:proofErr w:type="spellStart"/>
      <w:r>
        <w:t>මාසයේ</w:t>
      </w:r>
      <w:proofErr w:type="spellEnd"/>
      <w:r>
        <w:t xml:space="preserve"> </w:t>
      </w:r>
      <w:proofErr w:type="spellStart"/>
      <w:r>
        <w:t>පළමු</w:t>
      </w:r>
      <w:proofErr w:type="spellEnd"/>
      <w:r>
        <w:t xml:space="preserve"> </w:t>
      </w:r>
      <w:proofErr w:type="spellStart"/>
      <w:r>
        <w:t>දිනට</w:t>
      </w:r>
      <w:proofErr w:type="spellEnd"/>
      <w:r>
        <w:t xml:space="preserve"> </w:t>
      </w:r>
      <w:proofErr w:type="spellStart"/>
      <w:r>
        <w:t>හර</w:t>
      </w:r>
      <w:proofErr w:type="spellEnd"/>
      <w:r>
        <w:t xml:space="preserve"> </w:t>
      </w:r>
      <w:proofErr w:type="spellStart"/>
      <w:r>
        <w:t>පැත්තේ</w:t>
      </w:r>
      <w:proofErr w:type="spellEnd"/>
      <w:r>
        <w:t xml:space="preserve"> '</w:t>
      </w:r>
      <w:proofErr w:type="spellStart"/>
      <w:r>
        <w:t>ශේෂය</w:t>
      </w:r>
      <w:proofErr w:type="spellEnd"/>
      <w:r>
        <w:t xml:space="preserve"> </w:t>
      </w:r>
      <w:proofErr w:type="spellStart"/>
      <w:r>
        <w:t>ඉදිරියට</w:t>
      </w:r>
      <w:proofErr w:type="spellEnd"/>
      <w:r>
        <w:t xml:space="preserve"> </w:t>
      </w:r>
      <w:proofErr w:type="spellStart"/>
      <w:r>
        <w:t>ගෙන</w:t>
      </w:r>
      <w:proofErr w:type="spellEnd"/>
      <w:r>
        <w:t xml:space="preserve"> </w:t>
      </w:r>
      <w:proofErr w:type="spellStart"/>
      <w:r>
        <w:t>ඒම</w:t>
      </w:r>
      <w:proofErr w:type="spellEnd"/>
      <w:r>
        <w:t>' (</w:t>
      </w:r>
      <w:proofErr w:type="spellStart"/>
      <w:r>
        <w:t>ශේෂය</w:t>
      </w:r>
      <w:proofErr w:type="spellEnd"/>
      <w:r>
        <w:t xml:space="preserve"> ඉ/</w:t>
      </w:r>
      <w:proofErr w:type="spellStart"/>
      <w:r>
        <w:t>ගෙ</w:t>
      </w:r>
      <w:proofErr w:type="spellEnd"/>
      <w:r>
        <w:t xml:space="preserve">) </w:t>
      </w:r>
      <w:proofErr w:type="spellStart"/>
      <w:r>
        <w:t>ලෙස</w:t>
      </w:r>
      <w:proofErr w:type="spellEnd"/>
      <w:r>
        <w:t xml:space="preserve"> </w:t>
      </w:r>
      <w:proofErr w:type="spellStart"/>
      <w:r>
        <w:t>රැ</w:t>
      </w:r>
      <w:proofErr w:type="spellEnd"/>
      <w:r>
        <w:t xml:space="preserve">. 104 000ක් </w:t>
      </w:r>
      <w:proofErr w:type="spellStart"/>
      <w:r>
        <w:t>සටහන්</w:t>
      </w:r>
      <w:proofErr w:type="spellEnd"/>
      <w:r>
        <w:t xml:space="preserve"> </w:t>
      </w:r>
      <w:proofErr w:type="spellStart"/>
      <w:r>
        <w:t>කරයි</w:t>
      </w:r>
      <w:proofErr w:type="spellEnd"/>
      <w:r>
        <w:t>.</w:t>
      </w:r>
    </w:p>
    <w:p w14:paraId="56937CBC" w14:textId="77777777" w:rsidR="00EA27FE" w:rsidRDefault="00000000">
      <w:pPr>
        <w:spacing w:after="120" w:line="240" w:lineRule="auto"/>
      </w:pPr>
      <w:r>
        <w:t>*[</w:t>
      </w:r>
      <w:proofErr w:type="spellStart"/>
      <w:r>
        <w:t>යෙදුම</w:t>
      </w:r>
      <w:proofErr w:type="spellEnd"/>
      <w:r>
        <w:t xml:space="preserve"> (Application) | - </w:t>
      </w:r>
      <w:proofErr w:type="spellStart"/>
      <w:r>
        <w:t>මූලික</w:t>
      </w:r>
      <w:proofErr w:type="spellEnd"/>
      <w:r>
        <w:t xml:space="preserve"> </w:t>
      </w:r>
      <w:proofErr w:type="spellStart"/>
      <w:r>
        <w:t>පොත්</w:t>
      </w:r>
      <w:proofErr w:type="spellEnd"/>
      <w:r>
        <w:t xml:space="preserve"> </w:t>
      </w:r>
      <w:proofErr w:type="spellStart"/>
      <w:r>
        <w:t>හා</w:t>
      </w:r>
      <w:proofErr w:type="spellEnd"/>
      <w:r>
        <w:t xml:space="preserve"> </w:t>
      </w:r>
      <w:proofErr w:type="spellStart"/>
      <w:proofErr w:type="gramStart"/>
      <w:r>
        <w:t>ලෙජර්</w:t>
      </w:r>
      <w:proofErr w:type="spellEnd"/>
      <w:r>
        <w:t>]*</w:t>
      </w:r>
      <w:proofErr w:type="gramEnd"/>
    </w:p>
    <w:p w14:paraId="732528C3" w14:textId="77777777" w:rsidR="00EA27FE" w:rsidRDefault="00000000">
      <w:pPr>
        <w:spacing w:after="120" w:line="240" w:lineRule="auto"/>
      </w:pPr>
      <w:r>
        <w:t>**Q</w:t>
      </w:r>
      <w:proofErr w:type="gramStart"/>
      <w:r>
        <w:t>39:*</w:t>
      </w:r>
      <w:proofErr w:type="gramEnd"/>
      <w:r>
        <w:t xml:space="preserve">* </w:t>
      </w:r>
      <w:proofErr w:type="spellStart"/>
      <w:r>
        <w:t>පහත</w:t>
      </w:r>
      <w:proofErr w:type="spellEnd"/>
      <w:r>
        <w:t xml:space="preserve"> </w:t>
      </w:r>
      <w:proofErr w:type="spellStart"/>
      <w:r>
        <w:t>දැක්වෙන</w:t>
      </w:r>
      <w:proofErr w:type="spellEnd"/>
      <w:r>
        <w:t xml:space="preserve"> </w:t>
      </w:r>
      <w:proofErr w:type="spellStart"/>
      <w:r>
        <w:t>ගිණුම්</w:t>
      </w:r>
      <w:proofErr w:type="spellEnd"/>
      <w:r>
        <w:t xml:space="preserve"> </w:t>
      </w:r>
      <w:proofErr w:type="spellStart"/>
      <w:r>
        <w:t>ශේෂයන්</w:t>
      </w:r>
      <w:proofErr w:type="spellEnd"/>
      <w:r>
        <w:t xml:space="preserve"> </w:t>
      </w:r>
      <w:proofErr w:type="spellStart"/>
      <w:r>
        <w:t>ශේෂ</w:t>
      </w:r>
      <w:proofErr w:type="spellEnd"/>
      <w:r>
        <w:t xml:space="preserve"> </w:t>
      </w:r>
      <w:proofErr w:type="spellStart"/>
      <w:r>
        <w:t>පිරික්සුමේ</w:t>
      </w:r>
      <w:proofErr w:type="spellEnd"/>
      <w:r>
        <w:t xml:space="preserve"> </w:t>
      </w:r>
      <w:proofErr w:type="spellStart"/>
      <w:r>
        <w:t>හර</w:t>
      </w:r>
      <w:proofErr w:type="spellEnd"/>
      <w:r>
        <w:t xml:space="preserve"> </w:t>
      </w:r>
      <w:proofErr w:type="spellStart"/>
      <w:r>
        <w:t>තීරුවට</w:t>
      </w:r>
      <w:proofErr w:type="spellEnd"/>
      <w:r>
        <w:t xml:space="preserve"> </w:t>
      </w:r>
      <w:proofErr w:type="spellStart"/>
      <w:r>
        <w:t>සහ</w:t>
      </w:r>
      <w:proofErr w:type="spellEnd"/>
      <w:r>
        <w:t xml:space="preserve"> </w:t>
      </w:r>
      <w:proofErr w:type="spellStart"/>
      <w:r>
        <w:t>බැර</w:t>
      </w:r>
      <w:proofErr w:type="spellEnd"/>
      <w:r>
        <w:t xml:space="preserve"> </w:t>
      </w:r>
      <w:proofErr w:type="spellStart"/>
      <w:r>
        <w:t>තීරුවට</w:t>
      </w:r>
      <w:proofErr w:type="spellEnd"/>
      <w:r>
        <w:t xml:space="preserve"> </w:t>
      </w:r>
      <w:proofErr w:type="spellStart"/>
      <w:r>
        <w:t>ඇතුළත්</w:t>
      </w:r>
      <w:proofErr w:type="spellEnd"/>
      <w:r>
        <w:t xml:space="preserve"> </w:t>
      </w:r>
      <w:proofErr w:type="spellStart"/>
      <w:r>
        <w:t>වන</w:t>
      </w:r>
      <w:proofErr w:type="spellEnd"/>
      <w:r>
        <w:t xml:space="preserve"> </w:t>
      </w:r>
      <w:proofErr w:type="spellStart"/>
      <w:r>
        <w:t>ආකාරය</w:t>
      </w:r>
      <w:proofErr w:type="spellEnd"/>
      <w:r>
        <w:t xml:space="preserve"> </w:t>
      </w:r>
      <w:proofErr w:type="spellStart"/>
      <w:r>
        <w:t>දක්වන්න</w:t>
      </w:r>
      <w:proofErr w:type="spellEnd"/>
      <w:r>
        <w:t xml:space="preserve">: </w:t>
      </w:r>
      <w:proofErr w:type="spellStart"/>
      <w:r>
        <w:t>ප්‍රාග්ධනය</w:t>
      </w:r>
      <w:proofErr w:type="spellEnd"/>
      <w:r>
        <w:t xml:space="preserve"> </w:t>
      </w:r>
      <w:proofErr w:type="spellStart"/>
      <w:r>
        <w:t>රැ</w:t>
      </w:r>
      <w:proofErr w:type="spellEnd"/>
      <w:r>
        <w:t xml:space="preserve">. 80 000, </w:t>
      </w:r>
      <w:proofErr w:type="spellStart"/>
      <w:r>
        <w:t>ලී</w:t>
      </w:r>
      <w:proofErr w:type="spellEnd"/>
      <w:r>
        <w:t xml:space="preserve"> </w:t>
      </w:r>
      <w:proofErr w:type="spellStart"/>
      <w:r>
        <w:t>බඩු</w:t>
      </w:r>
      <w:proofErr w:type="spellEnd"/>
      <w:r>
        <w:t xml:space="preserve"> </w:t>
      </w:r>
      <w:proofErr w:type="spellStart"/>
      <w:r>
        <w:t>රැ</w:t>
      </w:r>
      <w:proofErr w:type="spellEnd"/>
      <w:r>
        <w:t xml:space="preserve">. 8 000, </w:t>
      </w:r>
      <w:proofErr w:type="spellStart"/>
      <w:r>
        <w:t>කඩ</w:t>
      </w:r>
      <w:proofErr w:type="spellEnd"/>
      <w:r>
        <w:t xml:space="preserve"> </w:t>
      </w:r>
      <w:proofErr w:type="spellStart"/>
      <w:r>
        <w:t>කුලී</w:t>
      </w:r>
      <w:proofErr w:type="spellEnd"/>
      <w:r>
        <w:t xml:space="preserve"> </w:t>
      </w:r>
      <w:proofErr w:type="spellStart"/>
      <w:r>
        <w:t>වියදම්</w:t>
      </w:r>
      <w:proofErr w:type="spellEnd"/>
      <w:r>
        <w:t xml:space="preserve"> </w:t>
      </w:r>
      <w:proofErr w:type="spellStart"/>
      <w:r>
        <w:t>රැ</w:t>
      </w:r>
      <w:proofErr w:type="spellEnd"/>
      <w:r>
        <w:t xml:space="preserve">. 6 000, </w:t>
      </w:r>
      <w:proofErr w:type="spellStart"/>
      <w:r>
        <w:t>විකුණුම්</w:t>
      </w:r>
      <w:proofErr w:type="spellEnd"/>
      <w:r>
        <w:t xml:space="preserve"> </w:t>
      </w:r>
      <w:proofErr w:type="spellStart"/>
      <w:r>
        <w:t>රැ</w:t>
      </w:r>
      <w:proofErr w:type="spellEnd"/>
      <w:r>
        <w:t xml:space="preserve">. 40 000, </w:t>
      </w:r>
      <w:proofErr w:type="spellStart"/>
      <w:r>
        <w:t>බැංකු</w:t>
      </w:r>
      <w:proofErr w:type="spellEnd"/>
      <w:r>
        <w:t xml:space="preserve"> </w:t>
      </w:r>
      <w:proofErr w:type="spellStart"/>
      <w:r>
        <w:t>ණය</w:t>
      </w:r>
      <w:proofErr w:type="spellEnd"/>
      <w:r>
        <w:t xml:space="preserve"> </w:t>
      </w:r>
      <w:proofErr w:type="spellStart"/>
      <w:r>
        <w:t>රැ</w:t>
      </w:r>
      <w:proofErr w:type="spellEnd"/>
      <w:r>
        <w:t>. 50 000.</w:t>
      </w:r>
    </w:p>
    <w:p w14:paraId="7399B354" w14:textId="77777777" w:rsidR="00EA27FE" w:rsidRDefault="00000000">
      <w:pPr>
        <w:spacing w:after="120" w:line="240" w:lineRule="auto"/>
      </w:pPr>
      <w:r>
        <w:t>**A</w:t>
      </w:r>
      <w:proofErr w:type="gramStart"/>
      <w:r>
        <w:t>39:*</w:t>
      </w:r>
      <w:proofErr w:type="gramEnd"/>
      <w:r>
        <w:t xml:space="preserve">* </w:t>
      </w:r>
      <w:proofErr w:type="spellStart"/>
      <w:r>
        <w:t>ශේෂ</w:t>
      </w:r>
      <w:proofErr w:type="spellEnd"/>
      <w:r>
        <w:t xml:space="preserve"> </w:t>
      </w:r>
      <w:proofErr w:type="spellStart"/>
      <w:r>
        <w:t>පිරික්සුමේ</w:t>
      </w:r>
      <w:proofErr w:type="spellEnd"/>
      <w:r>
        <w:t xml:space="preserve"> </w:t>
      </w:r>
      <w:proofErr w:type="spellStart"/>
      <w:r>
        <w:t>හර</w:t>
      </w:r>
      <w:proofErr w:type="spellEnd"/>
      <w:r>
        <w:t xml:space="preserve"> </w:t>
      </w:r>
      <w:proofErr w:type="spellStart"/>
      <w:r>
        <w:t>තීරුවට</w:t>
      </w:r>
      <w:proofErr w:type="spellEnd"/>
      <w:r>
        <w:t xml:space="preserve"> </w:t>
      </w:r>
      <w:proofErr w:type="spellStart"/>
      <w:r>
        <w:t>ඇතුළත්</w:t>
      </w:r>
      <w:proofErr w:type="spellEnd"/>
      <w:r>
        <w:t xml:space="preserve"> </w:t>
      </w:r>
      <w:proofErr w:type="spellStart"/>
      <w:r>
        <w:t>වන්නේ</w:t>
      </w:r>
      <w:proofErr w:type="spellEnd"/>
      <w:r>
        <w:t xml:space="preserve">: </w:t>
      </w:r>
      <w:proofErr w:type="spellStart"/>
      <w:r>
        <w:t>ලී</w:t>
      </w:r>
      <w:proofErr w:type="spellEnd"/>
      <w:r>
        <w:t xml:space="preserve"> </w:t>
      </w:r>
      <w:proofErr w:type="spellStart"/>
      <w:r>
        <w:t>බඩු</w:t>
      </w:r>
      <w:proofErr w:type="spellEnd"/>
      <w:r>
        <w:t xml:space="preserve"> (</w:t>
      </w:r>
      <w:proofErr w:type="spellStart"/>
      <w:r>
        <w:t>වත්කම්</w:t>
      </w:r>
      <w:proofErr w:type="spellEnd"/>
      <w:r>
        <w:t xml:space="preserve">) </w:t>
      </w:r>
      <w:proofErr w:type="spellStart"/>
      <w:r>
        <w:t>රැ</w:t>
      </w:r>
      <w:proofErr w:type="spellEnd"/>
      <w:r>
        <w:t xml:space="preserve">. 8 000 </w:t>
      </w:r>
      <w:proofErr w:type="spellStart"/>
      <w:r>
        <w:t>සහ</w:t>
      </w:r>
      <w:proofErr w:type="spellEnd"/>
      <w:r>
        <w:t xml:space="preserve"> </w:t>
      </w:r>
      <w:proofErr w:type="spellStart"/>
      <w:r>
        <w:t>කඩ</w:t>
      </w:r>
      <w:proofErr w:type="spellEnd"/>
      <w:r>
        <w:t xml:space="preserve"> </w:t>
      </w:r>
      <w:proofErr w:type="spellStart"/>
      <w:r>
        <w:t>කුලී</w:t>
      </w:r>
      <w:proofErr w:type="spellEnd"/>
      <w:r>
        <w:t xml:space="preserve"> </w:t>
      </w:r>
      <w:proofErr w:type="spellStart"/>
      <w:r>
        <w:t>වියදම්</w:t>
      </w:r>
      <w:proofErr w:type="spellEnd"/>
      <w:r>
        <w:t xml:space="preserve"> (</w:t>
      </w:r>
      <w:proofErr w:type="spellStart"/>
      <w:r>
        <w:t>වියදම්</w:t>
      </w:r>
      <w:proofErr w:type="spellEnd"/>
      <w:r>
        <w:t xml:space="preserve">) </w:t>
      </w:r>
      <w:proofErr w:type="spellStart"/>
      <w:r>
        <w:t>රැ</w:t>
      </w:r>
      <w:proofErr w:type="spellEnd"/>
      <w:r>
        <w:t xml:space="preserve">. 6 000 ය. </w:t>
      </w:r>
      <w:proofErr w:type="spellStart"/>
      <w:r>
        <w:t>බැර</w:t>
      </w:r>
      <w:proofErr w:type="spellEnd"/>
      <w:r>
        <w:t xml:space="preserve"> </w:t>
      </w:r>
      <w:proofErr w:type="spellStart"/>
      <w:r>
        <w:t>තීරුවට</w:t>
      </w:r>
      <w:proofErr w:type="spellEnd"/>
      <w:r>
        <w:t xml:space="preserve"> </w:t>
      </w:r>
      <w:proofErr w:type="spellStart"/>
      <w:r>
        <w:t>ඇතුළත්</w:t>
      </w:r>
      <w:proofErr w:type="spellEnd"/>
      <w:r>
        <w:t xml:space="preserve"> </w:t>
      </w:r>
      <w:proofErr w:type="spellStart"/>
      <w:r>
        <w:t>වන්නේ</w:t>
      </w:r>
      <w:proofErr w:type="spellEnd"/>
      <w:r>
        <w:t xml:space="preserve">: </w:t>
      </w:r>
      <w:proofErr w:type="spellStart"/>
      <w:r>
        <w:t>ප්‍රාග්ධනය</w:t>
      </w:r>
      <w:proofErr w:type="spellEnd"/>
      <w:r>
        <w:t xml:space="preserve"> (</w:t>
      </w:r>
      <w:proofErr w:type="spellStart"/>
      <w:r>
        <w:t>හිමිකම</w:t>
      </w:r>
      <w:proofErr w:type="spellEnd"/>
      <w:r>
        <w:t xml:space="preserve">) </w:t>
      </w:r>
      <w:proofErr w:type="spellStart"/>
      <w:r>
        <w:t>රැ</w:t>
      </w:r>
      <w:proofErr w:type="spellEnd"/>
      <w:r>
        <w:t xml:space="preserve">. 80 000, </w:t>
      </w:r>
      <w:proofErr w:type="spellStart"/>
      <w:r>
        <w:t>විකුණුම්</w:t>
      </w:r>
      <w:proofErr w:type="spellEnd"/>
      <w:r>
        <w:t xml:space="preserve"> (</w:t>
      </w:r>
      <w:proofErr w:type="spellStart"/>
      <w:r>
        <w:t>ආදායම්</w:t>
      </w:r>
      <w:proofErr w:type="spellEnd"/>
      <w:r>
        <w:t xml:space="preserve">) </w:t>
      </w:r>
      <w:proofErr w:type="spellStart"/>
      <w:r>
        <w:t>රැ</w:t>
      </w:r>
      <w:proofErr w:type="spellEnd"/>
      <w:r>
        <w:t xml:space="preserve">. 40 000 </w:t>
      </w:r>
      <w:proofErr w:type="spellStart"/>
      <w:r>
        <w:t>සහ</w:t>
      </w:r>
      <w:proofErr w:type="spellEnd"/>
      <w:r>
        <w:t xml:space="preserve"> </w:t>
      </w:r>
      <w:proofErr w:type="spellStart"/>
      <w:r>
        <w:t>බැංකු</w:t>
      </w:r>
      <w:proofErr w:type="spellEnd"/>
      <w:r>
        <w:t xml:space="preserve"> </w:t>
      </w:r>
      <w:proofErr w:type="spellStart"/>
      <w:r>
        <w:t>ණය</w:t>
      </w:r>
      <w:proofErr w:type="spellEnd"/>
      <w:r>
        <w:t xml:space="preserve"> (</w:t>
      </w:r>
      <w:proofErr w:type="spellStart"/>
      <w:r>
        <w:t>වගකීම්</w:t>
      </w:r>
      <w:proofErr w:type="spellEnd"/>
      <w:r>
        <w:t xml:space="preserve">) </w:t>
      </w:r>
      <w:proofErr w:type="spellStart"/>
      <w:r>
        <w:t>රැ</w:t>
      </w:r>
      <w:proofErr w:type="spellEnd"/>
      <w:r>
        <w:t>. 50 000 ය.</w:t>
      </w:r>
    </w:p>
    <w:p w14:paraId="6A818C55" w14:textId="77777777" w:rsidR="00EA27FE" w:rsidRDefault="00000000">
      <w:pPr>
        <w:spacing w:after="120" w:line="240" w:lineRule="auto"/>
      </w:pPr>
      <w:r>
        <w:t>*[</w:t>
      </w:r>
      <w:proofErr w:type="spellStart"/>
      <w:r>
        <w:t>යෙදුම</w:t>
      </w:r>
      <w:proofErr w:type="spellEnd"/>
      <w:r>
        <w:t xml:space="preserve"> (Application) | - </w:t>
      </w:r>
      <w:proofErr w:type="spellStart"/>
      <w:r>
        <w:t>ශේෂ</w:t>
      </w:r>
      <w:proofErr w:type="spellEnd"/>
      <w:r>
        <w:t xml:space="preserve"> </w:t>
      </w:r>
      <w:proofErr w:type="spellStart"/>
      <w:proofErr w:type="gramStart"/>
      <w:r>
        <w:t>පිරික්සුම</w:t>
      </w:r>
      <w:proofErr w:type="spellEnd"/>
      <w:r>
        <w:t>]*</w:t>
      </w:r>
      <w:proofErr w:type="gramEnd"/>
    </w:p>
    <w:p w14:paraId="06F18B99" w14:textId="77777777" w:rsidR="00EA27FE" w:rsidRDefault="00000000">
      <w:pPr>
        <w:spacing w:after="120" w:line="240" w:lineRule="auto"/>
      </w:pPr>
      <w:r>
        <w:t>**Q</w:t>
      </w:r>
      <w:proofErr w:type="gramStart"/>
      <w:r>
        <w:t>40:*</w:t>
      </w:r>
      <w:proofErr w:type="gramEnd"/>
      <w:r>
        <w:t xml:space="preserve">* </w:t>
      </w:r>
      <w:proofErr w:type="spellStart"/>
      <w:r>
        <w:t>ශේෂ</w:t>
      </w:r>
      <w:proofErr w:type="spellEnd"/>
      <w:r>
        <w:t xml:space="preserve"> </w:t>
      </w:r>
      <w:proofErr w:type="spellStart"/>
      <w:r>
        <w:t>පිරික්සුමේ</w:t>
      </w:r>
      <w:proofErr w:type="spellEnd"/>
      <w:r>
        <w:t xml:space="preserve"> </w:t>
      </w:r>
      <w:proofErr w:type="spellStart"/>
      <w:r>
        <w:t>හර</w:t>
      </w:r>
      <w:proofErr w:type="spellEnd"/>
      <w:r>
        <w:t xml:space="preserve"> </w:t>
      </w:r>
      <w:proofErr w:type="spellStart"/>
      <w:r>
        <w:t>හා</w:t>
      </w:r>
      <w:proofErr w:type="spellEnd"/>
      <w:r>
        <w:t xml:space="preserve"> </w:t>
      </w:r>
      <w:proofErr w:type="spellStart"/>
      <w:r>
        <w:t>බැර</w:t>
      </w:r>
      <w:proofErr w:type="spellEnd"/>
      <w:r>
        <w:t xml:space="preserve"> </w:t>
      </w:r>
      <w:proofErr w:type="spellStart"/>
      <w:r>
        <w:t>එකතුව</w:t>
      </w:r>
      <w:proofErr w:type="spellEnd"/>
      <w:r>
        <w:t xml:space="preserve"> </w:t>
      </w:r>
      <w:proofErr w:type="spellStart"/>
      <w:r>
        <w:t>එකිනෙකට</w:t>
      </w:r>
      <w:proofErr w:type="spellEnd"/>
      <w:r>
        <w:t xml:space="preserve"> </w:t>
      </w:r>
      <w:proofErr w:type="spellStart"/>
      <w:r>
        <w:t>සමාන</w:t>
      </w:r>
      <w:proofErr w:type="spellEnd"/>
      <w:r>
        <w:t xml:space="preserve"> </w:t>
      </w:r>
      <w:proofErr w:type="spellStart"/>
      <w:r>
        <w:t>නොවීමට</w:t>
      </w:r>
      <w:proofErr w:type="spellEnd"/>
      <w:r>
        <w:t xml:space="preserve"> </w:t>
      </w:r>
      <w:proofErr w:type="spellStart"/>
      <w:r>
        <w:t>හේතු</w:t>
      </w:r>
      <w:proofErr w:type="spellEnd"/>
      <w:r>
        <w:t xml:space="preserve"> </w:t>
      </w:r>
      <w:proofErr w:type="spellStart"/>
      <w:r>
        <w:t>වූ</w:t>
      </w:r>
      <w:proofErr w:type="spellEnd"/>
      <w:r>
        <w:t xml:space="preserve"> </w:t>
      </w:r>
      <w:proofErr w:type="spellStart"/>
      <w:r>
        <w:t>වැරදි</w:t>
      </w:r>
      <w:proofErr w:type="spellEnd"/>
      <w:r>
        <w:t xml:space="preserve"> </w:t>
      </w:r>
      <w:proofErr w:type="spellStart"/>
      <w:r>
        <w:t>දෙකක්</w:t>
      </w:r>
      <w:proofErr w:type="spellEnd"/>
      <w:r>
        <w:t xml:space="preserve"> </w:t>
      </w:r>
      <w:proofErr w:type="spellStart"/>
      <w:r>
        <w:t>සහ</w:t>
      </w:r>
      <w:proofErr w:type="spellEnd"/>
      <w:r>
        <w:t xml:space="preserve"> </w:t>
      </w:r>
      <w:proofErr w:type="spellStart"/>
      <w:r>
        <w:t>එමඟින්</w:t>
      </w:r>
      <w:proofErr w:type="spellEnd"/>
      <w:r>
        <w:t xml:space="preserve"> </w:t>
      </w:r>
      <w:proofErr w:type="spellStart"/>
      <w:r>
        <w:t>ශේෂ</w:t>
      </w:r>
      <w:proofErr w:type="spellEnd"/>
      <w:r>
        <w:t xml:space="preserve"> </w:t>
      </w:r>
      <w:proofErr w:type="spellStart"/>
      <w:r>
        <w:t>පිරික්සුමට</w:t>
      </w:r>
      <w:proofErr w:type="spellEnd"/>
      <w:r>
        <w:t xml:space="preserve"> </w:t>
      </w:r>
      <w:proofErr w:type="spellStart"/>
      <w:r>
        <w:t>සිදුවන</w:t>
      </w:r>
      <w:proofErr w:type="spellEnd"/>
      <w:r>
        <w:t xml:space="preserve"> </w:t>
      </w:r>
      <w:proofErr w:type="spellStart"/>
      <w:r>
        <w:t>බලපෑම</w:t>
      </w:r>
      <w:proofErr w:type="spellEnd"/>
      <w:r>
        <w:t xml:space="preserve"> </w:t>
      </w:r>
      <w:proofErr w:type="spellStart"/>
      <w:r>
        <w:t>විශ්ලේෂණය</w:t>
      </w:r>
      <w:proofErr w:type="spellEnd"/>
      <w:r>
        <w:t xml:space="preserve"> </w:t>
      </w:r>
      <w:proofErr w:type="spellStart"/>
      <w:r>
        <w:t>කරන්න</w:t>
      </w:r>
      <w:proofErr w:type="spellEnd"/>
      <w:r>
        <w:t>.</w:t>
      </w:r>
    </w:p>
    <w:p w14:paraId="7B852393" w14:textId="77777777" w:rsidR="00EA27FE" w:rsidRDefault="00000000">
      <w:pPr>
        <w:spacing w:after="120" w:line="240" w:lineRule="auto"/>
      </w:pPr>
      <w:r>
        <w:t>**A</w:t>
      </w:r>
      <w:proofErr w:type="gramStart"/>
      <w:r>
        <w:t>40:*</w:t>
      </w:r>
      <w:proofErr w:type="gramEnd"/>
      <w:r>
        <w:t xml:space="preserve">* 1. </w:t>
      </w:r>
      <w:proofErr w:type="spellStart"/>
      <w:r>
        <w:t>දුරකථන</w:t>
      </w:r>
      <w:proofErr w:type="spellEnd"/>
      <w:r>
        <w:t xml:space="preserve"> </w:t>
      </w:r>
      <w:proofErr w:type="spellStart"/>
      <w:r>
        <w:t>ගාස්තු</w:t>
      </w:r>
      <w:proofErr w:type="spellEnd"/>
      <w:r>
        <w:t xml:space="preserve"> </w:t>
      </w:r>
      <w:proofErr w:type="spellStart"/>
      <w:r>
        <w:t>ගිණුමේ</w:t>
      </w:r>
      <w:proofErr w:type="spellEnd"/>
      <w:r>
        <w:t xml:space="preserve"> </w:t>
      </w:r>
      <w:proofErr w:type="spellStart"/>
      <w:r>
        <w:t>හර</w:t>
      </w:r>
      <w:proofErr w:type="spellEnd"/>
      <w:r>
        <w:t xml:space="preserve"> </w:t>
      </w:r>
      <w:proofErr w:type="spellStart"/>
      <w:r>
        <w:t>පැත්ත</w:t>
      </w:r>
      <w:proofErr w:type="spellEnd"/>
      <w:r>
        <w:t xml:space="preserve"> </w:t>
      </w:r>
      <w:proofErr w:type="spellStart"/>
      <w:r>
        <w:t>රැ</w:t>
      </w:r>
      <w:proofErr w:type="spellEnd"/>
      <w:r>
        <w:t xml:space="preserve">. 5 000ක් </w:t>
      </w:r>
      <w:proofErr w:type="spellStart"/>
      <w:r>
        <w:t>අඩුවෙන්</w:t>
      </w:r>
      <w:proofErr w:type="spellEnd"/>
      <w:r>
        <w:t xml:space="preserve"> </w:t>
      </w:r>
      <w:proofErr w:type="spellStart"/>
      <w:r>
        <w:t>එකතු</w:t>
      </w:r>
      <w:proofErr w:type="spellEnd"/>
      <w:r>
        <w:t xml:space="preserve"> </w:t>
      </w:r>
      <w:proofErr w:type="spellStart"/>
      <w:r>
        <w:t>කිරීම</w:t>
      </w:r>
      <w:proofErr w:type="spellEnd"/>
      <w:r>
        <w:t xml:space="preserve">: </w:t>
      </w:r>
      <w:proofErr w:type="spellStart"/>
      <w:r>
        <w:t>මේ</w:t>
      </w:r>
      <w:proofErr w:type="spellEnd"/>
      <w:r>
        <w:t xml:space="preserve"> </w:t>
      </w:r>
      <w:proofErr w:type="spellStart"/>
      <w:r>
        <w:t>නිසා</w:t>
      </w:r>
      <w:proofErr w:type="spellEnd"/>
      <w:r>
        <w:t xml:space="preserve"> </w:t>
      </w:r>
      <w:proofErr w:type="spellStart"/>
      <w:r>
        <w:t>ශේෂ</w:t>
      </w:r>
      <w:proofErr w:type="spellEnd"/>
      <w:r>
        <w:t xml:space="preserve"> </w:t>
      </w:r>
      <w:proofErr w:type="spellStart"/>
      <w:r>
        <w:t>පිරික්සුමේ</w:t>
      </w:r>
      <w:proofErr w:type="spellEnd"/>
      <w:r>
        <w:t xml:space="preserve"> </w:t>
      </w:r>
      <w:proofErr w:type="spellStart"/>
      <w:r>
        <w:t>හර</w:t>
      </w:r>
      <w:proofErr w:type="spellEnd"/>
      <w:r>
        <w:t xml:space="preserve"> </w:t>
      </w:r>
      <w:proofErr w:type="spellStart"/>
      <w:r>
        <w:t>එකතුව</w:t>
      </w:r>
      <w:proofErr w:type="spellEnd"/>
      <w:r>
        <w:t xml:space="preserve"> </w:t>
      </w:r>
      <w:proofErr w:type="spellStart"/>
      <w:r>
        <w:t>රැ</w:t>
      </w:r>
      <w:proofErr w:type="spellEnd"/>
      <w:r>
        <w:t xml:space="preserve">. 5 000කින් </w:t>
      </w:r>
      <w:proofErr w:type="spellStart"/>
      <w:r>
        <w:t>අඩුවේ</w:t>
      </w:r>
      <w:proofErr w:type="spellEnd"/>
      <w:r>
        <w:t xml:space="preserve">. 2. </w:t>
      </w:r>
      <w:proofErr w:type="spellStart"/>
      <w:r>
        <w:t>විකුණුම්</w:t>
      </w:r>
      <w:proofErr w:type="spellEnd"/>
      <w:r>
        <w:t xml:space="preserve"> </w:t>
      </w:r>
      <w:proofErr w:type="spellStart"/>
      <w:r>
        <w:t>ගිණුමේ</w:t>
      </w:r>
      <w:proofErr w:type="spellEnd"/>
      <w:r>
        <w:t xml:space="preserve"> </w:t>
      </w:r>
      <w:proofErr w:type="spellStart"/>
      <w:r>
        <w:t>බැර</w:t>
      </w:r>
      <w:proofErr w:type="spellEnd"/>
      <w:r>
        <w:t xml:space="preserve"> </w:t>
      </w:r>
      <w:proofErr w:type="spellStart"/>
      <w:r>
        <w:t>පැත්ත</w:t>
      </w:r>
      <w:proofErr w:type="spellEnd"/>
      <w:r>
        <w:t xml:space="preserve"> </w:t>
      </w:r>
      <w:proofErr w:type="spellStart"/>
      <w:r>
        <w:t>රැ</w:t>
      </w:r>
      <w:proofErr w:type="spellEnd"/>
      <w:r>
        <w:t xml:space="preserve">. 6 000ක් </w:t>
      </w:r>
      <w:proofErr w:type="spellStart"/>
      <w:r>
        <w:t>අඩුවෙන්</w:t>
      </w:r>
      <w:proofErr w:type="spellEnd"/>
      <w:r>
        <w:t xml:space="preserve"> </w:t>
      </w:r>
      <w:proofErr w:type="spellStart"/>
      <w:r>
        <w:t>එකතු</w:t>
      </w:r>
      <w:proofErr w:type="spellEnd"/>
      <w:r>
        <w:t xml:space="preserve"> </w:t>
      </w:r>
      <w:proofErr w:type="spellStart"/>
      <w:r>
        <w:t>කිරීම</w:t>
      </w:r>
      <w:proofErr w:type="spellEnd"/>
      <w:r>
        <w:t xml:space="preserve">: </w:t>
      </w:r>
      <w:proofErr w:type="spellStart"/>
      <w:r>
        <w:t>මේ</w:t>
      </w:r>
      <w:proofErr w:type="spellEnd"/>
      <w:r>
        <w:t xml:space="preserve"> </w:t>
      </w:r>
      <w:proofErr w:type="spellStart"/>
      <w:r>
        <w:t>නිසා</w:t>
      </w:r>
      <w:proofErr w:type="spellEnd"/>
      <w:r>
        <w:t xml:space="preserve"> </w:t>
      </w:r>
      <w:proofErr w:type="spellStart"/>
      <w:r>
        <w:t>ශේෂ</w:t>
      </w:r>
      <w:proofErr w:type="spellEnd"/>
      <w:r>
        <w:t xml:space="preserve"> </w:t>
      </w:r>
      <w:proofErr w:type="spellStart"/>
      <w:r>
        <w:t>පිරික්සුමේ</w:t>
      </w:r>
      <w:proofErr w:type="spellEnd"/>
      <w:r>
        <w:t xml:space="preserve"> </w:t>
      </w:r>
      <w:proofErr w:type="spellStart"/>
      <w:r>
        <w:t>බැර</w:t>
      </w:r>
      <w:proofErr w:type="spellEnd"/>
      <w:r>
        <w:t xml:space="preserve"> </w:t>
      </w:r>
      <w:proofErr w:type="spellStart"/>
      <w:r>
        <w:t>එකතුව</w:t>
      </w:r>
      <w:proofErr w:type="spellEnd"/>
      <w:r>
        <w:t xml:space="preserve"> </w:t>
      </w:r>
      <w:proofErr w:type="spellStart"/>
      <w:r>
        <w:t>රැ</w:t>
      </w:r>
      <w:proofErr w:type="spellEnd"/>
      <w:r>
        <w:t xml:space="preserve">. 6 000කින් </w:t>
      </w:r>
      <w:proofErr w:type="spellStart"/>
      <w:r>
        <w:t>අඩුවේ</w:t>
      </w:r>
      <w:proofErr w:type="spellEnd"/>
      <w:r>
        <w:t xml:space="preserve">. </w:t>
      </w:r>
      <w:proofErr w:type="spellStart"/>
      <w:r>
        <w:t>මෙමගින්</w:t>
      </w:r>
      <w:proofErr w:type="spellEnd"/>
      <w:r>
        <w:t xml:space="preserve"> </w:t>
      </w:r>
      <w:proofErr w:type="spellStart"/>
      <w:r>
        <w:t>ශේෂ</w:t>
      </w:r>
      <w:proofErr w:type="spellEnd"/>
      <w:r>
        <w:t xml:space="preserve"> </w:t>
      </w:r>
      <w:proofErr w:type="spellStart"/>
      <w:r>
        <w:t>පිරික්සුමේ</w:t>
      </w:r>
      <w:proofErr w:type="spellEnd"/>
      <w:r>
        <w:t xml:space="preserve"> </w:t>
      </w:r>
      <w:proofErr w:type="spellStart"/>
      <w:r>
        <w:t>දෙපස</w:t>
      </w:r>
      <w:proofErr w:type="spellEnd"/>
      <w:r>
        <w:t xml:space="preserve"> </w:t>
      </w:r>
      <w:proofErr w:type="spellStart"/>
      <w:r>
        <w:t>එකතුව</w:t>
      </w:r>
      <w:proofErr w:type="spellEnd"/>
      <w:r>
        <w:t xml:space="preserve"> </w:t>
      </w:r>
      <w:proofErr w:type="spellStart"/>
      <w:r>
        <w:t>අසමාන</w:t>
      </w:r>
      <w:proofErr w:type="spellEnd"/>
      <w:r>
        <w:t xml:space="preserve"> </w:t>
      </w:r>
      <w:proofErr w:type="spellStart"/>
      <w:r>
        <w:t>වන</w:t>
      </w:r>
      <w:proofErr w:type="spellEnd"/>
      <w:r>
        <w:t xml:space="preserve"> </w:t>
      </w:r>
      <w:proofErr w:type="spellStart"/>
      <w:r>
        <w:t>අතර</w:t>
      </w:r>
      <w:proofErr w:type="spellEnd"/>
      <w:r>
        <w:t xml:space="preserve"> </w:t>
      </w:r>
      <w:proofErr w:type="spellStart"/>
      <w:r>
        <w:t>එම</w:t>
      </w:r>
      <w:proofErr w:type="spellEnd"/>
      <w:r>
        <w:t xml:space="preserve"> </w:t>
      </w:r>
      <w:proofErr w:type="spellStart"/>
      <w:r>
        <w:t>වෙනස</w:t>
      </w:r>
      <w:proofErr w:type="spellEnd"/>
      <w:r>
        <w:t xml:space="preserve"> </w:t>
      </w:r>
      <w:proofErr w:type="spellStart"/>
      <w:r>
        <w:t>අවිනිශ්චිත</w:t>
      </w:r>
      <w:proofErr w:type="spellEnd"/>
      <w:r>
        <w:t xml:space="preserve"> </w:t>
      </w:r>
      <w:proofErr w:type="spellStart"/>
      <w:r>
        <w:t>ගිණුමකට</w:t>
      </w:r>
      <w:proofErr w:type="spellEnd"/>
      <w:r>
        <w:t xml:space="preserve"> </w:t>
      </w:r>
      <w:proofErr w:type="spellStart"/>
      <w:r>
        <w:t>යොමු</w:t>
      </w:r>
      <w:proofErr w:type="spellEnd"/>
      <w:r>
        <w:t xml:space="preserve"> </w:t>
      </w:r>
      <w:proofErr w:type="spellStart"/>
      <w:r>
        <w:t>කළ</w:t>
      </w:r>
      <w:proofErr w:type="spellEnd"/>
      <w:r>
        <w:t xml:space="preserve"> </w:t>
      </w:r>
      <w:proofErr w:type="spellStart"/>
      <w:r>
        <w:t>යුතුය</w:t>
      </w:r>
      <w:proofErr w:type="spellEnd"/>
      <w:r>
        <w:t>.</w:t>
      </w:r>
    </w:p>
    <w:p w14:paraId="3DB2CB0B" w14:textId="77777777" w:rsidR="00EA27FE" w:rsidRDefault="00000000">
      <w:pPr>
        <w:spacing w:after="120" w:line="240" w:lineRule="auto"/>
      </w:pPr>
      <w:r>
        <w:t>*[</w:t>
      </w:r>
      <w:proofErr w:type="spellStart"/>
      <w:r>
        <w:t>විශ්ලේෂණය</w:t>
      </w:r>
      <w:proofErr w:type="spellEnd"/>
      <w:r>
        <w:t xml:space="preserve"> (Analysis) | - </w:t>
      </w:r>
      <w:proofErr w:type="spellStart"/>
      <w:r>
        <w:t>ශේෂ</w:t>
      </w:r>
      <w:proofErr w:type="spellEnd"/>
      <w:r>
        <w:t xml:space="preserve"> </w:t>
      </w:r>
      <w:proofErr w:type="spellStart"/>
      <w:proofErr w:type="gramStart"/>
      <w:r>
        <w:t>පිරික්සුම</w:t>
      </w:r>
      <w:proofErr w:type="spellEnd"/>
      <w:r>
        <w:t>]*</w:t>
      </w:r>
      <w:proofErr w:type="gramEnd"/>
    </w:p>
    <w:p w14:paraId="0F243C97" w14:textId="77777777" w:rsidR="00EA27FE" w:rsidRDefault="00000000">
      <w:pPr>
        <w:spacing w:after="120" w:line="240" w:lineRule="auto"/>
      </w:pPr>
      <w:r>
        <w:t>**Q</w:t>
      </w:r>
      <w:proofErr w:type="gramStart"/>
      <w:r>
        <w:t>41:*</w:t>
      </w:r>
      <w:proofErr w:type="gramEnd"/>
      <w:r>
        <w:t xml:space="preserve">* </w:t>
      </w:r>
      <w:proofErr w:type="spellStart"/>
      <w:r>
        <w:t>ව්‍යාපාරයක්</w:t>
      </w:r>
      <w:proofErr w:type="spellEnd"/>
      <w:r>
        <w:t xml:space="preserve"> </w:t>
      </w:r>
      <w:proofErr w:type="spellStart"/>
      <w:r>
        <w:t>විසින්</w:t>
      </w:r>
      <w:proofErr w:type="spellEnd"/>
      <w:r>
        <w:t xml:space="preserve"> </w:t>
      </w:r>
      <w:proofErr w:type="spellStart"/>
      <w:r>
        <w:t>රැ</w:t>
      </w:r>
      <w:proofErr w:type="spellEnd"/>
      <w:r>
        <w:t xml:space="preserve">. 45 000ක් </w:t>
      </w:r>
      <w:proofErr w:type="spellStart"/>
      <w:r>
        <w:t>වටිනා</w:t>
      </w:r>
      <w:proofErr w:type="spellEnd"/>
      <w:r>
        <w:t xml:space="preserve"> </w:t>
      </w:r>
      <w:proofErr w:type="spellStart"/>
      <w:r>
        <w:t>භාණ්ඩ</w:t>
      </w:r>
      <w:proofErr w:type="spellEnd"/>
      <w:r>
        <w:t xml:space="preserve"> </w:t>
      </w:r>
      <w:proofErr w:type="spellStart"/>
      <w:r>
        <w:t>ණයට</w:t>
      </w:r>
      <w:proofErr w:type="spellEnd"/>
      <w:r>
        <w:t xml:space="preserve"> </w:t>
      </w:r>
      <w:proofErr w:type="spellStart"/>
      <w:r>
        <w:t>මිලදී</w:t>
      </w:r>
      <w:proofErr w:type="spellEnd"/>
      <w:r>
        <w:t xml:space="preserve"> </w:t>
      </w:r>
      <w:proofErr w:type="spellStart"/>
      <w:r>
        <w:t>ගෙන</w:t>
      </w:r>
      <w:proofErr w:type="spellEnd"/>
      <w:r>
        <w:t xml:space="preserve">, </w:t>
      </w:r>
      <w:proofErr w:type="spellStart"/>
      <w:r>
        <w:t>පසුව</w:t>
      </w:r>
      <w:proofErr w:type="spellEnd"/>
      <w:r>
        <w:t xml:space="preserve"> </w:t>
      </w:r>
      <w:proofErr w:type="spellStart"/>
      <w:r>
        <w:t>රැ</w:t>
      </w:r>
      <w:proofErr w:type="spellEnd"/>
      <w:r>
        <w:t xml:space="preserve">. 34 000ක් </w:t>
      </w:r>
      <w:proofErr w:type="spellStart"/>
      <w:r>
        <w:t>ණයහිමියාට</w:t>
      </w:r>
      <w:proofErr w:type="spellEnd"/>
      <w:r>
        <w:t xml:space="preserve"> </w:t>
      </w:r>
      <w:proofErr w:type="spellStart"/>
      <w:r>
        <w:t>ගෙවා</w:t>
      </w:r>
      <w:proofErr w:type="spellEnd"/>
      <w:r>
        <w:t xml:space="preserve"> </w:t>
      </w:r>
      <w:proofErr w:type="spellStart"/>
      <w:r>
        <w:t>පියවන</w:t>
      </w:r>
      <w:proofErr w:type="spellEnd"/>
      <w:r>
        <w:t xml:space="preserve"> </w:t>
      </w:r>
      <w:proofErr w:type="spellStart"/>
      <w:r>
        <w:t>ලදී</w:t>
      </w:r>
      <w:proofErr w:type="spellEnd"/>
      <w:r>
        <w:t xml:space="preserve">. </w:t>
      </w:r>
      <w:proofErr w:type="spellStart"/>
      <w:r>
        <w:t>මෙම</w:t>
      </w:r>
      <w:proofErr w:type="spellEnd"/>
      <w:r>
        <w:t xml:space="preserve"> </w:t>
      </w:r>
      <w:proofErr w:type="spellStart"/>
      <w:r>
        <w:t>ගනුදෙනු</w:t>
      </w:r>
      <w:proofErr w:type="spellEnd"/>
      <w:r>
        <w:t xml:space="preserve"> </w:t>
      </w:r>
      <w:proofErr w:type="spellStart"/>
      <w:r>
        <w:t>දෙක</w:t>
      </w:r>
      <w:proofErr w:type="spellEnd"/>
      <w:r>
        <w:t xml:space="preserve"> </w:t>
      </w:r>
      <w:proofErr w:type="spellStart"/>
      <w:r>
        <w:t>මඟින්</w:t>
      </w:r>
      <w:proofErr w:type="spellEnd"/>
      <w:r>
        <w:t xml:space="preserve"> </w:t>
      </w:r>
      <w:proofErr w:type="spellStart"/>
      <w:r>
        <w:t>ගිණුම්කරණ</w:t>
      </w:r>
      <w:proofErr w:type="spellEnd"/>
      <w:r>
        <w:t xml:space="preserve"> </w:t>
      </w:r>
      <w:proofErr w:type="spellStart"/>
      <w:r>
        <w:t>සමීකරණයේ</w:t>
      </w:r>
      <w:proofErr w:type="spellEnd"/>
      <w:r>
        <w:t xml:space="preserve"> </w:t>
      </w:r>
      <w:proofErr w:type="spellStart"/>
      <w:r>
        <w:t>සංරචකවලට</w:t>
      </w:r>
      <w:proofErr w:type="spellEnd"/>
      <w:r>
        <w:t xml:space="preserve"> </w:t>
      </w:r>
      <w:proofErr w:type="spellStart"/>
      <w:r>
        <w:t>සිදු</w:t>
      </w:r>
      <w:proofErr w:type="spellEnd"/>
      <w:r>
        <w:t xml:space="preserve"> </w:t>
      </w:r>
      <w:proofErr w:type="spellStart"/>
      <w:r>
        <w:t>වූ</w:t>
      </w:r>
      <w:proofErr w:type="spellEnd"/>
      <w:r>
        <w:t xml:space="preserve"> </w:t>
      </w:r>
      <w:proofErr w:type="spellStart"/>
      <w:r>
        <w:t>වෙනස්කම්</w:t>
      </w:r>
      <w:proofErr w:type="spellEnd"/>
      <w:r>
        <w:t xml:space="preserve"> </w:t>
      </w:r>
      <w:proofErr w:type="spellStart"/>
      <w:r>
        <w:t>විශ්ලේෂණය</w:t>
      </w:r>
      <w:proofErr w:type="spellEnd"/>
      <w:r>
        <w:t xml:space="preserve"> </w:t>
      </w:r>
      <w:proofErr w:type="spellStart"/>
      <w:r>
        <w:t>කරන්න</w:t>
      </w:r>
      <w:proofErr w:type="spellEnd"/>
      <w:r>
        <w:t>.</w:t>
      </w:r>
    </w:p>
    <w:p w14:paraId="7C352D4A" w14:textId="77777777" w:rsidR="00EA27FE" w:rsidRDefault="00000000">
      <w:pPr>
        <w:spacing w:after="120" w:line="240" w:lineRule="auto"/>
      </w:pPr>
      <w:r>
        <w:t>**A</w:t>
      </w:r>
      <w:proofErr w:type="gramStart"/>
      <w:r>
        <w:t>41:*</w:t>
      </w:r>
      <w:proofErr w:type="gramEnd"/>
      <w:r>
        <w:t xml:space="preserve">* 1. </w:t>
      </w:r>
      <w:proofErr w:type="spellStart"/>
      <w:r>
        <w:t>භාණ්ඩ</w:t>
      </w:r>
      <w:proofErr w:type="spellEnd"/>
      <w:r>
        <w:t xml:space="preserve"> </w:t>
      </w:r>
      <w:proofErr w:type="spellStart"/>
      <w:r>
        <w:t>ණයට</w:t>
      </w:r>
      <w:proofErr w:type="spellEnd"/>
      <w:r>
        <w:t xml:space="preserve"> </w:t>
      </w:r>
      <w:proofErr w:type="spellStart"/>
      <w:r>
        <w:t>මිලදී</w:t>
      </w:r>
      <w:proofErr w:type="spellEnd"/>
      <w:r>
        <w:t xml:space="preserve"> </w:t>
      </w:r>
      <w:proofErr w:type="spellStart"/>
      <w:r>
        <w:t>ගැනීමේදී</w:t>
      </w:r>
      <w:proofErr w:type="spellEnd"/>
      <w:r>
        <w:t xml:space="preserve">: </w:t>
      </w:r>
      <w:proofErr w:type="spellStart"/>
      <w:r>
        <w:t>භාණ්ඩ</w:t>
      </w:r>
      <w:proofErr w:type="spellEnd"/>
      <w:r>
        <w:t xml:space="preserve"> </w:t>
      </w:r>
      <w:proofErr w:type="spellStart"/>
      <w:r>
        <w:t>තොගය</w:t>
      </w:r>
      <w:proofErr w:type="spellEnd"/>
      <w:r>
        <w:t xml:space="preserve"> (</w:t>
      </w:r>
      <w:proofErr w:type="spellStart"/>
      <w:r>
        <w:t>වත්කම්</w:t>
      </w:r>
      <w:proofErr w:type="spellEnd"/>
      <w:r>
        <w:t xml:space="preserve">) </w:t>
      </w:r>
      <w:proofErr w:type="spellStart"/>
      <w:r>
        <w:t>රැ</w:t>
      </w:r>
      <w:proofErr w:type="spellEnd"/>
      <w:r>
        <w:t xml:space="preserve">. 45 000කින් </w:t>
      </w:r>
      <w:proofErr w:type="spellStart"/>
      <w:r>
        <w:t>වැඩි</w:t>
      </w:r>
      <w:proofErr w:type="spellEnd"/>
      <w:r>
        <w:t xml:space="preserve"> </w:t>
      </w:r>
      <w:proofErr w:type="spellStart"/>
      <w:r>
        <w:t>වන</w:t>
      </w:r>
      <w:proofErr w:type="spellEnd"/>
      <w:r>
        <w:t xml:space="preserve"> </w:t>
      </w:r>
      <w:proofErr w:type="spellStart"/>
      <w:r>
        <w:t>අතර</w:t>
      </w:r>
      <w:proofErr w:type="spellEnd"/>
      <w:r>
        <w:t xml:space="preserve"> </w:t>
      </w:r>
      <w:proofErr w:type="spellStart"/>
      <w:r>
        <w:t>ණයහිමියන්</w:t>
      </w:r>
      <w:proofErr w:type="spellEnd"/>
      <w:r>
        <w:t xml:space="preserve"> (</w:t>
      </w:r>
      <w:proofErr w:type="spellStart"/>
      <w:r>
        <w:t>වගකීම්</w:t>
      </w:r>
      <w:proofErr w:type="spellEnd"/>
      <w:r>
        <w:t xml:space="preserve">) </w:t>
      </w:r>
      <w:proofErr w:type="spellStart"/>
      <w:r>
        <w:t>රැ</w:t>
      </w:r>
      <w:proofErr w:type="spellEnd"/>
      <w:r>
        <w:t xml:space="preserve">. 45 000කින් </w:t>
      </w:r>
      <w:proofErr w:type="spellStart"/>
      <w:r>
        <w:t>වැඩි</w:t>
      </w:r>
      <w:proofErr w:type="spellEnd"/>
      <w:r>
        <w:t xml:space="preserve"> </w:t>
      </w:r>
      <w:proofErr w:type="spellStart"/>
      <w:r>
        <w:t>වේ</w:t>
      </w:r>
      <w:proofErr w:type="spellEnd"/>
      <w:r>
        <w:t xml:space="preserve">. </w:t>
      </w:r>
      <w:proofErr w:type="spellStart"/>
      <w:r>
        <w:t>හිමිකමට</w:t>
      </w:r>
      <w:proofErr w:type="spellEnd"/>
      <w:r>
        <w:t xml:space="preserve"> </w:t>
      </w:r>
      <w:proofErr w:type="spellStart"/>
      <w:r>
        <w:t>බලපෑමක්</w:t>
      </w:r>
      <w:proofErr w:type="spellEnd"/>
      <w:r>
        <w:t xml:space="preserve"> </w:t>
      </w:r>
      <w:proofErr w:type="spellStart"/>
      <w:r>
        <w:t>නැත</w:t>
      </w:r>
      <w:proofErr w:type="spellEnd"/>
      <w:r>
        <w:t xml:space="preserve">. 2. </w:t>
      </w:r>
      <w:proofErr w:type="spellStart"/>
      <w:r>
        <w:t>ණය</w:t>
      </w:r>
      <w:proofErr w:type="spellEnd"/>
      <w:r>
        <w:t xml:space="preserve"> </w:t>
      </w:r>
      <w:proofErr w:type="spellStart"/>
      <w:r>
        <w:t>හිමියාට</w:t>
      </w:r>
      <w:proofErr w:type="spellEnd"/>
      <w:r>
        <w:t xml:space="preserve"> </w:t>
      </w:r>
      <w:proofErr w:type="spellStart"/>
      <w:r>
        <w:t>රැ</w:t>
      </w:r>
      <w:proofErr w:type="spellEnd"/>
      <w:r>
        <w:t xml:space="preserve">. 34 000ක් </w:t>
      </w:r>
      <w:proofErr w:type="spellStart"/>
      <w:r>
        <w:t>ගෙවීමේදී</w:t>
      </w:r>
      <w:proofErr w:type="spellEnd"/>
      <w:r>
        <w:t xml:space="preserve">: </w:t>
      </w:r>
      <w:proofErr w:type="spellStart"/>
      <w:r>
        <w:t>මුදල්</w:t>
      </w:r>
      <w:proofErr w:type="spellEnd"/>
      <w:r>
        <w:t xml:space="preserve"> (</w:t>
      </w:r>
      <w:proofErr w:type="spellStart"/>
      <w:r>
        <w:t>වත්කම්</w:t>
      </w:r>
      <w:proofErr w:type="spellEnd"/>
      <w:r>
        <w:t xml:space="preserve">) </w:t>
      </w:r>
      <w:proofErr w:type="spellStart"/>
      <w:r>
        <w:t>රැ</w:t>
      </w:r>
      <w:proofErr w:type="spellEnd"/>
      <w:r>
        <w:t xml:space="preserve">. 34 000කින් </w:t>
      </w:r>
      <w:proofErr w:type="spellStart"/>
      <w:r>
        <w:t>අඩු</w:t>
      </w:r>
      <w:proofErr w:type="spellEnd"/>
      <w:r>
        <w:t xml:space="preserve"> </w:t>
      </w:r>
      <w:proofErr w:type="spellStart"/>
      <w:r>
        <w:t>වන</w:t>
      </w:r>
      <w:proofErr w:type="spellEnd"/>
      <w:r>
        <w:t xml:space="preserve"> </w:t>
      </w:r>
      <w:proofErr w:type="spellStart"/>
      <w:r>
        <w:t>අතර</w:t>
      </w:r>
      <w:proofErr w:type="spellEnd"/>
      <w:r>
        <w:t xml:space="preserve"> </w:t>
      </w:r>
      <w:proofErr w:type="spellStart"/>
      <w:r>
        <w:t>ණයහිමියන්</w:t>
      </w:r>
      <w:proofErr w:type="spellEnd"/>
      <w:r>
        <w:t xml:space="preserve"> (</w:t>
      </w:r>
      <w:proofErr w:type="spellStart"/>
      <w:r>
        <w:t>වගකීම්</w:t>
      </w:r>
      <w:proofErr w:type="spellEnd"/>
      <w:r>
        <w:t xml:space="preserve">) </w:t>
      </w:r>
      <w:proofErr w:type="spellStart"/>
      <w:r>
        <w:t>රැ</w:t>
      </w:r>
      <w:proofErr w:type="spellEnd"/>
      <w:r>
        <w:t xml:space="preserve">. 34 000කින් </w:t>
      </w:r>
      <w:proofErr w:type="spellStart"/>
      <w:r>
        <w:t>අඩු</w:t>
      </w:r>
      <w:proofErr w:type="spellEnd"/>
      <w:r>
        <w:t xml:space="preserve"> </w:t>
      </w:r>
      <w:proofErr w:type="spellStart"/>
      <w:r>
        <w:t>වේ</w:t>
      </w:r>
      <w:proofErr w:type="spellEnd"/>
      <w:r>
        <w:t xml:space="preserve">. </w:t>
      </w:r>
      <w:proofErr w:type="spellStart"/>
      <w:r>
        <w:t>අවසාන</w:t>
      </w:r>
      <w:proofErr w:type="spellEnd"/>
      <w:r>
        <w:t xml:space="preserve"> </w:t>
      </w:r>
      <w:proofErr w:type="spellStart"/>
      <w:r>
        <w:lastRenderedPageBreak/>
        <w:t>වශයෙන්</w:t>
      </w:r>
      <w:proofErr w:type="spellEnd"/>
      <w:r>
        <w:t xml:space="preserve"> </w:t>
      </w:r>
      <w:proofErr w:type="spellStart"/>
      <w:r>
        <w:t>වත්කම්</w:t>
      </w:r>
      <w:proofErr w:type="spellEnd"/>
      <w:r>
        <w:t xml:space="preserve"> </w:t>
      </w:r>
      <w:proofErr w:type="spellStart"/>
      <w:r>
        <w:t>සහ</w:t>
      </w:r>
      <w:proofErr w:type="spellEnd"/>
      <w:r>
        <w:t xml:space="preserve"> </w:t>
      </w:r>
      <w:proofErr w:type="spellStart"/>
      <w:r>
        <w:t>වගකීම්</w:t>
      </w:r>
      <w:proofErr w:type="spellEnd"/>
      <w:r>
        <w:t xml:space="preserve"> </w:t>
      </w:r>
      <w:proofErr w:type="spellStart"/>
      <w:r>
        <w:t>දෙකම</w:t>
      </w:r>
      <w:proofErr w:type="spellEnd"/>
      <w:r>
        <w:t xml:space="preserve"> </w:t>
      </w:r>
      <w:proofErr w:type="spellStart"/>
      <w:r>
        <w:t>ශුද්ධ</w:t>
      </w:r>
      <w:proofErr w:type="spellEnd"/>
      <w:r>
        <w:t xml:space="preserve"> </w:t>
      </w:r>
      <w:proofErr w:type="spellStart"/>
      <w:r>
        <w:t>වශයෙන්</w:t>
      </w:r>
      <w:proofErr w:type="spellEnd"/>
      <w:r>
        <w:t xml:space="preserve"> </w:t>
      </w:r>
      <w:proofErr w:type="spellStart"/>
      <w:r>
        <w:t>රැ</w:t>
      </w:r>
      <w:proofErr w:type="spellEnd"/>
      <w:r>
        <w:t xml:space="preserve">. 11 000 </w:t>
      </w:r>
      <w:proofErr w:type="spellStart"/>
      <w:r>
        <w:t>බැගින්</w:t>
      </w:r>
      <w:proofErr w:type="spellEnd"/>
      <w:r>
        <w:t xml:space="preserve"> </w:t>
      </w:r>
      <w:proofErr w:type="spellStart"/>
      <w:r>
        <w:t>වැඩිවී</w:t>
      </w:r>
      <w:proofErr w:type="spellEnd"/>
      <w:r>
        <w:t xml:space="preserve"> </w:t>
      </w:r>
      <w:proofErr w:type="spellStart"/>
      <w:r>
        <w:t>පවතී</w:t>
      </w:r>
      <w:proofErr w:type="spellEnd"/>
      <w:r>
        <w:t>.</w:t>
      </w:r>
    </w:p>
    <w:p w14:paraId="1F17782E" w14:textId="77777777" w:rsidR="00EA27FE" w:rsidRDefault="00000000">
      <w:pPr>
        <w:spacing w:after="120" w:line="240" w:lineRule="auto"/>
      </w:pPr>
      <w:r>
        <w:t>*[</w:t>
      </w:r>
      <w:proofErr w:type="spellStart"/>
      <w:r>
        <w:t>විශ්ලේෂණය</w:t>
      </w:r>
      <w:proofErr w:type="spellEnd"/>
      <w:r>
        <w:t xml:space="preserve"> (Analysis) | - </w:t>
      </w:r>
      <w:proofErr w:type="spellStart"/>
      <w:r>
        <w:t>ගිණුම්කරණ</w:t>
      </w:r>
      <w:proofErr w:type="spellEnd"/>
      <w:r>
        <w:t xml:space="preserve"> </w:t>
      </w:r>
      <w:proofErr w:type="spellStart"/>
      <w:proofErr w:type="gramStart"/>
      <w:r>
        <w:t>සමීකරණය</w:t>
      </w:r>
      <w:proofErr w:type="spellEnd"/>
      <w:r>
        <w:t>]*</w:t>
      </w:r>
      <w:proofErr w:type="gramEnd"/>
    </w:p>
    <w:p w14:paraId="626A3FC5" w14:textId="77777777" w:rsidR="00EA27FE" w:rsidRDefault="00000000">
      <w:pPr>
        <w:spacing w:after="120" w:line="240" w:lineRule="auto"/>
      </w:pPr>
      <w:r>
        <w:t>**Q</w:t>
      </w:r>
      <w:proofErr w:type="gramStart"/>
      <w:r>
        <w:t>42:*</w:t>
      </w:r>
      <w:proofErr w:type="gramEnd"/>
      <w:r>
        <w:t xml:space="preserve">* </w:t>
      </w:r>
      <w:proofErr w:type="spellStart"/>
      <w:r>
        <w:t>බැංකු</w:t>
      </w:r>
      <w:proofErr w:type="spellEnd"/>
      <w:r>
        <w:t xml:space="preserve"> </w:t>
      </w:r>
      <w:proofErr w:type="spellStart"/>
      <w:r>
        <w:t>සැසඳීම්</w:t>
      </w:r>
      <w:proofErr w:type="spellEnd"/>
      <w:r>
        <w:t xml:space="preserve"> </w:t>
      </w:r>
      <w:proofErr w:type="spellStart"/>
      <w:r>
        <w:t>ප්‍රකාශනයක්</w:t>
      </w:r>
      <w:proofErr w:type="spellEnd"/>
      <w:r>
        <w:t xml:space="preserve"> </w:t>
      </w:r>
      <w:proofErr w:type="spellStart"/>
      <w:r>
        <w:t>පිළියෙළ</w:t>
      </w:r>
      <w:proofErr w:type="spellEnd"/>
      <w:r>
        <w:t xml:space="preserve"> </w:t>
      </w:r>
      <w:proofErr w:type="spellStart"/>
      <w:r>
        <w:t>කරනු</w:t>
      </w:r>
      <w:proofErr w:type="spellEnd"/>
      <w:r>
        <w:t xml:space="preserve"> </w:t>
      </w:r>
      <w:proofErr w:type="spellStart"/>
      <w:r>
        <w:t>ලබන</w:t>
      </w:r>
      <w:proofErr w:type="spellEnd"/>
      <w:r>
        <w:t xml:space="preserve"> </w:t>
      </w:r>
      <w:proofErr w:type="spellStart"/>
      <w:r>
        <w:t>ප්‍රධාන</w:t>
      </w:r>
      <w:proofErr w:type="spellEnd"/>
      <w:r>
        <w:t xml:space="preserve"> </w:t>
      </w:r>
      <w:proofErr w:type="spellStart"/>
      <w:r>
        <w:t>අරමුණ</w:t>
      </w:r>
      <w:proofErr w:type="spellEnd"/>
      <w:r>
        <w:t xml:space="preserve"> </w:t>
      </w:r>
      <w:proofErr w:type="spellStart"/>
      <w:r>
        <w:t>කුමක්ද</w:t>
      </w:r>
      <w:proofErr w:type="spellEnd"/>
      <w:r>
        <w:t>?</w:t>
      </w:r>
    </w:p>
    <w:p w14:paraId="211D5836" w14:textId="77777777" w:rsidR="00EA27FE" w:rsidRDefault="00000000">
      <w:pPr>
        <w:spacing w:after="120" w:line="240" w:lineRule="auto"/>
      </w:pPr>
      <w:r>
        <w:t>**A</w:t>
      </w:r>
      <w:proofErr w:type="gramStart"/>
      <w:r>
        <w:t>42:*</w:t>
      </w:r>
      <w:proofErr w:type="gramEnd"/>
      <w:r>
        <w:t xml:space="preserve">* </w:t>
      </w:r>
      <w:proofErr w:type="spellStart"/>
      <w:r>
        <w:t>ව්‍යාපාරයක</w:t>
      </w:r>
      <w:proofErr w:type="spellEnd"/>
      <w:r>
        <w:t xml:space="preserve"> </w:t>
      </w:r>
      <w:proofErr w:type="spellStart"/>
      <w:r>
        <w:t>මුදල්</w:t>
      </w:r>
      <w:proofErr w:type="spellEnd"/>
      <w:r>
        <w:t xml:space="preserve"> </w:t>
      </w:r>
      <w:proofErr w:type="spellStart"/>
      <w:r>
        <w:t>පොතේ</w:t>
      </w:r>
      <w:proofErr w:type="spellEnd"/>
      <w:r>
        <w:t xml:space="preserve"> </w:t>
      </w:r>
      <w:proofErr w:type="spellStart"/>
      <w:r>
        <w:t>බැංකු</w:t>
      </w:r>
      <w:proofErr w:type="spellEnd"/>
      <w:r>
        <w:t xml:space="preserve"> </w:t>
      </w:r>
      <w:proofErr w:type="spellStart"/>
      <w:r>
        <w:t>තීරුවේ</w:t>
      </w:r>
      <w:proofErr w:type="spellEnd"/>
      <w:r>
        <w:t xml:space="preserve"> </w:t>
      </w:r>
      <w:proofErr w:type="spellStart"/>
      <w:r>
        <w:t>ශේෂය</w:t>
      </w:r>
      <w:proofErr w:type="spellEnd"/>
      <w:r>
        <w:t xml:space="preserve"> </w:t>
      </w:r>
      <w:proofErr w:type="spellStart"/>
      <w:r>
        <w:t>සහ</w:t>
      </w:r>
      <w:proofErr w:type="spellEnd"/>
      <w:r>
        <w:t xml:space="preserve"> </w:t>
      </w:r>
      <w:proofErr w:type="spellStart"/>
      <w:r>
        <w:t>අදාළ</w:t>
      </w:r>
      <w:proofErr w:type="spellEnd"/>
      <w:r>
        <w:t xml:space="preserve"> </w:t>
      </w:r>
      <w:proofErr w:type="spellStart"/>
      <w:r>
        <w:t>කාලඡේදය</w:t>
      </w:r>
      <w:proofErr w:type="spellEnd"/>
      <w:r>
        <w:t xml:space="preserve"> </w:t>
      </w:r>
      <w:proofErr w:type="spellStart"/>
      <w:r>
        <w:t>අවසානයේ</w:t>
      </w:r>
      <w:proofErr w:type="spellEnd"/>
      <w:r>
        <w:t xml:space="preserve"> </w:t>
      </w:r>
      <w:proofErr w:type="spellStart"/>
      <w:r>
        <w:t>බැංකුව</w:t>
      </w:r>
      <w:proofErr w:type="spellEnd"/>
      <w:r>
        <w:t xml:space="preserve"> </w:t>
      </w:r>
      <w:proofErr w:type="spellStart"/>
      <w:r>
        <w:t>විසින්</w:t>
      </w:r>
      <w:proofErr w:type="spellEnd"/>
      <w:r>
        <w:t xml:space="preserve"> </w:t>
      </w:r>
      <w:proofErr w:type="spellStart"/>
      <w:r>
        <w:t>ලබා</w:t>
      </w:r>
      <w:proofErr w:type="spellEnd"/>
      <w:r>
        <w:t xml:space="preserve"> </w:t>
      </w:r>
      <w:proofErr w:type="spellStart"/>
      <w:r>
        <w:t>දෙන</w:t>
      </w:r>
      <w:proofErr w:type="spellEnd"/>
      <w:r>
        <w:t xml:space="preserve"> </w:t>
      </w:r>
      <w:proofErr w:type="spellStart"/>
      <w:r>
        <w:t>බැංකු</w:t>
      </w:r>
      <w:proofErr w:type="spellEnd"/>
      <w:r>
        <w:t xml:space="preserve"> </w:t>
      </w:r>
      <w:proofErr w:type="spellStart"/>
      <w:r>
        <w:t>ප්‍රකාශනයේ</w:t>
      </w:r>
      <w:proofErr w:type="spellEnd"/>
      <w:r>
        <w:t xml:space="preserve"> </w:t>
      </w:r>
      <w:proofErr w:type="spellStart"/>
      <w:r>
        <w:t>ශේෂය</w:t>
      </w:r>
      <w:proofErr w:type="spellEnd"/>
      <w:r>
        <w:t xml:space="preserve"> </w:t>
      </w:r>
      <w:proofErr w:type="spellStart"/>
      <w:r>
        <w:t>අතර</w:t>
      </w:r>
      <w:proofErr w:type="spellEnd"/>
      <w:r>
        <w:t xml:space="preserve"> </w:t>
      </w:r>
      <w:proofErr w:type="spellStart"/>
      <w:r>
        <w:t>පවතින</w:t>
      </w:r>
      <w:proofErr w:type="spellEnd"/>
      <w:r>
        <w:t xml:space="preserve"> </w:t>
      </w:r>
      <w:proofErr w:type="spellStart"/>
      <w:r>
        <w:t>වෙනස්කම්</w:t>
      </w:r>
      <w:proofErr w:type="spellEnd"/>
      <w:r>
        <w:t xml:space="preserve"> </w:t>
      </w:r>
      <w:proofErr w:type="spellStart"/>
      <w:r>
        <w:t>හඳුනාගෙන</w:t>
      </w:r>
      <w:proofErr w:type="spellEnd"/>
      <w:r>
        <w:t xml:space="preserve">, </w:t>
      </w:r>
      <w:proofErr w:type="spellStart"/>
      <w:r>
        <w:t>එම</w:t>
      </w:r>
      <w:proofErr w:type="spellEnd"/>
      <w:r>
        <w:t xml:space="preserve"> </w:t>
      </w:r>
      <w:proofErr w:type="spellStart"/>
      <w:r>
        <w:t>වෙනස්කම්වලට</w:t>
      </w:r>
      <w:proofErr w:type="spellEnd"/>
      <w:r>
        <w:t xml:space="preserve"> </w:t>
      </w:r>
      <w:proofErr w:type="spellStart"/>
      <w:r>
        <w:t>හේතු</w:t>
      </w:r>
      <w:proofErr w:type="spellEnd"/>
      <w:r>
        <w:t xml:space="preserve"> </w:t>
      </w:r>
      <w:proofErr w:type="spellStart"/>
      <w:r>
        <w:t>දක්වමින්</w:t>
      </w:r>
      <w:proofErr w:type="spellEnd"/>
      <w:r>
        <w:t xml:space="preserve"> </w:t>
      </w:r>
      <w:proofErr w:type="spellStart"/>
      <w:r>
        <w:t>මුදල්</w:t>
      </w:r>
      <w:proofErr w:type="spellEnd"/>
      <w:r>
        <w:t xml:space="preserve"> </w:t>
      </w:r>
      <w:proofErr w:type="spellStart"/>
      <w:r>
        <w:t>පොතේ</w:t>
      </w:r>
      <w:proofErr w:type="spellEnd"/>
      <w:r>
        <w:t xml:space="preserve"> </w:t>
      </w:r>
      <w:proofErr w:type="spellStart"/>
      <w:r>
        <w:t>බැංකු</w:t>
      </w:r>
      <w:proofErr w:type="spellEnd"/>
      <w:r>
        <w:t xml:space="preserve"> </w:t>
      </w:r>
      <w:proofErr w:type="spellStart"/>
      <w:r>
        <w:t>ශේෂය</w:t>
      </w:r>
      <w:proofErr w:type="spellEnd"/>
      <w:r>
        <w:t xml:space="preserve"> </w:t>
      </w:r>
      <w:proofErr w:type="spellStart"/>
      <w:r>
        <w:t>බැංකු</w:t>
      </w:r>
      <w:proofErr w:type="spellEnd"/>
      <w:r>
        <w:t xml:space="preserve"> </w:t>
      </w:r>
      <w:proofErr w:type="spellStart"/>
      <w:r>
        <w:t>ප්‍රකාශනයේ</w:t>
      </w:r>
      <w:proofErr w:type="spellEnd"/>
      <w:r>
        <w:t xml:space="preserve"> </w:t>
      </w:r>
      <w:proofErr w:type="spellStart"/>
      <w:r>
        <w:t>ශේෂය</w:t>
      </w:r>
      <w:proofErr w:type="spellEnd"/>
      <w:r>
        <w:t xml:space="preserve"> </w:t>
      </w:r>
      <w:proofErr w:type="spellStart"/>
      <w:r>
        <w:t>සමඟ</w:t>
      </w:r>
      <w:proofErr w:type="spellEnd"/>
      <w:r>
        <w:t xml:space="preserve"> </w:t>
      </w:r>
      <w:proofErr w:type="spellStart"/>
      <w:r>
        <w:t>සැසඳීම</w:t>
      </w:r>
      <w:proofErr w:type="spellEnd"/>
      <w:r>
        <w:t xml:space="preserve"> </w:t>
      </w:r>
      <w:proofErr w:type="spellStart"/>
      <w:r>
        <w:t>බැංකු</w:t>
      </w:r>
      <w:proofErr w:type="spellEnd"/>
      <w:r>
        <w:t xml:space="preserve"> </w:t>
      </w:r>
      <w:proofErr w:type="spellStart"/>
      <w:r>
        <w:t>සැසඳීම්</w:t>
      </w:r>
      <w:proofErr w:type="spellEnd"/>
      <w:r>
        <w:t xml:space="preserve"> </w:t>
      </w:r>
      <w:proofErr w:type="spellStart"/>
      <w:r>
        <w:t>ප්‍රකාශනයක්</w:t>
      </w:r>
      <w:proofErr w:type="spellEnd"/>
      <w:r>
        <w:t xml:space="preserve"> </w:t>
      </w:r>
      <w:proofErr w:type="spellStart"/>
      <w:r>
        <w:t>පිළියෙළ</w:t>
      </w:r>
      <w:proofErr w:type="spellEnd"/>
      <w:r>
        <w:t xml:space="preserve"> </w:t>
      </w:r>
      <w:proofErr w:type="spellStart"/>
      <w:r>
        <w:t>කිරීමේ</w:t>
      </w:r>
      <w:proofErr w:type="spellEnd"/>
      <w:r>
        <w:t xml:space="preserve"> </w:t>
      </w:r>
      <w:proofErr w:type="spellStart"/>
      <w:r>
        <w:t>ප්‍රධාන</w:t>
      </w:r>
      <w:proofErr w:type="spellEnd"/>
      <w:r>
        <w:t xml:space="preserve"> </w:t>
      </w:r>
      <w:proofErr w:type="spellStart"/>
      <w:r>
        <w:t>අරමුණ</w:t>
      </w:r>
      <w:proofErr w:type="spellEnd"/>
      <w:r>
        <w:t xml:space="preserve"> </w:t>
      </w:r>
      <w:proofErr w:type="spellStart"/>
      <w:r>
        <w:t>වේ</w:t>
      </w:r>
      <w:proofErr w:type="spellEnd"/>
      <w:r>
        <w:t>.</w:t>
      </w:r>
    </w:p>
    <w:p w14:paraId="7DCDDBD1" w14:textId="77777777" w:rsidR="00EA27FE" w:rsidRDefault="00000000">
      <w:pPr>
        <w:spacing w:after="120" w:line="240" w:lineRule="auto"/>
      </w:pPr>
      <w:r>
        <w:t>*[</w:t>
      </w:r>
      <w:proofErr w:type="spellStart"/>
      <w:r>
        <w:t>දැනුම</w:t>
      </w:r>
      <w:proofErr w:type="spellEnd"/>
      <w:r>
        <w:t xml:space="preserve"> (Knowledge) | - </w:t>
      </w:r>
      <w:proofErr w:type="spellStart"/>
      <w:r>
        <w:t>බැංකු</w:t>
      </w:r>
      <w:proofErr w:type="spellEnd"/>
      <w:r>
        <w:t xml:space="preserve"> </w:t>
      </w:r>
      <w:proofErr w:type="spellStart"/>
      <w:r>
        <w:t>සැසඳීම්</w:t>
      </w:r>
      <w:proofErr w:type="spellEnd"/>
      <w:r>
        <w:t xml:space="preserve"> </w:t>
      </w:r>
      <w:proofErr w:type="spellStart"/>
      <w:proofErr w:type="gramStart"/>
      <w:r>
        <w:t>ප්‍රකාශනය</w:t>
      </w:r>
      <w:proofErr w:type="spellEnd"/>
      <w:r>
        <w:t>]*</w:t>
      </w:r>
      <w:proofErr w:type="gramEnd"/>
    </w:p>
    <w:p w14:paraId="5D76D6B6" w14:textId="77777777" w:rsidR="00EA27FE" w:rsidRDefault="00000000">
      <w:pPr>
        <w:spacing w:after="120" w:line="240" w:lineRule="auto"/>
      </w:pPr>
      <w:r>
        <w:t>**Q</w:t>
      </w:r>
      <w:proofErr w:type="gramStart"/>
      <w:r>
        <w:t>43:*</w:t>
      </w:r>
      <w:proofErr w:type="gramEnd"/>
      <w:r>
        <w:t xml:space="preserve">* </w:t>
      </w:r>
      <w:proofErr w:type="spellStart"/>
      <w:r>
        <w:t>ව්‍යාපාරයක</w:t>
      </w:r>
      <w:proofErr w:type="spellEnd"/>
      <w:r>
        <w:t xml:space="preserve"> </w:t>
      </w:r>
      <w:proofErr w:type="spellStart"/>
      <w:r>
        <w:t>මූල්‍ය</w:t>
      </w:r>
      <w:proofErr w:type="spellEnd"/>
      <w:r>
        <w:t xml:space="preserve"> </w:t>
      </w:r>
      <w:proofErr w:type="spellStart"/>
      <w:r>
        <w:t>තත්ත්ව</w:t>
      </w:r>
      <w:proofErr w:type="spellEnd"/>
      <w:r>
        <w:t xml:space="preserve"> </w:t>
      </w:r>
      <w:proofErr w:type="spellStart"/>
      <w:r>
        <w:t>ප්‍රකාශනය</w:t>
      </w:r>
      <w:proofErr w:type="spellEnd"/>
      <w:r>
        <w:t xml:space="preserve"> </w:t>
      </w:r>
      <w:proofErr w:type="spellStart"/>
      <w:r>
        <w:t>මගින්</w:t>
      </w:r>
      <w:proofErr w:type="spellEnd"/>
      <w:r>
        <w:t xml:space="preserve"> </w:t>
      </w:r>
      <w:proofErr w:type="spellStart"/>
      <w:r>
        <w:t>නිරූපණය</w:t>
      </w:r>
      <w:proofErr w:type="spellEnd"/>
      <w:r>
        <w:t xml:space="preserve"> </w:t>
      </w:r>
      <w:proofErr w:type="spellStart"/>
      <w:r>
        <w:t>වන</w:t>
      </w:r>
      <w:proofErr w:type="spellEnd"/>
      <w:r>
        <w:t xml:space="preserve"> </w:t>
      </w:r>
      <w:proofErr w:type="spellStart"/>
      <w:r>
        <w:t>ප්‍රධාන</w:t>
      </w:r>
      <w:proofErr w:type="spellEnd"/>
      <w:r>
        <w:t xml:space="preserve"> </w:t>
      </w:r>
      <w:proofErr w:type="spellStart"/>
      <w:r>
        <w:t>ගිණුම්කරණ</w:t>
      </w:r>
      <w:proofErr w:type="spellEnd"/>
      <w:r>
        <w:t xml:space="preserve"> </w:t>
      </w:r>
      <w:proofErr w:type="spellStart"/>
      <w:r>
        <w:t>මූලාංග</w:t>
      </w:r>
      <w:proofErr w:type="spellEnd"/>
      <w:r>
        <w:t xml:space="preserve"> </w:t>
      </w:r>
      <w:proofErr w:type="spellStart"/>
      <w:r>
        <w:t>තුන</w:t>
      </w:r>
      <w:proofErr w:type="spellEnd"/>
      <w:r>
        <w:t xml:space="preserve"> </w:t>
      </w:r>
      <w:proofErr w:type="spellStart"/>
      <w:r>
        <w:t>මොනවාද</w:t>
      </w:r>
      <w:proofErr w:type="spellEnd"/>
      <w:r>
        <w:t>?</w:t>
      </w:r>
    </w:p>
    <w:p w14:paraId="3317F2A3" w14:textId="77777777" w:rsidR="00EA27FE" w:rsidRDefault="00000000">
      <w:pPr>
        <w:spacing w:after="120" w:line="240" w:lineRule="auto"/>
      </w:pPr>
      <w:r>
        <w:t>**A</w:t>
      </w:r>
      <w:proofErr w:type="gramStart"/>
      <w:r>
        <w:t>43:*</w:t>
      </w:r>
      <w:proofErr w:type="gramEnd"/>
      <w:r>
        <w:t xml:space="preserve">* </w:t>
      </w:r>
      <w:proofErr w:type="spellStart"/>
      <w:r>
        <w:t>ව්‍යාපාරයක</w:t>
      </w:r>
      <w:proofErr w:type="spellEnd"/>
      <w:r>
        <w:t xml:space="preserve"> </w:t>
      </w:r>
      <w:proofErr w:type="spellStart"/>
      <w:r>
        <w:t>මූල්‍ය</w:t>
      </w:r>
      <w:proofErr w:type="spellEnd"/>
      <w:r>
        <w:t xml:space="preserve"> </w:t>
      </w:r>
      <w:proofErr w:type="spellStart"/>
      <w:r>
        <w:t>තත්ත්ව</w:t>
      </w:r>
      <w:proofErr w:type="spellEnd"/>
      <w:r>
        <w:t xml:space="preserve"> </w:t>
      </w:r>
      <w:proofErr w:type="spellStart"/>
      <w:r>
        <w:t>ප්‍රකාශනය</w:t>
      </w:r>
      <w:proofErr w:type="spellEnd"/>
      <w:r>
        <w:t xml:space="preserve"> </w:t>
      </w:r>
      <w:proofErr w:type="spellStart"/>
      <w:r>
        <w:t>මගින්</w:t>
      </w:r>
      <w:proofErr w:type="spellEnd"/>
      <w:r>
        <w:t xml:space="preserve"> </w:t>
      </w:r>
      <w:proofErr w:type="spellStart"/>
      <w:r>
        <w:t>නිරූපණය</w:t>
      </w:r>
      <w:proofErr w:type="spellEnd"/>
      <w:r>
        <w:t xml:space="preserve"> </w:t>
      </w:r>
      <w:proofErr w:type="spellStart"/>
      <w:r>
        <w:t>වන</w:t>
      </w:r>
      <w:proofErr w:type="spellEnd"/>
      <w:r>
        <w:t xml:space="preserve"> </w:t>
      </w:r>
      <w:proofErr w:type="spellStart"/>
      <w:r>
        <w:t>ප්‍රධාන</w:t>
      </w:r>
      <w:proofErr w:type="spellEnd"/>
      <w:r>
        <w:t xml:space="preserve"> </w:t>
      </w:r>
      <w:proofErr w:type="spellStart"/>
      <w:r>
        <w:t>ගිණුම්කරණ</w:t>
      </w:r>
      <w:proofErr w:type="spellEnd"/>
      <w:r>
        <w:t xml:space="preserve"> </w:t>
      </w:r>
      <w:proofErr w:type="spellStart"/>
      <w:r>
        <w:t>මූලාංග</w:t>
      </w:r>
      <w:proofErr w:type="spellEnd"/>
      <w:r>
        <w:t xml:space="preserve"> </w:t>
      </w:r>
      <w:proofErr w:type="spellStart"/>
      <w:r>
        <w:t>තුන</w:t>
      </w:r>
      <w:proofErr w:type="spellEnd"/>
      <w:r>
        <w:t xml:space="preserve"> </w:t>
      </w:r>
      <w:proofErr w:type="spellStart"/>
      <w:r>
        <w:t>වන්නේ</w:t>
      </w:r>
      <w:proofErr w:type="spellEnd"/>
      <w:r>
        <w:t xml:space="preserve"> </w:t>
      </w:r>
      <w:proofErr w:type="spellStart"/>
      <w:r>
        <w:t>වත්කම්</w:t>
      </w:r>
      <w:proofErr w:type="spellEnd"/>
      <w:r>
        <w:t xml:space="preserve">, </w:t>
      </w:r>
      <w:proofErr w:type="spellStart"/>
      <w:r>
        <w:t>වගකීම්</w:t>
      </w:r>
      <w:proofErr w:type="spellEnd"/>
      <w:r>
        <w:t xml:space="preserve"> </w:t>
      </w:r>
      <w:proofErr w:type="spellStart"/>
      <w:r>
        <w:t>සහ</w:t>
      </w:r>
      <w:proofErr w:type="spellEnd"/>
      <w:r>
        <w:t xml:space="preserve"> </w:t>
      </w:r>
      <w:proofErr w:type="spellStart"/>
      <w:r>
        <w:t>හිමිකම</w:t>
      </w:r>
      <w:proofErr w:type="spellEnd"/>
      <w:r>
        <w:t xml:space="preserve"> (</w:t>
      </w:r>
      <w:proofErr w:type="spellStart"/>
      <w:r>
        <w:t>ප්‍රාග්ධනය</w:t>
      </w:r>
      <w:proofErr w:type="spellEnd"/>
      <w:r>
        <w:t xml:space="preserve">) </w:t>
      </w:r>
      <w:proofErr w:type="spellStart"/>
      <w:r>
        <w:t>යි</w:t>
      </w:r>
      <w:proofErr w:type="spellEnd"/>
      <w:r>
        <w:t xml:space="preserve">. </w:t>
      </w:r>
      <w:proofErr w:type="spellStart"/>
      <w:r>
        <w:t>යම්</w:t>
      </w:r>
      <w:proofErr w:type="spellEnd"/>
      <w:r>
        <w:t xml:space="preserve"> </w:t>
      </w:r>
      <w:proofErr w:type="spellStart"/>
      <w:r>
        <w:t>නිශ්චිත</w:t>
      </w:r>
      <w:proofErr w:type="spellEnd"/>
      <w:r>
        <w:t xml:space="preserve"> </w:t>
      </w:r>
      <w:proofErr w:type="spellStart"/>
      <w:r>
        <w:t>දිනයකට</w:t>
      </w:r>
      <w:proofErr w:type="spellEnd"/>
      <w:r>
        <w:t xml:space="preserve"> </w:t>
      </w:r>
      <w:proofErr w:type="spellStart"/>
      <w:r>
        <w:t>අදාළව</w:t>
      </w:r>
      <w:proofErr w:type="spellEnd"/>
      <w:r>
        <w:t xml:space="preserve"> </w:t>
      </w:r>
      <w:proofErr w:type="spellStart"/>
      <w:r>
        <w:t>ව්‍යාපාරය</w:t>
      </w:r>
      <w:proofErr w:type="spellEnd"/>
      <w:r>
        <w:t xml:space="preserve"> </w:t>
      </w:r>
      <w:proofErr w:type="spellStart"/>
      <w:r>
        <w:t>සතු</w:t>
      </w:r>
      <w:proofErr w:type="spellEnd"/>
      <w:r>
        <w:t xml:space="preserve"> </w:t>
      </w:r>
      <w:proofErr w:type="spellStart"/>
      <w:r>
        <w:t>සම්පත්</w:t>
      </w:r>
      <w:proofErr w:type="spellEnd"/>
      <w:r>
        <w:t xml:space="preserve"> </w:t>
      </w:r>
      <w:proofErr w:type="spellStart"/>
      <w:r>
        <w:t>සහ</w:t>
      </w:r>
      <w:proofErr w:type="spellEnd"/>
      <w:r>
        <w:t xml:space="preserve"> </w:t>
      </w:r>
      <w:proofErr w:type="spellStart"/>
      <w:r>
        <w:t>එම</w:t>
      </w:r>
      <w:proofErr w:type="spellEnd"/>
      <w:r>
        <w:t xml:space="preserve"> </w:t>
      </w:r>
      <w:proofErr w:type="spellStart"/>
      <w:r>
        <w:t>සම්පත්</w:t>
      </w:r>
      <w:proofErr w:type="spellEnd"/>
      <w:r>
        <w:t xml:space="preserve"> </w:t>
      </w:r>
      <w:proofErr w:type="spellStart"/>
      <w:r>
        <w:t>සඳහා</w:t>
      </w:r>
      <w:proofErr w:type="spellEnd"/>
      <w:r>
        <w:t xml:space="preserve"> </w:t>
      </w:r>
      <w:proofErr w:type="spellStart"/>
      <w:r>
        <w:t>වූ</w:t>
      </w:r>
      <w:proofErr w:type="spellEnd"/>
      <w:r>
        <w:t xml:space="preserve"> </w:t>
      </w:r>
      <w:proofErr w:type="spellStart"/>
      <w:r>
        <w:t>හිමිකම්</w:t>
      </w:r>
      <w:proofErr w:type="spellEnd"/>
      <w:r>
        <w:t xml:space="preserve"> </w:t>
      </w:r>
      <w:proofErr w:type="spellStart"/>
      <w:r>
        <w:t>සහ</w:t>
      </w:r>
      <w:proofErr w:type="spellEnd"/>
      <w:r>
        <w:t xml:space="preserve"> </w:t>
      </w:r>
      <w:proofErr w:type="spellStart"/>
      <w:r>
        <w:t>බැඳීම්</w:t>
      </w:r>
      <w:proofErr w:type="spellEnd"/>
      <w:r>
        <w:t xml:space="preserve"> </w:t>
      </w:r>
      <w:proofErr w:type="spellStart"/>
      <w:r>
        <w:t>මෙහිදී</w:t>
      </w:r>
      <w:proofErr w:type="spellEnd"/>
      <w:r>
        <w:t xml:space="preserve"> </w:t>
      </w:r>
      <w:proofErr w:type="spellStart"/>
      <w:r>
        <w:t>නිරූපණය</w:t>
      </w:r>
      <w:proofErr w:type="spellEnd"/>
      <w:r>
        <w:t xml:space="preserve"> </w:t>
      </w:r>
      <w:proofErr w:type="spellStart"/>
      <w:r>
        <w:t>වේ</w:t>
      </w:r>
      <w:proofErr w:type="spellEnd"/>
      <w:r>
        <w:t>.</w:t>
      </w:r>
    </w:p>
    <w:p w14:paraId="38C42DFC" w14:textId="77777777" w:rsidR="00EA27FE" w:rsidRDefault="00000000">
      <w:pPr>
        <w:spacing w:after="120" w:line="240" w:lineRule="auto"/>
      </w:pPr>
      <w:r>
        <w:t>*[</w:t>
      </w:r>
      <w:proofErr w:type="spellStart"/>
      <w:r>
        <w:t>දැනුම</w:t>
      </w:r>
      <w:proofErr w:type="spellEnd"/>
      <w:r>
        <w:t xml:space="preserve"> (Knowledge) | - </w:t>
      </w:r>
      <w:proofErr w:type="spellStart"/>
      <w:r>
        <w:t>මූල්‍ය</w:t>
      </w:r>
      <w:proofErr w:type="spellEnd"/>
      <w:r>
        <w:t xml:space="preserve"> </w:t>
      </w:r>
      <w:proofErr w:type="spellStart"/>
      <w:proofErr w:type="gramStart"/>
      <w:r>
        <w:t>ප්‍රකාශන</w:t>
      </w:r>
      <w:proofErr w:type="spellEnd"/>
      <w:r>
        <w:t>]*</w:t>
      </w:r>
      <w:proofErr w:type="gramEnd"/>
    </w:p>
    <w:p w14:paraId="5924DD0F" w14:textId="77777777" w:rsidR="00EA27FE" w:rsidRDefault="00000000">
      <w:pPr>
        <w:spacing w:after="120" w:line="240" w:lineRule="auto"/>
      </w:pPr>
      <w:r>
        <w:t>**Q</w:t>
      </w:r>
      <w:proofErr w:type="gramStart"/>
      <w:r>
        <w:t>44:*</w:t>
      </w:r>
      <w:proofErr w:type="gramEnd"/>
      <w:r>
        <w:t xml:space="preserve">* </w:t>
      </w:r>
      <w:proofErr w:type="spellStart"/>
      <w:r>
        <w:t>මුදල්</w:t>
      </w:r>
      <w:proofErr w:type="spellEnd"/>
      <w:r>
        <w:t xml:space="preserve"> </w:t>
      </w:r>
      <w:proofErr w:type="spellStart"/>
      <w:r>
        <w:t>පොතේ</w:t>
      </w:r>
      <w:proofErr w:type="spellEnd"/>
      <w:r>
        <w:t xml:space="preserve"> </w:t>
      </w:r>
      <w:proofErr w:type="spellStart"/>
      <w:r>
        <w:t>සටහන්</w:t>
      </w:r>
      <w:proofErr w:type="spellEnd"/>
      <w:r>
        <w:t xml:space="preserve"> </w:t>
      </w:r>
      <w:proofErr w:type="spellStart"/>
      <w:r>
        <w:t>වී</w:t>
      </w:r>
      <w:proofErr w:type="spellEnd"/>
      <w:r>
        <w:t xml:space="preserve"> </w:t>
      </w:r>
      <w:proofErr w:type="spellStart"/>
      <w:r>
        <w:t>තිබුණ</w:t>
      </w:r>
      <w:proofErr w:type="spellEnd"/>
      <w:r>
        <w:t xml:space="preserve"> ද </w:t>
      </w:r>
      <w:proofErr w:type="spellStart"/>
      <w:r>
        <w:t>බැංකු</w:t>
      </w:r>
      <w:proofErr w:type="spellEnd"/>
      <w:r>
        <w:t xml:space="preserve"> </w:t>
      </w:r>
      <w:proofErr w:type="spellStart"/>
      <w:r>
        <w:t>ප්‍රකාශනයේ</w:t>
      </w:r>
      <w:proofErr w:type="spellEnd"/>
      <w:r>
        <w:t xml:space="preserve"> </w:t>
      </w:r>
      <w:proofErr w:type="spellStart"/>
      <w:r>
        <w:t>සටහන්</w:t>
      </w:r>
      <w:proofErr w:type="spellEnd"/>
      <w:r>
        <w:t xml:space="preserve"> </w:t>
      </w:r>
      <w:proofErr w:type="spellStart"/>
      <w:r>
        <w:t>නොවන</w:t>
      </w:r>
      <w:proofErr w:type="spellEnd"/>
      <w:r>
        <w:t xml:space="preserve"> </w:t>
      </w:r>
      <w:proofErr w:type="spellStart"/>
      <w:r>
        <w:t>කරුණු</w:t>
      </w:r>
      <w:proofErr w:type="spellEnd"/>
      <w:r>
        <w:t xml:space="preserve"> </w:t>
      </w:r>
      <w:proofErr w:type="spellStart"/>
      <w:r>
        <w:t>දෙකක්</w:t>
      </w:r>
      <w:proofErr w:type="spellEnd"/>
      <w:r>
        <w:t xml:space="preserve"> </w:t>
      </w:r>
      <w:proofErr w:type="spellStart"/>
      <w:r>
        <w:t>පැහැදිලි</w:t>
      </w:r>
      <w:proofErr w:type="spellEnd"/>
      <w:r>
        <w:t xml:space="preserve"> </w:t>
      </w:r>
      <w:proofErr w:type="spellStart"/>
      <w:r>
        <w:t>කරන්න</w:t>
      </w:r>
      <w:proofErr w:type="spellEnd"/>
      <w:r>
        <w:t>.</w:t>
      </w:r>
    </w:p>
    <w:p w14:paraId="76417159" w14:textId="77777777" w:rsidR="00EA27FE" w:rsidRDefault="00000000">
      <w:pPr>
        <w:spacing w:after="120" w:line="240" w:lineRule="auto"/>
      </w:pPr>
      <w:r>
        <w:t>**A</w:t>
      </w:r>
      <w:proofErr w:type="gramStart"/>
      <w:r>
        <w:t>44:*</w:t>
      </w:r>
      <w:proofErr w:type="gramEnd"/>
      <w:r>
        <w:t xml:space="preserve">* 1. </w:t>
      </w:r>
      <w:proofErr w:type="spellStart"/>
      <w:r>
        <w:t>ඉදිරිපත්</w:t>
      </w:r>
      <w:proofErr w:type="spellEnd"/>
      <w:r>
        <w:t xml:space="preserve"> </w:t>
      </w:r>
      <w:proofErr w:type="spellStart"/>
      <w:r>
        <w:t>නොකළ</w:t>
      </w:r>
      <w:proofErr w:type="spellEnd"/>
      <w:r>
        <w:t xml:space="preserve"> </w:t>
      </w:r>
      <w:proofErr w:type="spellStart"/>
      <w:r>
        <w:t>චෙක්පත්</w:t>
      </w:r>
      <w:proofErr w:type="spellEnd"/>
      <w:r>
        <w:t xml:space="preserve">: </w:t>
      </w:r>
      <w:proofErr w:type="spellStart"/>
      <w:r>
        <w:t>ගෙවීම්</w:t>
      </w:r>
      <w:proofErr w:type="spellEnd"/>
      <w:r>
        <w:t xml:space="preserve"> </w:t>
      </w:r>
      <w:proofErr w:type="spellStart"/>
      <w:r>
        <w:t>සඳහා</w:t>
      </w:r>
      <w:proofErr w:type="spellEnd"/>
      <w:r>
        <w:t xml:space="preserve"> </w:t>
      </w:r>
      <w:proofErr w:type="spellStart"/>
      <w:r>
        <w:t>නිකුත්</w:t>
      </w:r>
      <w:proofErr w:type="spellEnd"/>
      <w:r>
        <w:t xml:space="preserve"> </w:t>
      </w:r>
      <w:proofErr w:type="spellStart"/>
      <w:r>
        <w:t>කරන</w:t>
      </w:r>
      <w:proofErr w:type="spellEnd"/>
      <w:r>
        <w:t xml:space="preserve"> </w:t>
      </w:r>
      <w:proofErr w:type="spellStart"/>
      <w:r>
        <w:t>ලද</w:t>
      </w:r>
      <w:proofErr w:type="spellEnd"/>
      <w:r>
        <w:t xml:space="preserve"> </w:t>
      </w:r>
      <w:proofErr w:type="spellStart"/>
      <w:r>
        <w:t>නමුත්</w:t>
      </w:r>
      <w:proofErr w:type="spellEnd"/>
      <w:r>
        <w:t xml:space="preserve"> </w:t>
      </w:r>
      <w:proofErr w:type="spellStart"/>
      <w:r>
        <w:t>චෙක්පත්</w:t>
      </w:r>
      <w:proofErr w:type="spellEnd"/>
      <w:r>
        <w:t xml:space="preserve"> </w:t>
      </w:r>
      <w:proofErr w:type="spellStart"/>
      <w:r>
        <w:t>ලාභියා</w:t>
      </w:r>
      <w:proofErr w:type="spellEnd"/>
      <w:r>
        <w:t xml:space="preserve"> </w:t>
      </w:r>
      <w:proofErr w:type="spellStart"/>
      <w:r>
        <w:t>විසින්</w:t>
      </w:r>
      <w:proofErr w:type="spellEnd"/>
      <w:r>
        <w:t xml:space="preserve"> </w:t>
      </w:r>
      <w:proofErr w:type="spellStart"/>
      <w:r>
        <w:t>මුදල්</w:t>
      </w:r>
      <w:proofErr w:type="spellEnd"/>
      <w:r>
        <w:t xml:space="preserve"> </w:t>
      </w:r>
      <w:proofErr w:type="spellStart"/>
      <w:r>
        <w:t>ලබාගැනීමට</w:t>
      </w:r>
      <w:proofErr w:type="spellEnd"/>
      <w:r>
        <w:t xml:space="preserve"> </w:t>
      </w:r>
      <w:proofErr w:type="spellStart"/>
      <w:r>
        <w:t>බැංකුවට</w:t>
      </w:r>
      <w:proofErr w:type="spellEnd"/>
      <w:r>
        <w:t xml:space="preserve"> </w:t>
      </w:r>
      <w:proofErr w:type="spellStart"/>
      <w:r>
        <w:t>ඉදිරිපත්</w:t>
      </w:r>
      <w:proofErr w:type="spellEnd"/>
      <w:r>
        <w:t xml:space="preserve"> </w:t>
      </w:r>
      <w:proofErr w:type="spellStart"/>
      <w:r>
        <w:t>කර</w:t>
      </w:r>
      <w:proofErr w:type="spellEnd"/>
      <w:r>
        <w:t xml:space="preserve"> </w:t>
      </w:r>
      <w:proofErr w:type="spellStart"/>
      <w:r>
        <w:t>නොමැති</w:t>
      </w:r>
      <w:proofErr w:type="spellEnd"/>
      <w:r>
        <w:t xml:space="preserve"> </w:t>
      </w:r>
      <w:proofErr w:type="spellStart"/>
      <w:r>
        <w:t>චෙක්පත්</w:t>
      </w:r>
      <w:proofErr w:type="spellEnd"/>
      <w:r>
        <w:t xml:space="preserve">. 2. </w:t>
      </w:r>
      <w:proofErr w:type="spellStart"/>
      <w:r>
        <w:t>තැන්පත්</w:t>
      </w:r>
      <w:proofErr w:type="spellEnd"/>
      <w:r>
        <w:t xml:space="preserve"> </w:t>
      </w:r>
      <w:proofErr w:type="spellStart"/>
      <w:r>
        <w:t>කළ</w:t>
      </w:r>
      <w:proofErr w:type="spellEnd"/>
      <w:r>
        <w:t xml:space="preserve"> </w:t>
      </w:r>
      <w:proofErr w:type="spellStart"/>
      <w:r>
        <w:t>නමුදු</w:t>
      </w:r>
      <w:proofErr w:type="spellEnd"/>
      <w:r>
        <w:t xml:space="preserve"> </w:t>
      </w:r>
      <w:proofErr w:type="spellStart"/>
      <w:r>
        <w:t>අගය</w:t>
      </w:r>
      <w:proofErr w:type="spellEnd"/>
      <w:r>
        <w:t xml:space="preserve"> </w:t>
      </w:r>
      <w:proofErr w:type="spellStart"/>
      <w:r>
        <w:t>නොපූරණය</w:t>
      </w:r>
      <w:proofErr w:type="spellEnd"/>
      <w:r>
        <w:t xml:space="preserve"> </w:t>
      </w:r>
      <w:proofErr w:type="spellStart"/>
      <w:r>
        <w:t>වූ</w:t>
      </w:r>
      <w:proofErr w:type="spellEnd"/>
      <w:r>
        <w:t xml:space="preserve"> </w:t>
      </w:r>
      <w:proofErr w:type="spellStart"/>
      <w:r>
        <w:t>චෙක්පත්</w:t>
      </w:r>
      <w:proofErr w:type="spellEnd"/>
      <w:r>
        <w:t xml:space="preserve">: </w:t>
      </w:r>
      <w:proofErr w:type="spellStart"/>
      <w:r>
        <w:t>බැංකුවට</w:t>
      </w:r>
      <w:proofErr w:type="spellEnd"/>
      <w:r>
        <w:t xml:space="preserve"> </w:t>
      </w:r>
      <w:proofErr w:type="spellStart"/>
      <w:r>
        <w:t>තැන්පත්</w:t>
      </w:r>
      <w:proofErr w:type="spellEnd"/>
      <w:r>
        <w:t xml:space="preserve"> </w:t>
      </w:r>
      <w:proofErr w:type="spellStart"/>
      <w:r>
        <w:t>කර</w:t>
      </w:r>
      <w:proofErr w:type="spellEnd"/>
      <w:r>
        <w:t xml:space="preserve"> </w:t>
      </w:r>
      <w:proofErr w:type="spellStart"/>
      <w:r>
        <w:t>මුදල්</w:t>
      </w:r>
      <w:proofErr w:type="spellEnd"/>
      <w:r>
        <w:t xml:space="preserve"> </w:t>
      </w:r>
      <w:proofErr w:type="spellStart"/>
      <w:r>
        <w:t>පොතේ</w:t>
      </w:r>
      <w:proofErr w:type="spellEnd"/>
      <w:r>
        <w:t xml:space="preserve"> </w:t>
      </w:r>
      <w:proofErr w:type="spellStart"/>
      <w:r>
        <w:t>හර</w:t>
      </w:r>
      <w:proofErr w:type="spellEnd"/>
      <w:r>
        <w:t xml:space="preserve"> </w:t>
      </w:r>
      <w:proofErr w:type="spellStart"/>
      <w:r>
        <w:t>කර</w:t>
      </w:r>
      <w:proofErr w:type="spellEnd"/>
      <w:r>
        <w:t xml:space="preserve"> </w:t>
      </w:r>
      <w:proofErr w:type="spellStart"/>
      <w:r>
        <w:t>ඇති</w:t>
      </w:r>
      <w:proofErr w:type="spellEnd"/>
      <w:r>
        <w:t xml:space="preserve"> </w:t>
      </w:r>
      <w:proofErr w:type="spellStart"/>
      <w:r>
        <w:t>නමුත්</w:t>
      </w:r>
      <w:proofErr w:type="spellEnd"/>
      <w:r>
        <w:t xml:space="preserve"> </w:t>
      </w:r>
      <w:proofErr w:type="spellStart"/>
      <w:r>
        <w:t>බැංකුව</w:t>
      </w:r>
      <w:proofErr w:type="spellEnd"/>
      <w:r>
        <w:t xml:space="preserve"> </w:t>
      </w:r>
      <w:proofErr w:type="spellStart"/>
      <w:r>
        <w:t>විසින්</w:t>
      </w:r>
      <w:proofErr w:type="spellEnd"/>
      <w:r>
        <w:t xml:space="preserve"> </w:t>
      </w:r>
      <w:proofErr w:type="spellStart"/>
      <w:r>
        <w:t>තවමත්</w:t>
      </w:r>
      <w:proofErr w:type="spellEnd"/>
      <w:r>
        <w:t xml:space="preserve"> </w:t>
      </w:r>
      <w:proofErr w:type="spellStart"/>
      <w:r>
        <w:t>මුදල්</w:t>
      </w:r>
      <w:proofErr w:type="spellEnd"/>
      <w:r>
        <w:t xml:space="preserve"> </w:t>
      </w:r>
      <w:proofErr w:type="spellStart"/>
      <w:r>
        <w:t>එකතු</w:t>
      </w:r>
      <w:proofErr w:type="spellEnd"/>
      <w:r>
        <w:t xml:space="preserve"> </w:t>
      </w:r>
      <w:proofErr w:type="spellStart"/>
      <w:r>
        <w:t>කර</w:t>
      </w:r>
      <w:proofErr w:type="spellEnd"/>
      <w:r>
        <w:t xml:space="preserve"> </w:t>
      </w:r>
      <w:proofErr w:type="spellStart"/>
      <w:r>
        <w:t>ගිණුමට</w:t>
      </w:r>
      <w:proofErr w:type="spellEnd"/>
      <w:r>
        <w:t xml:space="preserve"> </w:t>
      </w:r>
      <w:proofErr w:type="spellStart"/>
      <w:r>
        <w:t>බැර</w:t>
      </w:r>
      <w:proofErr w:type="spellEnd"/>
      <w:r>
        <w:t xml:space="preserve"> </w:t>
      </w:r>
      <w:proofErr w:type="spellStart"/>
      <w:r>
        <w:t>කර</w:t>
      </w:r>
      <w:proofErr w:type="spellEnd"/>
      <w:r>
        <w:t xml:space="preserve"> </w:t>
      </w:r>
      <w:proofErr w:type="spellStart"/>
      <w:r>
        <w:t>නොමැති</w:t>
      </w:r>
      <w:proofErr w:type="spellEnd"/>
      <w:r>
        <w:t xml:space="preserve"> </w:t>
      </w:r>
      <w:proofErr w:type="spellStart"/>
      <w:r>
        <w:t>චෙක්පත්</w:t>
      </w:r>
      <w:proofErr w:type="spellEnd"/>
      <w:r>
        <w:t xml:space="preserve"> </w:t>
      </w:r>
      <w:proofErr w:type="spellStart"/>
      <w:r>
        <w:t>වේ</w:t>
      </w:r>
      <w:proofErr w:type="spellEnd"/>
      <w:r>
        <w:t>.</w:t>
      </w:r>
    </w:p>
    <w:p w14:paraId="47A6488F" w14:textId="77777777" w:rsidR="00EA27FE" w:rsidRDefault="00000000">
      <w:pPr>
        <w:spacing w:after="120" w:line="240" w:lineRule="auto"/>
      </w:pPr>
      <w:r>
        <w:t>*[</w:t>
      </w:r>
      <w:proofErr w:type="spellStart"/>
      <w:r>
        <w:t>අවබෝධය</w:t>
      </w:r>
      <w:proofErr w:type="spellEnd"/>
      <w:r>
        <w:t xml:space="preserve"> (Understanding) | - </w:t>
      </w:r>
      <w:proofErr w:type="spellStart"/>
      <w:r>
        <w:t>බැංකු</w:t>
      </w:r>
      <w:proofErr w:type="spellEnd"/>
      <w:r>
        <w:t xml:space="preserve"> </w:t>
      </w:r>
      <w:proofErr w:type="spellStart"/>
      <w:r>
        <w:t>සැසඳීම්</w:t>
      </w:r>
      <w:proofErr w:type="spellEnd"/>
      <w:r>
        <w:t xml:space="preserve"> </w:t>
      </w:r>
      <w:proofErr w:type="spellStart"/>
      <w:proofErr w:type="gramStart"/>
      <w:r>
        <w:t>ප්‍රකාශනය</w:t>
      </w:r>
      <w:proofErr w:type="spellEnd"/>
      <w:r>
        <w:t>]*</w:t>
      </w:r>
      <w:proofErr w:type="gramEnd"/>
    </w:p>
    <w:p w14:paraId="513A7F13" w14:textId="77777777" w:rsidR="00EA27FE" w:rsidRDefault="00000000">
      <w:pPr>
        <w:spacing w:after="120" w:line="240" w:lineRule="auto"/>
      </w:pPr>
      <w:r>
        <w:t>**Q</w:t>
      </w:r>
      <w:proofErr w:type="gramStart"/>
      <w:r>
        <w:t>45:*</w:t>
      </w:r>
      <w:proofErr w:type="gramEnd"/>
      <w:r>
        <w:t xml:space="preserve">* </w:t>
      </w:r>
      <w:proofErr w:type="spellStart"/>
      <w:r>
        <w:t>ජලිත</w:t>
      </w:r>
      <w:proofErr w:type="spellEnd"/>
      <w:r>
        <w:t xml:space="preserve"> </w:t>
      </w:r>
      <w:proofErr w:type="spellStart"/>
      <w:r>
        <w:t>වෙළෙඳුන්ගේ</w:t>
      </w:r>
      <w:proofErr w:type="spellEnd"/>
      <w:r>
        <w:t xml:space="preserve"> </w:t>
      </w:r>
      <w:proofErr w:type="spellStart"/>
      <w:r>
        <w:t>ලාභ</w:t>
      </w:r>
      <w:proofErr w:type="spellEnd"/>
      <w:r>
        <w:t xml:space="preserve"> </w:t>
      </w:r>
      <w:proofErr w:type="spellStart"/>
      <w:r>
        <w:t>අලාභ</w:t>
      </w:r>
      <w:proofErr w:type="spellEnd"/>
      <w:r>
        <w:t xml:space="preserve"> </w:t>
      </w:r>
      <w:proofErr w:type="spellStart"/>
      <w:r>
        <w:t>ප්‍රකාශනයේ</w:t>
      </w:r>
      <w:proofErr w:type="spellEnd"/>
      <w:r>
        <w:t xml:space="preserve"> </w:t>
      </w:r>
      <w:proofErr w:type="spellStart"/>
      <w:r>
        <w:t>දෝෂයක්</w:t>
      </w:r>
      <w:proofErr w:type="spellEnd"/>
      <w:r>
        <w:t xml:space="preserve"> </w:t>
      </w:r>
      <w:proofErr w:type="spellStart"/>
      <w:r>
        <w:t>නිසා</w:t>
      </w:r>
      <w:proofErr w:type="spellEnd"/>
      <w:r>
        <w:t xml:space="preserve"> </w:t>
      </w:r>
      <w:proofErr w:type="spellStart"/>
      <w:r>
        <w:t>විකුණූ</w:t>
      </w:r>
      <w:proofErr w:type="spellEnd"/>
      <w:r>
        <w:t xml:space="preserve"> </w:t>
      </w:r>
      <w:proofErr w:type="spellStart"/>
      <w:r>
        <w:t>භාණ්ඩවල</w:t>
      </w:r>
      <w:proofErr w:type="spellEnd"/>
      <w:r>
        <w:t xml:space="preserve"> </w:t>
      </w:r>
      <w:proofErr w:type="spellStart"/>
      <w:r>
        <w:t>පිරිවැය</w:t>
      </w:r>
      <w:proofErr w:type="spellEnd"/>
      <w:r>
        <w:t xml:space="preserve"> </w:t>
      </w:r>
      <w:proofErr w:type="spellStart"/>
      <w:r>
        <w:t>අඩු</w:t>
      </w:r>
      <w:proofErr w:type="spellEnd"/>
      <w:r>
        <w:t xml:space="preserve"> </w:t>
      </w:r>
      <w:proofErr w:type="spellStart"/>
      <w:r>
        <w:t>අගයකින්</w:t>
      </w:r>
      <w:proofErr w:type="spellEnd"/>
      <w:r>
        <w:t xml:space="preserve"> </w:t>
      </w:r>
      <w:proofErr w:type="spellStart"/>
      <w:r>
        <w:t>සටහන්</w:t>
      </w:r>
      <w:proofErr w:type="spellEnd"/>
      <w:r>
        <w:t xml:space="preserve"> </w:t>
      </w:r>
      <w:proofErr w:type="spellStart"/>
      <w:r>
        <w:t>විය</w:t>
      </w:r>
      <w:proofErr w:type="spellEnd"/>
      <w:r>
        <w:t xml:space="preserve">. </w:t>
      </w:r>
      <w:proofErr w:type="spellStart"/>
      <w:r>
        <w:t>මෙයින්</w:t>
      </w:r>
      <w:proofErr w:type="spellEnd"/>
      <w:r>
        <w:t xml:space="preserve"> </w:t>
      </w:r>
      <w:proofErr w:type="spellStart"/>
      <w:r>
        <w:t>ලැබෙන</w:t>
      </w:r>
      <w:proofErr w:type="spellEnd"/>
      <w:r>
        <w:t xml:space="preserve"> </w:t>
      </w:r>
      <w:proofErr w:type="spellStart"/>
      <w:r>
        <w:t>ශුද්ධ</w:t>
      </w:r>
      <w:proofErr w:type="spellEnd"/>
      <w:r>
        <w:t xml:space="preserve"> </w:t>
      </w:r>
      <w:proofErr w:type="spellStart"/>
      <w:r>
        <w:t>ලාභයට</w:t>
      </w:r>
      <w:proofErr w:type="spellEnd"/>
      <w:r>
        <w:t xml:space="preserve"> </w:t>
      </w:r>
      <w:proofErr w:type="spellStart"/>
      <w:r>
        <w:t>සිදුවන</w:t>
      </w:r>
      <w:proofErr w:type="spellEnd"/>
      <w:r>
        <w:t xml:space="preserve"> </w:t>
      </w:r>
      <w:proofErr w:type="spellStart"/>
      <w:r>
        <w:t>බලපෑම</w:t>
      </w:r>
      <w:proofErr w:type="spellEnd"/>
      <w:r>
        <w:t xml:space="preserve"> </w:t>
      </w:r>
      <w:proofErr w:type="spellStart"/>
      <w:r>
        <w:t>කුමක්දැයි</w:t>
      </w:r>
      <w:proofErr w:type="spellEnd"/>
      <w:r>
        <w:t xml:space="preserve"> </w:t>
      </w:r>
      <w:proofErr w:type="spellStart"/>
      <w:r>
        <w:t>පැහැදිලි</w:t>
      </w:r>
      <w:proofErr w:type="spellEnd"/>
      <w:r>
        <w:t xml:space="preserve"> </w:t>
      </w:r>
      <w:proofErr w:type="spellStart"/>
      <w:r>
        <w:t>කරන්න</w:t>
      </w:r>
      <w:proofErr w:type="spellEnd"/>
      <w:r>
        <w:t>.</w:t>
      </w:r>
    </w:p>
    <w:p w14:paraId="4C29CFAC" w14:textId="77777777" w:rsidR="00EA27FE" w:rsidRDefault="00000000">
      <w:pPr>
        <w:spacing w:after="120" w:line="240" w:lineRule="auto"/>
      </w:pPr>
      <w:r>
        <w:t>**A</w:t>
      </w:r>
      <w:proofErr w:type="gramStart"/>
      <w:r>
        <w:t>45:*</w:t>
      </w:r>
      <w:proofErr w:type="gramEnd"/>
      <w:r>
        <w:t xml:space="preserve">* </w:t>
      </w:r>
      <w:proofErr w:type="spellStart"/>
      <w:r>
        <w:t>විකුණූ</w:t>
      </w:r>
      <w:proofErr w:type="spellEnd"/>
      <w:r>
        <w:t xml:space="preserve"> </w:t>
      </w:r>
      <w:proofErr w:type="spellStart"/>
      <w:r>
        <w:t>භාණ්ඩවල</w:t>
      </w:r>
      <w:proofErr w:type="spellEnd"/>
      <w:r>
        <w:t xml:space="preserve"> </w:t>
      </w:r>
      <w:proofErr w:type="spellStart"/>
      <w:r>
        <w:t>පිරිවැය</w:t>
      </w:r>
      <w:proofErr w:type="spellEnd"/>
      <w:r>
        <w:t xml:space="preserve"> </w:t>
      </w:r>
      <w:proofErr w:type="spellStart"/>
      <w:r>
        <w:t>අඩුවෙන්</w:t>
      </w:r>
      <w:proofErr w:type="spellEnd"/>
      <w:r>
        <w:t xml:space="preserve"> </w:t>
      </w:r>
      <w:proofErr w:type="spellStart"/>
      <w:r>
        <w:t>සටහන්</w:t>
      </w:r>
      <w:proofErr w:type="spellEnd"/>
      <w:r>
        <w:t xml:space="preserve"> </w:t>
      </w:r>
      <w:proofErr w:type="spellStart"/>
      <w:r>
        <w:t>වූ</w:t>
      </w:r>
      <w:proofErr w:type="spellEnd"/>
      <w:r>
        <w:t xml:space="preserve"> </w:t>
      </w:r>
      <w:proofErr w:type="spellStart"/>
      <w:r>
        <w:t>විට</w:t>
      </w:r>
      <w:proofErr w:type="spellEnd"/>
      <w:r>
        <w:t xml:space="preserve">, </w:t>
      </w:r>
      <w:proofErr w:type="spellStart"/>
      <w:r>
        <w:t>විකුණුම්</w:t>
      </w:r>
      <w:proofErr w:type="spellEnd"/>
      <w:r>
        <w:t xml:space="preserve"> </w:t>
      </w:r>
      <w:proofErr w:type="spellStart"/>
      <w:r>
        <w:t>ආදායමෙන්</w:t>
      </w:r>
      <w:proofErr w:type="spellEnd"/>
      <w:r>
        <w:t xml:space="preserve"> </w:t>
      </w:r>
      <w:proofErr w:type="spellStart"/>
      <w:r>
        <w:t>අඩු</w:t>
      </w:r>
      <w:proofErr w:type="spellEnd"/>
      <w:r>
        <w:t xml:space="preserve"> </w:t>
      </w:r>
      <w:proofErr w:type="spellStart"/>
      <w:r>
        <w:t>වන</w:t>
      </w:r>
      <w:proofErr w:type="spellEnd"/>
      <w:r>
        <w:t xml:space="preserve"> </w:t>
      </w:r>
      <w:proofErr w:type="spellStart"/>
      <w:r>
        <w:t>පිරිවැය</w:t>
      </w:r>
      <w:proofErr w:type="spellEnd"/>
      <w:r>
        <w:t xml:space="preserve"> </w:t>
      </w:r>
      <w:proofErr w:type="spellStart"/>
      <w:r>
        <w:t>ප්‍රමාණය</w:t>
      </w:r>
      <w:proofErr w:type="spellEnd"/>
      <w:r>
        <w:t xml:space="preserve"> </w:t>
      </w:r>
      <w:proofErr w:type="spellStart"/>
      <w:r>
        <w:t>අඩුවන</w:t>
      </w:r>
      <w:proofErr w:type="spellEnd"/>
      <w:r>
        <w:t xml:space="preserve"> </w:t>
      </w:r>
      <w:proofErr w:type="spellStart"/>
      <w:r>
        <w:t>නිසා</w:t>
      </w:r>
      <w:proofErr w:type="spellEnd"/>
      <w:r>
        <w:t xml:space="preserve"> </w:t>
      </w:r>
      <w:proofErr w:type="spellStart"/>
      <w:r>
        <w:t>දූල්‍ය</w:t>
      </w:r>
      <w:proofErr w:type="spellEnd"/>
      <w:r>
        <w:t xml:space="preserve"> </w:t>
      </w:r>
      <w:proofErr w:type="spellStart"/>
      <w:r>
        <w:t>ලාභය</w:t>
      </w:r>
      <w:proofErr w:type="spellEnd"/>
      <w:r>
        <w:t xml:space="preserve"> </w:t>
      </w:r>
      <w:proofErr w:type="spellStart"/>
      <w:r>
        <w:t>වැඩි</w:t>
      </w:r>
      <w:proofErr w:type="spellEnd"/>
      <w:r>
        <w:t xml:space="preserve"> </w:t>
      </w:r>
      <w:proofErr w:type="spellStart"/>
      <w:r>
        <w:t>අගයකින්</w:t>
      </w:r>
      <w:proofErr w:type="spellEnd"/>
      <w:r>
        <w:t xml:space="preserve"> </w:t>
      </w:r>
      <w:proofErr w:type="spellStart"/>
      <w:r>
        <w:t>ලැබෙනු</w:t>
      </w:r>
      <w:proofErr w:type="spellEnd"/>
      <w:r>
        <w:t xml:space="preserve"> </w:t>
      </w:r>
      <w:proofErr w:type="spellStart"/>
      <w:r>
        <w:t>ඇත</w:t>
      </w:r>
      <w:proofErr w:type="spellEnd"/>
      <w:r>
        <w:t xml:space="preserve">. </w:t>
      </w:r>
      <w:proofErr w:type="spellStart"/>
      <w:r>
        <w:t>එහි</w:t>
      </w:r>
      <w:proofErr w:type="spellEnd"/>
      <w:r>
        <w:t xml:space="preserve"> </w:t>
      </w:r>
      <w:proofErr w:type="spellStart"/>
      <w:r>
        <w:t>ප්‍රතිඵලයක්</w:t>
      </w:r>
      <w:proofErr w:type="spellEnd"/>
      <w:r>
        <w:t xml:space="preserve"> </w:t>
      </w:r>
      <w:proofErr w:type="spellStart"/>
      <w:r>
        <w:t>ලෙස</w:t>
      </w:r>
      <w:proofErr w:type="spellEnd"/>
      <w:r>
        <w:t xml:space="preserve"> </w:t>
      </w:r>
      <w:proofErr w:type="spellStart"/>
      <w:r>
        <w:t>මෙහෙයුම්</w:t>
      </w:r>
      <w:proofErr w:type="spellEnd"/>
      <w:r>
        <w:t xml:space="preserve"> </w:t>
      </w:r>
      <w:proofErr w:type="spellStart"/>
      <w:r>
        <w:t>වියදම්</w:t>
      </w:r>
      <w:proofErr w:type="spellEnd"/>
      <w:r>
        <w:t xml:space="preserve"> </w:t>
      </w:r>
      <w:proofErr w:type="spellStart"/>
      <w:r>
        <w:t>අඩු</w:t>
      </w:r>
      <w:proofErr w:type="spellEnd"/>
      <w:r>
        <w:t xml:space="preserve"> </w:t>
      </w:r>
      <w:proofErr w:type="spellStart"/>
      <w:r>
        <w:t>කිරීමෙන්</w:t>
      </w:r>
      <w:proofErr w:type="spellEnd"/>
      <w:r>
        <w:t xml:space="preserve"> </w:t>
      </w:r>
      <w:proofErr w:type="spellStart"/>
      <w:r>
        <w:t>පසු</w:t>
      </w:r>
      <w:proofErr w:type="spellEnd"/>
      <w:r>
        <w:t xml:space="preserve"> </w:t>
      </w:r>
      <w:proofErr w:type="spellStart"/>
      <w:r>
        <w:t>ලැබෙන</w:t>
      </w:r>
      <w:proofErr w:type="spellEnd"/>
      <w:r>
        <w:t xml:space="preserve"> </w:t>
      </w:r>
      <w:proofErr w:type="spellStart"/>
      <w:r>
        <w:t>ශුද්ධ</w:t>
      </w:r>
      <w:proofErr w:type="spellEnd"/>
      <w:r>
        <w:t xml:space="preserve"> </w:t>
      </w:r>
      <w:proofErr w:type="spellStart"/>
      <w:r>
        <w:t>ලාභය</w:t>
      </w:r>
      <w:proofErr w:type="spellEnd"/>
      <w:r>
        <w:t xml:space="preserve"> ද </w:t>
      </w:r>
      <w:proofErr w:type="spellStart"/>
      <w:r>
        <w:t>සැබෑ</w:t>
      </w:r>
      <w:proofErr w:type="spellEnd"/>
      <w:r>
        <w:t xml:space="preserve"> </w:t>
      </w:r>
      <w:proofErr w:type="spellStart"/>
      <w:r>
        <w:t>අගයට</w:t>
      </w:r>
      <w:proofErr w:type="spellEnd"/>
      <w:r>
        <w:t xml:space="preserve"> </w:t>
      </w:r>
      <w:proofErr w:type="spellStart"/>
      <w:r>
        <w:t>වඩා</w:t>
      </w:r>
      <w:proofErr w:type="spellEnd"/>
      <w:r>
        <w:t xml:space="preserve"> </w:t>
      </w:r>
      <w:proofErr w:type="spellStart"/>
      <w:r>
        <w:t>වැඩි</w:t>
      </w:r>
      <w:proofErr w:type="spellEnd"/>
      <w:r>
        <w:t xml:space="preserve"> </w:t>
      </w:r>
      <w:proofErr w:type="spellStart"/>
      <w:r>
        <w:t>අගයකින්</w:t>
      </w:r>
      <w:proofErr w:type="spellEnd"/>
      <w:r>
        <w:t xml:space="preserve"> (</w:t>
      </w:r>
      <w:proofErr w:type="spellStart"/>
      <w:r>
        <w:t>අතිඅප්‍රමාණ</w:t>
      </w:r>
      <w:proofErr w:type="spellEnd"/>
      <w:r>
        <w:t xml:space="preserve"> </w:t>
      </w:r>
      <w:proofErr w:type="spellStart"/>
      <w:r>
        <w:t>ලෙස</w:t>
      </w:r>
      <w:proofErr w:type="spellEnd"/>
      <w:r>
        <w:t xml:space="preserve">) </w:t>
      </w:r>
      <w:proofErr w:type="spellStart"/>
      <w:r>
        <w:t>පෙන්නුම්</w:t>
      </w:r>
      <w:proofErr w:type="spellEnd"/>
      <w:r>
        <w:t xml:space="preserve"> </w:t>
      </w:r>
      <w:proofErr w:type="spellStart"/>
      <w:r>
        <w:t>කරයි</w:t>
      </w:r>
      <w:proofErr w:type="spellEnd"/>
      <w:r>
        <w:t>.</w:t>
      </w:r>
    </w:p>
    <w:p w14:paraId="7B10D62B" w14:textId="77777777" w:rsidR="00EA27FE" w:rsidRDefault="00000000">
      <w:pPr>
        <w:spacing w:after="120" w:line="240" w:lineRule="auto"/>
      </w:pPr>
      <w:r>
        <w:t>*[</w:t>
      </w:r>
      <w:proofErr w:type="spellStart"/>
      <w:r>
        <w:t>අවබෝධය</w:t>
      </w:r>
      <w:proofErr w:type="spellEnd"/>
      <w:r>
        <w:t xml:space="preserve"> (Understanding) | - </w:t>
      </w:r>
      <w:proofErr w:type="spellStart"/>
      <w:r>
        <w:t>මූල්‍ය</w:t>
      </w:r>
      <w:proofErr w:type="spellEnd"/>
      <w:r>
        <w:t xml:space="preserve"> </w:t>
      </w:r>
      <w:proofErr w:type="spellStart"/>
      <w:proofErr w:type="gramStart"/>
      <w:r>
        <w:t>ප්‍රකාශන</w:t>
      </w:r>
      <w:proofErr w:type="spellEnd"/>
      <w:r>
        <w:t>]*</w:t>
      </w:r>
      <w:proofErr w:type="gramEnd"/>
    </w:p>
    <w:p w14:paraId="4FF523E9" w14:textId="77777777" w:rsidR="00EA27FE" w:rsidRDefault="00000000">
      <w:pPr>
        <w:spacing w:after="120" w:line="240" w:lineRule="auto"/>
      </w:pPr>
      <w:r>
        <w:t>**Q</w:t>
      </w:r>
      <w:proofErr w:type="gramStart"/>
      <w:r>
        <w:t>46:*</w:t>
      </w:r>
      <w:proofErr w:type="gramEnd"/>
      <w:r>
        <w:t xml:space="preserve">* </w:t>
      </w:r>
      <w:proofErr w:type="spellStart"/>
      <w:r>
        <w:t>ව්‍යාපාරයක</w:t>
      </w:r>
      <w:proofErr w:type="spellEnd"/>
      <w:r>
        <w:t xml:space="preserve"> </w:t>
      </w:r>
      <w:proofErr w:type="spellStart"/>
      <w:r>
        <w:t>ජංගම</w:t>
      </w:r>
      <w:proofErr w:type="spellEnd"/>
      <w:r>
        <w:t xml:space="preserve"> </w:t>
      </w:r>
      <w:proofErr w:type="spellStart"/>
      <w:r>
        <w:t>අනුපාතය</w:t>
      </w:r>
      <w:proofErr w:type="spellEnd"/>
      <w:r>
        <w:t xml:space="preserve"> 2:1 </w:t>
      </w:r>
      <w:proofErr w:type="spellStart"/>
      <w:r>
        <w:t>ක්</w:t>
      </w:r>
      <w:proofErr w:type="spellEnd"/>
      <w:r>
        <w:t xml:space="preserve"> </w:t>
      </w:r>
      <w:proofErr w:type="spellStart"/>
      <w:r>
        <w:t>ලෙස</w:t>
      </w:r>
      <w:proofErr w:type="spellEnd"/>
      <w:r>
        <w:t xml:space="preserve"> </w:t>
      </w:r>
      <w:proofErr w:type="spellStart"/>
      <w:r>
        <w:t>පැවතීමෙන්</w:t>
      </w:r>
      <w:proofErr w:type="spellEnd"/>
      <w:r>
        <w:t xml:space="preserve"> </w:t>
      </w:r>
      <w:proofErr w:type="spellStart"/>
      <w:r>
        <w:t>අදහස්</w:t>
      </w:r>
      <w:proofErr w:type="spellEnd"/>
      <w:r>
        <w:t xml:space="preserve"> </w:t>
      </w:r>
      <w:proofErr w:type="spellStart"/>
      <w:r>
        <w:t>වන්නේ</w:t>
      </w:r>
      <w:proofErr w:type="spellEnd"/>
      <w:r>
        <w:t xml:space="preserve"> </w:t>
      </w:r>
      <w:proofErr w:type="spellStart"/>
      <w:r>
        <w:t>කුමක්ද</w:t>
      </w:r>
      <w:proofErr w:type="spellEnd"/>
      <w:r>
        <w:t>?</w:t>
      </w:r>
    </w:p>
    <w:p w14:paraId="0A6F77E4" w14:textId="77777777" w:rsidR="00EA27FE" w:rsidRDefault="00000000">
      <w:pPr>
        <w:spacing w:after="120" w:line="240" w:lineRule="auto"/>
      </w:pPr>
      <w:r>
        <w:t>**A</w:t>
      </w:r>
      <w:proofErr w:type="gramStart"/>
      <w:r>
        <w:t>46:*</w:t>
      </w:r>
      <w:proofErr w:type="gramEnd"/>
      <w:r>
        <w:t xml:space="preserve">* </w:t>
      </w:r>
      <w:proofErr w:type="spellStart"/>
      <w:r>
        <w:t>ජංගම</w:t>
      </w:r>
      <w:proofErr w:type="spellEnd"/>
      <w:r>
        <w:t xml:space="preserve"> </w:t>
      </w:r>
      <w:proofErr w:type="spellStart"/>
      <w:r>
        <w:t>අනුපාතය</w:t>
      </w:r>
      <w:proofErr w:type="spellEnd"/>
      <w:r>
        <w:t xml:space="preserve"> 2:1 </w:t>
      </w:r>
      <w:proofErr w:type="spellStart"/>
      <w:r>
        <w:t>ක්</w:t>
      </w:r>
      <w:proofErr w:type="spellEnd"/>
      <w:r>
        <w:t xml:space="preserve"> </w:t>
      </w:r>
      <w:proofErr w:type="spellStart"/>
      <w:r>
        <w:t>වීමෙන්</w:t>
      </w:r>
      <w:proofErr w:type="spellEnd"/>
      <w:r>
        <w:t xml:space="preserve"> </w:t>
      </w:r>
      <w:proofErr w:type="spellStart"/>
      <w:r>
        <w:t>අදහස්</w:t>
      </w:r>
      <w:proofErr w:type="spellEnd"/>
      <w:r>
        <w:t xml:space="preserve"> </w:t>
      </w:r>
      <w:proofErr w:type="spellStart"/>
      <w:r>
        <w:t>වන්නේ</w:t>
      </w:r>
      <w:proofErr w:type="spellEnd"/>
      <w:r>
        <w:t xml:space="preserve"> </w:t>
      </w:r>
      <w:proofErr w:type="spellStart"/>
      <w:r>
        <w:t>ව්‍යාපාරය</w:t>
      </w:r>
      <w:proofErr w:type="spellEnd"/>
      <w:r>
        <w:t xml:space="preserve"> </w:t>
      </w:r>
      <w:proofErr w:type="spellStart"/>
      <w:r>
        <w:t>සතු</w:t>
      </w:r>
      <w:proofErr w:type="spellEnd"/>
      <w:r>
        <w:t xml:space="preserve"> </w:t>
      </w:r>
      <w:proofErr w:type="spellStart"/>
      <w:r>
        <w:t>සෑම</w:t>
      </w:r>
      <w:proofErr w:type="spellEnd"/>
      <w:r>
        <w:t xml:space="preserve"> </w:t>
      </w:r>
      <w:proofErr w:type="spellStart"/>
      <w:r>
        <w:t>රුපියලක</w:t>
      </w:r>
      <w:proofErr w:type="spellEnd"/>
      <w:r>
        <w:t xml:space="preserve"> </w:t>
      </w:r>
      <w:proofErr w:type="spellStart"/>
      <w:r>
        <w:t>ජංගම</w:t>
      </w:r>
      <w:proofErr w:type="spellEnd"/>
      <w:r>
        <w:t xml:space="preserve"> </w:t>
      </w:r>
      <w:proofErr w:type="spellStart"/>
      <w:r>
        <w:t>වගකීමක්</w:t>
      </w:r>
      <w:proofErr w:type="spellEnd"/>
      <w:r>
        <w:t xml:space="preserve"> </w:t>
      </w:r>
      <w:proofErr w:type="spellStart"/>
      <w:r>
        <w:t>වෙනුවෙන්ම</w:t>
      </w:r>
      <w:proofErr w:type="spellEnd"/>
      <w:r>
        <w:t xml:space="preserve"> </w:t>
      </w:r>
      <w:proofErr w:type="spellStart"/>
      <w:r>
        <w:t>රුපියල්</w:t>
      </w:r>
      <w:proofErr w:type="spellEnd"/>
      <w:r>
        <w:t xml:space="preserve"> </w:t>
      </w:r>
      <w:proofErr w:type="spellStart"/>
      <w:r>
        <w:t>දෙකක</w:t>
      </w:r>
      <w:proofErr w:type="spellEnd"/>
      <w:r>
        <w:t xml:space="preserve"> </w:t>
      </w:r>
      <w:proofErr w:type="spellStart"/>
      <w:r>
        <w:t>ජංගම</w:t>
      </w:r>
      <w:proofErr w:type="spellEnd"/>
      <w:r>
        <w:t xml:space="preserve"> </w:t>
      </w:r>
      <w:proofErr w:type="spellStart"/>
      <w:r>
        <w:t>වත්කම්</w:t>
      </w:r>
      <w:proofErr w:type="spellEnd"/>
      <w:r>
        <w:t xml:space="preserve"> </w:t>
      </w:r>
      <w:proofErr w:type="spellStart"/>
      <w:r>
        <w:t>පවතින</w:t>
      </w:r>
      <w:proofErr w:type="spellEnd"/>
      <w:r>
        <w:t xml:space="preserve"> </w:t>
      </w:r>
      <w:proofErr w:type="spellStart"/>
      <w:r>
        <w:lastRenderedPageBreak/>
        <w:t>බවයි</w:t>
      </w:r>
      <w:proofErr w:type="spellEnd"/>
      <w:r>
        <w:t xml:space="preserve">. </w:t>
      </w:r>
      <w:proofErr w:type="spellStart"/>
      <w:r>
        <w:t>එනම්</w:t>
      </w:r>
      <w:proofErr w:type="spellEnd"/>
      <w:r>
        <w:t xml:space="preserve"> </w:t>
      </w:r>
      <w:proofErr w:type="spellStart"/>
      <w:r>
        <w:t>කෙටි</w:t>
      </w:r>
      <w:proofErr w:type="spellEnd"/>
      <w:r>
        <w:t xml:space="preserve"> </w:t>
      </w:r>
      <w:proofErr w:type="spellStart"/>
      <w:r>
        <w:t>කාලීන</w:t>
      </w:r>
      <w:proofErr w:type="spellEnd"/>
      <w:r>
        <w:t xml:space="preserve"> </w:t>
      </w:r>
      <w:proofErr w:type="spellStart"/>
      <w:r>
        <w:t>ණය</w:t>
      </w:r>
      <w:proofErr w:type="spellEnd"/>
      <w:r>
        <w:t xml:space="preserve"> </w:t>
      </w:r>
      <w:proofErr w:type="spellStart"/>
      <w:r>
        <w:t>හා</w:t>
      </w:r>
      <w:proofErr w:type="spellEnd"/>
      <w:r>
        <w:t xml:space="preserve"> </w:t>
      </w:r>
      <w:proofErr w:type="spellStart"/>
      <w:r>
        <w:t>වගකීම්</w:t>
      </w:r>
      <w:proofErr w:type="spellEnd"/>
      <w:r>
        <w:t xml:space="preserve"> </w:t>
      </w:r>
      <w:proofErr w:type="spellStart"/>
      <w:r>
        <w:t>පියවීමට</w:t>
      </w:r>
      <w:proofErr w:type="spellEnd"/>
      <w:r>
        <w:t xml:space="preserve"> </w:t>
      </w:r>
      <w:proofErr w:type="spellStart"/>
      <w:r>
        <w:t>ව්‍යාපාරයට</w:t>
      </w:r>
      <w:proofErr w:type="spellEnd"/>
      <w:r>
        <w:t xml:space="preserve"> </w:t>
      </w:r>
      <w:proofErr w:type="spellStart"/>
      <w:r>
        <w:t>ප්‍රමාණවත්</w:t>
      </w:r>
      <w:proofErr w:type="spellEnd"/>
      <w:r>
        <w:t xml:space="preserve"> </w:t>
      </w:r>
      <w:proofErr w:type="spellStart"/>
      <w:r>
        <w:t>කෙටි</w:t>
      </w:r>
      <w:proofErr w:type="spellEnd"/>
      <w:r>
        <w:t xml:space="preserve"> </w:t>
      </w:r>
      <w:proofErr w:type="spellStart"/>
      <w:r>
        <w:t>කාලීන</w:t>
      </w:r>
      <w:proofErr w:type="spellEnd"/>
      <w:r>
        <w:t xml:space="preserve"> </w:t>
      </w:r>
      <w:proofErr w:type="spellStart"/>
      <w:r>
        <w:t>මූල්‍ය</w:t>
      </w:r>
      <w:proofErr w:type="spellEnd"/>
      <w:r>
        <w:t xml:space="preserve"> </w:t>
      </w:r>
      <w:proofErr w:type="spellStart"/>
      <w:r>
        <w:t>ශක්තියක්</w:t>
      </w:r>
      <w:proofErr w:type="spellEnd"/>
      <w:r>
        <w:t xml:space="preserve"> </w:t>
      </w:r>
      <w:proofErr w:type="spellStart"/>
      <w:r>
        <w:t>සහ</w:t>
      </w:r>
      <w:proofErr w:type="spellEnd"/>
      <w:r>
        <w:t xml:space="preserve"> </w:t>
      </w:r>
      <w:proofErr w:type="spellStart"/>
      <w:r>
        <w:t>ද්‍රවශීලතාවක්</w:t>
      </w:r>
      <w:proofErr w:type="spellEnd"/>
      <w:r>
        <w:t xml:space="preserve"> </w:t>
      </w:r>
      <w:proofErr w:type="spellStart"/>
      <w:r>
        <w:t>පවතින</w:t>
      </w:r>
      <w:proofErr w:type="spellEnd"/>
      <w:r>
        <w:t xml:space="preserve"> </w:t>
      </w:r>
      <w:proofErr w:type="spellStart"/>
      <w:r>
        <w:t>බව</w:t>
      </w:r>
      <w:proofErr w:type="spellEnd"/>
      <w:r>
        <w:t xml:space="preserve"> </w:t>
      </w:r>
      <w:proofErr w:type="spellStart"/>
      <w:r>
        <w:t>මෙයින්</w:t>
      </w:r>
      <w:proofErr w:type="spellEnd"/>
      <w:r>
        <w:t xml:space="preserve"> </w:t>
      </w:r>
      <w:proofErr w:type="spellStart"/>
      <w:r>
        <w:t>පැහැදිලි</w:t>
      </w:r>
      <w:proofErr w:type="spellEnd"/>
      <w:r>
        <w:t xml:space="preserve"> </w:t>
      </w:r>
      <w:proofErr w:type="spellStart"/>
      <w:r>
        <w:t>වේ</w:t>
      </w:r>
      <w:proofErr w:type="spellEnd"/>
      <w:r>
        <w:t>.</w:t>
      </w:r>
    </w:p>
    <w:p w14:paraId="71571BEC" w14:textId="77777777" w:rsidR="00EA27FE" w:rsidRDefault="00000000">
      <w:pPr>
        <w:spacing w:after="120" w:line="240" w:lineRule="auto"/>
      </w:pPr>
      <w:r>
        <w:t>*[</w:t>
      </w:r>
      <w:proofErr w:type="spellStart"/>
      <w:r>
        <w:t>අවබෝධය</w:t>
      </w:r>
      <w:proofErr w:type="spellEnd"/>
      <w:r>
        <w:t xml:space="preserve"> (Understanding) | - </w:t>
      </w:r>
      <w:proofErr w:type="spellStart"/>
      <w:r>
        <w:t>අනුපාත</w:t>
      </w:r>
      <w:proofErr w:type="spellEnd"/>
      <w:r>
        <w:t xml:space="preserve"> </w:t>
      </w:r>
      <w:proofErr w:type="spellStart"/>
      <w:proofErr w:type="gramStart"/>
      <w:r>
        <w:t>විශ්ලේෂණය</w:t>
      </w:r>
      <w:proofErr w:type="spellEnd"/>
      <w:r>
        <w:t>]*</w:t>
      </w:r>
      <w:proofErr w:type="gramEnd"/>
    </w:p>
    <w:p w14:paraId="35D7327B" w14:textId="77777777" w:rsidR="00EA27FE" w:rsidRDefault="00000000">
      <w:pPr>
        <w:spacing w:after="120" w:line="240" w:lineRule="auto"/>
      </w:pPr>
      <w:r>
        <w:t>**Q</w:t>
      </w:r>
      <w:proofErr w:type="gramStart"/>
      <w:r>
        <w:t>47:*</w:t>
      </w:r>
      <w:proofErr w:type="gramEnd"/>
      <w:r>
        <w:t xml:space="preserve">* </w:t>
      </w:r>
      <w:proofErr w:type="spellStart"/>
      <w:r>
        <w:t>නයනගේ</w:t>
      </w:r>
      <w:proofErr w:type="spellEnd"/>
      <w:r>
        <w:t xml:space="preserve"> </w:t>
      </w:r>
      <w:proofErr w:type="spellStart"/>
      <w:r>
        <w:t>ව්‍යාපාරයේ</w:t>
      </w:r>
      <w:proofErr w:type="spellEnd"/>
      <w:r>
        <w:t xml:space="preserve"> 2023.12.31 </w:t>
      </w:r>
      <w:proofErr w:type="spellStart"/>
      <w:r>
        <w:t>දිනට</w:t>
      </w:r>
      <w:proofErr w:type="spellEnd"/>
      <w:r>
        <w:t xml:space="preserve"> </w:t>
      </w:r>
      <w:proofErr w:type="spellStart"/>
      <w:r>
        <w:t>මුදල්</w:t>
      </w:r>
      <w:proofErr w:type="spellEnd"/>
      <w:r>
        <w:t xml:space="preserve"> </w:t>
      </w:r>
      <w:proofErr w:type="spellStart"/>
      <w:r>
        <w:t>පොතේ</w:t>
      </w:r>
      <w:proofErr w:type="spellEnd"/>
      <w:r>
        <w:t xml:space="preserve"> </w:t>
      </w:r>
      <w:proofErr w:type="spellStart"/>
      <w:r>
        <w:t>බැංකු</w:t>
      </w:r>
      <w:proofErr w:type="spellEnd"/>
      <w:r>
        <w:t xml:space="preserve"> </w:t>
      </w:r>
      <w:proofErr w:type="spellStart"/>
      <w:r>
        <w:t>තීරුවේ</w:t>
      </w:r>
      <w:proofErr w:type="spellEnd"/>
      <w:r>
        <w:t xml:space="preserve"> </w:t>
      </w:r>
      <w:proofErr w:type="spellStart"/>
      <w:r>
        <w:t>හර</w:t>
      </w:r>
      <w:proofErr w:type="spellEnd"/>
      <w:r>
        <w:t xml:space="preserve"> </w:t>
      </w:r>
      <w:proofErr w:type="spellStart"/>
      <w:r>
        <w:t>ශේෂය</w:t>
      </w:r>
      <w:proofErr w:type="spellEnd"/>
      <w:r>
        <w:t xml:space="preserve"> </w:t>
      </w:r>
      <w:proofErr w:type="spellStart"/>
      <w:r>
        <w:t>රු</w:t>
      </w:r>
      <w:proofErr w:type="spellEnd"/>
      <w:r>
        <w:t xml:space="preserve">. 45,000 </w:t>
      </w:r>
      <w:proofErr w:type="spellStart"/>
      <w:r>
        <w:t>කි</w:t>
      </w:r>
      <w:proofErr w:type="spellEnd"/>
      <w:r>
        <w:t xml:space="preserve">. </w:t>
      </w:r>
      <w:proofErr w:type="spellStart"/>
      <w:r>
        <w:t>බැංකුවට</w:t>
      </w:r>
      <w:proofErr w:type="spellEnd"/>
      <w:r>
        <w:t xml:space="preserve"> </w:t>
      </w:r>
      <w:proofErr w:type="spellStart"/>
      <w:r>
        <w:t>තැන්පත්</w:t>
      </w:r>
      <w:proofErr w:type="spellEnd"/>
      <w:r>
        <w:t xml:space="preserve"> </w:t>
      </w:r>
      <w:proofErr w:type="spellStart"/>
      <w:r>
        <w:t>කළ</w:t>
      </w:r>
      <w:proofErr w:type="spellEnd"/>
      <w:r>
        <w:t xml:space="preserve"> </w:t>
      </w:r>
      <w:proofErr w:type="spellStart"/>
      <w:r>
        <w:t>මුත්</w:t>
      </w:r>
      <w:proofErr w:type="spellEnd"/>
      <w:r>
        <w:t xml:space="preserve"> </w:t>
      </w:r>
      <w:proofErr w:type="spellStart"/>
      <w:r>
        <w:t>අගය</w:t>
      </w:r>
      <w:proofErr w:type="spellEnd"/>
      <w:r>
        <w:t xml:space="preserve"> </w:t>
      </w:r>
      <w:proofErr w:type="spellStart"/>
      <w:r>
        <w:t>නොපූරණය</w:t>
      </w:r>
      <w:proofErr w:type="spellEnd"/>
      <w:r>
        <w:t xml:space="preserve"> </w:t>
      </w:r>
      <w:proofErr w:type="spellStart"/>
      <w:r>
        <w:t>වූ</w:t>
      </w:r>
      <w:proofErr w:type="spellEnd"/>
      <w:r>
        <w:t xml:space="preserve"> </w:t>
      </w:r>
      <w:proofErr w:type="spellStart"/>
      <w:r>
        <w:t>චෙක්පත්</w:t>
      </w:r>
      <w:proofErr w:type="spellEnd"/>
      <w:r>
        <w:t xml:space="preserve"> </w:t>
      </w:r>
      <w:proofErr w:type="spellStart"/>
      <w:r>
        <w:t>රු</w:t>
      </w:r>
      <w:proofErr w:type="spellEnd"/>
      <w:r>
        <w:t xml:space="preserve">. 10,000 </w:t>
      </w:r>
      <w:proofErr w:type="spellStart"/>
      <w:r>
        <w:t>ක්</w:t>
      </w:r>
      <w:proofErr w:type="spellEnd"/>
      <w:r>
        <w:t xml:space="preserve"> </w:t>
      </w:r>
      <w:proofErr w:type="spellStart"/>
      <w:r>
        <w:t>සහ</w:t>
      </w:r>
      <w:proofErr w:type="spellEnd"/>
      <w:r>
        <w:t xml:space="preserve"> </w:t>
      </w:r>
      <w:proofErr w:type="spellStart"/>
      <w:r>
        <w:t>ගෙවීමට</w:t>
      </w:r>
      <w:proofErr w:type="spellEnd"/>
      <w:r>
        <w:t xml:space="preserve"> </w:t>
      </w:r>
      <w:proofErr w:type="spellStart"/>
      <w:r>
        <w:t>නිකුත්</w:t>
      </w:r>
      <w:proofErr w:type="spellEnd"/>
      <w:r>
        <w:t xml:space="preserve"> </w:t>
      </w:r>
      <w:proofErr w:type="spellStart"/>
      <w:r>
        <w:t>කළ</w:t>
      </w:r>
      <w:proofErr w:type="spellEnd"/>
      <w:r>
        <w:t xml:space="preserve"> </w:t>
      </w:r>
      <w:proofErr w:type="spellStart"/>
      <w:r>
        <w:t>මුත්</w:t>
      </w:r>
      <w:proofErr w:type="spellEnd"/>
      <w:r>
        <w:t xml:space="preserve"> </w:t>
      </w:r>
      <w:proofErr w:type="spellStart"/>
      <w:r>
        <w:t>ඉදිරිපත්</w:t>
      </w:r>
      <w:proofErr w:type="spellEnd"/>
      <w:r>
        <w:t xml:space="preserve"> </w:t>
      </w:r>
      <w:proofErr w:type="spellStart"/>
      <w:r>
        <w:t>නොකළ</w:t>
      </w:r>
      <w:proofErr w:type="spellEnd"/>
      <w:r>
        <w:t xml:space="preserve"> </w:t>
      </w:r>
      <w:proofErr w:type="spellStart"/>
      <w:r>
        <w:t>චෙක්පත්</w:t>
      </w:r>
      <w:proofErr w:type="spellEnd"/>
      <w:r>
        <w:t xml:space="preserve"> </w:t>
      </w:r>
      <w:proofErr w:type="spellStart"/>
      <w:r>
        <w:t>රු</w:t>
      </w:r>
      <w:proofErr w:type="spellEnd"/>
      <w:r>
        <w:t xml:space="preserve">. 15,000 </w:t>
      </w:r>
      <w:proofErr w:type="spellStart"/>
      <w:r>
        <w:t>ක්</w:t>
      </w:r>
      <w:proofErr w:type="spellEnd"/>
      <w:r>
        <w:t xml:space="preserve"> </w:t>
      </w:r>
      <w:proofErr w:type="spellStart"/>
      <w:r>
        <w:t>වේ</w:t>
      </w:r>
      <w:proofErr w:type="spellEnd"/>
      <w:r>
        <w:t xml:space="preserve"> </w:t>
      </w:r>
      <w:proofErr w:type="spellStart"/>
      <w:r>
        <w:t>නම්</w:t>
      </w:r>
      <w:proofErr w:type="spellEnd"/>
      <w:r>
        <w:t xml:space="preserve">, </w:t>
      </w:r>
      <w:proofErr w:type="spellStart"/>
      <w:r>
        <w:t>බැංකු</w:t>
      </w:r>
      <w:proofErr w:type="spellEnd"/>
      <w:r>
        <w:t xml:space="preserve"> </w:t>
      </w:r>
      <w:proofErr w:type="spellStart"/>
      <w:r>
        <w:t>සැසඳීම්</w:t>
      </w:r>
      <w:proofErr w:type="spellEnd"/>
      <w:r>
        <w:t xml:space="preserve"> </w:t>
      </w:r>
      <w:proofErr w:type="spellStart"/>
      <w:r>
        <w:t>ප්‍රකාශනයට</w:t>
      </w:r>
      <w:proofErr w:type="spellEnd"/>
      <w:r>
        <w:t xml:space="preserve"> </w:t>
      </w:r>
      <w:proofErr w:type="spellStart"/>
      <w:r>
        <w:t>අනුව</w:t>
      </w:r>
      <w:proofErr w:type="spellEnd"/>
      <w:r>
        <w:t xml:space="preserve"> </w:t>
      </w:r>
      <w:proofErr w:type="spellStart"/>
      <w:r>
        <w:t>බැංකු</w:t>
      </w:r>
      <w:proofErr w:type="spellEnd"/>
      <w:r>
        <w:t xml:space="preserve"> </w:t>
      </w:r>
      <w:proofErr w:type="spellStart"/>
      <w:r>
        <w:t>ප්‍රකාශනයේ</w:t>
      </w:r>
      <w:proofErr w:type="spellEnd"/>
      <w:r>
        <w:t xml:space="preserve"> </w:t>
      </w:r>
      <w:proofErr w:type="spellStart"/>
      <w:r>
        <w:t>ශේෂය</w:t>
      </w:r>
      <w:proofErr w:type="spellEnd"/>
      <w:r>
        <w:t xml:space="preserve"> </w:t>
      </w:r>
      <w:proofErr w:type="spellStart"/>
      <w:r>
        <w:t>ගණනය</w:t>
      </w:r>
      <w:proofErr w:type="spellEnd"/>
      <w:r>
        <w:t xml:space="preserve"> </w:t>
      </w:r>
      <w:proofErr w:type="spellStart"/>
      <w:r>
        <w:t>කරන්න</w:t>
      </w:r>
      <w:proofErr w:type="spellEnd"/>
      <w:r>
        <w:t>.</w:t>
      </w:r>
    </w:p>
    <w:p w14:paraId="1BB87B5E" w14:textId="77777777" w:rsidR="00EA27FE" w:rsidRDefault="00000000">
      <w:pPr>
        <w:spacing w:after="120" w:line="240" w:lineRule="auto"/>
      </w:pPr>
      <w:r>
        <w:t>**A</w:t>
      </w:r>
      <w:proofErr w:type="gramStart"/>
      <w:r>
        <w:t>47:*</w:t>
      </w:r>
      <w:proofErr w:type="gramEnd"/>
      <w:r>
        <w:t xml:space="preserve">* </w:t>
      </w:r>
      <w:proofErr w:type="spellStart"/>
      <w:r>
        <w:t>මුදල්</w:t>
      </w:r>
      <w:proofErr w:type="spellEnd"/>
      <w:r>
        <w:t xml:space="preserve"> </w:t>
      </w:r>
      <w:proofErr w:type="spellStart"/>
      <w:r>
        <w:t>පොතේ</w:t>
      </w:r>
      <w:proofErr w:type="spellEnd"/>
      <w:r>
        <w:t xml:space="preserve"> </w:t>
      </w:r>
      <w:proofErr w:type="spellStart"/>
      <w:r>
        <w:t>ශේෂය</w:t>
      </w:r>
      <w:proofErr w:type="spellEnd"/>
      <w:r>
        <w:t xml:space="preserve"> = </w:t>
      </w:r>
      <w:proofErr w:type="spellStart"/>
      <w:r>
        <w:t>රු</w:t>
      </w:r>
      <w:proofErr w:type="spellEnd"/>
      <w:r>
        <w:t xml:space="preserve">. 45,000. </w:t>
      </w:r>
      <w:proofErr w:type="spellStart"/>
      <w:r>
        <w:t>එකතු</w:t>
      </w:r>
      <w:proofErr w:type="spellEnd"/>
      <w:r>
        <w:t xml:space="preserve"> </w:t>
      </w:r>
      <w:proofErr w:type="spellStart"/>
      <w:r>
        <w:t>කිරීම</w:t>
      </w:r>
      <w:proofErr w:type="spellEnd"/>
      <w:r>
        <w:t xml:space="preserve">: </w:t>
      </w:r>
      <w:proofErr w:type="spellStart"/>
      <w:r>
        <w:t>ඉදිරිපත්</w:t>
      </w:r>
      <w:proofErr w:type="spellEnd"/>
      <w:r>
        <w:t xml:space="preserve"> </w:t>
      </w:r>
      <w:proofErr w:type="spellStart"/>
      <w:r>
        <w:t>නොකළ</w:t>
      </w:r>
      <w:proofErr w:type="spellEnd"/>
      <w:r>
        <w:t xml:space="preserve"> </w:t>
      </w:r>
      <w:proofErr w:type="spellStart"/>
      <w:r>
        <w:t>චෙක්පත්</w:t>
      </w:r>
      <w:proofErr w:type="spellEnd"/>
      <w:r>
        <w:t xml:space="preserve"> = </w:t>
      </w:r>
      <w:proofErr w:type="spellStart"/>
      <w:r>
        <w:t>රු</w:t>
      </w:r>
      <w:proofErr w:type="spellEnd"/>
      <w:r>
        <w:t>. 15,000 (</w:t>
      </w:r>
      <w:proofErr w:type="spellStart"/>
      <w:r>
        <w:t>එකතුව</w:t>
      </w:r>
      <w:proofErr w:type="spellEnd"/>
      <w:r>
        <w:t xml:space="preserve"> = </w:t>
      </w:r>
      <w:proofErr w:type="spellStart"/>
      <w:r>
        <w:t>රු</w:t>
      </w:r>
      <w:proofErr w:type="spellEnd"/>
      <w:r>
        <w:t xml:space="preserve">. 60,000). </w:t>
      </w:r>
      <w:proofErr w:type="spellStart"/>
      <w:r>
        <w:t>අඩු</w:t>
      </w:r>
      <w:proofErr w:type="spellEnd"/>
      <w:r>
        <w:t xml:space="preserve"> </w:t>
      </w:r>
      <w:proofErr w:type="spellStart"/>
      <w:r>
        <w:t>කිරීම</w:t>
      </w:r>
      <w:proofErr w:type="spellEnd"/>
      <w:r>
        <w:t xml:space="preserve">: </w:t>
      </w:r>
      <w:proofErr w:type="spellStart"/>
      <w:r>
        <w:t>තැන්පත්</w:t>
      </w:r>
      <w:proofErr w:type="spellEnd"/>
      <w:r>
        <w:t xml:space="preserve"> </w:t>
      </w:r>
      <w:proofErr w:type="spellStart"/>
      <w:r>
        <w:t>කළ</w:t>
      </w:r>
      <w:proofErr w:type="spellEnd"/>
      <w:r>
        <w:t xml:space="preserve"> </w:t>
      </w:r>
      <w:proofErr w:type="spellStart"/>
      <w:r>
        <w:t>අගය</w:t>
      </w:r>
      <w:proofErr w:type="spellEnd"/>
      <w:r>
        <w:t xml:space="preserve"> </w:t>
      </w:r>
      <w:proofErr w:type="spellStart"/>
      <w:r>
        <w:t>නොපූරණය</w:t>
      </w:r>
      <w:proofErr w:type="spellEnd"/>
      <w:r>
        <w:t xml:space="preserve"> </w:t>
      </w:r>
      <w:proofErr w:type="spellStart"/>
      <w:r>
        <w:t>වූ</w:t>
      </w:r>
      <w:proofErr w:type="spellEnd"/>
      <w:r>
        <w:t xml:space="preserve"> </w:t>
      </w:r>
      <w:proofErr w:type="spellStart"/>
      <w:r>
        <w:t>චෙක්පත්</w:t>
      </w:r>
      <w:proofErr w:type="spellEnd"/>
      <w:r>
        <w:t xml:space="preserve"> = </w:t>
      </w:r>
      <w:proofErr w:type="spellStart"/>
      <w:r>
        <w:t>රු</w:t>
      </w:r>
      <w:proofErr w:type="spellEnd"/>
      <w:r>
        <w:t xml:space="preserve">. 10,000. </w:t>
      </w:r>
      <w:proofErr w:type="spellStart"/>
      <w:r>
        <w:t>එබැවින්</w:t>
      </w:r>
      <w:proofErr w:type="spellEnd"/>
      <w:r>
        <w:t xml:space="preserve"> </w:t>
      </w:r>
      <w:proofErr w:type="spellStart"/>
      <w:r>
        <w:t>බැංකු</w:t>
      </w:r>
      <w:proofErr w:type="spellEnd"/>
      <w:r>
        <w:t xml:space="preserve"> </w:t>
      </w:r>
      <w:proofErr w:type="spellStart"/>
      <w:r>
        <w:t>ප්‍රකාශනයේ</w:t>
      </w:r>
      <w:proofErr w:type="spellEnd"/>
      <w:r>
        <w:t xml:space="preserve"> </w:t>
      </w:r>
      <w:proofErr w:type="spellStart"/>
      <w:r>
        <w:t>ශේෂය</w:t>
      </w:r>
      <w:proofErr w:type="spellEnd"/>
      <w:r>
        <w:t xml:space="preserve"> = </w:t>
      </w:r>
      <w:proofErr w:type="spellStart"/>
      <w:r>
        <w:t>රු</w:t>
      </w:r>
      <w:proofErr w:type="spellEnd"/>
      <w:r>
        <w:t>. 50,000 (</w:t>
      </w:r>
      <w:proofErr w:type="spellStart"/>
      <w:r>
        <w:t>බැර</w:t>
      </w:r>
      <w:proofErr w:type="spellEnd"/>
      <w:r>
        <w:t xml:space="preserve"> </w:t>
      </w:r>
      <w:proofErr w:type="spellStart"/>
      <w:r>
        <w:t>ශේෂය</w:t>
      </w:r>
      <w:proofErr w:type="spellEnd"/>
      <w:r>
        <w:t xml:space="preserve">) </w:t>
      </w:r>
      <w:proofErr w:type="spellStart"/>
      <w:r>
        <w:t>වේ</w:t>
      </w:r>
      <w:proofErr w:type="spellEnd"/>
      <w:r>
        <w:t>.</w:t>
      </w:r>
    </w:p>
    <w:p w14:paraId="0F618118" w14:textId="77777777" w:rsidR="00EA27FE" w:rsidRDefault="00000000">
      <w:pPr>
        <w:spacing w:after="120" w:line="240" w:lineRule="auto"/>
      </w:pPr>
      <w:r>
        <w:t>*[</w:t>
      </w:r>
      <w:proofErr w:type="spellStart"/>
      <w:r>
        <w:t>යෙදුම</w:t>
      </w:r>
      <w:proofErr w:type="spellEnd"/>
      <w:r>
        <w:t xml:space="preserve"> (Application) | - </w:t>
      </w:r>
      <w:proofErr w:type="spellStart"/>
      <w:r>
        <w:t>බැංකු</w:t>
      </w:r>
      <w:proofErr w:type="spellEnd"/>
      <w:r>
        <w:t xml:space="preserve"> </w:t>
      </w:r>
      <w:proofErr w:type="spellStart"/>
      <w:r>
        <w:t>සැසඳීම්</w:t>
      </w:r>
      <w:proofErr w:type="spellEnd"/>
      <w:r>
        <w:t xml:space="preserve"> </w:t>
      </w:r>
      <w:proofErr w:type="spellStart"/>
      <w:proofErr w:type="gramStart"/>
      <w:r>
        <w:t>ප්‍රකාශනය</w:t>
      </w:r>
      <w:proofErr w:type="spellEnd"/>
      <w:r>
        <w:t>]*</w:t>
      </w:r>
      <w:proofErr w:type="gramEnd"/>
    </w:p>
    <w:p w14:paraId="2AA2352F" w14:textId="77777777" w:rsidR="00EA27FE" w:rsidRDefault="00000000">
      <w:pPr>
        <w:spacing w:after="120" w:line="240" w:lineRule="auto"/>
      </w:pPr>
      <w:r>
        <w:t>**Q</w:t>
      </w:r>
      <w:proofErr w:type="gramStart"/>
      <w:r>
        <w:t>48:*</w:t>
      </w:r>
      <w:proofErr w:type="gramEnd"/>
      <w:r>
        <w:t>* '</w:t>
      </w:r>
      <w:proofErr w:type="spellStart"/>
      <w:r>
        <w:t>සුරනි</w:t>
      </w:r>
      <w:proofErr w:type="spellEnd"/>
      <w:r>
        <w:t xml:space="preserve"> </w:t>
      </w:r>
      <w:proofErr w:type="spellStart"/>
      <w:r>
        <w:t>ව්‍යාපාරයේ</w:t>
      </w:r>
      <w:proofErr w:type="spellEnd"/>
      <w:r>
        <w:t xml:space="preserve">' </w:t>
      </w:r>
      <w:proofErr w:type="spellStart"/>
      <w:r>
        <w:t>ලාභ</w:t>
      </w:r>
      <w:proofErr w:type="spellEnd"/>
      <w:r>
        <w:t xml:space="preserve"> </w:t>
      </w:r>
      <w:proofErr w:type="spellStart"/>
      <w:r>
        <w:t>අලාභ</w:t>
      </w:r>
      <w:proofErr w:type="spellEnd"/>
      <w:r>
        <w:t xml:space="preserve"> </w:t>
      </w:r>
      <w:proofErr w:type="spellStart"/>
      <w:r>
        <w:t>ප්‍රකාශනයේ</w:t>
      </w:r>
      <w:proofErr w:type="spellEnd"/>
      <w:r>
        <w:t xml:space="preserve"> </w:t>
      </w:r>
      <w:proofErr w:type="spellStart"/>
      <w:r>
        <w:t>විකුණුම්</w:t>
      </w:r>
      <w:proofErr w:type="spellEnd"/>
      <w:r>
        <w:t xml:space="preserve"> </w:t>
      </w:r>
      <w:proofErr w:type="spellStart"/>
      <w:r>
        <w:t>ආදායම</w:t>
      </w:r>
      <w:proofErr w:type="spellEnd"/>
      <w:r>
        <w:t xml:space="preserve"> </w:t>
      </w:r>
      <w:proofErr w:type="spellStart"/>
      <w:r>
        <w:t>රු</w:t>
      </w:r>
      <w:proofErr w:type="spellEnd"/>
      <w:r>
        <w:t xml:space="preserve">. 200,000 </w:t>
      </w:r>
      <w:proofErr w:type="spellStart"/>
      <w:r>
        <w:t>ක්</w:t>
      </w:r>
      <w:proofErr w:type="spellEnd"/>
      <w:r>
        <w:t xml:space="preserve"> ද, </w:t>
      </w:r>
      <w:proofErr w:type="spellStart"/>
      <w:r>
        <w:t>ආරම්භක</w:t>
      </w:r>
      <w:proofErr w:type="spellEnd"/>
      <w:r>
        <w:t xml:space="preserve"> </w:t>
      </w:r>
      <w:proofErr w:type="spellStart"/>
      <w:r>
        <w:t>තොගය</w:t>
      </w:r>
      <w:proofErr w:type="spellEnd"/>
      <w:r>
        <w:t xml:space="preserve"> </w:t>
      </w:r>
      <w:proofErr w:type="spellStart"/>
      <w:r>
        <w:t>රු</w:t>
      </w:r>
      <w:proofErr w:type="spellEnd"/>
      <w:r>
        <w:t xml:space="preserve">. 30,000 </w:t>
      </w:r>
      <w:proofErr w:type="spellStart"/>
      <w:r>
        <w:t>ක්</w:t>
      </w:r>
      <w:proofErr w:type="spellEnd"/>
      <w:r>
        <w:t xml:space="preserve"> ද, </w:t>
      </w:r>
      <w:proofErr w:type="spellStart"/>
      <w:r>
        <w:t>ගැනුම්</w:t>
      </w:r>
      <w:proofErr w:type="spellEnd"/>
      <w:r>
        <w:t xml:space="preserve"> </w:t>
      </w:r>
      <w:proofErr w:type="spellStart"/>
      <w:r>
        <w:t>රු</w:t>
      </w:r>
      <w:proofErr w:type="spellEnd"/>
      <w:r>
        <w:t xml:space="preserve">. 120,000 </w:t>
      </w:r>
      <w:proofErr w:type="spellStart"/>
      <w:r>
        <w:t>ක්</w:t>
      </w:r>
      <w:proofErr w:type="spellEnd"/>
      <w:r>
        <w:t xml:space="preserve"> ද, </w:t>
      </w:r>
      <w:proofErr w:type="spellStart"/>
      <w:r>
        <w:t>අවසාන</w:t>
      </w:r>
      <w:proofErr w:type="spellEnd"/>
      <w:r>
        <w:t xml:space="preserve"> </w:t>
      </w:r>
      <w:proofErr w:type="spellStart"/>
      <w:r>
        <w:t>තොගය</w:t>
      </w:r>
      <w:proofErr w:type="spellEnd"/>
      <w:r>
        <w:t xml:space="preserve"> </w:t>
      </w:r>
      <w:proofErr w:type="spellStart"/>
      <w:r>
        <w:t>රු</w:t>
      </w:r>
      <w:proofErr w:type="spellEnd"/>
      <w:r>
        <w:t xml:space="preserve">. 40,000 </w:t>
      </w:r>
      <w:proofErr w:type="spellStart"/>
      <w:r>
        <w:t>ක්</w:t>
      </w:r>
      <w:proofErr w:type="spellEnd"/>
      <w:r>
        <w:t xml:space="preserve"> ද </w:t>
      </w:r>
      <w:proofErr w:type="spellStart"/>
      <w:r>
        <w:t>වේ</w:t>
      </w:r>
      <w:proofErr w:type="spellEnd"/>
      <w:r>
        <w:t xml:space="preserve">. </w:t>
      </w:r>
      <w:proofErr w:type="spellStart"/>
      <w:r>
        <w:t>මෙහෙයුම්</w:t>
      </w:r>
      <w:proofErr w:type="spellEnd"/>
      <w:r>
        <w:t xml:space="preserve"> </w:t>
      </w:r>
      <w:proofErr w:type="spellStart"/>
      <w:r>
        <w:t>වියදම්</w:t>
      </w:r>
      <w:proofErr w:type="spellEnd"/>
      <w:r>
        <w:t xml:space="preserve"> </w:t>
      </w:r>
      <w:proofErr w:type="spellStart"/>
      <w:r>
        <w:t>රු</w:t>
      </w:r>
      <w:proofErr w:type="spellEnd"/>
      <w:r>
        <w:t xml:space="preserve">. 25,000 </w:t>
      </w:r>
      <w:proofErr w:type="spellStart"/>
      <w:r>
        <w:t>ක්</w:t>
      </w:r>
      <w:proofErr w:type="spellEnd"/>
      <w:r>
        <w:t xml:space="preserve"> </w:t>
      </w:r>
      <w:proofErr w:type="spellStart"/>
      <w:r>
        <w:t>නම්</w:t>
      </w:r>
      <w:proofErr w:type="spellEnd"/>
      <w:r>
        <w:t xml:space="preserve"> </w:t>
      </w:r>
      <w:proofErr w:type="spellStart"/>
      <w:r>
        <w:t>දූල්‍ය</w:t>
      </w:r>
      <w:proofErr w:type="spellEnd"/>
      <w:r>
        <w:t xml:space="preserve"> </w:t>
      </w:r>
      <w:proofErr w:type="spellStart"/>
      <w:r>
        <w:t>ලාභය</w:t>
      </w:r>
      <w:proofErr w:type="spellEnd"/>
      <w:r>
        <w:t xml:space="preserve"> </w:t>
      </w:r>
      <w:proofErr w:type="spellStart"/>
      <w:r>
        <w:t>සහ</w:t>
      </w:r>
      <w:proofErr w:type="spellEnd"/>
      <w:r>
        <w:t xml:space="preserve"> </w:t>
      </w:r>
      <w:proofErr w:type="spellStart"/>
      <w:r>
        <w:t>ශුද්ධ</w:t>
      </w:r>
      <w:proofErr w:type="spellEnd"/>
      <w:r>
        <w:t xml:space="preserve"> </w:t>
      </w:r>
      <w:proofErr w:type="spellStart"/>
      <w:r>
        <w:t>ලාභය</w:t>
      </w:r>
      <w:proofErr w:type="spellEnd"/>
      <w:r>
        <w:t xml:space="preserve"> </w:t>
      </w:r>
      <w:proofErr w:type="spellStart"/>
      <w:r>
        <w:t>ගණනය</w:t>
      </w:r>
      <w:proofErr w:type="spellEnd"/>
      <w:r>
        <w:t xml:space="preserve"> </w:t>
      </w:r>
      <w:proofErr w:type="spellStart"/>
      <w:r>
        <w:t>කරන්න</w:t>
      </w:r>
      <w:proofErr w:type="spellEnd"/>
      <w:r>
        <w:t>.</w:t>
      </w:r>
    </w:p>
    <w:p w14:paraId="2BDF2025" w14:textId="77777777" w:rsidR="00EA27FE" w:rsidRDefault="00000000">
      <w:pPr>
        <w:spacing w:after="120" w:line="240" w:lineRule="auto"/>
      </w:pPr>
      <w:r>
        <w:t>**A</w:t>
      </w:r>
      <w:proofErr w:type="gramStart"/>
      <w:r>
        <w:t>48:*</w:t>
      </w:r>
      <w:proofErr w:type="gramEnd"/>
      <w:r>
        <w:t xml:space="preserve">* </w:t>
      </w:r>
      <w:proofErr w:type="spellStart"/>
      <w:r>
        <w:t>විකුණූ</w:t>
      </w:r>
      <w:proofErr w:type="spellEnd"/>
      <w:r>
        <w:t xml:space="preserve"> </w:t>
      </w:r>
      <w:proofErr w:type="spellStart"/>
      <w:r>
        <w:t>භාණ්ඩවල</w:t>
      </w:r>
      <w:proofErr w:type="spellEnd"/>
      <w:r>
        <w:t xml:space="preserve"> </w:t>
      </w:r>
      <w:proofErr w:type="spellStart"/>
      <w:r>
        <w:t>පිරිවැය</w:t>
      </w:r>
      <w:proofErr w:type="spellEnd"/>
      <w:r>
        <w:t xml:space="preserve"> = </w:t>
      </w:r>
      <w:proofErr w:type="spellStart"/>
      <w:r>
        <w:t>ආරම්භක</w:t>
      </w:r>
      <w:proofErr w:type="spellEnd"/>
      <w:r>
        <w:t xml:space="preserve"> </w:t>
      </w:r>
      <w:proofErr w:type="spellStart"/>
      <w:r>
        <w:t>තොගය</w:t>
      </w:r>
      <w:proofErr w:type="spellEnd"/>
      <w:r>
        <w:t xml:space="preserve"> (30,000) + </w:t>
      </w:r>
      <w:proofErr w:type="spellStart"/>
      <w:r>
        <w:t>ගැනුම්</w:t>
      </w:r>
      <w:proofErr w:type="spellEnd"/>
      <w:r>
        <w:t xml:space="preserve"> (120,000) - </w:t>
      </w:r>
      <w:proofErr w:type="spellStart"/>
      <w:r>
        <w:t>අවසාන</w:t>
      </w:r>
      <w:proofErr w:type="spellEnd"/>
      <w:r>
        <w:t xml:space="preserve"> </w:t>
      </w:r>
      <w:proofErr w:type="spellStart"/>
      <w:r>
        <w:t>තොගය</w:t>
      </w:r>
      <w:proofErr w:type="spellEnd"/>
      <w:r>
        <w:t xml:space="preserve"> (40,000) = </w:t>
      </w:r>
      <w:proofErr w:type="spellStart"/>
      <w:r>
        <w:t>රු</w:t>
      </w:r>
      <w:proofErr w:type="spellEnd"/>
      <w:r>
        <w:t xml:space="preserve">. 110,000. </w:t>
      </w:r>
      <w:proofErr w:type="spellStart"/>
      <w:r>
        <w:t>දූල්‍ය</w:t>
      </w:r>
      <w:proofErr w:type="spellEnd"/>
      <w:r>
        <w:t xml:space="preserve"> </w:t>
      </w:r>
      <w:proofErr w:type="spellStart"/>
      <w:r>
        <w:t>ලාභය</w:t>
      </w:r>
      <w:proofErr w:type="spellEnd"/>
      <w:r>
        <w:t xml:space="preserve"> = </w:t>
      </w:r>
      <w:proofErr w:type="spellStart"/>
      <w:r>
        <w:t>විකුණුම්</w:t>
      </w:r>
      <w:proofErr w:type="spellEnd"/>
      <w:r>
        <w:t xml:space="preserve"> (200,000) - </w:t>
      </w:r>
      <w:proofErr w:type="spellStart"/>
      <w:r>
        <w:t>විකුණූ</w:t>
      </w:r>
      <w:proofErr w:type="spellEnd"/>
      <w:r>
        <w:t xml:space="preserve"> </w:t>
      </w:r>
      <w:proofErr w:type="spellStart"/>
      <w:r>
        <w:t>භාණ්ඩ</w:t>
      </w:r>
      <w:proofErr w:type="spellEnd"/>
      <w:r>
        <w:t xml:space="preserve"> </w:t>
      </w:r>
      <w:proofErr w:type="spellStart"/>
      <w:r>
        <w:t>පිරිවැය</w:t>
      </w:r>
      <w:proofErr w:type="spellEnd"/>
      <w:r>
        <w:t xml:space="preserve"> (110,000) = </w:t>
      </w:r>
      <w:proofErr w:type="spellStart"/>
      <w:r>
        <w:t>රු</w:t>
      </w:r>
      <w:proofErr w:type="spellEnd"/>
      <w:r>
        <w:t xml:space="preserve">. 90,000 </w:t>
      </w:r>
      <w:proofErr w:type="spellStart"/>
      <w:r>
        <w:t>වේ</w:t>
      </w:r>
      <w:proofErr w:type="spellEnd"/>
      <w:r>
        <w:t xml:space="preserve">. </w:t>
      </w:r>
      <w:proofErr w:type="spellStart"/>
      <w:r>
        <w:t>ශුද්ධ</w:t>
      </w:r>
      <w:proofErr w:type="spellEnd"/>
      <w:r>
        <w:t xml:space="preserve"> </w:t>
      </w:r>
      <w:proofErr w:type="spellStart"/>
      <w:r>
        <w:t>ලාභය</w:t>
      </w:r>
      <w:proofErr w:type="spellEnd"/>
      <w:r>
        <w:t xml:space="preserve"> = </w:t>
      </w:r>
      <w:proofErr w:type="spellStart"/>
      <w:r>
        <w:t>දූල්‍ය</w:t>
      </w:r>
      <w:proofErr w:type="spellEnd"/>
      <w:r>
        <w:t xml:space="preserve"> </w:t>
      </w:r>
      <w:proofErr w:type="spellStart"/>
      <w:r>
        <w:t>ලාභය</w:t>
      </w:r>
      <w:proofErr w:type="spellEnd"/>
      <w:r>
        <w:t xml:space="preserve"> (90,000) - </w:t>
      </w:r>
      <w:proofErr w:type="spellStart"/>
      <w:r>
        <w:t>මෙහෙයුම්</w:t>
      </w:r>
      <w:proofErr w:type="spellEnd"/>
      <w:r>
        <w:t xml:space="preserve"> </w:t>
      </w:r>
      <w:proofErr w:type="spellStart"/>
      <w:r>
        <w:t>වියදම්</w:t>
      </w:r>
      <w:proofErr w:type="spellEnd"/>
      <w:r>
        <w:t xml:space="preserve"> (25,000) = </w:t>
      </w:r>
      <w:proofErr w:type="spellStart"/>
      <w:r>
        <w:t>රු</w:t>
      </w:r>
      <w:proofErr w:type="spellEnd"/>
      <w:r>
        <w:t xml:space="preserve">. 65,000 </w:t>
      </w:r>
      <w:proofErr w:type="spellStart"/>
      <w:r>
        <w:t>වේ</w:t>
      </w:r>
      <w:proofErr w:type="spellEnd"/>
      <w:r>
        <w:t>.</w:t>
      </w:r>
    </w:p>
    <w:p w14:paraId="29E0FDA4" w14:textId="77777777" w:rsidR="00EA27FE" w:rsidRDefault="00000000">
      <w:pPr>
        <w:spacing w:after="120" w:line="240" w:lineRule="auto"/>
      </w:pPr>
      <w:r>
        <w:t>*[</w:t>
      </w:r>
      <w:proofErr w:type="spellStart"/>
      <w:r>
        <w:t>යෙදුම</w:t>
      </w:r>
      <w:proofErr w:type="spellEnd"/>
      <w:r>
        <w:t xml:space="preserve"> (Application) | - </w:t>
      </w:r>
      <w:proofErr w:type="spellStart"/>
      <w:r>
        <w:t>මූල්‍ය</w:t>
      </w:r>
      <w:proofErr w:type="spellEnd"/>
      <w:r>
        <w:t xml:space="preserve"> </w:t>
      </w:r>
      <w:proofErr w:type="spellStart"/>
      <w:proofErr w:type="gramStart"/>
      <w:r>
        <w:t>ප්‍රකාශන</w:t>
      </w:r>
      <w:proofErr w:type="spellEnd"/>
      <w:r>
        <w:t>]*</w:t>
      </w:r>
      <w:proofErr w:type="gramEnd"/>
    </w:p>
    <w:p w14:paraId="376F3A05" w14:textId="77777777" w:rsidR="00EA27FE" w:rsidRDefault="00000000">
      <w:pPr>
        <w:spacing w:after="120" w:line="240" w:lineRule="auto"/>
      </w:pPr>
      <w:r>
        <w:t>**Q</w:t>
      </w:r>
      <w:proofErr w:type="gramStart"/>
      <w:r>
        <w:t>49:*</w:t>
      </w:r>
      <w:proofErr w:type="gramEnd"/>
      <w:r>
        <w:t>* '</w:t>
      </w:r>
      <w:proofErr w:type="spellStart"/>
      <w:r>
        <w:t>අමල්</w:t>
      </w:r>
      <w:proofErr w:type="spellEnd"/>
      <w:r>
        <w:t xml:space="preserve"> </w:t>
      </w:r>
      <w:proofErr w:type="spellStart"/>
      <w:r>
        <w:t>වෙළෙඳුන්'ගේ</w:t>
      </w:r>
      <w:proofErr w:type="spellEnd"/>
      <w:r>
        <w:t xml:space="preserve"> </w:t>
      </w:r>
      <w:proofErr w:type="spellStart"/>
      <w:r>
        <w:t>ව්‍යාපාරයේ</w:t>
      </w:r>
      <w:proofErr w:type="spellEnd"/>
      <w:r>
        <w:t xml:space="preserve"> </w:t>
      </w:r>
      <w:proofErr w:type="spellStart"/>
      <w:r>
        <w:t>ජංගම</w:t>
      </w:r>
      <w:proofErr w:type="spellEnd"/>
      <w:r>
        <w:t xml:space="preserve"> </w:t>
      </w:r>
      <w:proofErr w:type="spellStart"/>
      <w:r>
        <w:t>වත්කම්</w:t>
      </w:r>
      <w:proofErr w:type="spellEnd"/>
      <w:r>
        <w:t xml:space="preserve"> </w:t>
      </w:r>
      <w:proofErr w:type="spellStart"/>
      <w:r>
        <w:t>රු</w:t>
      </w:r>
      <w:proofErr w:type="spellEnd"/>
      <w:r>
        <w:t xml:space="preserve">. 80,000 </w:t>
      </w:r>
      <w:proofErr w:type="spellStart"/>
      <w:r>
        <w:t>ක්</w:t>
      </w:r>
      <w:proofErr w:type="spellEnd"/>
      <w:r>
        <w:t xml:space="preserve"> ද, </w:t>
      </w:r>
      <w:proofErr w:type="spellStart"/>
      <w:r>
        <w:t>තොගය</w:t>
      </w:r>
      <w:proofErr w:type="spellEnd"/>
      <w:r>
        <w:t xml:space="preserve"> </w:t>
      </w:r>
      <w:proofErr w:type="spellStart"/>
      <w:r>
        <w:t>රු</w:t>
      </w:r>
      <w:proofErr w:type="spellEnd"/>
      <w:r>
        <w:t xml:space="preserve">. 20,000 </w:t>
      </w:r>
      <w:proofErr w:type="spellStart"/>
      <w:r>
        <w:t>ක්</w:t>
      </w:r>
      <w:proofErr w:type="spellEnd"/>
      <w:r>
        <w:t xml:space="preserve"> ද, </w:t>
      </w:r>
      <w:proofErr w:type="spellStart"/>
      <w:r>
        <w:t>ජංගම</w:t>
      </w:r>
      <w:proofErr w:type="spellEnd"/>
      <w:r>
        <w:t xml:space="preserve"> </w:t>
      </w:r>
      <w:proofErr w:type="spellStart"/>
      <w:r>
        <w:t>වගකීම්</w:t>
      </w:r>
      <w:proofErr w:type="spellEnd"/>
      <w:r>
        <w:t xml:space="preserve"> </w:t>
      </w:r>
      <w:proofErr w:type="spellStart"/>
      <w:r>
        <w:t>රු</w:t>
      </w:r>
      <w:proofErr w:type="spellEnd"/>
      <w:r>
        <w:t xml:space="preserve">. 30,000 </w:t>
      </w:r>
      <w:proofErr w:type="spellStart"/>
      <w:r>
        <w:t>ක්</w:t>
      </w:r>
      <w:proofErr w:type="spellEnd"/>
      <w:r>
        <w:t xml:space="preserve"> ද </w:t>
      </w:r>
      <w:proofErr w:type="spellStart"/>
      <w:r>
        <w:t>වේ</w:t>
      </w:r>
      <w:proofErr w:type="spellEnd"/>
      <w:r>
        <w:t xml:space="preserve">. </w:t>
      </w:r>
      <w:proofErr w:type="spellStart"/>
      <w:r>
        <w:t>ජංගම</w:t>
      </w:r>
      <w:proofErr w:type="spellEnd"/>
      <w:r>
        <w:t xml:space="preserve"> </w:t>
      </w:r>
      <w:proofErr w:type="spellStart"/>
      <w:r>
        <w:t>අනුපාතය</w:t>
      </w:r>
      <w:proofErr w:type="spellEnd"/>
      <w:r>
        <w:t xml:space="preserve"> </w:t>
      </w:r>
      <w:proofErr w:type="spellStart"/>
      <w:r>
        <w:t>සහ</w:t>
      </w:r>
      <w:proofErr w:type="spellEnd"/>
      <w:r>
        <w:t xml:space="preserve"> </w:t>
      </w:r>
      <w:proofErr w:type="spellStart"/>
      <w:r>
        <w:t>ශීඝ්‍ර</w:t>
      </w:r>
      <w:proofErr w:type="spellEnd"/>
      <w:r>
        <w:t xml:space="preserve"> </w:t>
      </w:r>
      <w:proofErr w:type="spellStart"/>
      <w:r>
        <w:t>අනුපාතය</w:t>
      </w:r>
      <w:proofErr w:type="spellEnd"/>
      <w:r>
        <w:t xml:space="preserve"> </w:t>
      </w:r>
      <w:proofErr w:type="spellStart"/>
      <w:r>
        <w:t>ගණනය</w:t>
      </w:r>
      <w:proofErr w:type="spellEnd"/>
      <w:r>
        <w:t xml:space="preserve"> </w:t>
      </w:r>
      <w:proofErr w:type="spellStart"/>
      <w:r>
        <w:t>කරන්න</w:t>
      </w:r>
      <w:proofErr w:type="spellEnd"/>
      <w:r>
        <w:t>.</w:t>
      </w:r>
    </w:p>
    <w:p w14:paraId="4111A98F" w14:textId="77777777" w:rsidR="00EA27FE" w:rsidRDefault="00000000">
      <w:pPr>
        <w:spacing w:after="120" w:line="240" w:lineRule="auto"/>
      </w:pPr>
      <w:r>
        <w:t>**A</w:t>
      </w:r>
      <w:proofErr w:type="gramStart"/>
      <w:r>
        <w:t>49:*</w:t>
      </w:r>
      <w:proofErr w:type="gramEnd"/>
      <w:r>
        <w:t xml:space="preserve">* </w:t>
      </w:r>
      <w:proofErr w:type="spellStart"/>
      <w:r>
        <w:t>ජංගම</w:t>
      </w:r>
      <w:proofErr w:type="spellEnd"/>
      <w:r>
        <w:t xml:space="preserve"> </w:t>
      </w:r>
      <w:proofErr w:type="spellStart"/>
      <w:r>
        <w:t>අනුපාතය</w:t>
      </w:r>
      <w:proofErr w:type="spellEnd"/>
      <w:r>
        <w:t xml:space="preserve"> = </w:t>
      </w:r>
      <w:proofErr w:type="spellStart"/>
      <w:r>
        <w:t>ජංගම</w:t>
      </w:r>
      <w:proofErr w:type="spellEnd"/>
      <w:r>
        <w:t xml:space="preserve"> </w:t>
      </w:r>
      <w:proofErr w:type="spellStart"/>
      <w:r>
        <w:t>වත්කම්</w:t>
      </w:r>
      <w:proofErr w:type="spellEnd"/>
      <w:r>
        <w:t xml:space="preserve"> / </w:t>
      </w:r>
      <w:proofErr w:type="spellStart"/>
      <w:r>
        <w:t>ජංගම</w:t>
      </w:r>
      <w:proofErr w:type="spellEnd"/>
      <w:r>
        <w:t xml:space="preserve"> </w:t>
      </w:r>
      <w:proofErr w:type="spellStart"/>
      <w:r>
        <w:t>වගකීම්</w:t>
      </w:r>
      <w:proofErr w:type="spellEnd"/>
      <w:r>
        <w:t xml:space="preserve"> = 80,000 / 30,000 = </w:t>
      </w:r>
      <w:proofErr w:type="gramStart"/>
      <w:r>
        <w:t>2.67 :</w:t>
      </w:r>
      <w:proofErr w:type="gramEnd"/>
      <w:r>
        <w:t xml:space="preserve"> 1 </w:t>
      </w:r>
      <w:proofErr w:type="spellStart"/>
      <w:r>
        <w:t>වේ</w:t>
      </w:r>
      <w:proofErr w:type="spellEnd"/>
      <w:r>
        <w:t xml:space="preserve">. </w:t>
      </w:r>
      <w:proofErr w:type="spellStart"/>
      <w:r>
        <w:t>ශීඝ්‍ර</w:t>
      </w:r>
      <w:proofErr w:type="spellEnd"/>
      <w:r>
        <w:t xml:space="preserve"> </w:t>
      </w:r>
      <w:proofErr w:type="spellStart"/>
      <w:r>
        <w:t>වත්කම්</w:t>
      </w:r>
      <w:proofErr w:type="spellEnd"/>
      <w:r>
        <w:t xml:space="preserve"> = </w:t>
      </w:r>
      <w:proofErr w:type="spellStart"/>
      <w:r>
        <w:t>ජංගම</w:t>
      </w:r>
      <w:proofErr w:type="spellEnd"/>
      <w:r>
        <w:t xml:space="preserve"> </w:t>
      </w:r>
      <w:proofErr w:type="spellStart"/>
      <w:r>
        <w:t>වත්කම්</w:t>
      </w:r>
      <w:proofErr w:type="spellEnd"/>
      <w:r>
        <w:t xml:space="preserve"> - </w:t>
      </w:r>
      <w:proofErr w:type="spellStart"/>
      <w:r>
        <w:t>තොගය</w:t>
      </w:r>
      <w:proofErr w:type="spellEnd"/>
      <w:r>
        <w:t xml:space="preserve"> = 80,000 - 20,000 = </w:t>
      </w:r>
      <w:proofErr w:type="spellStart"/>
      <w:r>
        <w:t>රු</w:t>
      </w:r>
      <w:proofErr w:type="spellEnd"/>
      <w:r>
        <w:t xml:space="preserve">. 60,000. </w:t>
      </w:r>
      <w:proofErr w:type="spellStart"/>
      <w:r>
        <w:t>ශීඝ්‍ර</w:t>
      </w:r>
      <w:proofErr w:type="spellEnd"/>
      <w:r>
        <w:t xml:space="preserve"> </w:t>
      </w:r>
      <w:proofErr w:type="spellStart"/>
      <w:r>
        <w:t>අනුපාතය</w:t>
      </w:r>
      <w:proofErr w:type="spellEnd"/>
      <w:r>
        <w:t xml:space="preserve"> = </w:t>
      </w:r>
      <w:proofErr w:type="spellStart"/>
      <w:r>
        <w:t>ශීඝ්‍ර</w:t>
      </w:r>
      <w:proofErr w:type="spellEnd"/>
      <w:r>
        <w:t xml:space="preserve"> </w:t>
      </w:r>
      <w:proofErr w:type="spellStart"/>
      <w:r>
        <w:t>වත්කම්</w:t>
      </w:r>
      <w:proofErr w:type="spellEnd"/>
      <w:r>
        <w:t xml:space="preserve"> / </w:t>
      </w:r>
      <w:proofErr w:type="spellStart"/>
      <w:r>
        <w:t>ජංගම</w:t>
      </w:r>
      <w:proofErr w:type="spellEnd"/>
      <w:r>
        <w:t xml:space="preserve"> </w:t>
      </w:r>
      <w:proofErr w:type="spellStart"/>
      <w:r>
        <w:t>වගකීම්</w:t>
      </w:r>
      <w:proofErr w:type="spellEnd"/>
      <w:r>
        <w:t xml:space="preserve"> = 60,000 / 30,000 = </w:t>
      </w:r>
      <w:proofErr w:type="gramStart"/>
      <w:r>
        <w:t>2 :</w:t>
      </w:r>
      <w:proofErr w:type="gramEnd"/>
      <w:r>
        <w:t xml:space="preserve"> 1 </w:t>
      </w:r>
      <w:proofErr w:type="spellStart"/>
      <w:r>
        <w:t>වේ</w:t>
      </w:r>
      <w:proofErr w:type="spellEnd"/>
      <w:r>
        <w:t>.</w:t>
      </w:r>
    </w:p>
    <w:p w14:paraId="5DA2A153" w14:textId="77777777" w:rsidR="00EA27FE" w:rsidRDefault="00000000">
      <w:pPr>
        <w:spacing w:after="120" w:line="240" w:lineRule="auto"/>
      </w:pPr>
      <w:r>
        <w:t>*[</w:t>
      </w:r>
      <w:proofErr w:type="spellStart"/>
      <w:r>
        <w:t>යෙදුම</w:t>
      </w:r>
      <w:proofErr w:type="spellEnd"/>
      <w:r>
        <w:t xml:space="preserve"> (Application) | - </w:t>
      </w:r>
      <w:proofErr w:type="spellStart"/>
      <w:r>
        <w:t>අනුපාත</w:t>
      </w:r>
      <w:proofErr w:type="spellEnd"/>
      <w:r>
        <w:t xml:space="preserve"> </w:t>
      </w:r>
      <w:proofErr w:type="spellStart"/>
      <w:proofErr w:type="gramStart"/>
      <w:r>
        <w:t>විශ්ලේෂණය</w:t>
      </w:r>
      <w:proofErr w:type="spellEnd"/>
      <w:r>
        <w:t>]*</w:t>
      </w:r>
      <w:proofErr w:type="gramEnd"/>
    </w:p>
    <w:p w14:paraId="4313C6D7" w14:textId="77777777" w:rsidR="00EA27FE" w:rsidRDefault="00000000">
      <w:pPr>
        <w:spacing w:after="120" w:line="240" w:lineRule="auto"/>
      </w:pPr>
      <w:r>
        <w:t>**Q</w:t>
      </w:r>
      <w:proofErr w:type="gramStart"/>
      <w:r>
        <w:t>50:*</w:t>
      </w:r>
      <w:proofErr w:type="gramEnd"/>
      <w:r>
        <w:t xml:space="preserve">* 2023.01.01 </w:t>
      </w:r>
      <w:proofErr w:type="spellStart"/>
      <w:r>
        <w:t>දින</w:t>
      </w:r>
      <w:proofErr w:type="spellEnd"/>
      <w:r>
        <w:t xml:space="preserve"> </w:t>
      </w:r>
      <w:proofErr w:type="spellStart"/>
      <w:r>
        <w:t>පූර්ණිමාගේ</w:t>
      </w:r>
      <w:proofErr w:type="spellEnd"/>
      <w:r>
        <w:t xml:space="preserve"> </w:t>
      </w:r>
      <w:proofErr w:type="spellStart"/>
      <w:r>
        <w:t>ප්‍රාග්ධනය</w:t>
      </w:r>
      <w:proofErr w:type="spellEnd"/>
      <w:r>
        <w:t xml:space="preserve"> </w:t>
      </w:r>
      <w:proofErr w:type="spellStart"/>
      <w:r>
        <w:t>රු</w:t>
      </w:r>
      <w:proofErr w:type="spellEnd"/>
      <w:r>
        <w:t xml:space="preserve">. 100,000 </w:t>
      </w:r>
      <w:proofErr w:type="spellStart"/>
      <w:r>
        <w:t>කි</w:t>
      </w:r>
      <w:proofErr w:type="spellEnd"/>
      <w:r>
        <w:t xml:space="preserve">. </w:t>
      </w:r>
      <w:proofErr w:type="spellStart"/>
      <w:r>
        <w:t>වසර</w:t>
      </w:r>
      <w:proofErr w:type="spellEnd"/>
      <w:r>
        <w:t xml:space="preserve"> </w:t>
      </w:r>
      <w:proofErr w:type="spellStart"/>
      <w:r>
        <w:t>තුළ</w:t>
      </w:r>
      <w:proofErr w:type="spellEnd"/>
      <w:r>
        <w:t xml:space="preserve"> </w:t>
      </w:r>
      <w:proofErr w:type="spellStart"/>
      <w:r>
        <w:t>ඇය</w:t>
      </w:r>
      <w:proofErr w:type="spellEnd"/>
      <w:r>
        <w:t xml:space="preserve"> </w:t>
      </w:r>
      <w:proofErr w:type="spellStart"/>
      <w:r>
        <w:t>අමතර</w:t>
      </w:r>
      <w:proofErr w:type="spellEnd"/>
      <w:r>
        <w:t xml:space="preserve"> </w:t>
      </w:r>
      <w:proofErr w:type="spellStart"/>
      <w:r>
        <w:t>ප්‍රාග්ධනය</w:t>
      </w:r>
      <w:proofErr w:type="spellEnd"/>
      <w:r>
        <w:t xml:space="preserve"> </w:t>
      </w:r>
      <w:proofErr w:type="spellStart"/>
      <w:r>
        <w:t>ලෙස</w:t>
      </w:r>
      <w:proofErr w:type="spellEnd"/>
      <w:r>
        <w:t xml:space="preserve"> </w:t>
      </w:r>
      <w:proofErr w:type="spellStart"/>
      <w:r>
        <w:t>රු</w:t>
      </w:r>
      <w:proofErr w:type="spellEnd"/>
      <w:r>
        <w:t xml:space="preserve">. 20,000 </w:t>
      </w:r>
      <w:proofErr w:type="spellStart"/>
      <w:r>
        <w:t>ක්</w:t>
      </w:r>
      <w:proofErr w:type="spellEnd"/>
      <w:r>
        <w:t xml:space="preserve"> </w:t>
      </w:r>
      <w:proofErr w:type="spellStart"/>
      <w:r>
        <w:t>යෙදවූ</w:t>
      </w:r>
      <w:proofErr w:type="spellEnd"/>
      <w:r>
        <w:t xml:space="preserve"> </w:t>
      </w:r>
      <w:proofErr w:type="spellStart"/>
      <w:r>
        <w:t>අතර</w:t>
      </w:r>
      <w:proofErr w:type="spellEnd"/>
      <w:r>
        <w:t xml:space="preserve"> </w:t>
      </w:r>
      <w:proofErr w:type="spellStart"/>
      <w:r>
        <w:t>ව්‍යාපාරයෙන්</w:t>
      </w:r>
      <w:proofErr w:type="spellEnd"/>
      <w:r>
        <w:t xml:space="preserve"> </w:t>
      </w:r>
      <w:proofErr w:type="spellStart"/>
      <w:r>
        <w:t>පෞද්ගලික</w:t>
      </w:r>
      <w:proofErr w:type="spellEnd"/>
      <w:r>
        <w:t xml:space="preserve"> </w:t>
      </w:r>
      <w:proofErr w:type="spellStart"/>
      <w:r>
        <w:t>ප්‍රයෝජනයට</w:t>
      </w:r>
      <w:proofErr w:type="spellEnd"/>
      <w:r>
        <w:t xml:space="preserve"> </w:t>
      </w:r>
      <w:proofErr w:type="spellStart"/>
      <w:r>
        <w:t>රු</w:t>
      </w:r>
      <w:proofErr w:type="spellEnd"/>
      <w:r>
        <w:t xml:space="preserve">. 15,000 ක </w:t>
      </w:r>
      <w:proofErr w:type="spellStart"/>
      <w:r>
        <w:t>මුදලක්</w:t>
      </w:r>
      <w:proofErr w:type="spellEnd"/>
      <w:r>
        <w:t xml:space="preserve"> </w:t>
      </w:r>
      <w:proofErr w:type="spellStart"/>
      <w:r>
        <w:t>ගත්තාය</w:t>
      </w:r>
      <w:proofErr w:type="spellEnd"/>
      <w:r>
        <w:t xml:space="preserve">. </w:t>
      </w:r>
      <w:proofErr w:type="spellStart"/>
      <w:r>
        <w:t>වසර</w:t>
      </w:r>
      <w:proofErr w:type="spellEnd"/>
      <w:r>
        <w:t xml:space="preserve"> </w:t>
      </w:r>
      <w:proofErr w:type="spellStart"/>
      <w:r>
        <w:t>අවසානයේ</w:t>
      </w:r>
      <w:proofErr w:type="spellEnd"/>
      <w:r>
        <w:t xml:space="preserve"> </w:t>
      </w:r>
      <w:proofErr w:type="spellStart"/>
      <w:r>
        <w:t>ශුද්ධ</w:t>
      </w:r>
      <w:proofErr w:type="spellEnd"/>
      <w:r>
        <w:t xml:space="preserve"> </w:t>
      </w:r>
      <w:proofErr w:type="spellStart"/>
      <w:r>
        <w:t>ලාභය</w:t>
      </w:r>
      <w:proofErr w:type="spellEnd"/>
      <w:r>
        <w:t xml:space="preserve"> </w:t>
      </w:r>
      <w:proofErr w:type="spellStart"/>
      <w:r>
        <w:t>රු</w:t>
      </w:r>
      <w:proofErr w:type="spellEnd"/>
      <w:r>
        <w:t xml:space="preserve">. 35,000 </w:t>
      </w:r>
      <w:proofErr w:type="spellStart"/>
      <w:r>
        <w:t>ක්</w:t>
      </w:r>
      <w:proofErr w:type="spellEnd"/>
      <w:r>
        <w:t xml:space="preserve"> </w:t>
      </w:r>
      <w:proofErr w:type="spellStart"/>
      <w:r>
        <w:t>නම්</w:t>
      </w:r>
      <w:proofErr w:type="spellEnd"/>
      <w:r>
        <w:t xml:space="preserve">, 2023.12.31 </w:t>
      </w:r>
      <w:proofErr w:type="spellStart"/>
      <w:r>
        <w:t>දිනට</w:t>
      </w:r>
      <w:proofErr w:type="spellEnd"/>
      <w:r>
        <w:t xml:space="preserve"> </w:t>
      </w:r>
      <w:proofErr w:type="spellStart"/>
      <w:r>
        <w:t>හිමිකම</w:t>
      </w:r>
      <w:proofErr w:type="spellEnd"/>
      <w:r>
        <w:t xml:space="preserve"> (</w:t>
      </w:r>
      <w:proofErr w:type="spellStart"/>
      <w:r>
        <w:t>අවසාන</w:t>
      </w:r>
      <w:proofErr w:type="spellEnd"/>
      <w:r>
        <w:t xml:space="preserve"> </w:t>
      </w:r>
      <w:proofErr w:type="spellStart"/>
      <w:r>
        <w:t>ප්‍රාග්ධනය</w:t>
      </w:r>
      <w:proofErr w:type="spellEnd"/>
      <w:r>
        <w:t xml:space="preserve">) </w:t>
      </w:r>
      <w:proofErr w:type="spellStart"/>
      <w:r>
        <w:t>ගණනය</w:t>
      </w:r>
      <w:proofErr w:type="spellEnd"/>
      <w:r>
        <w:t xml:space="preserve"> </w:t>
      </w:r>
      <w:proofErr w:type="spellStart"/>
      <w:r>
        <w:t>කරන්න</w:t>
      </w:r>
      <w:proofErr w:type="spellEnd"/>
      <w:r>
        <w:t>.</w:t>
      </w:r>
    </w:p>
    <w:p w14:paraId="68C01034" w14:textId="77777777" w:rsidR="00EA27FE" w:rsidRDefault="00000000">
      <w:pPr>
        <w:spacing w:after="120" w:line="240" w:lineRule="auto"/>
      </w:pPr>
      <w:r>
        <w:t>**A</w:t>
      </w:r>
      <w:proofErr w:type="gramStart"/>
      <w:r>
        <w:t>50:*</w:t>
      </w:r>
      <w:proofErr w:type="gramEnd"/>
      <w:r>
        <w:t xml:space="preserve">* </w:t>
      </w:r>
      <w:proofErr w:type="spellStart"/>
      <w:r>
        <w:t>අවසාන</w:t>
      </w:r>
      <w:proofErr w:type="spellEnd"/>
      <w:r>
        <w:t xml:space="preserve"> </w:t>
      </w:r>
      <w:proofErr w:type="spellStart"/>
      <w:r>
        <w:t>ප්‍රාග්ධනය</w:t>
      </w:r>
      <w:proofErr w:type="spellEnd"/>
      <w:r>
        <w:t xml:space="preserve"> = </w:t>
      </w:r>
      <w:proofErr w:type="spellStart"/>
      <w:r>
        <w:t>ආරම්භක</w:t>
      </w:r>
      <w:proofErr w:type="spellEnd"/>
      <w:r>
        <w:t xml:space="preserve"> </w:t>
      </w:r>
      <w:proofErr w:type="spellStart"/>
      <w:r>
        <w:t>ප්‍රාග්ධනය</w:t>
      </w:r>
      <w:proofErr w:type="spellEnd"/>
      <w:r>
        <w:t xml:space="preserve"> + </w:t>
      </w:r>
      <w:proofErr w:type="spellStart"/>
      <w:r>
        <w:t>අමතර</w:t>
      </w:r>
      <w:proofErr w:type="spellEnd"/>
      <w:r>
        <w:t xml:space="preserve"> </w:t>
      </w:r>
      <w:proofErr w:type="spellStart"/>
      <w:r>
        <w:t>ප්‍රාග්ධනය</w:t>
      </w:r>
      <w:proofErr w:type="spellEnd"/>
      <w:r>
        <w:t xml:space="preserve"> + </w:t>
      </w:r>
      <w:proofErr w:type="spellStart"/>
      <w:r>
        <w:t>ශුද්ධ</w:t>
      </w:r>
      <w:proofErr w:type="spellEnd"/>
      <w:r>
        <w:t xml:space="preserve"> </w:t>
      </w:r>
      <w:proofErr w:type="spellStart"/>
      <w:r>
        <w:t>ලාභය</w:t>
      </w:r>
      <w:proofErr w:type="spellEnd"/>
      <w:r>
        <w:t xml:space="preserve"> - </w:t>
      </w:r>
      <w:proofErr w:type="spellStart"/>
      <w:r>
        <w:t>ගැනීම්</w:t>
      </w:r>
      <w:proofErr w:type="spellEnd"/>
      <w:r>
        <w:t xml:space="preserve"> </w:t>
      </w:r>
      <w:proofErr w:type="spellStart"/>
      <w:r>
        <w:t>වේ</w:t>
      </w:r>
      <w:proofErr w:type="spellEnd"/>
      <w:r>
        <w:t xml:space="preserve">. </w:t>
      </w:r>
      <w:proofErr w:type="spellStart"/>
      <w:r>
        <w:t>එනම්</w:t>
      </w:r>
      <w:proofErr w:type="spellEnd"/>
      <w:r>
        <w:t xml:space="preserve">, </w:t>
      </w:r>
      <w:proofErr w:type="spellStart"/>
      <w:r>
        <w:t>අවසාන</w:t>
      </w:r>
      <w:proofErr w:type="spellEnd"/>
      <w:r>
        <w:t xml:space="preserve"> </w:t>
      </w:r>
      <w:proofErr w:type="spellStart"/>
      <w:r>
        <w:t>ප්‍රාග්ධනය</w:t>
      </w:r>
      <w:proofErr w:type="spellEnd"/>
      <w:r>
        <w:t xml:space="preserve"> = </w:t>
      </w:r>
      <w:proofErr w:type="spellStart"/>
      <w:r>
        <w:t>රු</w:t>
      </w:r>
      <w:proofErr w:type="spellEnd"/>
      <w:r>
        <w:t xml:space="preserve">. 100,000 + </w:t>
      </w:r>
      <w:proofErr w:type="spellStart"/>
      <w:r>
        <w:t>රු</w:t>
      </w:r>
      <w:proofErr w:type="spellEnd"/>
      <w:r>
        <w:t xml:space="preserve">. 20,000 + </w:t>
      </w:r>
      <w:proofErr w:type="spellStart"/>
      <w:r>
        <w:t>රු</w:t>
      </w:r>
      <w:proofErr w:type="spellEnd"/>
      <w:r>
        <w:t xml:space="preserve">. 35,000 - </w:t>
      </w:r>
      <w:proofErr w:type="spellStart"/>
      <w:r>
        <w:t>රු</w:t>
      </w:r>
      <w:proofErr w:type="spellEnd"/>
      <w:r>
        <w:t xml:space="preserve">. 15,000 = </w:t>
      </w:r>
      <w:proofErr w:type="spellStart"/>
      <w:r>
        <w:t>රු</w:t>
      </w:r>
      <w:proofErr w:type="spellEnd"/>
      <w:r>
        <w:t xml:space="preserve">. 140,000 </w:t>
      </w:r>
      <w:proofErr w:type="spellStart"/>
      <w:r>
        <w:t>කි</w:t>
      </w:r>
      <w:proofErr w:type="spellEnd"/>
      <w:r>
        <w:t>.</w:t>
      </w:r>
    </w:p>
    <w:p w14:paraId="2B3A7C86" w14:textId="77777777" w:rsidR="00EA27FE" w:rsidRDefault="00000000">
      <w:pPr>
        <w:spacing w:after="120" w:line="240" w:lineRule="auto"/>
      </w:pPr>
      <w:r>
        <w:t>*[</w:t>
      </w:r>
      <w:proofErr w:type="spellStart"/>
      <w:r>
        <w:t>යෙදුම</w:t>
      </w:r>
      <w:proofErr w:type="spellEnd"/>
      <w:r>
        <w:t xml:space="preserve"> (Application) | - </w:t>
      </w:r>
      <w:proofErr w:type="spellStart"/>
      <w:r>
        <w:t>මූල්‍ය</w:t>
      </w:r>
      <w:proofErr w:type="spellEnd"/>
      <w:r>
        <w:t xml:space="preserve"> </w:t>
      </w:r>
      <w:proofErr w:type="spellStart"/>
      <w:proofErr w:type="gramStart"/>
      <w:r>
        <w:t>ප්‍රකාශන</w:t>
      </w:r>
      <w:proofErr w:type="spellEnd"/>
      <w:r>
        <w:t>]*</w:t>
      </w:r>
      <w:proofErr w:type="gramEnd"/>
    </w:p>
    <w:p w14:paraId="7DC7EE27" w14:textId="77777777" w:rsidR="00EA27FE" w:rsidRDefault="00000000">
      <w:pPr>
        <w:spacing w:after="120" w:line="240" w:lineRule="auto"/>
      </w:pPr>
      <w:r>
        <w:lastRenderedPageBreak/>
        <w:t>**Q</w:t>
      </w:r>
      <w:proofErr w:type="gramStart"/>
      <w:r>
        <w:t>51:*</w:t>
      </w:r>
      <w:proofErr w:type="gramEnd"/>
      <w:r>
        <w:t>* '</w:t>
      </w:r>
      <w:proofErr w:type="spellStart"/>
      <w:r>
        <w:t>කමල්</w:t>
      </w:r>
      <w:proofErr w:type="spellEnd"/>
      <w:r>
        <w:t xml:space="preserve"> </w:t>
      </w:r>
      <w:proofErr w:type="spellStart"/>
      <w:r>
        <w:t>ව්‍යාපාරයේ</w:t>
      </w:r>
      <w:proofErr w:type="spellEnd"/>
      <w:r>
        <w:t xml:space="preserve">' </w:t>
      </w:r>
      <w:proofErr w:type="spellStart"/>
      <w:r>
        <w:t>ශුද්ධ</w:t>
      </w:r>
      <w:proofErr w:type="spellEnd"/>
      <w:r>
        <w:t xml:space="preserve"> </w:t>
      </w:r>
      <w:proofErr w:type="spellStart"/>
      <w:r>
        <w:t>ලාභ</w:t>
      </w:r>
      <w:proofErr w:type="spellEnd"/>
      <w:r>
        <w:t xml:space="preserve"> </w:t>
      </w:r>
      <w:proofErr w:type="spellStart"/>
      <w:r>
        <w:t>අනුපාතය</w:t>
      </w:r>
      <w:proofErr w:type="spellEnd"/>
      <w:r>
        <w:t xml:space="preserve"> 15% </w:t>
      </w:r>
      <w:proofErr w:type="spellStart"/>
      <w:r>
        <w:t>ක්</w:t>
      </w:r>
      <w:proofErr w:type="spellEnd"/>
      <w:r>
        <w:t xml:space="preserve"> </w:t>
      </w:r>
      <w:proofErr w:type="spellStart"/>
      <w:r>
        <w:t>වන</w:t>
      </w:r>
      <w:proofErr w:type="spellEnd"/>
      <w:r>
        <w:t xml:space="preserve"> </w:t>
      </w:r>
      <w:proofErr w:type="spellStart"/>
      <w:r>
        <w:t>අතර</w:t>
      </w:r>
      <w:proofErr w:type="spellEnd"/>
      <w:r>
        <w:t xml:space="preserve"> '</w:t>
      </w:r>
      <w:proofErr w:type="spellStart"/>
      <w:r>
        <w:t>නිමල්</w:t>
      </w:r>
      <w:proofErr w:type="spellEnd"/>
      <w:r>
        <w:t xml:space="preserve"> </w:t>
      </w:r>
      <w:proofErr w:type="spellStart"/>
      <w:r>
        <w:t>ව්‍යාපාරයේ</w:t>
      </w:r>
      <w:proofErr w:type="spellEnd"/>
      <w:r>
        <w:t xml:space="preserve">' </w:t>
      </w:r>
      <w:proofErr w:type="spellStart"/>
      <w:r>
        <w:t>ශුද්ධ</w:t>
      </w:r>
      <w:proofErr w:type="spellEnd"/>
      <w:r>
        <w:t xml:space="preserve"> </w:t>
      </w:r>
      <w:proofErr w:type="spellStart"/>
      <w:r>
        <w:t>ලාභ</w:t>
      </w:r>
      <w:proofErr w:type="spellEnd"/>
      <w:r>
        <w:t xml:space="preserve"> </w:t>
      </w:r>
      <w:proofErr w:type="spellStart"/>
      <w:r>
        <w:t>අනුපාතය</w:t>
      </w:r>
      <w:proofErr w:type="spellEnd"/>
      <w:r>
        <w:t xml:space="preserve"> 8% </w:t>
      </w:r>
      <w:proofErr w:type="spellStart"/>
      <w:r>
        <w:t>කි</w:t>
      </w:r>
      <w:proofErr w:type="spellEnd"/>
      <w:r>
        <w:t xml:space="preserve">. </w:t>
      </w:r>
      <w:proofErr w:type="spellStart"/>
      <w:r>
        <w:t>මෙම</w:t>
      </w:r>
      <w:proofErr w:type="spellEnd"/>
      <w:r>
        <w:t xml:space="preserve"> </w:t>
      </w:r>
      <w:proofErr w:type="spellStart"/>
      <w:r>
        <w:t>අනුපාත</w:t>
      </w:r>
      <w:proofErr w:type="spellEnd"/>
      <w:r>
        <w:t xml:space="preserve"> </w:t>
      </w:r>
      <w:proofErr w:type="spellStart"/>
      <w:r>
        <w:t>පදනම්</w:t>
      </w:r>
      <w:proofErr w:type="spellEnd"/>
      <w:r>
        <w:t xml:space="preserve"> </w:t>
      </w:r>
      <w:proofErr w:type="spellStart"/>
      <w:r>
        <w:t>කරගෙන</w:t>
      </w:r>
      <w:proofErr w:type="spellEnd"/>
      <w:r>
        <w:t xml:space="preserve"> </w:t>
      </w:r>
      <w:proofErr w:type="spellStart"/>
      <w:r>
        <w:t>ව්‍යාපාර</w:t>
      </w:r>
      <w:proofErr w:type="spellEnd"/>
      <w:r>
        <w:t xml:space="preserve"> </w:t>
      </w:r>
      <w:proofErr w:type="spellStart"/>
      <w:r>
        <w:t>දෙකෙහි</w:t>
      </w:r>
      <w:proofErr w:type="spellEnd"/>
      <w:r>
        <w:t xml:space="preserve"> </w:t>
      </w:r>
      <w:proofErr w:type="spellStart"/>
      <w:r>
        <w:t>මෙහෙයුම්</w:t>
      </w:r>
      <w:proofErr w:type="spellEnd"/>
      <w:r>
        <w:t xml:space="preserve"> </w:t>
      </w:r>
      <w:proofErr w:type="spellStart"/>
      <w:r>
        <w:t>කාර්යක්ෂමතාව</w:t>
      </w:r>
      <w:proofErr w:type="spellEnd"/>
      <w:r>
        <w:t xml:space="preserve"> </w:t>
      </w:r>
      <w:proofErr w:type="spellStart"/>
      <w:r>
        <w:t>සසඳා</w:t>
      </w:r>
      <w:proofErr w:type="spellEnd"/>
      <w:r>
        <w:t xml:space="preserve"> </w:t>
      </w:r>
      <w:proofErr w:type="spellStart"/>
      <w:r>
        <w:t>විශ්ලේෂණය</w:t>
      </w:r>
      <w:proofErr w:type="spellEnd"/>
      <w:r>
        <w:t xml:space="preserve"> </w:t>
      </w:r>
      <w:proofErr w:type="spellStart"/>
      <w:r>
        <w:t>කරන්න</w:t>
      </w:r>
      <w:proofErr w:type="spellEnd"/>
      <w:r>
        <w:t>.</w:t>
      </w:r>
    </w:p>
    <w:p w14:paraId="7A084753" w14:textId="77777777" w:rsidR="00EA27FE" w:rsidRDefault="00000000">
      <w:pPr>
        <w:spacing w:after="120" w:line="240" w:lineRule="auto"/>
      </w:pPr>
      <w:r>
        <w:t>**A</w:t>
      </w:r>
      <w:proofErr w:type="gramStart"/>
      <w:r>
        <w:t>51:*</w:t>
      </w:r>
      <w:proofErr w:type="gramEnd"/>
      <w:r>
        <w:t xml:space="preserve">* </w:t>
      </w:r>
      <w:proofErr w:type="spellStart"/>
      <w:r>
        <w:t>කමල්</w:t>
      </w:r>
      <w:proofErr w:type="spellEnd"/>
      <w:r>
        <w:t xml:space="preserve"> </w:t>
      </w:r>
      <w:proofErr w:type="spellStart"/>
      <w:r>
        <w:t>ව්‍යාපාරයේ</w:t>
      </w:r>
      <w:proofErr w:type="spellEnd"/>
      <w:r>
        <w:t xml:space="preserve"> </w:t>
      </w:r>
      <w:proofErr w:type="spellStart"/>
      <w:r>
        <w:t>ශුද්ධ</w:t>
      </w:r>
      <w:proofErr w:type="spellEnd"/>
      <w:r>
        <w:t xml:space="preserve"> </w:t>
      </w:r>
      <w:proofErr w:type="spellStart"/>
      <w:r>
        <w:t>ලාභ</w:t>
      </w:r>
      <w:proofErr w:type="spellEnd"/>
      <w:r>
        <w:t xml:space="preserve"> </w:t>
      </w:r>
      <w:proofErr w:type="spellStart"/>
      <w:r>
        <w:t>අනුපාතය</w:t>
      </w:r>
      <w:proofErr w:type="spellEnd"/>
      <w:r>
        <w:t xml:space="preserve"> (15%) </w:t>
      </w:r>
      <w:proofErr w:type="spellStart"/>
      <w:r>
        <w:t>නිමල්</w:t>
      </w:r>
      <w:proofErr w:type="spellEnd"/>
      <w:r>
        <w:t xml:space="preserve"> </w:t>
      </w:r>
      <w:proofErr w:type="spellStart"/>
      <w:r>
        <w:t>ව්‍යාපාරයට</w:t>
      </w:r>
      <w:proofErr w:type="spellEnd"/>
      <w:r>
        <w:t xml:space="preserve"> (8%) </w:t>
      </w:r>
      <w:proofErr w:type="spellStart"/>
      <w:r>
        <w:t>වඩා</w:t>
      </w:r>
      <w:proofErr w:type="spellEnd"/>
      <w:r>
        <w:t xml:space="preserve"> </w:t>
      </w:r>
      <w:proofErr w:type="spellStart"/>
      <w:r>
        <w:t>ඉහළ</w:t>
      </w:r>
      <w:proofErr w:type="spellEnd"/>
      <w:r>
        <w:t xml:space="preserve"> </w:t>
      </w:r>
      <w:proofErr w:type="spellStart"/>
      <w:r>
        <w:t>අගයක්</w:t>
      </w:r>
      <w:proofErr w:type="spellEnd"/>
      <w:r>
        <w:t xml:space="preserve"> </w:t>
      </w:r>
      <w:proofErr w:type="spellStart"/>
      <w:r>
        <w:t>ගනී</w:t>
      </w:r>
      <w:proofErr w:type="spellEnd"/>
      <w:r>
        <w:t xml:space="preserve">. </w:t>
      </w:r>
      <w:proofErr w:type="spellStart"/>
      <w:r>
        <w:t>මෙයින්</w:t>
      </w:r>
      <w:proofErr w:type="spellEnd"/>
      <w:r>
        <w:t xml:space="preserve"> </w:t>
      </w:r>
      <w:proofErr w:type="spellStart"/>
      <w:r>
        <w:t>පැහැදිලි</w:t>
      </w:r>
      <w:proofErr w:type="spellEnd"/>
      <w:r>
        <w:t xml:space="preserve"> </w:t>
      </w:r>
      <w:proofErr w:type="spellStart"/>
      <w:r>
        <w:t>වන්නේ</w:t>
      </w:r>
      <w:proofErr w:type="spellEnd"/>
      <w:r>
        <w:t xml:space="preserve"> </w:t>
      </w:r>
      <w:proofErr w:type="spellStart"/>
      <w:r>
        <w:t>කමල්</w:t>
      </w:r>
      <w:proofErr w:type="spellEnd"/>
      <w:r>
        <w:t xml:space="preserve"> </w:t>
      </w:r>
      <w:proofErr w:type="spellStart"/>
      <w:r>
        <w:t>ව්‍යාපාරය</w:t>
      </w:r>
      <w:proofErr w:type="spellEnd"/>
      <w:r>
        <w:t xml:space="preserve"> </w:t>
      </w:r>
      <w:proofErr w:type="spellStart"/>
      <w:r>
        <w:t>සිය</w:t>
      </w:r>
      <w:proofErr w:type="spellEnd"/>
      <w:r>
        <w:t xml:space="preserve"> </w:t>
      </w:r>
      <w:proofErr w:type="spellStart"/>
      <w:r>
        <w:t>විකුණුම්</w:t>
      </w:r>
      <w:proofErr w:type="spellEnd"/>
      <w:r>
        <w:t xml:space="preserve"> </w:t>
      </w:r>
      <w:proofErr w:type="spellStart"/>
      <w:r>
        <w:t>ආදායමෙන්</w:t>
      </w:r>
      <w:proofErr w:type="spellEnd"/>
      <w:r>
        <w:t xml:space="preserve"> </w:t>
      </w:r>
      <w:proofErr w:type="spellStart"/>
      <w:r>
        <w:t>වැඩි</w:t>
      </w:r>
      <w:proofErr w:type="spellEnd"/>
      <w:r>
        <w:t xml:space="preserve"> </w:t>
      </w:r>
      <w:proofErr w:type="spellStart"/>
      <w:r>
        <w:t>ප්‍රතිශතයක්</w:t>
      </w:r>
      <w:proofErr w:type="spellEnd"/>
      <w:r>
        <w:t xml:space="preserve"> </w:t>
      </w:r>
      <w:proofErr w:type="spellStart"/>
      <w:r>
        <w:t>ශුද්ධ</w:t>
      </w:r>
      <w:proofErr w:type="spellEnd"/>
      <w:r>
        <w:t xml:space="preserve"> </w:t>
      </w:r>
      <w:proofErr w:type="spellStart"/>
      <w:r>
        <w:t>ලාභය</w:t>
      </w:r>
      <w:proofErr w:type="spellEnd"/>
      <w:r>
        <w:t xml:space="preserve"> </w:t>
      </w:r>
      <w:proofErr w:type="spellStart"/>
      <w:r>
        <w:t>ලෙස</w:t>
      </w:r>
      <w:proofErr w:type="spellEnd"/>
      <w:r>
        <w:t xml:space="preserve"> </w:t>
      </w:r>
      <w:proofErr w:type="spellStart"/>
      <w:r>
        <w:t>ඉතිරි</w:t>
      </w:r>
      <w:proofErr w:type="spellEnd"/>
      <w:r>
        <w:t xml:space="preserve"> </w:t>
      </w:r>
      <w:proofErr w:type="spellStart"/>
      <w:r>
        <w:t>කර</w:t>
      </w:r>
      <w:proofErr w:type="spellEnd"/>
      <w:r>
        <w:t xml:space="preserve"> </w:t>
      </w:r>
      <w:proofErr w:type="spellStart"/>
      <w:r>
        <w:t>ගැනීමට</w:t>
      </w:r>
      <w:proofErr w:type="spellEnd"/>
      <w:r>
        <w:t xml:space="preserve"> </w:t>
      </w:r>
      <w:proofErr w:type="spellStart"/>
      <w:r>
        <w:t>සමත්ව</w:t>
      </w:r>
      <w:proofErr w:type="spellEnd"/>
      <w:r>
        <w:t xml:space="preserve"> </w:t>
      </w:r>
      <w:proofErr w:type="spellStart"/>
      <w:r>
        <w:t>ඇති</w:t>
      </w:r>
      <w:proofErr w:type="spellEnd"/>
      <w:r>
        <w:t xml:space="preserve"> </w:t>
      </w:r>
      <w:proofErr w:type="spellStart"/>
      <w:r>
        <w:t>බවයි</w:t>
      </w:r>
      <w:proofErr w:type="spellEnd"/>
      <w:r>
        <w:t xml:space="preserve">. </w:t>
      </w:r>
      <w:proofErr w:type="spellStart"/>
      <w:r>
        <w:t>කමල්</w:t>
      </w:r>
      <w:proofErr w:type="spellEnd"/>
      <w:r>
        <w:t xml:space="preserve"> </w:t>
      </w:r>
      <w:proofErr w:type="spellStart"/>
      <w:r>
        <w:t>ව්‍යාපාරය</w:t>
      </w:r>
      <w:proofErr w:type="spellEnd"/>
      <w:r>
        <w:t xml:space="preserve"> </w:t>
      </w:r>
      <w:proofErr w:type="spellStart"/>
      <w:r>
        <w:t>මෙහෙයුම්</w:t>
      </w:r>
      <w:proofErr w:type="spellEnd"/>
      <w:r>
        <w:t xml:space="preserve"> </w:t>
      </w:r>
      <w:proofErr w:type="spellStart"/>
      <w:r>
        <w:t>වියදම්</w:t>
      </w:r>
      <w:proofErr w:type="spellEnd"/>
      <w:r>
        <w:t xml:space="preserve"> </w:t>
      </w:r>
      <w:proofErr w:type="spellStart"/>
      <w:r>
        <w:t>පාලනය</w:t>
      </w:r>
      <w:proofErr w:type="spellEnd"/>
      <w:r>
        <w:t xml:space="preserve"> </w:t>
      </w:r>
      <w:proofErr w:type="spellStart"/>
      <w:r>
        <w:t>කිරීමේදී</w:t>
      </w:r>
      <w:proofErr w:type="spellEnd"/>
      <w:r>
        <w:t xml:space="preserve"> </w:t>
      </w:r>
      <w:proofErr w:type="spellStart"/>
      <w:r>
        <w:t>නිමල්</w:t>
      </w:r>
      <w:proofErr w:type="spellEnd"/>
      <w:r>
        <w:t xml:space="preserve"> </w:t>
      </w:r>
      <w:proofErr w:type="spellStart"/>
      <w:r>
        <w:t>ව්‍යාපාරයට</w:t>
      </w:r>
      <w:proofErr w:type="spellEnd"/>
      <w:r>
        <w:t xml:space="preserve"> </w:t>
      </w:r>
      <w:proofErr w:type="spellStart"/>
      <w:r>
        <w:t>වඩා</w:t>
      </w:r>
      <w:proofErr w:type="spellEnd"/>
      <w:r>
        <w:t xml:space="preserve"> </w:t>
      </w:r>
      <w:proofErr w:type="spellStart"/>
      <w:r>
        <w:t>වැඩි</w:t>
      </w:r>
      <w:proofErr w:type="spellEnd"/>
      <w:r>
        <w:t xml:space="preserve"> </w:t>
      </w:r>
      <w:proofErr w:type="spellStart"/>
      <w:r>
        <w:t>කාර්යක්ෂමතාවක්</w:t>
      </w:r>
      <w:proofErr w:type="spellEnd"/>
      <w:r>
        <w:t xml:space="preserve"> </w:t>
      </w:r>
      <w:proofErr w:type="spellStart"/>
      <w:r>
        <w:t>පෙන්වන</w:t>
      </w:r>
      <w:proofErr w:type="spellEnd"/>
      <w:r>
        <w:t xml:space="preserve"> </w:t>
      </w:r>
      <w:proofErr w:type="spellStart"/>
      <w:r>
        <w:t>බව</w:t>
      </w:r>
      <w:proofErr w:type="spellEnd"/>
      <w:r>
        <w:t xml:space="preserve"> </w:t>
      </w:r>
      <w:proofErr w:type="spellStart"/>
      <w:r>
        <w:t>මෙයින්</w:t>
      </w:r>
      <w:proofErr w:type="spellEnd"/>
      <w:r>
        <w:t xml:space="preserve"> </w:t>
      </w:r>
      <w:proofErr w:type="spellStart"/>
      <w:r>
        <w:t>නිගමනය</w:t>
      </w:r>
      <w:proofErr w:type="spellEnd"/>
      <w:r>
        <w:t xml:space="preserve"> </w:t>
      </w:r>
      <w:proofErr w:type="spellStart"/>
      <w:r>
        <w:t>කළ</w:t>
      </w:r>
      <w:proofErr w:type="spellEnd"/>
      <w:r>
        <w:t xml:space="preserve"> </w:t>
      </w:r>
      <w:proofErr w:type="spellStart"/>
      <w:r>
        <w:t>හැකිය</w:t>
      </w:r>
      <w:proofErr w:type="spellEnd"/>
      <w:r>
        <w:t>.</w:t>
      </w:r>
    </w:p>
    <w:p w14:paraId="2AA5306B" w14:textId="77777777" w:rsidR="00EA27FE" w:rsidRDefault="00000000">
      <w:pPr>
        <w:spacing w:after="120" w:line="240" w:lineRule="auto"/>
      </w:pPr>
      <w:r>
        <w:t>*[</w:t>
      </w:r>
      <w:proofErr w:type="spellStart"/>
      <w:r>
        <w:t>විශ්ලේෂණය</w:t>
      </w:r>
      <w:proofErr w:type="spellEnd"/>
      <w:r>
        <w:t xml:space="preserve"> (Analysis) | - </w:t>
      </w:r>
      <w:proofErr w:type="spellStart"/>
      <w:r>
        <w:t>අනුපාත</w:t>
      </w:r>
      <w:proofErr w:type="spellEnd"/>
      <w:r>
        <w:t xml:space="preserve"> </w:t>
      </w:r>
      <w:proofErr w:type="spellStart"/>
      <w:proofErr w:type="gramStart"/>
      <w:r>
        <w:t>විශ්ලේෂණය</w:t>
      </w:r>
      <w:proofErr w:type="spellEnd"/>
      <w:r>
        <w:t>]*</w:t>
      </w:r>
      <w:proofErr w:type="gramEnd"/>
    </w:p>
    <w:p w14:paraId="1E3F36B0" w14:textId="77777777" w:rsidR="00EA27FE" w:rsidRDefault="00000000">
      <w:pPr>
        <w:spacing w:after="120" w:line="240" w:lineRule="auto"/>
      </w:pPr>
      <w:r>
        <w:t>**Q</w:t>
      </w:r>
      <w:proofErr w:type="gramStart"/>
      <w:r>
        <w:t>52:*</w:t>
      </w:r>
      <w:proofErr w:type="gramEnd"/>
      <w:r>
        <w:t xml:space="preserve">* </w:t>
      </w:r>
      <w:proofErr w:type="spellStart"/>
      <w:r>
        <w:t>ව්‍යාපාරයක</w:t>
      </w:r>
      <w:proofErr w:type="spellEnd"/>
      <w:r>
        <w:t xml:space="preserve"> </w:t>
      </w:r>
      <w:proofErr w:type="spellStart"/>
      <w:r>
        <w:t>මුදල්</w:t>
      </w:r>
      <w:proofErr w:type="spellEnd"/>
      <w:r>
        <w:t xml:space="preserve"> </w:t>
      </w:r>
      <w:proofErr w:type="spellStart"/>
      <w:r>
        <w:t>පොතේ</w:t>
      </w:r>
      <w:proofErr w:type="spellEnd"/>
      <w:r>
        <w:t xml:space="preserve"> </w:t>
      </w:r>
      <w:proofErr w:type="spellStart"/>
      <w:r>
        <w:t>බැංකු</w:t>
      </w:r>
      <w:proofErr w:type="spellEnd"/>
      <w:r>
        <w:t xml:space="preserve"> </w:t>
      </w:r>
      <w:proofErr w:type="spellStart"/>
      <w:r>
        <w:t>ශේෂය</w:t>
      </w:r>
      <w:proofErr w:type="spellEnd"/>
      <w:r>
        <w:t xml:space="preserve"> </w:t>
      </w:r>
      <w:proofErr w:type="spellStart"/>
      <w:r>
        <w:t>සහ</w:t>
      </w:r>
      <w:proofErr w:type="spellEnd"/>
      <w:r>
        <w:t xml:space="preserve"> </w:t>
      </w:r>
      <w:proofErr w:type="spellStart"/>
      <w:r>
        <w:t>බැංකු</w:t>
      </w:r>
      <w:proofErr w:type="spellEnd"/>
      <w:r>
        <w:t xml:space="preserve"> </w:t>
      </w:r>
      <w:proofErr w:type="spellStart"/>
      <w:r>
        <w:t>ප්‍රකාශනයේ</w:t>
      </w:r>
      <w:proofErr w:type="spellEnd"/>
      <w:r>
        <w:t xml:space="preserve"> </w:t>
      </w:r>
      <w:proofErr w:type="spellStart"/>
      <w:r>
        <w:t>ශේෂය</w:t>
      </w:r>
      <w:proofErr w:type="spellEnd"/>
      <w:r>
        <w:t xml:space="preserve"> </w:t>
      </w:r>
      <w:proofErr w:type="spellStart"/>
      <w:r>
        <w:t>අතර</w:t>
      </w:r>
      <w:proofErr w:type="spellEnd"/>
      <w:r>
        <w:t xml:space="preserve"> </w:t>
      </w:r>
      <w:proofErr w:type="spellStart"/>
      <w:r>
        <w:t>වෙනස්කම්</w:t>
      </w:r>
      <w:proofErr w:type="spellEnd"/>
      <w:r>
        <w:t xml:space="preserve"> </w:t>
      </w:r>
      <w:proofErr w:type="spellStart"/>
      <w:r>
        <w:t>ඇතිවීමට</w:t>
      </w:r>
      <w:proofErr w:type="spellEnd"/>
      <w:r>
        <w:t xml:space="preserve"> </w:t>
      </w:r>
      <w:proofErr w:type="spellStart"/>
      <w:r>
        <w:t>බලපාන</w:t>
      </w:r>
      <w:proofErr w:type="spellEnd"/>
      <w:r>
        <w:t xml:space="preserve"> </w:t>
      </w:r>
      <w:proofErr w:type="spellStart"/>
      <w:r>
        <w:t>ප්‍රධාන</w:t>
      </w:r>
      <w:proofErr w:type="spellEnd"/>
      <w:r>
        <w:t xml:space="preserve"> </w:t>
      </w:r>
      <w:proofErr w:type="spellStart"/>
      <w:r>
        <w:t>හේතු</w:t>
      </w:r>
      <w:proofErr w:type="spellEnd"/>
      <w:r>
        <w:t xml:space="preserve"> </w:t>
      </w:r>
      <w:proofErr w:type="spellStart"/>
      <w:r>
        <w:t>කාණ්ඩ</w:t>
      </w:r>
      <w:proofErr w:type="spellEnd"/>
      <w:r>
        <w:t xml:space="preserve"> </w:t>
      </w:r>
      <w:proofErr w:type="spellStart"/>
      <w:r>
        <w:t>දෙක</w:t>
      </w:r>
      <w:proofErr w:type="spellEnd"/>
      <w:r>
        <w:t xml:space="preserve"> </w:t>
      </w:r>
      <w:proofErr w:type="spellStart"/>
      <w:r>
        <w:t>විශ්ලේෂණය</w:t>
      </w:r>
      <w:proofErr w:type="spellEnd"/>
      <w:r>
        <w:t xml:space="preserve"> </w:t>
      </w:r>
      <w:proofErr w:type="spellStart"/>
      <w:r>
        <w:t>කර</w:t>
      </w:r>
      <w:proofErr w:type="spellEnd"/>
      <w:r>
        <w:t xml:space="preserve"> </w:t>
      </w:r>
      <w:proofErr w:type="spellStart"/>
      <w:r>
        <w:t>කෙටියෙන්</w:t>
      </w:r>
      <w:proofErr w:type="spellEnd"/>
      <w:r>
        <w:t xml:space="preserve"> </w:t>
      </w:r>
      <w:proofErr w:type="spellStart"/>
      <w:r>
        <w:t>පැහැදිලි</w:t>
      </w:r>
      <w:proofErr w:type="spellEnd"/>
      <w:r>
        <w:t xml:space="preserve"> </w:t>
      </w:r>
      <w:proofErr w:type="spellStart"/>
      <w:r>
        <w:t>කරන්න</w:t>
      </w:r>
      <w:proofErr w:type="spellEnd"/>
      <w:r>
        <w:t>.</w:t>
      </w:r>
    </w:p>
    <w:p w14:paraId="7A21D227" w14:textId="77777777" w:rsidR="00EA27FE" w:rsidRDefault="00000000">
      <w:pPr>
        <w:spacing w:after="120" w:line="240" w:lineRule="auto"/>
      </w:pPr>
      <w:r>
        <w:t>**A</w:t>
      </w:r>
      <w:proofErr w:type="gramStart"/>
      <w:r>
        <w:t>52:*</w:t>
      </w:r>
      <w:proofErr w:type="gramEnd"/>
      <w:r>
        <w:t xml:space="preserve">* 1. </w:t>
      </w:r>
      <w:proofErr w:type="spellStart"/>
      <w:r>
        <w:t>කාල</w:t>
      </w:r>
      <w:proofErr w:type="spellEnd"/>
      <w:r>
        <w:t xml:space="preserve"> </w:t>
      </w:r>
      <w:proofErr w:type="spellStart"/>
      <w:r>
        <w:t>පරතරයන්</w:t>
      </w:r>
      <w:proofErr w:type="spellEnd"/>
      <w:r>
        <w:t xml:space="preserve"> </w:t>
      </w:r>
      <w:proofErr w:type="spellStart"/>
      <w:r>
        <w:t>නිසා</w:t>
      </w:r>
      <w:proofErr w:type="spellEnd"/>
      <w:r>
        <w:t xml:space="preserve"> </w:t>
      </w:r>
      <w:proofErr w:type="spellStart"/>
      <w:r>
        <w:t>ඇතිවන</w:t>
      </w:r>
      <w:proofErr w:type="spellEnd"/>
      <w:r>
        <w:t xml:space="preserve"> </w:t>
      </w:r>
      <w:proofErr w:type="spellStart"/>
      <w:r>
        <w:t>වෙනස්කම්</w:t>
      </w:r>
      <w:proofErr w:type="spellEnd"/>
      <w:r>
        <w:t xml:space="preserve">: </w:t>
      </w:r>
      <w:proofErr w:type="spellStart"/>
      <w:r>
        <w:t>එක්</w:t>
      </w:r>
      <w:proofErr w:type="spellEnd"/>
      <w:r>
        <w:t xml:space="preserve"> </w:t>
      </w:r>
      <w:proofErr w:type="spellStart"/>
      <w:r>
        <w:t>පොතක</w:t>
      </w:r>
      <w:proofErr w:type="spellEnd"/>
      <w:r>
        <w:t xml:space="preserve"> </w:t>
      </w:r>
      <w:proofErr w:type="spellStart"/>
      <w:r>
        <w:t>සටහන්</w:t>
      </w:r>
      <w:proofErr w:type="spellEnd"/>
      <w:r>
        <w:t xml:space="preserve"> </w:t>
      </w:r>
      <w:proofErr w:type="spellStart"/>
      <w:r>
        <w:t>කළ</w:t>
      </w:r>
      <w:proofErr w:type="spellEnd"/>
      <w:r>
        <w:t xml:space="preserve"> ද </w:t>
      </w:r>
      <w:proofErr w:type="spellStart"/>
      <w:r>
        <w:t>අනික්</w:t>
      </w:r>
      <w:proofErr w:type="spellEnd"/>
      <w:r>
        <w:t xml:space="preserve"> </w:t>
      </w:r>
      <w:proofErr w:type="spellStart"/>
      <w:r>
        <w:t>පොතෙහි</w:t>
      </w:r>
      <w:proofErr w:type="spellEnd"/>
      <w:r>
        <w:t xml:space="preserve"> </w:t>
      </w:r>
      <w:proofErr w:type="spellStart"/>
      <w:r>
        <w:t>සටහන්</w:t>
      </w:r>
      <w:proofErr w:type="spellEnd"/>
      <w:r>
        <w:t xml:space="preserve"> </w:t>
      </w:r>
      <w:proofErr w:type="spellStart"/>
      <w:r>
        <w:t>වීමට</w:t>
      </w:r>
      <w:proofErr w:type="spellEnd"/>
      <w:r>
        <w:t xml:space="preserve"> </w:t>
      </w:r>
      <w:proofErr w:type="spellStart"/>
      <w:r>
        <w:t>නිශ්චිත</w:t>
      </w:r>
      <w:proofErr w:type="spellEnd"/>
      <w:r>
        <w:t xml:space="preserve"> </w:t>
      </w:r>
      <w:proofErr w:type="spellStart"/>
      <w:r>
        <w:t>කාලයක්</w:t>
      </w:r>
      <w:proofErr w:type="spellEnd"/>
      <w:r>
        <w:t xml:space="preserve"> </w:t>
      </w:r>
      <w:proofErr w:type="spellStart"/>
      <w:r>
        <w:t>ගතවීම</w:t>
      </w:r>
      <w:proofErr w:type="spellEnd"/>
      <w:r>
        <w:t xml:space="preserve"> (</w:t>
      </w:r>
      <w:proofErr w:type="spellStart"/>
      <w:r>
        <w:t>උදා</w:t>
      </w:r>
      <w:proofErr w:type="spellEnd"/>
      <w:r>
        <w:t xml:space="preserve">: </w:t>
      </w:r>
      <w:proofErr w:type="spellStart"/>
      <w:r>
        <w:t>තැන්පත්</w:t>
      </w:r>
      <w:proofErr w:type="spellEnd"/>
      <w:r>
        <w:t xml:space="preserve"> </w:t>
      </w:r>
      <w:proofErr w:type="spellStart"/>
      <w:r>
        <w:t>කළ</w:t>
      </w:r>
      <w:proofErr w:type="spellEnd"/>
      <w:r>
        <w:t xml:space="preserve"> </w:t>
      </w:r>
      <w:proofErr w:type="spellStart"/>
      <w:r>
        <w:t>නොපූරණය</w:t>
      </w:r>
      <w:proofErr w:type="spellEnd"/>
      <w:r>
        <w:t xml:space="preserve"> </w:t>
      </w:r>
      <w:proofErr w:type="spellStart"/>
      <w:r>
        <w:t>වූ</w:t>
      </w:r>
      <w:proofErr w:type="spellEnd"/>
      <w:r>
        <w:t xml:space="preserve"> </w:t>
      </w:r>
      <w:proofErr w:type="spellStart"/>
      <w:r>
        <w:t>චෙක්පත්</w:t>
      </w:r>
      <w:proofErr w:type="spellEnd"/>
      <w:r>
        <w:t xml:space="preserve">, </w:t>
      </w:r>
      <w:proofErr w:type="spellStart"/>
      <w:r>
        <w:t>ඉදිරිපත්</w:t>
      </w:r>
      <w:proofErr w:type="spellEnd"/>
      <w:r>
        <w:t xml:space="preserve"> </w:t>
      </w:r>
      <w:proofErr w:type="spellStart"/>
      <w:r>
        <w:t>නොකළ</w:t>
      </w:r>
      <w:proofErr w:type="spellEnd"/>
      <w:r>
        <w:t xml:space="preserve"> </w:t>
      </w:r>
      <w:proofErr w:type="spellStart"/>
      <w:r>
        <w:t>චෙක්පත්</w:t>
      </w:r>
      <w:proofErr w:type="spellEnd"/>
      <w:r>
        <w:t xml:space="preserve">). 2. </w:t>
      </w:r>
      <w:proofErr w:type="spellStart"/>
      <w:r>
        <w:t>බැංකුව</w:t>
      </w:r>
      <w:proofErr w:type="spellEnd"/>
      <w:r>
        <w:t xml:space="preserve"> </w:t>
      </w:r>
      <w:proofErr w:type="spellStart"/>
      <w:r>
        <w:t>විසින්</w:t>
      </w:r>
      <w:proofErr w:type="spellEnd"/>
      <w:r>
        <w:t xml:space="preserve"> </w:t>
      </w:r>
      <w:proofErr w:type="spellStart"/>
      <w:r>
        <w:t>කෙලින්ම</w:t>
      </w:r>
      <w:proofErr w:type="spellEnd"/>
      <w:r>
        <w:t xml:space="preserve"> </w:t>
      </w:r>
      <w:proofErr w:type="spellStart"/>
      <w:r>
        <w:t>සිදුකරන</w:t>
      </w:r>
      <w:proofErr w:type="spellEnd"/>
      <w:r>
        <w:t xml:space="preserve"> </w:t>
      </w:r>
      <w:proofErr w:type="spellStart"/>
      <w:r>
        <w:t>ලද</w:t>
      </w:r>
      <w:proofErr w:type="spellEnd"/>
      <w:r>
        <w:t xml:space="preserve"> </w:t>
      </w:r>
      <w:proofErr w:type="spellStart"/>
      <w:r>
        <w:t>ගනුදෙනු</w:t>
      </w:r>
      <w:proofErr w:type="spellEnd"/>
      <w:r>
        <w:t xml:space="preserve"> </w:t>
      </w:r>
      <w:proofErr w:type="spellStart"/>
      <w:r>
        <w:t>මුදල්</w:t>
      </w:r>
      <w:proofErr w:type="spellEnd"/>
      <w:r>
        <w:t xml:space="preserve"> </w:t>
      </w:r>
      <w:proofErr w:type="spellStart"/>
      <w:r>
        <w:t>පොතේ</w:t>
      </w:r>
      <w:proofErr w:type="spellEnd"/>
      <w:r>
        <w:t xml:space="preserve"> </w:t>
      </w:r>
      <w:proofErr w:type="spellStart"/>
      <w:r>
        <w:t>සටහන්</w:t>
      </w:r>
      <w:proofErr w:type="spellEnd"/>
      <w:r>
        <w:t xml:space="preserve"> </w:t>
      </w:r>
      <w:proofErr w:type="spellStart"/>
      <w:r>
        <w:t>නොවීම</w:t>
      </w:r>
      <w:proofErr w:type="spellEnd"/>
      <w:r>
        <w:t xml:space="preserve">: </w:t>
      </w:r>
      <w:proofErr w:type="spellStart"/>
      <w:r>
        <w:t>මුදල්</w:t>
      </w:r>
      <w:proofErr w:type="spellEnd"/>
      <w:r>
        <w:t xml:space="preserve"> </w:t>
      </w:r>
      <w:proofErr w:type="spellStart"/>
      <w:r>
        <w:t>පොත</w:t>
      </w:r>
      <w:proofErr w:type="spellEnd"/>
      <w:r>
        <w:t xml:space="preserve"> </w:t>
      </w:r>
      <w:proofErr w:type="spellStart"/>
      <w:r>
        <w:t>තබන්නා</w:t>
      </w:r>
      <w:proofErr w:type="spellEnd"/>
      <w:r>
        <w:t xml:space="preserve"> </w:t>
      </w:r>
      <w:proofErr w:type="spellStart"/>
      <w:r>
        <w:t>නොදන්නා</w:t>
      </w:r>
      <w:proofErr w:type="spellEnd"/>
      <w:r>
        <w:t xml:space="preserve"> </w:t>
      </w:r>
      <w:proofErr w:type="spellStart"/>
      <w:r>
        <w:t>බැංකු</w:t>
      </w:r>
      <w:proofErr w:type="spellEnd"/>
      <w:r>
        <w:t xml:space="preserve"> </w:t>
      </w:r>
      <w:proofErr w:type="spellStart"/>
      <w:r>
        <w:t>ගාස්තු</w:t>
      </w:r>
      <w:proofErr w:type="spellEnd"/>
      <w:r>
        <w:t xml:space="preserve">, </w:t>
      </w:r>
      <w:proofErr w:type="spellStart"/>
      <w:r>
        <w:t>බැංකු</w:t>
      </w:r>
      <w:proofErr w:type="spellEnd"/>
      <w:r>
        <w:t xml:space="preserve"> </w:t>
      </w:r>
      <w:proofErr w:type="spellStart"/>
      <w:r>
        <w:t>පොලී</w:t>
      </w:r>
      <w:proofErr w:type="spellEnd"/>
      <w:r>
        <w:t xml:space="preserve">, </w:t>
      </w:r>
      <w:proofErr w:type="spellStart"/>
      <w:r>
        <w:t>ස්ථාවර</w:t>
      </w:r>
      <w:proofErr w:type="spellEnd"/>
      <w:r>
        <w:t xml:space="preserve"> </w:t>
      </w:r>
      <w:proofErr w:type="spellStart"/>
      <w:r>
        <w:t>නියෝග</w:t>
      </w:r>
      <w:proofErr w:type="spellEnd"/>
      <w:r>
        <w:t xml:space="preserve"> </w:t>
      </w:r>
      <w:proofErr w:type="spellStart"/>
      <w:r>
        <w:t>සහ</w:t>
      </w:r>
      <w:proofErr w:type="spellEnd"/>
      <w:r>
        <w:t xml:space="preserve"> </w:t>
      </w:r>
      <w:proofErr w:type="spellStart"/>
      <w:r>
        <w:t>සෘජු</w:t>
      </w:r>
      <w:proofErr w:type="spellEnd"/>
      <w:r>
        <w:t xml:space="preserve"> </w:t>
      </w:r>
      <w:proofErr w:type="spellStart"/>
      <w:r>
        <w:t>තැන්පතු</w:t>
      </w:r>
      <w:proofErr w:type="spellEnd"/>
      <w:r>
        <w:t xml:space="preserve"> </w:t>
      </w:r>
      <w:proofErr w:type="spellStart"/>
      <w:r>
        <w:t>මුදල්</w:t>
      </w:r>
      <w:proofErr w:type="spellEnd"/>
      <w:r>
        <w:t xml:space="preserve"> </w:t>
      </w:r>
      <w:proofErr w:type="spellStart"/>
      <w:r>
        <w:t>පොතේ</w:t>
      </w:r>
      <w:proofErr w:type="spellEnd"/>
      <w:r>
        <w:t xml:space="preserve"> </w:t>
      </w:r>
      <w:proofErr w:type="spellStart"/>
      <w:r>
        <w:t>නොතිබීම</w:t>
      </w:r>
      <w:proofErr w:type="spellEnd"/>
      <w:r>
        <w:t xml:space="preserve"> </w:t>
      </w:r>
      <w:proofErr w:type="spellStart"/>
      <w:r>
        <w:t>නිසා</w:t>
      </w:r>
      <w:proofErr w:type="spellEnd"/>
      <w:r>
        <w:t xml:space="preserve"> </w:t>
      </w:r>
      <w:proofErr w:type="spellStart"/>
      <w:r>
        <w:t>මෙම</w:t>
      </w:r>
      <w:proofErr w:type="spellEnd"/>
      <w:r>
        <w:t xml:space="preserve"> </w:t>
      </w:r>
      <w:proofErr w:type="spellStart"/>
      <w:r>
        <w:t>වෙනස්කම්</w:t>
      </w:r>
      <w:proofErr w:type="spellEnd"/>
      <w:r>
        <w:t xml:space="preserve"> </w:t>
      </w:r>
      <w:proofErr w:type="spellStart"/>
      <w:r>
        <w:t>සිදුවේ</w:t>
      </w:r>
      <w:proofErr w:type="spellEnd"/>
      <w:r>
        <w:t>.</w:t>
      </w:r>
    </w:p>
    <w:p w14:paraId="7E8828A9" w14:textId="77777777" w:rsidR="00EA27FE" w:rsidRDefault="00000000">
      <w:pPr>
        <w:spacing w:after="120" w:line="240" w:lineRule="auto"/>
      </w:pPr>
      <w:r>
        <w:t>*[</w:t>
      </w:r>
      <w:proofErr w:type="spellStart"/>
      <w:r>
        <w:t>විශ්ලේෂණය</w:t>
      </w:r>
      <w:proofErr w:type="spellEnd"/>
      <w:r>
        <w:t xml:space="preserve"> (Analysis) | - </w:t>
      </w:r>
      <w:proofErr w:type="spellStart"/>
      <w:r>
        <w:t>බැංකු</w:t>
      </w:r>
      <w:proofErr w:type="spellEnd"/>
      <w:r>
        <w:t xml:space="preserve"> </w:t>
      </w:r>
      <w:proofErr w:type="spellStart"/>
      <w:r>
        <w:t>සැසඳීම්</w:t>
      </w:r>
      <w:proofErr w:type="spellEnd"/>
      <w:r>
        <w:t xml:space="preserve"> </w:t>
      </w:r>
      <w:proofErr w:type="spellStart"/>
      <w:proofErr w:type="gramStart"/>
      <w:r>
        <w:t>ප්‍රකාශනය</w:t>
      </w:r>
      <w:proofErr w:type="spellEnd"/>
      <w:r>
        <w:t>]*</w:t>
      </w:r>
      <w:proofErr w:type="gramEnd"/>
    </w:p>
    <w:p w14:paraId="488CDD65" w14:textId="77777777" w:rsidR="00EA27FE" w:rsidRDefault="00000000">
      <w:pPr>
        <w:spacing w:after="120" w:line="240" w:lineRule="auto"/>
      </w:pPr>
      <w:r>
        <w:t xml:space="preserve">**Topic: </w:t>
      </w:r>
      <w:proofErr w:type="spellStart"/>
      <w:r>
        <w:t>මානව</w:t>
      </w:r>
      <w:proofErr w:type="spellEnd"/>
      <w:r>
        <w:t xml:space="preserve"> </w:t>
      </w:r>
      <w:proofErr w:type="spellStart"/>
      <w:r>
        <w:t>සම්පත්</w:t>
      </w:r>
      <w:proofErr w:type="spellEnd"/>
      <w:r>
        <w:t xml:space="preserve"> </w:t>
      </w:r>
      <w:proofErr w:type="spellStart"/>
      <w:r>
        <w:t>කළමනාකරණය</w:t>
      </w:r>
      <w:proofErr w:type="spellEnd"/>
      <w:r>
        <w:t xml:space="preserve"> (Human Resources) — 10 questions**</w:t>
      </w:r>
    </w:p>
    <w:p w14:paraId="5F164B39" w14:textId="77777777" w:rsidR="00EA27FE" w:rsidRDefault="00000000">
      <w:pPr>
        <w:spacing w:after="120" w:line="240" w:lineRule="auto"/>
      </w:pPr>
      <w:r>
        <w:t>**Q</w:t>
      </w:r>
      <w:proofErr w:type="gramStart"/>
      <w:r>
        <w:t>53:*</w:t>
      </w:r>
      <w:proofErr w:type="gramEnd"/>
      <w:r>
        <w:t xml:space="preserve">* </w:t>
      </w:r>
      <w:proofErr w:type="spellStart"/>
      <w:r>
        <w:t>මානව</w:t>
      </w:r>
      <w:proofErr w:type="spellEnd"/>
      <w:r>
        <w:t xml:space="preserve"> </w:t>
      </w:r>
      <w:proofErr w:type="spellStart"/>
      <w:r>
        <w:t>සම්පත්</w:t>
      </w:r>
      <w:proofErr w:type="spellEnd"/>
      <w:r>
        <w:t xml:space="preserve"> </w:t>
      </w:r>
      <w:proofErr w:type="spellStart"/>
      <w:r>
        <w:t>කළමනාකරණය</w:t>
      </w:r>
      <w:proofErr w:type="spellEnd"/>
      <w:r>
        <w:t xml:space="preserve"> </w:t>
      </w:r>
      <w:proofErr w:type="spellStart"/>
      <w:r>
        <w:t>යනු</w:t>
      </w:r>
      <w:proofErr w:type="spellEnd"/>
      <w:r>
        <w:t xml:space="preserve"> </w:t>
      </w:r>
      <w:proofErr w:type="spellStart"/>
      <w:r>
        <w:t>කුමක්දැයි</w:t>
      </w:r>
      <w:proofErr w:type="spellEnd"/>
      <w:r>
        <w:t xml:space="preserve"> </w:t>
      </w:r>
      <w:proofErr w:type="spellStart"/>
      <w:r>
        <w:t>අර්ථ</w:t>
      </w:r>
      <w:proofErr w:type="spellEnd"/>
      <w:r>
        <w:t xml:space="preserve"> </w:t>
      </w:r>
      <w:proofErr w:type="spellStart"/>
      <w:r>
        <w:t>දක්වන්න</w:t>
      </w:r>
      <w:proofErr w:type="spellEnd"/>
      <w:r>
        <w:t>.</w:t>
      </w:r>
    </w:p>
    <w:p w14:paraId="7550BA3F" w14:textId="77777777" w:rsidR="00EA27FE" w:rsidRDefault="00000000">
      <w:pPr>
        <w:spacing w:after="120" w:line="240" w:lineRule="auto"/>
      </w:pPr>
      <w:r>
        <w:t>**A</w:t>
      </w:r>
      <w:proofErr w:type="gramStart"/>
      <w:r>
        <w:t>53:*</w:t>
      </w:r>
      <w:proofErr w:type="gramEnd"/>
      <w:r>
        <w:t xml:space="preserve">* </w:t>
      </w:r>
      <w:proofErr w:type="spellStart"/>
      <w:r>
        <w:t>ව්‍යාපාරයක</w:t>
      </w:r>
      <w:proofErr w:type="spellEnd"/>
      <w:r>
        <w:t xml:space="preserve"> </w:t>
      </w:r>
      <w:proofErr w:type="spellStart"/>
      <w:r>
        <w:t>අභිප්‍රායන්</w:t>
      </w:r>
      <w:proofErr w:type="spellEnd"/>
      <w:r>
        <w:t xml:space="preserve"> </w:t>
      </w:r>
      <w:proofErr w:type="spellStart"/>
      <w:r>
        <w:t>හා</w:t>
      </w:r>
      <w:proofErr w:type="spellEnd"/>
      <w:r>
        <w:t xml:space="preserve"> </w:t>
      </w:r>
      <w:proofErr w:type="spellStart"/>
      <w:r>
        <w:t>අරමුණු</w:t>
      </w:r>
      <w:proofErr w:type="spellEnd"/>
      <w:r>
        <w:t xml:space="preserve"> </w:t>
      </w:r>
      <w:proofErr w:type="spellStart"/>
      <w:r>
        <w:t>සඵල</w:t>
      </w:r>
      <w:proofErr w:type="spellEnd"/>
      <w:r>
        <w:t xml:space="preserve"> </w:t>
      </w:r>
      <w:proofErr w:type="spellStart"/>
      <w:r>
        <w:t>කර</w:t>
      </w:r>
      <w:proofErr w:type="spellEnd"/>
      <w:r>
        <w:t xml:space="preserve"> </w:t>
      </w:r>
      <w:proofErr w:type="spellStart"/>
      <w:r>
        <w:t>ගැනීම</w:t>
      </w:r>
      <w:proofErr w:type="spellEnd"/>
      <w:r>
        <w:t xml:space="preserve"> </w:t>
      </w:r>
      <w:proofErr w:type="spellStart"/>
      <w:r>
        <w:t>සඳහා</w:t>
      </w:r>
      <w:proofErr w:type="spellEnd"/>
      <w:r>
        <w:t xml:space="preserve"> </w:t>
      </w:r>
      <w:proofErr w:type="spellStart"/>
      <w:r>
        <w:t>අවශ්‍ය</w:t>
      </w:r>
      <w:proofErr w:type="spellEnd"/>
      <w:r>
        <w:t xml:space="preserve"> </w:t>
      </w:r>
      <w:proofErr w:type="spellStart"/>
      <w:r>
        <w:t>මානව</w:t>
      </w:r>
      <w:proofErr w:type="spellEnd"/>
      <w:r>
        <w:t xml:space="preserve"> </w:t>
      </w:r>
      <w:proofErr w:type="spellStart"/>
      <w:r>
        <w:t>සම්පත්</w:t>
      </w:r>
      <w:proofErr w:type="spellEnd"/>
      <w:r>
        <w:t xml:space="preserve"> </w:t>
      </w:r>
      <w:proofErr w:type="spellStart"/>
      <w:r>
        <w:t>ආකර්ෂණය</w:t>
      </w:r>
      <w:proofErr w:type="spellEnd"/>
      <w:r>
        <w:t xml:space="preserve"> </w:t>
      </w:r>
      <w:proofErr w:type="spellStart"/>
      <w:r>
        <w:t>කර</w:t>
      </w:r>
      <w:proofErr w:type="spellEnd"/>
      <w:r>
        <w:t xml:space="preserve"> </w:t>
      </w:r>
      <w:proofErr w:type="spellStart"/>
      <w:r>
        <w:t>ගැනීම</w:t>
      </w:r>
      <w:proofErr w:type="spellEnd"/>
      <w:r>
        <w:t xml:space="preserve">, </w:t>
      </w:r>
      <w:proofErr w:type="spellStart"/>
      <w:r>
        <w:t>සංවර්ධනය</w:t>
      </w:r>
      <w:proofErr w:type="spellEnd"/>
      <w:r>
        <w:t xml:space="preserve"> </w:t>
      </w:r>
      <w:proofErr w:type="spellStart"/>
      <w:r>
        <w:t>කිරීම</w:t>
      </w:r>
      <w:proofErr w:type="spellEnd"/>
      <w:r>
        <w:t xml:space="preserve">, </w:t>
      </w:r>
      <w:proofErr w:type="spellStart"/>
      <w:r>
        <w:t>පවත්වාගෙන</w:t>
      </w:r>
      <w:proofErr w:type="spellEnd"/>
      <w:r>
        <w:t xml:space="preserve"> </w:t>
      </w:r>
      <w:proofErr w:type="spellStart"/>
      <w:r>
        <w:t>යාම</w:t>
      </w:r>
      <w:proofErr w:type="spellEnd"/>
      <w:r>
        <w:t xml:space="preserve"> </w:t>
      </w:r>
      <w:proofErr w:type="spellStart"/>
      <w:r>
        <w:t>සහ</w:t>
      </w:r>
      <w:proofErr w:type="spellEnd"/>
      <w:r>
        <w:t xml:space="preserve"> </w:t>
      </w:r>
      <w:proofErr w:type="spellStart"/>
      <w:r>
        <w:t>ඵලදායී</w:t>
      </w:r>
      <w:proofErr w:type="spellEnd"/>
      <w:r>
        <w:t xml:space="preserve"> </w:t>
      </w:r>
      <w:proofErr w:type="spellStart"/>
      <w:r>
        <w:t>ලෙස</w:t>
      </w:r>
      <w:proofErr w:type="spellEnd"/>
      <w:r>
        <w:t xml:space="preserve"> </w:t>
      </w:r>
      <w:proofErr w:type="spellStart"/>
      <w:r>
        <w:t>උපයෝජනය</w:t>
      </w:r>
      <w:proofErr w:type="spellEnd"/>
      <w:r>
        <w:t xml:space="preserve"> </w:t>
      </w:r>
      <w:proofErr w:type="spellStart"/>
      <w:r>
        <w:t>කර</w:t>
      </w:r>
      <w:proofErr w:type="spellEnd"/>
      <w:r>
        <w:t xml:space="preserve"> </w:t>
      </w:r>
      <w:proofErr w:type="spellStart"/>
      <w:r>
        <w:t>ගැනීමේ</w:t>
      </w:r>
      <w:proofErr w:type="spellEnd"/>
      <w:r>
        <w:t xml:space="preserve"> </w:t>
      </w:r>
      <w:proofErr w:type="spellStart"/>
      <w:r>
        <w:t>කළමනාකරණ</w:t>
      </w:r>
      <w:proofErr w:type="spellEnd"/>
      <w:r>
        <w:t xml:space="preserve"> </w:t>
      </w:r>
      <w:proofErr w:type="spellStart"/>
      <w:r>
        <w:t>ක්‍රියාවලිය</w:t>
      </w:r>
      <w:proofErr w:type="spellEnd"/>
      <w:r>
        <w:t xml:space="preserve"> </w:t>
      </w:r>
      <w:proofErr w:type="spellStart"/>
      <w:r>
        <w:t>මානව</w:t>
      </w:r>
      <w:proofErr w:type="spellEnd"/>
      <w:r>
        <w:t xml:space="preserve"> </w:t>
      </w:r>
      <w:proofErr w:type="spellStart"/>
      <w:r>
        <w:t>සම්පත්</w:t>
      </w:r>
      <w:proofErr w:type="spellEnd"/>
      <w:r>
        <w:t xml:space="preserve"> </w:t>
      </w:r>
      <w:proofErr w:type="spellStart"/>
      <w:r>
        <w:t>කළමනාකරණය</w:t>
      </w:r>
      <w:proofErr w:type="spellEnd"/>
      <w:r>
        <w:t xml:space="preserve"> </w:t>
      </w:r>
      <w:proofErr w:type="spellStart"/>
      <w:r>
        <w:t>ලෙස</w:t>
      </w:r>
      <w:proofErr w:type="spellEnd"/>
      <w:r>
        <w:t xml:space="preserve"> </w:t>
      </w:r>
      <w:proofErr w:type="spellStart"/>
      <w:r>
        <w:t>හඳුන්වනු</w:t>
      </w:r>
      <w:proofErr w:type="spellEnd"/>
      <w:r>
        <w:t xml:space="preserve"> </w:t>
      </w:r>
      <w:proofErr w:type="spellStart"/>
      <w:r>
        <w:t>ලබයි</w:t>
      </w:r>
      <w:proofErr w:type="spellEnd"/>
      <w:r>
        <w:t xml:space="preserve">. </w:t>
      </w:r>
      <w:proofErr w:type="spellStart"/>
      <w:r>
        <w:t>මෙයට</w:t>
      </w:r>
      <w:proofErr w:type="spellEnd"/>
      <w:r>
        <w:t xml:space="preserve"> </w:t>
      </w:r>
      <w:proofErr w:type="spellStart"/>
      <w:r>
        <w:t>සේවක</w:t>
      </w:r>
      <w:proofErr w:type="spellEnd"/>
      <w:r>
        <w:t xml:space="preserve"> </w:t>
      </w:r>
      <w:proofErr w:type="spellStart"/>
      <w:r>
        <w:t>බඳවා</w:t>
      </w:r>
      <w:proofErr w:type="spellEnd"/>
      <w:r>
        <w:t xml:space="preserve"> </w:t>
      </w:r>
      <w:proofErr w:type="spellStart"/>
      <w:r>
        <w:t>ගැනීම</w:t>
      </w:r>
      <w:proofErr w:type="spellEnd"/>
      <w:r>
        <w:t xml:space="preserve">, </w:t>
      </w:r>
      <w:proofErr w:type="spellStart"/>
      <w:r>
        <w:t>පුහුණු</w:t>
      </w:r>
      <w:proofErr w:type="spellEnd"/>
      <w:r>
        <w:t xml:space="preserve"> </w:t>
      </w:r>
      <w:proofErr w:type="spellStart"/>
      <w:r>
        <w:t>කිරීම</w:t>
      </w:r>
      <w:proofErr w:type="spellEnd"/>
      <w:r>
        <w:t xml:space="preserve">, </w:t>
      </w:r>
      <w:proofErr w:type="spellStart"/>
      <w:r>
        <w:t>ඇගයීම</w:t>
      </w:r>
      <w:proofErr w:type="spellEnd"/>
      <w:r>
        <w:t xml:space="preserve"> </w:t>
      </w:r>
      <w:proofErr w:type="spellStart"/>
      <w:r>
        <w:t>සහ</w:t>
      </w:r>
      <w:proofErr w:type="spellEnd"/>
      <w:r>
        <w:t xml:space="preserve"> </w:t>
      </w:r>
      <w:proofErr w:type="spellStart"/>
      <w:r>
        <w:t>අභිප්‍රේරණය</w:t>
      </w:r>
      <w:proofErr w:type="spellEnd"/>
      <w:r>
        <w:t xml:space="preserve"> </w:t>
      </w:r>
      <w:proofErr w:type="spellStart"/>
      <w:r>
        <w:t>කිරීම</w:t>
      </w:r>
      <w:proofErr w:type="spellEnd"/>
      <w:r>
        <w:t xml:space="preserve"> </w:t>
      </w:r>
      <w:proofErr w:type="spellStart"/>
      <w:r>
        <w:t>වැනි</w:t>
      </w:r>
      <w:proofErr w:type="spellEnd"/>
      <w:r>
        <w:t xml:space="preserve"> </w:t>
      </w:r>
      <w:proofErr w:type="spellStart"/>
      <w:r>
        <w:t>ප්‍රධාන</w:t>
      </w:r>
      <w:proofErr w:type="spellEnd"/>
      <w:r>
        <w:t xml:space="preserve"> </w:t>
      </w:r>
      <w:proofErr w:type="spellStart"/>
      <w:r>
        <w:t>කර්තව්‍යයන්</w:t>
      </w:r>
      <w:proofErr w:type="spellEnd"/>
      <w:r>
        <w:t xml:space="preserve"> </w:t>
      </w:r>
      <w:proofErr w:type="spellStart"/>
      <w:r>
        <w:t>අයත්</w:t>
      </w:r>
      <w:proofErr w:type="spellEnd"/>
      <w:r>
        <w:t xml:space="preserve"> </w:t>
      </w:r>
      <w:proofErr w:type="spellStart"/>
      <w:r>
        <w:t>වේ</w:t>
      </w:r>
      <w:proofErr w:type="spellEnd"/>
      <w:r>
        <w:t>.</w:t>
      </w:r>
    </w:p>
    <w:p w14:paraId="3505FC59" w14:textId="77777777" w:rsidR="00EA27FE" w:rsidRDefault="00000000">
      <w:pPr>
        <w:spacing w:after="120" w:line="240" w:lineRule="auto"/>
      </w:pPr>
      <w:r>
        <w:t>*[</w:t>
      </w:r>
      <w:proofErr w:type="spellStart"/>
      <w:r>
        <w:t>දැනුම</w:t>
      </w:r>
      <w:proofErr w:type="spellEnd"/>
      <w:r>
        <w:t xml:space="preserve"> (Knowledge) | </w:t>
      </w:r>
      <w:proofErr w:type="spellStart"/>
      <w:r>
        <w:t>මානව</w:t>
      </w:r>
      <w:proofErr w:type="spellEnd"/>
      <w:r>
        <w:t xml:space="preserve"> </w:t>
      </w:r>
      <w:proofErr w:type="spellStart"/>
      <w:r>
        <w:t>සම්පත්</w:t>
      </w:r>
      <w:proofErr w:type="spellEnd"/>
      <w:r>
        <w:t xml:space="preserve"> </w:t>
      </w:r>
      <w:proofErr w:type="spellStart"/>
      <w:r>
        <w:t>කළමනාකරණයේ</w:t>
      </w:r>
      <w:proofErr w:type="spellEnd"/>
      <w:r>
        <w:t xml:space="preserve"> </w:t>
      </w:r>
      <w:proofErr w:type="spellStart"/>
      <w:proofErr w:type="gramStart"/>
      <w:r>
        <w:t>හැඳින්වීම</w:t>
      </w:r>
      <w:proofErr w:type="spellEnd"/>
      <w:r>
        <w:t>]*</w:t>
      </w:r>
      <w:proofErr w:type="gramEnd"/>
    </w:p>
    <w:p w14:paraId="41AEA6BE" w14:textId="77777777" w:rsidR="00EA27FE" w:rsidRDefault="00000000">
      <w:pPr>
        <w:spacing w:after="120" w:line="240" w:lineRule="auto"/>
      </w:pPr>
      <w:r>
        <w:t>**Q</w:t>
      </w:r>
      <w:proofErr w:type="gramStart"/>
      <w:r>
        <w:t>54:*</w:t>
      </w:r>
      <w:proofErr w:type="gramEnd"/>
      <w:r>
        <w:t xml:space="preserve">* </w:t>
      </w:r>
      <w:proofErr w:type="spellStart"/>
      <w:r>
        <w:t>සේවකයින්</w:t>
      </w:r>
      <w:proofErr w:type="spellEnd"/>
      <w:r>
        <w:t xml:space="preserve"> </w:t>
      </w:r>
      <w:proofErr w:type="spellStart"/>
      <w:r>
        <w:t>අභිප්‍රේරණය</w:t>
      </w:r>
      <w:proofErr w:type="spellEnd"/>
      <w:r>
        <w:t xml:space="preserve"> </w:t>
      </w:r>
      <w:proofErr w:type="spellStart"/>
      <w:r>
        <w:t>කිරීම</w:t>
      </w:r>
      <w:proofErr w:type="spellEnd"/>
      <w:r>
        <w:t xml:space="preserve"> </w:t>
      </w:r>
      <w:proofErr w:type="spellStart"/>
      <w:r>
        <w:t>සඳහා</w:t>
      </w:r>
      <w:proofErr w:type="spellEnd"/>
      <w:r>
        <w:t xml:space="preserve"> </w:t>
      </w:r>
      <w:proofErr w:type="spellStart"/>
      <w:r>
        <w:t>භාවිත</w:t>
      </w:r>
      <w:proofErr w:type="spellEnd"/>
      <w:r>
        <w:t xml:space="preserve"> </w:t>
      </w:r>
      <w:proofErr w:type="spellStart"/>
      <w:r>
        <w:t>කළ</w:t>
      </w:r>
      <w:proofErr w:type="spellEnd"/>
      <w:r>
        <w:t xml:space="preserve"> </w:t>
      </w:r>
      <w:proofErr w:type="spellStart"/>
      <w:r>
        <w:t>හැකි</w:t>
      </w:r>
      <w:proofErr w:type="spellEnd"/>
      <w:r>
        <w:t xml:space="preserve"> </w:t>
      </w:r>
      <w:proofErr w:type="spellStart"/>
      <w:r>
        <w:t>මූල්‍යමය</w:t>
      </w:r>
      <w:proofErr w:type="spellEnd"/>
      <w:r>
        <w:t xml:space="preserve"> </w:t>
      </w:r>
      <w:proofErr w:type="spellStart"/>
      <w:r>
        <w:t>ප්‍රසාදක</w:t>
      </w:r>
      <w:proofErr w:type="spellEnd"/>
      <w:r>
        <w:t xml:space="preserve"> </w:t>
      </w:r>
      <w:proofErr w:type="spellStart"/>
      <w:r>
        <w:t>දෙකක්</w:t>
      </w:r>
      <w:proofErr w:type="spellEnd"/>
      <w:r>
        <w:t xml:space="preserve"> </w:t>
      </w:r>
      <w:proofErr w:type="spellStart"/>
      <w:r>
        <w:t>සහ</w:t>
      </w:r>
      <w:proofErr w:type="spellEnd"/>
      <w:r>
        <w:t xml:space="preserve"> </w:t>
      </w:r>
      <w:proofErr w:type="spellStart"/>
      <w:r>
        <w:t>අමූල්‍යමය</w:t>
      </w:r>
      <w:proofErr w:type="spellEnd"/>
      <w:r>
        <w:t xml:space="preserve"> </w:t>
      </w:r>
      <w:proofErr w:type="spellStart"/>
      <w:r>
        <w:t>ප්‍රසාදක</w:t>
      </w:r>
      <w:proofErr w:type="spellEnd"/>
      <w:r>
        <w:t xml:space="preserve"> </w:t>
      </w:r>
      <w:proofErr w:type="spellStart"/>
      <w:r>
        <w:t>දෙකක්</w:t>
      </w:r>
      <w:proofErr w:type="spellEnd"/>
      <w:r>
        <w:t xml:space="preserve"> </w:t>
      </w:r>
      <w:proofErr w:type="spellStart"/>
      <w:r>
        <w:t>නම්</w:t>
      </w:r>
      <w:proofErr w:type="spellEnd"/>
      <w:r>
        <w:t xml:space="preserve"> </w:t>
      </w:r>
      <w:proofErr w:type="spellStart"/>
      <w:r>
        <w:t>කරන්න</w:t>
      </w:r>
      <w:proofErr w:type="spellEnd"/>
      <w:r>
        <w:t>.</w:t>
      </w:r>
    </w:p>
    <w:p w14:paraId="643F9AA4" w14:textId="77777777" w:rsidR="00EA27FE" w:rsidRDefault="00000000">
      <w:pPr>
        <w:spacing w:after="120" w:line="240" w:lineRule="auto"/>
      </w:pPr>
      <w:r>
        <w:t>**A</w:t>
      </w:r>
      <w:proofErr w:type="gramStart"/>
      <w:r>
        <w:t>54:*</w:t>
      </w:r>
      <w:proofErr w:type="gramEnd"/>
      <w:r>
        <w:t xml:space="preserve">* </w:t>
      </w:r>
      <w:proofErr w:type="spellStart"/>
      <w:r>
        <w:t>සේවක</w:t>
      </w:r>
      <w:proofErr w:type="spellEnd"/>
      <w:r>
        <w:t xml:space="preserve"> </w:t>
      </w:r>
      <w:proofErr w:type="spellStart"/>
      <w:r>
        <w:t>අභිප්‍රේරණය</w:t>
      </w:r>
      <w:proofErr w:type="spellEnd"/>
      <w:r>
        <w:t xml:space="preserve"> </w:t>
      </w:r>
      <w:proofErr w:type="spellStart"/>
      <w:r>
        <w:t>සඳහා</w:t>
      </w:r>
      <w:proofErr w:type="spellEnd"/>
      <w:r>
        <w:t xml:space="preserve"> </w:t>
      </w:r>
      <w:proofErr w:type="spellStart"/>
      <w:r>
        <w:t>භාවිත</w:t>
      </w:r>
      <w:proofErr w:type="spellEnd"/>
      <w:r>
        <w:t xml:space="preserve"> </w:t>
      </w:r>
      <w:proofErr w:type="spellStart"/>
      <w:r>
        <w:t>කළ</w:t>
      </w:r>
      <w:proofErr w:type="spellEnd"/>
      <w:r>
        <w:t xml:space="preserve"> </w:t>
      </w:r>
      <w:proofErr w:type="spellStart"/>
      <w:r>
        <w:t>හැකි</w:t>
      </w:r>
      <w:proofErr w:type="spellEnd"/>
      <w:r>
        <w:t xml:space="preserve"> </w:t>
      </w:r>
      <w:proofErr w:type="spellStart"/>
      <w:r>
        <w:t>මූල්‍යමය</w:t>
      </w:r>
      <w:proofErr w:type="spellEnd"/>
      <w:r>
        <w:t xml:space="preserve"> </w:t>
      </w:r>
      <w:proofErr w:type="spellStart"/>
      <w:r>
        <w:t>ප්‍රසාදක</w:t>
      </w:r>
      <w:proofErr w:type="spellEnd"/>
      <w:r>
        <w:t xml:space="preserve"> </w:t>
      </w:r>
      <w:proofErr w:type="spellStart"/>
      <w:r>
        <w:t>දෙකක්</w:t>
      </w:r>
      <w:proofErr w:type="spellEnd"/>
      <w:r>
        <w:t xml:space="preserve"> </w:t>
      </w:r>
      <w:proofErr w:type="spellStart"/>
      <w:r>
        <w:t>වන්නේ</w:t>
      </w:r>
      <w:proofErr w:type="spellEnd"/>
      <w:r>
        <w:t xml:space="preserve"> </w:t>
      </w:r>
      <w:proofErr w:type="spellStart"/>
      <w:r>
        <w:t>වැටුප්</w:t>
      </w:r>
      <w:proofErr w:type="spellEnd"/>
      <w:r>
        <w:t xml:space="preserve"> </w:t>
      </w:r>
      <w:proofErr w:type="spellStart"/>
      <w:r>
        <w:t>වර්ධක</w:t>
      </w:r>
      <w:proofErr w:type="spellEnd"/>
      <w:r>
        <w:t xml:space="preserve"> </w:t>
      </w:r>
      <w:proofErr w:type="spellStart"/>
      <w:r>
        <w:t>ලබා</w:t>
      </w:r>
      <w:proofErr w:type="spellEnd"/>
      <w:r>
        <w:t xml:space="preserve"> </w:t>
      </w:r>
      <w:proofErr w:type="spellStart"/>
      <w:r>
        <w:t>දීම</w:t>
      </w:r>
      <w:proofErr w:type="spellEnd"/>
      <w:r>
        <w:t xml:space="preserve"> </w:t>
      </w:r>
      <w:proofErr w:type="spellStart"/>
      <w:r>
        <w:t>සහ</w:t>
      </w:r>
      <w:proofErr w:type="spellEnd"/>
      <w:r>
        <w:t xml:space="preserve"> </w:t>
      </w:r>
      <w:proofErr w:type="spellStart"/>
      <w:r>
        <w:t>අතිරේක</w:t>
      </w:r>
      <w:proofErr w:type="spellEnd"/>
      <w:r>
        <w:t xml:space="preserve"> </w:t>
      </w:r>
      <w:proofErr w:type="spellStart"/>
      <w:r>
        <w:t>දීමනා</w:t>
      </w:r>
      <w:proofErr w:type="spellEnd"/>
      <w:r>
        <w:t xml:space="preserve"> </w:t>
      </w:r>
      <w:proofErr w:type="spellStart"/>
      <w:r>
        <w:t>හෝ</w:t>
      </w:r>
      <w:proofErr w:type="spellEnd"/>
      <w:r>
        <w:t xml:space="preserve"> </w:t>
      </w:r>
      <w:proofErr w:type="spellStart"/>
      <w:r>
        <w:t>බෝනස්</w:t>
      </w:r>
      <w:proofErr w:type="spellEnd"/>
      <w:r>
        <w:t xml:space="preserve"> </w:t>
      </w:r>
      <w:proofErr w:type="spellStart"/>
      <w:r>
        <w:t>මුදල්</w:t>
      </w:r>
      <w:proofErr w:type="spellEnd"/>
      <w:r>
        <w:t xml:space="preserve"> </w:t>
      </w:r>
      <w:proofErr w:type="spellStart"/>
      <w:r>
        <w:t>ලබා</w:t>
      </w:r>
      <w:proofErr w:type="spellEnd"/>
      <w:r>
        <w:t xml:space="preserve"> </w:t>
      </w:r>
      <w:proofErr w:type="spellStart"/>
      <w:r>
        <w:t>දීමයි</w:t>
      </w:r>
      <w:proofErr w:type="spellEnd"/>
      <w:r>
        <w:t xml:space="preserve">. </w:t>
      </w:r>
      <w:proofErr w:type="spellStart"/>
      <w:r>
        <w:t>අමූල්‍යමය</w:t>
      </w:r>
      <w:proofErr w:type="spellEnd"/>
      <w:r>
        <w:t xml:space="preserve"> </w:t>
      </w:r>
      <w:proofErr w:type="spellStart"/>
      <w:r>
        <w:t>ප්‍රසාදක</w:t>
      </w:r>
      <w:proofErr w:type="spellEnd"/>
      <w:r>
        <w:t xml:space="preserve"> </w:t>
      </w:r>
      <w:proofErr w:type="spellStart"/>
      <w:r>
        <w:t>දෙකක්</w:t>
      </w:r>
      <w:proofErr w:type="spellEnd"/>
      <w:r>
        <w:t xml:space="preserve"> </w:t>
      </w:r>
      <w:proofErr w:type="spellStart"/>
      <w:r>
        <w:t>වන්නේ</w:t>
      </w:r>
      <w:proofErr w:type="spellEnd"/>
      <w:r>
        <w:t xml:space="preserve"> </w:t>
      </w:r>
      <w:proofErr w:type="spellStart"/>
      <w:r>
        <w:t>සේවකයින්ගේ</w:t>
      </w:r>
      <w:proofErr w:type="spellEnd"/>
      <w:r>
        <w:t xml:space="preserve"> </w:t>
      </w:r>
      <w:proofErr w:type="spellStart"/>
      <w:r>
        <w:t>දක්ෂතා</w:t>
      </w:r>
      <w:proofErr w:type="spellEnd"/>
      <w:r>
        <w:t xml:space="preserve"> </w:t>
      </w:r>
      <w:proofErr w:type="spellStart"/>
      <w:r>
        <w:t>ඇගයීමට</w:t>
      </w:r>
      <w:proofErr w:type="spellEnd"/>
      <w:r>
        <w:t xml:space="preserve"> </w:t>
      </w:r>
      <w:proofErr w:type="spellStart"/>
      <w:r>
        <w:t>ලක්</w:t>
      </w:r>
      <w:proofErr w:type="spellEnd"/>
      <w:r>
        <w:t xml:space="preserve"> </w:t>
      </w:r>
      <w:proofErr w:type="spellStart"/>
      <w:r>
        <w:t>කිරීම</w:t>
      </w:r>
      <w:proofErr w:type="spellEnd"/>
      <w:r>
        <w:t xml:space="preserve"> (</w:t>
      </w:r>
      <w:proofErr w:type="spellStart"/>
      <w:r>
        <w:t>ඇගයීම්</w:t>
      </w:r>
      <w:proofErr w:type="spellEnd"/>
      <w:r>
        <w:t xml:space="preserve"> </w:t>
      </w:r>
      <w:proofErr w:type="spellStart"/>
      <w:r>
        <w:t>සම්මාන</w:t>
      </w:r>
      <w:proofErr w:type="spellEnd"/>
      <w:r>
        <w:t xml:space="preserve">) </w:t>
      </w:r>
      <w:proofErr w:type="spellStart"/>
      <w:r>
        <w:t>සහ</w:t>
      </w:r>
      <w:proofErr w:type="spellEnd"/>
      <w:r>
        <w:t xml:space="preserve"> </w:t>
      </w:r>
      <w:proofErr w:type="spellStart"/>
      <w:r>
        <w:t>උසස්වීම්</w:t>
      </w:r>
      <w:proofErr w:type="spellEnd"/>
      <w:r>
        <w:t xml:space="preserve"> </w:t>
      </w:r>
      <w:proofErr w:type="spellStart"/>
      <w:r>
        <w:t>ලබා</w:t>
      </w:r>
      <w:proofErr w:type="spellEnd"/>
      <w:r>
        <w:t xml:space="preserve"> </w:t>
      </w:r>
      <w:proofErr w:type="spellStart"/>
      <w:r>
        <w:t>දීමයි</w:t>
      </w:r>
      <w:proofErr w:type="spellEnd"/>
      <w:r>
        <w:t>.</w:t>
      </w:r>
    </w:p>
    <w:p w14:paraId="771C7AB0" w14:textId="77777777" w:rsidR="00EA27FE" w:rsidRDefault="00000000">
      <w:pPr>
        <w:spacing w:after="120" w:line="240" w:lineRule="auto"/>
      </w:pPr>
      <w:r>
        <w:t>*[</w:t>
      </w:r>
      <w:proofErr w:type="spellStart"/>
      <w:r>
        <w:t>දැනුම</w:t>
      </w:r>
      <w:proofErr w:type="spellEnd"/>
      <w:r>
        <w:t xml:space="preserve"> (Knowledge) | </w:t>
      </w:r>
      <w:proofErr w:type="spellStart"/>
      <w:proofErr w:type="gramStart"/>
      <w:r>
        <w:t>අභිප්‍රේරණය</w:t>
      </w:r>
      <w:proofErr w:type="spellEnd"/>
      <w:r>
        <w:t>]*</w:t>
      </w:r>
      <w:proofErr w:type="gramEnd"/>
    </w:p>
    <w:p w14:paraId="1A9BAE79" w14:textId="77777777" w:rsidR="00EA27FE" w:rsidRDefault="00000000">
      <w:pPr>
        <w:spacing w:after="120" w:line="240" w:lineRule="auto"/>
      </w:pPr>
      <w:r>
        <w:t>**Q</w:t>
      </w:r>
      <w:proofErr w:type="gramStart"/>
      <w:r>
        <w:t>55:*</w:t>
      </w:r>
      <w:proofErr w:type="gramEnd"/>
      <w:r>
        <w:t xml:space="preserve">* </w:t>
      </w:r>
      <w:proofErr w:type="spellStart"/>
      <w:r>
        <w:t>ආයතනයක්</w:t>
      </w:r>
      <w:proofErr w:type="spellEnd"/>
      <w:r>
        <w:t xml:space="preserve"> </w:t>
      </w:r>
      <w:proofErr w:type="spellStart"/>
      <w:r>
        <w:t>තුළ</w:t>
      </w:r>
      <w:proofErr w:type="spellEnd"/>
      <w:r>
        <w:t xml:space="preserve"> </w:t>
      </w:r>
      <w:proofErr w:type="spellStart"/>
      <w:r>
        <w:t>පවතින</w:t>
      </w:r>
      <w:proofErr w:type="spellEnd"/>
      <w:r>
        <w:t xml:space="preserve"> </w:t>
      </w:r>
      <w:proofErr w:type="spellStart"/>
      <w:r>
        <w:t>පුරප්පාඩුවක්</w:t>
      </w:r>
      <w:proofErr w:type="spellEnd"/>
      <w:r>
        <w:t xml:space="preserve"> </w:t>
      </w:r>
      <w:proofErr w:type="spellStart"/>
      <w:r>
        <w:t>සඳහා</w:t>
      </w:r>
      <w:proofErr w:type="spellEnd"/>
      <w:r>
        <w:t xml:space="preserve"> </w:t>
      </w:r>
      <w:proofErr w:type="spellStart"/>
      <w:r>
        <w:t>බාහිර</w:t>
      </w:r>
      <w:proofErr w:type="spellEnd"/>
      <w:r>
        <w:t xml:space="preserve"> </w:t>
      </w:r>
      <w:proofErr w:type="spellStart"/>
      <w:r>
        <w:t>මූලාශ්‍රවලින්</w:t>
      </w:r>
      <w:proofErr w:type="spellEnd"/>
      <w:r>
        <w:t xml:space="preserve"> </w:t>
      </w:r>
      <w:proofErr w:type="spellStart"/>
      <w:r>
        <w:t>සේවකයින්</w:t>
      </w:r>
      <w:proofErr w:type="spellEnd"/>
      <w:r>
        <w:t xml:space="preserve"> </w:t>
      </w:r>
      <w:proofErr w:type="spellStart"/>
      <w:r>
        <w:t>බඳවා</w:t>
      </w:r>
      <w:proofErr w:type="spellEnd"/>
      <w:r>
        <w:t xml:space="preserve"> </w:t>
      </w:r>
      <w:proofErr w:type="spellStart"/>
      <w:r>
        <w:t>ගැනීමේ</w:t>
      </w:r>
      <w:proofErr w:type="spellEnd"/>
      <w:r>
        <w:t xml:space="preserve"> </w:t>
      </w:r>
      <w:proofErr w:type="spellStart"/>
      <w:r>
        <w:t>වාසි</w:t>
      </w:r>
      <w:proofErr w:type="spellEnd"/>
      <w:r>
        <w:t xml:space="preserve"> </w:t>
      </w:r>
      <w:proofErr w:type="spellStart"/>
      <w:r>
        <w:t>දෙකක්</w:t>
      </w:r>
      <w:proofErr w:type="spellEnd"/>
      <w:r>
        <w:t xml:space="preserve"> </w:t>
      </w:r>
      <w:proofErr w:type="spellStart"/>
      <w:r>
        <w:t>පැහැදිලි</w:t>
      </w:r>
      <w:proofErr w:type="spellEnd"/>
      <w:r>
        <w:t xml:space="preserve"> </w:t>
      </w:r>
      <w:proofErr w:type="spellStart"/>
      <w:r>
        <w:t>කරන්න</w:t>
      </w:r>
      <w:proofErr w:type="spellEnd"/>
      <w:r>
        <w:t>.</w:t>
      </w:r>
    </w:p>
    <w:p w14:paraId="6181073C" w14:textId="77777777" w:rsidR="00EA27FE" w:rsidRDefault="00000000">
      <w:pPr>
        <w:spacing w:after="120" w:line="240" w:lineRule="auto"/>
      </w:pPr>
      <w:r>
        <w:t>**A</w:t>
      </w:r>
      <w:proofErr w:type="gramStart"/>
      <w:r>
        <w:t>55:*</w:t>
      </w:r>
      <w:proofErr w:type="gramEnd"/>
      <w:r>
        <w:t xml:space="preserve">* </w:t>
      </w:r>
      <w:proofErr w:type="spellStart"/>
      <w:r>
        <w:t>බාහිර</w:t>
      </w:r>
      <w:proofErr w:type="spellEnd"/>
      <w:r>
        <w:t xml:space="preserve"> </w:t>
      </w:r>
      <w:proofErr w:type="spellStart"/>
      <w:r>
        <w:t>මූලාශ්‍රවලින්</w:t>
      </w:r>
      <w:proofErr w:type="spellEnd"/>
      <w:r>
        <w:t xml:space="preserve"> </w:t>
      </w:r>
      <w:proofErr w:type="spellStart"/>
      <w:r>
        <w:t>සේවකයින්</w:t>
      </w:r>
      <w:proofErr w:type="spellEnd"/>
      <w:r>
        <w:t xml:space="preserve"> </w:t>
      </w:r>
      <w:proofErr w:type="spellStart"/>
      <w:r>
        <w:t>බඳවා</w:t>
      </w:r>
      <w:proofErr w:type="spellEnd"/>
      <w:r>
        <w:t xml:space="preserve"> </w:t>
      </w:r>
      <w:proofErr w:type="spellStart"/>
      <w:r>
        <w:t>ගැනීමේ</w:t>
      </w:r>
      <w:proofErr w:type="spellEnd"/>
      <w:r>
        <w:t xml:space="preserve"> </w:t>
      </w:r>
      <w:proofErr w:type="spellStart"/>
      <w:r>
        <w:t>ප්‍රධාන</w:t>
      </w:r>
      <w:proofErr w:type="spellEnd"/>
      <w:r>
        <w:t xml:space="preserve"> </w:t>
      </w:r>
      <w:proofErr w:type="spellStart"/>
      <w:r>
        <w:t>වාසි</w:t>
      </w:r>
      <w:proofErr w:type="spellEnd"/>
      <w:r>
        <w:t xml:space="preserve"> </w:t>
      </w:r>
      <w:proofErr w:type="spellStart"/>
      <w:r>
        <w:t>දෙකක්</w:t>
      </w:r>
      <w:proofErr w:type="spellEnd"/>
      <w:r>
        <w:t xml:space="preserve"> </w:t>
      </w:r>
      <w:proofErr w:type="spellStart"/>
      <w:r>
        <w:t>පහත</w:t>
      </w:r>
      <w:proofErr w:type="spellEnd"/>
      <w:r>
        <w:t xml:space="preserve"> </w:t>
      </w:r>
      <w:proofErr w:type="spellStart"/>
      <w:r>
        <w:t>පරිදි</w:t>
      </w:r>
      <w:proofErr w:type="spellEnd"/>
      <w:r>
        <w:t xml:space="preserve"> </w:t>
      </w:r>
      <w:proofErr w:type="spellStart"/>
      <w:r>
        <w:t>වේ</w:t>
      </w:r>
      <w:proofErr w:type="spellEnd"/>
      <w:r>
        <w:t xml:space="preserve">: 1. </w:t>
      </w:r>
      <w:proofErr w:type="spellStart"/>
      <w:r>
        <w:t>නව</w:t>
      </w:r>
      <w:proofErr w:type="spellEnd"/>
      <w:r>
        <w:t xml:space="preserve"> </w:t>
      </w:r>
      <w:proofErr w:type="spellStart"/>
      <w:r>
        <w:t>අදහස්</w:t>
      </w:r>
      <w:proofErr w:type="spellEnd"/>
      <w:r>
        <w:t xml:space="preserve"> </w:t>
      </w:r>
      <w:proofErr w:type="spellStart"/>
      <w:r>
        <w:t>හා</w:t>
      </w:r>
      <w:proofErr w:type="spellEnd"/>
      <w:r>
        <w:t xml:space="preserve"> </w:t>
      </w:r>
      <w:proofErr w:type="spellStart"/>
      <w:r>
        <w:t>නවීන</w:t>
      </w:r>
      <w:proofErr w:type="spellEnd"/>
      <w:r>
        <w:t xml:space="preserve"> </w:t>
      </w:r>
      <w:proofErr w:type="spellStart"/>
      <w:r>
        <w:t>දැනුම</w:t>
      </w:r>
      <w:proofErr w:type="spellEnd"/>
      <w:r>
        <w:t xml:space="preserve"> </w:t>
      </w:r>
      <w:proofErr w:type="spellStart"/>
      <w:r>
        <w:t>ආයතනයට</w:t>
      </w:r>
      <w:proofErr w:type="spellEnd"/>
      <w:r>
        <w:t xml:space="preserve"> </w:t>
      </w:r>
      <w:proofErr w:type="spellStart"/>
      <w:r>
        <w:t>ලබාගත</w:t>
      </w:r>
      <w:proofErr w:type="spellEnd"/>
      <w:r>
        <w:t xml:space="preserve"> </w:t>
      </w:r>
      <w:proofErr w:type="spellStart"/>
      <w:r>
        <w:t>හැකි</w:t>
      </w:r>
      <w:proofErr w:type="spellEnd"/>
      <w:r>
        <w:t xml:space="preserve"> </w:t>
      </w:r>
      <w:proofErr w:type="spellStart"/>
      <w:r>
        <w:t>වීම</w:t>
      </w:r>
      <w:proofErr w:type="spellEnd"/>
      <w:r>
        <w:t xml:space="preserve"> - </w:t>
      </w:r>
      <w:proofErr w:type="spellStart"/>
      <w:r>
        <w:t>බාහිරින්</w:t>
      </w:r>
      <w:proofErr w:type="spellEnd"/>
      <w:r>
        <w:t xml:space="preserve"> </w:t>
      </w:r>
      <w:proofErr w:type="spellStart"/>
      <w:r>
        <w:lastRenderedPageBreak/>
        <w:t>පැමිණෙන</w:t>
      </w:r>
      <w:proofErr w:type="spellEnd"/>
      <w:r>
        <w:t xml:space="preserve"> </w:t>
      </w:r>
      <w:proofErr w:type="spellStart"/>
      <w:r>
        <w:t>නව</w:t>
      </w:r>
      <w:proofErr w:type="spellEnd"/>
      <w:r>
        <w:t xml:space="preserve"> </w:t>
      </w:r>
      <w:proofErr w:type="spellStart"/>
      <w:r>
        <w:t>සේවකයින්</w:t>
      </w:r>
      <w:proofErr w:type="spellEnd"/>
      <w:r>
        <w:t xml:space="preserve"> </w:t>
      </w:r>
      <w:proofErr w:type="spellStart"/>
      <w:r>
        <w:t>සතුව</w:t>
      </w:r>
      <w:proofErr w:type="spellEnd"/>
      <w:r>
        <w:t xml:space="preserve"> </w:t>
      </w:r>
      <w:proofErr w:type="spellStart"/>
      <w:r>
        <w:t>පවතින</w:t>
      </w:r>
      <w:proofErr w:type="spellEnd"/>
      <w:r>
        <w:t xml:space="preserve"> </w:t>
      </w:r>
      <w:proofErr w:type="spellStart"/>
      <w:r>
        <w:t>නවීන</w:t>
      </w:r>
      <w:proofErr w:type="spellEnd"/>
      <w:r>
        <w:t xml:space="preserve"> </w:t>
      </w:r>
      <w:proofErr w:type="spellStart"/>
      <w:r>
        <w:t>තාක්ෂණික</w:t>
      </w:r>
      <w:proofErr w:type="spellEnd"/>
      <w:r>
        <w:t xml:space="preserve"> </w:t>
      </w:r>
      <w:proofErr w:type="spellStart"/>
      <w:r>
        <w:t>දැනුම</w:t>
      </w:r>
      <w:proofErr w:type="spellEnd"/>
      <w:r>
        <w:t xml:space="preserve"> </w:t>
      </w:r>
      <w:proofErr w:type="spellStart"/>
      <w:r>
        <w:t>සහ</w:t>
      </w:r>
      <w:proofErr w:type="spellEnd"/>
      <w:r>
        <w:t xml:space="preserve"> </w:t>
      </w:r>
      <w:proofErr w:type="spellStart"/>
      <w:r>
        <w:t>නව</w:t>
      </w:r>
      <w:proofErr w:type="spellEnd"/>
      <w:r>
        <w:t xml:space="preserve"> </w:t>
      </w:r>
      <w:proofErr w:type="spellStart"/>
      <w:r>
        <w:t>චින්තන</w:t>
      </w:r>
      <w:proofErr w:type="spellEnd"/>
      <w:r>
        <w:t xml:space="preserve"> </w:t>
      </w:r>
      <w:proofErr w:type="spellStart"/>
      <w:r>
        <w:t>රටා</w:t>
      </w:r>
      <w:proofErr w:type="spellEnd"/>
      <w:r>
        <w:t xml:space="preserve"> </w:t>
      </w:r>
      <w:proofErr w:type="spellStart"/>
      <w:r>
        <w:t>ආයතනයේ</w:t>
      </w:r>
      <w:proofErr w:type="spellEnd"/>
      <w:r>
        <w:t xml:space="preserve"> </w:t>
      </w:r>
      <w:proofErr w:type="spellStart"/>
      <w:r>
        <w:t>ප්‍රගතියට</w:t>
      </w:r>
      <w:proofErr w:type="spellEnd"/>
      <w:r>
        <w:t xml:space="preserve"> </w:t>
      </w:r>
      <w:proofErr w:type="spellStart"/>
      <w:r>
        <w:t>යොදා</w:t>
      </w:r>
      <w:proofErr w:type="spellEnd"/>
      <w:r>
        <w:t xml:space="preserve"> </w:t>
      </w:r>
      <w:proofErr w:type="spellStart"/>
      <w:r>
        <w:t>ගත</w:t>
      </w:r>
      <w:proofErr w:type="spellEnd"/>
      <w:r>
        <w:t xml:space="preserve"> </w:t>
      </w:r>
      <w:proofErr w:type="spellStart"/>
      <w:r>
        <w:t>හැකිය</w:t>
      </w:r>
      <w:proofErr w:type="spellEnd"/>
      <w:r>
        <w:t xml:space="preserve">. 2. </w:t>
      </w:r>
      <w:proofErr w:type="spellStart"/>
      <w:r>
        <w:t>වඩාත්</w:t>
      </w:r>
      <w:proofErr w:type="spellEnd"/>
      <w:r>
        <w:t xml:space="preserve"> </w:t>
      </w:r>
      <w:proofErr w:type="spellStart"/>
      <w:r>
        <w:t>සුදුසු</w:t>
      </w:r>
      <w:proofErr w:type="spellEnd"/>
      <w:r>
        <w:t xml:space="preserve"> </w:t>
      </w:r>
      <w:proofErr w:type="spellStart"/>
      <w:r>
        <w:t>සහ</w:t>
      </w:r>
      <w:proofErr w:type="spellEnd"/>
      <w:r>
        <w:t xml:space="preserve"> </w:t>
      </w:r>
      <w:proofErr w:type="spellStart"/>
      <w:r>
        <w:t>පුළුල්</w:t>
      </w:r>
      <w:proofErr w:type="spellEnd"/>
      <w:r>
        <w:t xml:space="preserve"> </w:t>
      </w:r>
      <w:proofErr w:type="spellStart"/>
      <w:r>
        <w:t>තේරීමක්</w:t>
      </w:r>
      <w:proofErr w:type="spellEnd"/>
      <w:r>
        <w:t xml:space="preserve"> </w:t>
      </w:r>
      <w:proofErr w:type="spellStart"/>
      <w:r>
        <w:t>කිරීමට</w:t>
      </w:r>
      <w:proofErr w:type="spellEnd"/>
      <w:r>
        <w:t xml:space="preserve"> </w:t>
      </w:r>
      <w:proofErr w:type="spellStart"/>
      <w:r>
        <w:t>හැකි</w:t>
      </w:r>
      <w:proofErr w:type="spellEnd"/>
      <w:r>
        <w:t xml:space="preserve"> </w:t>
      </w:r>
      <w:proofErr w:type="spellStart"/>
      <w:r>
        <w:t>වීම</w:t>
      </w:r>
      <w:proofErr w:type="spellEnd"/>
      <w:r>
        <w:t xml:space="preserve"> - </w:t>
      </w:r>
      <w:proofErr w:type="spellStart"/>
      <w:r>
        <w:t>විශාල</w:t>
      </w:r>
      <w:proofErr w:type="spellEnd"/>
      <w:r>
        <w:t xml:space="preserve"> </w:t>
      </w:r>
      <w:proofErr w:type="spellStart"/>
      <w:r>
        <w:t>පිරිසක්</w:t>
      </w:r>
      <w:proofErr w:type="spellEnd"/>
      <w:r>
        <w:t xml:space="preserve"> </w:t>
      </w:r>
      <w:proofErr w:type="spellStart"/>
      <w:r>
        <w:t>අතුරින්</w:t>
      </w:r>
      <w:proofErr w:type="spellEnd"/>
      <w:r>
        <w:t xml:space="preserve"> </w:t>
      </w:r>
      <w:proofErr w:type="spellStart"/>
      <w:r>
        <w:t>ආයතනයට</w:t>
      </w:r>
      <w:proofErr w:type="spellEnd"/>
      <w:r>
        <w:t xml:space="preserve"> </w:t>
      </w:r>
      <w:proofErr w:type="spellStart"/>
      <w:r>
        <w:t>වඩාත්ම</w:t>
      </w:r>
      <w:proofErr w:type="spellEnd"/>
      <w:r>
        <w:t xml:space="preserve"> </w:t>
      </w:r>
      <w:proofErr w:type="spellStart"/>
      <w:r>
        <w:t>සුදුසු</w:t>
      </w:r>
      <w:proofErr w:type="spellEnd"/>
      <w:r>
        <w:t xml:space="preserve">, </w:t>
      </w:r>
      <w:proofErr w:type="spellStart"/>
      <w:r>
        <w:t>දක්ෂ</w:t>
      </w:r>
      <w:proofErr w:type="spellEnd"/>
      <w:r>
        <w:t xml:space="preserve"> </w:t>
      </w:r>
      <w:proofErr w:type="spellStart"/>
      <w:r>
        <w:t>සහ</w:t>
      </w:r>
      <w:proofErr w:type="spellEnd"/>
      <w:r>
        <w:t xml:space="preserve"> </w:t>
      </w:r>
      <w:proofErr w:type="spellStart"/>
      <w:r>
        <w:t>පළපුරුදු</w:t>
      </w:r>
      <w:proofErr w:type="spellEnd"/>
      <w:r>
        <w:t xml:space="preserve"> </w:t>
      </w:r>
      <w:proofErr w:type="spellStart"/>
      <w:r>
        <w:t>පුද්ගලයා</w:t>
      </w:r>
      <w:proofErr w:type="spellEnd"/>
      <w:r>
        <w:t xml:space="preserve"> </w:t>
      </w:r>
      <w:proofErr w:type="spellStart"/>
      <w:r>
        <w:t>තෝරා</w:t>
      </w:r>
      <w:proofErr w:type="spellEnd"/>
      <w:r>
        <w:t xml:space="preserve"> </w:t>
      </w:r>
      <w:proofErr w:type="spellStart"/>
      <w:r>
        <w:t>ගැනීමේ</w:t>
      </w:r>
      <w:proofErr w:type="spellEnd"/>
      <w:r>
        <w:t xml:space="preserve"> </w:t>
      </w:r>
      <w:proofErr w:type="spellStart"/>
      <w:r>
        <w:t>අවස්ථාව</w:t>
      </w:r>
      <w:proofErr w:type="spellEnd"/>
      <w:r>
        <w:t xml:space="preserve"> </w:t>
      </w:r>
      <w:proofErr w:type="spellStart"/>
      <w:r>
        <w:t>හිමි</w:t>
      </w:r>
      <w:proofErr w:type="spellEnd"/>
      <w:r>
        <w:t xml:space="preserve"> </w:t>
      </w:r>
      <w:proofErr w:type="spellStart"/>
      <w:r>
        <w:t>වේ</w:t>
      </w:r>
      <w:proofErr w:type="spellEnd"/>
      <w:r>
        <w:t>.</w:t>
      </w:r>
    </w:p>
    <w:p w14:paraId="2DFF7A3D" w14:textId="77777777" w:rsidR="00EA27FE" w:rsidRDefault="00000000">
      <w:pPr>
        <w:spacing w:after="120" w:line="240" w:lineRule="auto"/>
      </w:pPr>
      <w:r>
        <w:t>*[</w:t>
      </w:r>
      <w:proofErr w:type="spellStart"/>
      <w:r>
        <w:t>අවබෝධය</w:t>
      </w:r>
      <w:proofErr w:type="spellEnd"/>
      <w:r>
        <w:t xml:space="preserve"> (Understanding) | </w:t>
      </w:r>
      <w:proofErr w:type="spellStart"/>
      <w:r>
        <w:t>සේවක</w:t>
      </w:r>
      <w:proofErr w:type="spellEnd"/>
      <w:r>
        <w:t xml:space="preserve"> </w:t>
      </w:r>
      <w:proofErr w:type="spellStart"/>
      <w:r>
        <w:t>බඳවා</w:t>
      </w:r>
      <w:proofErr w:type="spellEnd"/>
      <w:r>
        <w:t xml:space="preserve"> </w:t>
      </w:r>
      <w:proofErr w:type="spellStart"/>
      <w:r>
        <w:t>ගැනීම</w:t>
      </w:r>
      <w:proofErr w:type="spellEnd"/>
      <w:r>
        <w:t xml:space="preserve"> </w:t>
      </w:r>
      <w:proofErr w:type="spellStart"/>
      <w:r>
        <w:t>හා</w:t>
      </w:r>
      <w:proofErr w:type="spellEnd"/>
      <w:r>
        <w:t xml:space="preserve"> </w:t>
      </w:r>
      <w:proofErr w:type="spellStart"/>
      <w:r>
        <w:t>තෝරා</w:t>
      </w:r>
      <w:proofErr w:type="spellEnd"/>
      <w:r>
        <w:t xml:space="preserve"> </w:t>
      </w:r>
      <w:proofErr w:type="spellStart"/>
      <w:proofErr w:type="gramStart"/>
      <w:r>
        <w:t>ගැනීම</w:t>
      </w:r>
      <w:proofErr w:type="spellEnd"/>
      <w:r>
        <w:t>]*</w:t>
      </w:r>
      <w:proofErr w:type="gramEnd"/>
    </w:p>
    <w:p w14:paraId="3D015026" w14:textId="77777777" w:rsidR="00EA27FE" w:rsidRDefault="00000000">
      <w:pPr>
        <w:spacing w:after="120" w:line="240" w:lineRule="auto"/>
      </w:pPr>
      <w:r>
        <w:t>**Q</w:t>
      </w:r>
      <w:proofErr w:type="gramStart"/>
      <w:r>
        <w:t>56:*</w:t>
      </w:r>
      <w:proofErr w:type="gramEnd"/>
      <w:r>
        <w:t xml:space="preserve">* </w:t>
      </w:r>
      <w:proofErr w:type="spellStart"/>
      <w:r>
        <w:t>සේවක</w:t>
      </w:r>
      <w:proofErr w:type="spellEnd"/>
      <w:r>
        <w:t xml:space="preserve"> </w:t>
      </w:r>
      <w:proofErr w:type="spellStart"/>
      <w:r>
        <w:t>පුහුණුව</w:t>
      </w:r>
      <w:proofErr w:type="spellEnd"/>
      <w:r>
        <w:t xml:space="preserve"> </w:t>
      </w:r>
      <w:proofErr w:type="spellStart"/>
      <w:r>
        <w:t>සහ</w:t>
      </w:r>
      <w:proofErr w:type="spellEnd"/>
      <w:r>
        <w:t xml:space="preserve"> </w:t>
      </w:r>
      <w:proofErr w:type="spellStart"/>
      <w:r>
        <w:t>සේවක</w:t>
      </w:r>
      <w:proofErr w:type="spellEnd"/>
      <w:r>
        <w:t xml:space="preserve"> </w:t>
      </w:r>
      <w:proofErr w:type="spellStart"/>
      <w:r>
        <w:t>සංවර්ධනය</w:t>
      </w:r>
      <w:proofErr w:type="spellEnd"/>
      <w:r>
        <w:t xml:space="preserve"> </w:t>
      </w:r>
      <w:proofErr w:type="spellStart"/>
      <w:r>
        <w:t>අතර</w:t>
      </w:r>
      <w:proofErr w:type="spellEnd"/>
      <w:r>
        <w:t xml:space="preserve"> </w:t>
      </w:r>
      <w:proofErr w:type="spellStart"/>
      <w:r>
        <w:t>පවතින</w:t>
      </w:r>
      <w:proofErr w:type="spellEnd"/>
      <w:r>
        <w:t xml:space="preserve"> </w:t>
      </w:r>
      <w:proofErr w:type="spellStart"/>
      <w:r>
        <w:t>ප්‍රධාන</w:t>
      </w:r>
      <w:proofErr w:type="spellEnd"/>
      <w:r>
        <w:t xml:space="preserve"> </w:t>
      </w:r>
      <w:proofErr w:type="spellStart"/>
      <w:r>
        <w:t>වෙනස්කම්</w:t>
      </w:r>
      <w:proofErr w:type="spellEnd"/>
      <w:r>
        <w:t xml:space="preserve"> </w:t>
      </w:r>
      <w:proofErr w:type="spellStart"/>
      <w:r>
        <w:t>දෙකක්</w:t>
      </w:r>
      <w:proofErr w:type="spellEnd"/>
      <w:r>
        <w:t xml:space="preserve"> </w:t>
      </w:r>
      <w:proofErr w:type="spellStart"/>
      <w:r>
        <w:t>විස්තර</w:t>
      </w:r>
      <w:proofErr w:type="spellEnd"/>
      <w:r>
        <w:t xml:space="preserve"> </w:t>
      </w:r>
      <w:proofErr w:type="spellStart"/>
      <w:r>
        <w:t>කරන්න</w:t>
      </w:r>
      <w:proofErr w:type="spellEnd"/>
      <w:r>
        <w:t>.</w:t>
      </w:r>
    </w:p>
    <w:p w14:paraId="766CA169" w14:textId="77777777" w:rsidR="00EA27FE" w:rsidRDefault="00000000">
      <w:pPr>
        <w:spacing w:after="120" w:line="240" w:lineRule="auto"/>
      </w:pPr>
      <w:r>
        <w:t>**A</w:t>
      </w:r>
      <w:proofErr w:type="gramStart"/>
      <w:r>
        <w:t>56:*</w:t>
      </w:r>
      <w:proofErr w:type="gramEnd"/>
      <w:r>
        <w:t xml:space="preserve">* </w:t>
      </w:r>
      <w:proofErr w:type="spellStart"/>
      <w:r>
        <w:t>සේවක</w:t>
      </w:r>
      <w:proofErr w:type="spellEnd"/>
      <w:r>
        <w:t xml:space="preserve"> </w:t>
      </w:r>
      <w:proofErr w:type="spellStart"/>
      <w:r>
        <w:t>පුහුණුව</w:t>
      </w:r>
      <w:proofErr w:type="spellEnd"/>
      <w:r>
        <w:t xml:space="preserve"> </w:t>
      </w:r>
      <w:proofErr w:type="spellStart"/>
      <w:r>
        <w:t>යනු</w:t>
      </w:r>
      <w:proofErr w:type="spellEnd"/>
      <w:r>
        <w:t xml:space="preserve"> </w:t>
      </w:r>
      <w:proofErr w:type="spellStart"/>
      <w:r>
        <w:t>සේවකයෙකු</w:t>
      </w:r>
      <w:proofErr w:type="spellEnd"/>
      <w:r>
        <w:t xml:space="preserve"> </w:t>
      </w:r>
      <w:proofErr w:type="spellStart"/>
      <w:r>
        <w:t>දැනට</w:t>
      </w:r>
      <w:proofErr w:type="spellEnd"/>
      <w:r>
        <w:t xml:space="preserve"> </w:t>
      </w:r>
      <w:proofErr w:type="spellStart"/>
      <w:r>
        <w:t>නිරතව</w:t>
      </w:r>
      <w:proofErr w:type="spellEnd"/>
      <w:r>
        <w:t xml:space="preserve"> </w:t>
      </w:r>
      <w:proofErr w:type="spellStart"/>
      <w:r>
        <w:t>සිටින</w:t>
      </w:r>
      <w:proofErr w:type="spellEnd"/>
      <w:r>
        <w:t xml:space="preserve"> </w:t>
      </w:r>
      <w:proofErr w:type="spellStart"/>
      <w:r>
        <w:t>රැකියාව</w:t>
      </w:r>
      <w:proofErr w:type="spellEnd"/>
      <w:r>
        <w:t xml:space="preserve"> </w:t>
      </w:r>
      <w:proofErr w:type="spellStart"/>
      <w:r>
        <w:t>සඵලව</w:t>
      </w:r>
      <w:proofErr w:type="spellEnd"/>
      <w:r>
        <w:t xml:space="preserve"> </w:t>
      </w:r>
      <w:proofErr w:type="spellStart"/>
      <w:r>
        <w:t>ඉටු</w:t>
      </w:r>
      <w:proofErr w:type="spellEnd"/>
      <w:r>
        <w:t xml:space="preserve"> </w:t>
      </w:r>
      <w:proofErr w:type="spellStart"/>
      <w:r>
        <w:t>කිරීම</w:t>
      </w:r>
      <w:proofErr w:type="spellEnd"/>
      <w:r>
        <w:t xml:space="preserve"> </w:t>
      </w:r>
      <w:proofErr w:type="spellStart"/>
      <w:r>
        <w:t>සඳහා</w:t>
      </w:r>
      <w:proofErr w:type="spellEnd"/>
      <w:r>
        <w:t xml:space="preserve"> </w:t>
      </w:r>
      <w:proofErr w:type="spellStart"/>
      <w:r>
        <w:t>අවශ්‍ය</w:t>
      </w:r>
      <w:proofErr w:type="spellEnd"/>
      <w:r>
        <w:t xml:space="preserve"> </w:t>
      </w:r>
      <w:proofErr w:type="spellStart"/>
      <w:r>
        <w:t>නිශ්චිත</w:t>
      </w:r>
      <w:proofErr w:type="spellEnd"/>
      <w:r>
        <w:t xml:space="preserve"> </w:t>
      </w:r>
      <w:proofErr w:type="spellStart"/>
      <w:r>
        <w:t>දැනුම</w:t>
      </w:r>
      <w:proofErr w:type="spellEnd"/>
      <w:r>
        <w:t xml:space="preserve">, </w:t>
      </w:r>
      <w:proofErr w:type="spellStart"/>
      <w:r>
        <w:t>කුසලතා</w:t>
      </w:r>
      <w:proofErr w:type="spellEnd"/>
      <w:r>
        <w:t xml:space="preserve"> </w:t>
      </w:r>
      <w:proofErr w:type="spellStart"/>
      <w:r>
        <w:t>සහ</w:t>
      </w:r>
      <w:proofErr w:type="spellEnd"/>
      <w:r>
        <w:t xml:space="preserve"> </w:t>
      </w:r>
      <w:proofErr w:type="spellStart"/>
      <w:r>
        <w:t>ආකල්ප</w:t>
      </w:r>
      <w:proofErr w:type="spellEnd"/>
      <w:r>
        <w:t xml:space="preserve"> </w:t>
      </w:r>
      <w:proofErr w:type="spellStart"/>
      <w:r>
        <w:t>වර්ධනය</w:t>
      </w:r>
      <w:proofErr w:type="spellEnd"/>
      <w:r>
        <w:t xml:space="preserve"> </w:t>
      </w:r>
      <w:proofErr w:type="spellStart"/>
      <w:r>
        <w:t>කිරීමේ</w:t>
      </w:r>
      <w:proofErr w:type="spellEnd"/>
      <w:r>
        <w:t xml:space="preserve"> </w:t>
      </w:r>
      <w:proofErr w:type="spellStart"/>
      <w:r>
        <w:t>කෙටිකාලීන</w:t>
      </w:r>
      <w:proofErr w:type="spellEnd"/>
      <w:r>
        <w:t xml:space="preserve"> </w:t>
      </w:r>
      <w:proofErr w:type="spellStart"/>
      <w:r>
        <w:t>ක්‍රියාවලියකි</w:t>
      </w:r>
      <w:proofErr w:type="spellEnd"/>
      <w:r>
        <w:t xml:space="preserve">. </w:t>
      </w:r>
      <w:proofErr w:type="spellStart"/>
      <w:r>
        <w:t>නමුත්</w:t>
      </w:r>
      <w:proofErr w:type="spellEnd"/>
      <w:r>
        <w:t xml:space="preserve"> </w:t>
      </w:r>
      <w:proofErr w:type="spellStart"/>
      <w:r>
        <w:t>සේවක</w:t>
      </w:r>
      <w:proofErr w:type="spellEnd"/>
      <w:r>
        <w:t xml:space="preserve"> </w:t>
      </w:r>
      <w:proofErr w:type="spellStart"/>
      <w:r>
        <w:t>සංවර්ධනය</w:t>
      </w:r>
      <w:proofErr w:type="spellEnd"/>
      <w:r>
        <w:t xml:space="preserve"> </w:t>
      </w:r>
      <w:proofErr w:type="spellStart"/>
      <w:r>
        <w:t>යනු</w:t>
      </w:r>
      <w:proofErr w:type="spellEnd"/>
      <w:r>
        <w:t xml:space="preserve"> </w:t>
      </w:r>
      <w:proofErr w:type="spellStart"/>
      <w:r>
        <w:t>සේවකයාගේ</w:t>
      </w:r>
      <w:proofErr w:type="spellEnd"/>
      <w:r>
        <w:t xml:space="preserve"> </w:t>
      </w:r>
      <w:proofErr w:type="spellStart"/>
      <w:r>
        <w:t>අනාගත</w:t>
      </w:r>
      <w:proofErr w:type="spellEnd"/>
      <w:r>
        <w:t xml:space="preserve"> </w:t>
      </w:r>
      <w:proofErr w:type="spellStart"/>
      <w:r>
        <w:t>වගකීම්</w:t>
      </w:r>
      <w:proofErr w:type="spellEnd"/>
      <w:r>
        <w:t xml:space="preserve"> </w:t>
      </w:r>
      <w:proofErr w:type="spellStart"/>
      <w:r>
        <w:t>සහ</w:t>
      </w:r>
      <w:proofErr w:type="spellEnd"/>
      <w:r>
        <w:t xml:space="preserve"> </w:t>
      </w:r>
      <w:proofErr w:type="spellStart"/>
      <w:r>
        <w:t>උසස්</w:t>
      </w:r>
      <w:proofErr w:type="spellEnd"/>
      <w:r>
        <w:t xml:space="preserve"> </w:t>
      </w:r>
      <w:proofErr w:type="spellStart"/>
      <w:r>
        <w:t>තනතුරු</w:t>
      </w:r>
      <w:proofErr w:type="spellEnd"/>
      <w:r>
        <w:t xml:space="preserve"> </w:t>
      </w:r>
      <w:proofErr w:type="spellStart"/>
      <w:r>
        <w:t>දැරීමට</w:t>
      </w:r>
      <w:proofErr w:type="spellEnd"/>
      <w:r>
        <w:t xml:space="preserve"> </w:t>
      </w:r>
      <w:proofErr w:type="spellStart"/>
      <w:r>
        <w:t>අවශ්‍ය</w:t>
      </w:r>
      <w:proofErr w:type="spellEnd"/>
      <w:r>
        <w:t xml:space="preserve"> </w:t>
      </w:r>
      <w:proofErr w:type="spellStart"/>
      <w:r>
        <w:t>සර්වග්‍රාහී</w:t>
      </w:r>
      <w:proofErr w:type="spellEnd"/>
      <w:r>
        <w:t xml:space="preserve"> </w:t>
      </w:r>
      <w:proofErr w:type="spellStart"/>
      <w:r>
        <w:t>හැකියාවන්</w:t>
      </w:r>
      <w:proofErr w:type="spellEnd"/>
      <w:r>
        <w:t xml:space="preserve"> </w:t>
      </w:r>
      <w:proofErr w:type="spellStart"/>
      <w:r>
        <w:t>දීර්ඝකාලීනව</w:t>
      </w:r>
      <w:proofErr w:type="spellEnd"/>
      <w:r>
        <w:t xml:space="preserve"> </w:t>
      </w:r>
      <w:proofErr w:type="spellStart"/>
      <w:r>
        <w:t>වර්ධනය</w:t>
      </w:r>
      <w:proofErr w:type="spellEnd"/>
      <w:r>
        <w:t xml:space="preserve"> </w:t>
      </w:r>
      <w:proofErr w:type="spellStart"/>
      <w:r>
        <w:t>කිරීමේ</w:t>
      </w:r>
      <w:proofErr w:type="spellEnd"/>
      <w:r>
        <w:t xml:space="preserve"> </w:t>
      </w:r>
      <w:proofErr w:type="spellStart"/>
      <w:r>
        <w:t>ක්‍රියාවලියකි</w:t>
      </w:r>
      <w:proofErr w:type="spellEnd"/>
      <w:r>
        <w:t xml:space="preserve">. </w:t>
      </w:r>
      <w:proofErr w:type="spellStart"/>
      <w:r>
        <w:t>පුහුණුව</w:t>
      </w:r>
      <w:proofErr w:type="spellEnd"/>
      <w:r>
        <w:t xml:space="preserve"> </w:t>
      </w:r>
      <w:proofErr w:type="spellStart"/>
      <w:r>
        <w:t>වර්තමාන</w:t>
      </w:r>
      <w:proofErr w:type="spellEnd"/>
      <w:r>
        <w:t xml:space="preserve"> </w:t>
      </w:r>
      <w:proofErr w:type="spellStart"/>
      <w:r>
        <w:t>රැකියාව</w:t>
      </w:r>
      <w:proofErr w:type="spellEnd"/>
      <w:r>
        <w:t xml:space="preserve"> </w:t>
      </w:r>
      <w:proofErr w:type="spellStart"/>
      <w:r>
        <w:t>කෙරෙහි</w:t>
      </w:r>
      <w:proofErr w:type="spellEnd"/>
      <w:r>
        <w:t xml:space="preserve"> </w:t>
      </w:r>
      <w:proofErr w:type="spellStart"/>
      <w:r>
        <w:t>අවධානය</w:t>
      </w:r>
      <w:proofErr w:type="spellEnd"/>
      <w:r>
        <w:t xml:space="preserve"> </w:t>
      </w:r>
      <w:proofErr w:type="spellStart"/>
      <w:r>
        <w:t>යොමු</w:t>
      </w:r>
      <w:proofErr w:type="spellEnd"/>
      <w:r>
        <w:t xml:space="preserve"> </w:t>
      </w:r>
      <w:proofErr w:type="spellStart"/>
      <w:r>
        <w:t>කරන</w:t>
      </w:r>
      <w:proofErr w:type="spellEnd"/>
      <w:r>
        <w:t xml:space="preserve"> </w:t>
      </w:r>
      <w:proofErr w:type="spellStart"/>
      <w:r>
        <w:t>අතර</w:t>
      </w:r>
      <w:proofErr w:type="spellEnd"/>
      <w:r>
        <w:t xml:space="preserve"> </w:t>
      </w:r>
      <w:proofErr w:type="spellStart"/>
      <w:r>
        <w:t>සංවර්ධනය</w:t>
      </w:r>
      <w:proofErr w:type="spellEnd"/>
      <w:r>
        <w:t xml:space="preserve"> </w:t>
      </w:r>
      <w:proofErr w:type="spellStart"/>
      <w:r>
        <w:t>අනාගත</w:t>
      </w:r>
      <w:proofErr w:type="spellEnd"/>
      <w:r>
        <w:t xml:space="preserve"> </w:t>
      </w:r>
      <w:proofErr w:type="spellStart"/>
      <w:r>
        <w:t>වෘත්තීය</w:t>
      </w:r>
      <w:proofErr w:type="spellEnd"/>
      <w:r>
        <w:t xml:space="preserve"> </w:t>
      </w:r>
      <w:proofErr w:type="spellStart"/>
      <w:r>
        <w:t>ප්‍රගතිය</w:t>
      </w:r>
      <w:proofErr w:type="spellEnd"/>
      <w:r>
        <w:t xml:space="preserve"> </w:t>
      </w:r>
      <w:proofErr w:type="spellStart"/>
      <w:r>
        <w:t>කෙරෙහි</w:t>
      </w:r>
      <w:proofErr w:type="spellEnd"/>
      <w:r>
        <w:t xml:space="preserve"> </w:t>
      </w:r>
      <w:proofErr w:type="spellStart"/>
      <w:r>
        <w:t>අවධානය</w:t>
      </w:r>
      <w:proofErr w:type="spellEnd"/>
      <w:r>
        <w:t xml:space="preserve"> </w:t>
      </w:r>
      <w:proofErr w:type="spellStart"/>
      <w:r>
        <w:t>යොමු</w:t>
      </w:r>
      <w:proofErr w:type="spellEnd"/>
      <w:r>
        <w:t xml:space="preserve"> </w:t>
      </w:r>
      <w:proofErr w:type="spellStart"/>
      <w:r>
        <w:t>කරයි</w:t>
      </w:r>
      <w:proofErr w:type="spellEnd"/>
      <w:r>
        <w:t>.</w:t>
      </w:r>
    </w:p>
    <w:p w14:paraId="407930A8" w14:textId="77777777" w:rsidR="00EA27FE" w:rsidRDefault="00000000">
      <w:pPr>
        <w:spacing w:after="120" w:line="240" w:lineRule="auto"/>
      </w:pPr>
      <w:r>
        <w:t>*[</w:t>
      </w:r>
      <w:proofErr w:type="spellStart"/>
      <w:r>
        <w:t>අවබෝධය</w:t>
      </w:r>
      <w:proofErr w:type="spellEnd"/>
      <w:r>
        <w:t xml:space="preserve"> (Understanding) | </w:t>
      </w:r>
      <w:proofErr w:type="spellStart"/>
      <w:r>
        <w:t>පුහුණුව</w:t>
      </w:r>
      <w:proofErr w:type="spellEnd"/>
      <w:r>
        <w:t xml:space="preserve"> </w:t>
      </w:r>
      <w:proofErr w:type="spellStart"/>
      <w:r>
        <w:t>හා</w:t>
      </w:r>
      <w:proofErr w:type="spellEnd"/>
      <w:r>
        <w:t xml:space="preserve"> </w:t>
      </w:r>
      <w:proofErr w:type="spellStart"/>
      <w:proofErr w:type="gramStart"/>
      <w:r>
        <w:t>සංවර්ධනය</w:t>
      </w:r>
      <w:proofErr w:type="spellEnd"/>
      <w:r>
        <w:t>]*</w:t>
      </w:r>
      <w:proofErr w:type="gramEnd"/>
    </w:p>
    <w:p w14:paraId="044C6C16" w14:textId="77777777" w:rsidR="00EA27FE" w:rsidRDefault="00000000">
      <w:pPr>
        <w:spacing w:after="120" w:line="240" w:lineRule="auto"/>
      </w:pPr>
      <w:r>
        <w:t>**Q</w:t>
      </w:r>
      <w:proofErr w:type="gramStart"/>
      <w:r>
        <w:t>57:*</w:t>
      </w:r>
      <w:proofErr w:type="gramEnd"/>
      <w:r>
        <w:t xml:space="preserve">* </w:t>
      </w:r>
      <w:proofErr w:type="spellStart"/>
      <w:r>
        <w:t>වෘත්තීය</w:t>
      </w:r>
      <w:proofErr w:type="spellEnd"/>
      <w:r>
        <w:t xml:space="preserve"> </w:t>
      </w:r>
      <w:proofErr w:type="spellStart"/>
      <w:r>
        <w:t>සමිතියක්</w:t>
      </w:r>
      <w:proofErr w:type="spellEnd"/>
      <w:r>
        <w:t xml:space="preserve"> </w:t>
      </w:r>
      <w:proofErr w:type="spellStart"/>
      <w:r>
        <w:t>යනු</w:t>
      </w:r>
      <w:proofErr w:type="spellEnd"/>
      <w:r>
        <w:t xml:space="preserve"> </w:t>
      </w:r>
      <w:proofErr w:type="spellStart"/>
      <w:r>
        <w:t>කුමක්දැයි</w:t>
      </w:r>
      <w:proofErr w:type="spellEnd"/>
      <w:r>
        <w:t xml:space="preserve"> </w:t>
      </w:r>
      <w:proofErr w:type="spellStart"/>
      <w:r>
        <w:t>දක්වා</w:t>
      </w:r>
      <w:proofErr w:type="spellEnd"/>
      <w:r>
        <w:t xml:space="preserve">, </w:t>
      </w:r>
      <w:proofErr w:type="spellStart"/>
      <w:r>
        <w:t>ව්‍යාපාරයක</w:t>
      </w:r>
      <w:proofErr w:type="spellEnd"/>
      <w:r>
        <w:t xml:space="preserve"> </w:t>
      </w:r>
      <w:proofErr w:type="spellStart"/>
      <w:r>
        <w:t>යහපත්</w:t>
      </w:r>
      <w:proofErr w:type="spellEnd"/>
      <w:r>
        <w:t xml:space="preserve"> </w:t>
      </w:r>
      <w:proofErr w:type="spellStart"/>
      <w:r>
        <w:t>කම්කරු</w:t>
      </w:r>
      <w:proofErr w:type="spellEnd"/>
      <w:r>
        <w:t xml:space="preserve"> </w:t>
      </w:r>
      <w:proofErr w:type="spellStart"/>
      <w:r>
        <w:t>සබඳතා</w:t>
      </w:r>
      <w:proofErr w:type="spellEnd"/>
      <w:r>
        <w:t xml:space="preserve"> </w:t>
      </w:r>
      <w:proofErr w:type="spellStart"/>
      <w:r>
        <w:t>පවත්වා</w:t>
      </w:r>
      <w:proofErr w:type="spellEnd"/>
      <w:r>
        <w:t xml:space="preserve"> </w:t>
      </w:r>
      <w:proofErr w:type="spellStart"/>
      <w:r>
        <w:t>ගැනීම</w:t>
      </w:r>
      <w:proofErr w:type="spellEnd"/>
      <w:r>
        <w:t xml:space="preserve"> </w:t>
      </w:r>
      <w:proofErr w:type="spellStart"/>
      <w:r>
        <w:t>වැදගත්</w:t>
      </w:r>
      <w:proofErr w:type="spellEnd"/>
      <w:r>
        <w:t xml:space="preserve"> </w:t>
      </w:r>
      <w:proofErr w:type="spellStart"/>
      <w:r>
        <w:t>වන</w:t>
      </w:r>
      <w:proofErr w:type="spellEnd"/>
      <w:r>
        <w:t xml:space="preserve"> </w:t>
      </w:r>
      <w:proofErr w:type="spellStart"/>
      <w:r>
        <w:t>ආකාරය</w:t>
      </w:r>
      <w:proofErr w:type="spellEnd"/>
      <w:r>
        <w:t xml:space="preserve"> </w:t>
      </w:r>
      <w:proofErr w:type="spellStart"/>
      <w:r>
        <w:t>පැහැදිලි</w:t>
      </w:r>
      <w:proofErr w:type="spellEnd"/>
      <w:r>
        <w:t xml:space="preserve"> </w:t>
      </w:r>
      <w:proofErr w:type="spellStart"/>
      <w:r>
        <w:t>කරන්න</w:t>
      </w:r>
      <w:proofErr w:type="spellEnd"/>
      <w:r>
        <w:t>.</w:t>
      </w:r>
    </w:p>
    <w:p w14:paraId="02DB2D4F" w14:textId="77777777" w:rsidR="00EA27FE" w:rsidRDefault="00000000">
      <w:pPr>
        <w:spacing w:after="120" w:line="240" w:lineRule="auto"/>
      </w:pPr>
      <w:r>
        <w:t>**A</w:t>
      </w:r>
      <w:proofErr w:type="gramStart"/>
      <w:r>
        <w:t>57:*</w:t>
      </w:r>
      <w:proofErr w:type="gramEnd"/>
      <w:r>
        <w:t xml:space="preserve">* </w:t>
      </w:r>
      <w:proofErr w:type="spellStart"/>
      <w:r>
        <w:t>වෘත්තීය</w:t>
      </w:r>
      <w:proofErr w:type="spellEnd"/>
      <w:r>
        <w:t xml:space="preserve"> </w:t>
      </w:r>
      <w:proofErr w:type="spellStart"/>
      <w:r>
        <w:t>සමිතියක්</w:t>
      </w:r>
      <w:proofErr w:type="spellEnd"/>
      <w:r>
        <w:t xml:space="preserve"> </w:t>
      </w:r>
      <w:proofErr w:type="spellStart"/>
      <w:r>
        <w:t>යනු</w:t>
      </w:r>
      <w:proofErr w:type="spellEnd"/>
      <w:r>
        <w:t xml:space="preserve"> </w:t>
      </w:r>
      <w:proofErr w:type="spellStart"/>
      <w:r>
        <w:t>සේවකයින්ගේ</w:t>
      </w:r>
      <w:proofErr w:type="spellEnd"/>
      <w:r>
        <w:t xml:space="preserve"> </w:t>
      </w:r>
      <w:proofErr w:type="spellStart"/>
      <w:r>
        <w:t>අයිතිවාසිකම්</w:t>
      </w:r>
      <w:proofErr w:type="spellEnd"/>
      <w:r>
        <w:t xml:space="preserve">, </w:t>
      </w:r>
      <w:proofErr w:type="spellStart"/>
      <w:r>
        <w:t>සුබසාධනය</w:t>
      </w:r>
      <w:proofErr w:type="spellEnd"/>
      <w:r>
        <w:t xml:space="preserve">, </w:t>
      </w:r>
      <w:proofErr w:type="spellStart"/>
      <w:r>
        <w:t>වැටුප්</w:t>
      </w:r>
      <w:proofErr w:type="spellEnd"/>
      <w:r>
        <w:t xml:space="preserve"> </w:t>
      </w:r>
      <w:proofErr w:type="spellStart"/>
      <w:r>
        <w:t>සහ</w:t>
      </w:r>
      <w:proofErr w:type="spellEnd"/>
      <w:r>
        <w:t xml:space="preserve"> </w:t>
      </w:r>
      <w:proofErr w:type="spellStart"/>
      <w:r>
        <w:t>සේවා</w:t>
      </w:r>
      <w:proofErr w:type="spellEnd"/>
      <w:r>
        <w:t xml:space="preserve"> </w:t>
      </w:r>
      <w:proofErr w:type="spellStart"/>
      <w:r>
        <w:t>කොන්දේසි</w:t>
      </w:r>
      <w:proofErr w:type="spellEnd"/>
      <w:r>
        <w:t xml:space="preserve"> </w:t>
      </w:r>
      <w:proofErr w:type="spellStart"/>
      <w:r>
        <w:t>සුරක්ෂිත</w:t>
      </w:r>
      <w:proofErr w:type="spellEnd"/>
      <w:r>
        <w:t xml:space="preserve"> </w:t>
      </w:r>
      <w:proofErr w:type="spellStart"/>
      <w:r>
        <w:t>කර</w:t>
      </w:r>
      <w:proofErr w:type="spellEnd"/>
      <w:r>
        <w:t xml:space="preserve"> </w:t>
      </w:r>
      <w:proofErr w:type="spellStart"/>
      <w:r>
        <w:t>ගැනීම</w:t>
      </w:r>
      <w:proofErr w:type="spellEnd"/>
      <w:r>
        <w:t xml:space="preserve"> </w:t>
      </w:r>
      <w:proofErr w:type="spellStart"/>
      <w:r>
        <w:t>සඳහා</w:t>
      </w:r>
      <w:proofErr w:type="spellEnd"/>
      <w:r>
        <w:t xml:space="preserve"> </w:t>
      </w:r>
      <w:proofErr w:type="spellStart"/>
      <w:r>
        <w:t>සේවකයින්</w:t>
      </w:r>
      <w:proofErr w:type="spellEnd"/>
      <w:r>
        <w:t xml:space="preserve"> </w:t>
      </w:r>
      <w:proofErr w:type="spellStart"/>
      <w:r>
        <w:t>විසින්ම</w:t>
      </w:r>
      <w:proofErr w:type="spellEnd"/>
      <w:r>
        <w:t xml:space="preserve"> </w:t>
      </w:r>
      <w:proofErr w:type="spellStart"/>
      <w:r>
        <w:t>එකතුව</w:t>
      </w:r>
      <w:proofErr w:type="spellEnd"/>
      <w:r>
        <w:t xml:space="preserve"> </w:t>
      </w:r>
      <w:proofErr w:type="spellStart"/>
      <w:r>
        <w:t>සාදා</w:t>
      </w:r>
      <w:proofErr w:type="spellEnd"/>
      <w:r>
        <w:t xml:space="preserve"> </w:t>
      </w:r>
      <w:proofErr w:type="spellStart"/>
      <w:r>
        <w:t>ගන්නා</w:t>
      </w:r>
      <w:proofErr w:type="spellEnd"/>
      <w:r>
        <w:t xml:space="preserve"> </w:t>
      </w:r>
      <w:proofErr w:type="spellStart"/>
      <w:r>
        <w:t>ලද</w:t>
      </w:r>
      <w:proofErr w:type="spellEnd"/>
      <w:r>
        <w:t xml:space="preserve"> </w:t>
      </w:r>
      <w:proofErr w:type="spellStart"/>
      <w:r>
        <w:t>සංවිධානයකි</w:t>
      </w:r>
      <w:proofErr w:type="spellEnd"/>
      <w:r>
        <w:t xml:space="preserve">. </w:t>
      </w:r>
      <w:proofErr w:type="spellStart"/>
      <w:r>
        <w:t>යහපත්</w:t>
      </w:r>
      <w:proofErr w:type="spellEnd"/>
      <w:r>
        <w:t xml:space="preserve"> </w:t>
      </w:r>
      <w:proofErr w:type="spellStart"/>
      <w:r>
        <w:t>කම්කරු</w:t>
      </w:r>
      <w:proofErr w:type="spellEnd"/>
      <w:r>
        <w:t xml:space="preserve"> </w:t>
      </w:r>
      <w:proofErr w:type="spellStart"/>
      <w:r>
        <w:t>සබඳතා</w:t>
      </w:r>
      <w:proofErr w:type="spellEnd"/>
      <w:r>
        <w:t xml:space="preserve"> </w:t>
      </w:r>
      <w:proofErr w:type="spellStart"/>
      <w:r>
        <w:t>පවත්වා</w:t>
      </w:r>
      <w:proofErr w:type="spellEnd"/>
      <w:r>
        <w:t xml:space="preserve"> </w:t>
      </w:r>
      <w:proofErr w:type="spellStart"/>
      <w:r>
        <w:t>ගැනීම</w:t>
      </w:r>
      <w:proofErr w:type="spellEnd"/>
      <w:r>
        <w:t xml:space="preserve"> </w:t>
      </w:r>
      <w:proofErr w:type="spellStart"/>
      <w:r>
        <w:t>මගින්</w:t>
      </w:r>
      <w:proofErr w:type="spellEnd"/>
      <w:r>
        <w:t xml:space="preserve"> </w:t>
      </w:r>
      <w:proofErr w:type="spellStart"/>
      <w:r>
        <w:t>සේවක</w:t>
      </w:r>
      <w:proofErr w:type="spellEnd"/>
      <w:r>
        <w:t xml:space="preserve"> </w:t>
      </w:r>
      <w:proofErr w:type="spellStart"/>
      <w:r>
        <w:t>අතෘප්තිය</w:t>
      </w:r>
      <w:proofErr w:type="spellEnd"/>
      <w:r>
        <w:t xml:space="preserve"> </w:t>
      </w:r>
      <w:proofErr w:type="spellStart"/>
      <w:r>
        <w:t>සහ</w:t>
      </w:r>
      <w:proofErr w:type="spellEnd"/>
      <w:r>
        <w:t xml:space="preserve"> </w:t>
      </w:r>
      <w:proofErr w:type="spellStart"/>
      <w:r>
        <w:t>වර්ජන</w:t>
      </w:r>
      <w:proofErr w:type="spellEnd"/>
      <w:r>
        <w:t xml:space="preserve"> </w:t>
      </w:r>
      <w:proofErr w:type="spellStart"/>
      <w:r>
        <w:t>වැනි</w:t>
      </w:r>
      <w:proofErr w:type="spellEnd"/>
      <w:r>
        <w:t xml:space="preserve"> </w:t>
      </w:r>
      <w:proofErr w:type="spellStart"/>
      <w:r>
        <w:t>කාර්මික</w:t>
      </w:r>
      <w:proofErr w:type="spellEnd"/>
      <w:r>
        <w:t xml:space="preserve"> </w:t>
      </w:r>
      <w:proofErr w:type="spellStart"/>
      <w:r>
        <w:t>ආරවුල්</w:t>
      </w:r>
      <w:proofErr w:type="spellEnd"/>
      <w:r>
        <w:t xml:space="preserve"> </w:t>
      </w:r>
      <w:proofErr w:type="spellStart"/>
      <w:r>
        <w:t>අවම</w:t>
      </w:r>
      <w:proofErr w:type="spellEnd"/>
      <w:r>
        <w:t xml:space="preserve"> </w:t>
      </w:r>
      <w:proofErr w:type="spellStart"/>
      <w:r>
        <w:t>කර</w:t>
      </w:r>
      <w:proofErr w:type="spellEnd"/>
      <w:r>
        <w:t xml:space="preserve"> </w:t>
      </w:r>
      <w:proofErr w:type="spellStart"/>
      <w:r>
        <w:t>ගත</w:t>
      </w:r>
      <w:proofErr w:type="spellEnd"/>
      <w:r>
        <w:t xml:space="preserve"> </w:t>
      </w:r>
      <w:proofErr w:type="spellStart"/>
      <w:r>
        <w:t>හැකිය</w:t>
      </w:r>
      <w:proofErr w:type="spellEnd"/>
      <w:r>
        <w:t xml:space="preserve">. </w:t>
      </w:r>
      <w:proofErr w:type="spellStart"/>
      <w:r>
        <w:t>එමගින්</w:t>
      </w:r>
      <w:proofErr w:type="spellEnd"/>
      <w:r>
        <w:t xml:space="preserve"> </w:t>
      </w:r>
      <w:proofErr w:type="spellStart"/>
      <w:r>
        <w:t>ආයතනයේ</w:t>
      </w:r>
      <w:proofErr w:type="spellEnd"/>
      <w:r>
        <w:t xml:space="preserve"> </w:t>
      </w:r>
      <w:proofErr w:type="spellStart"/>
      <w:r>
        <w:t>කාර්යක්ෂමතාව</w:t>
      </w:r>
      <w:proofErr w:type="spellEnd"/>
      <w:r>
        <w:t xml:space="preserve"> </w:t>
      </w:r>
      <w:proofErr w:type="spellStart"/>
      <w:r>
        <w:t>වැඩි</w:t>
      </w:r>
      <w:proofErr w:type="spellEnd"/>
      <w:r>
        <w:t xml:space="preserve"> </w:t>
      </w:r>
      <w:proofErr w:type="spellStart"/>
      <w:r>
        <w:t>වී</w:t>
      </w:r>
      <w:proofErr w:type="spellEnd"/>
      <w:r>
        <w:t xml:space="preserve"> </w:t>
      </w:r>
      <w:proofErr w:type="spellStart"/>
      <w:r>
        <w:t>නිෂ්පාදනය</w:t>
      </w:r>
      <w:proofErr w:type="spellEnd"/>
      <w:r>
        <w:t xml:space="preserve"> </w:t>
      </w:r>
      <w:proofErr w:type="spellStart"/>
      <w:r>
        <w:t>අඛණ්ඩව</w:t>
      </w:r>
      <w:proofErr w:type="spellEnd"/>
      <w:r>
        <w:t xml:space="preserve"> </w:t>
      </w:r>
      <w:proofErr w:type="spellStart"/>
      <w:r>
        <w:t>පවත්වා</w:t>
      </w:r>
      <w:proofErr w:type="spellEnd"/>
      <w:r>
        <w:t xml:space="preserve"> </w:t>
      </w:r>
      <w:proofErr w:type="spellStart"/>
      <w:r>
        <w:t>ගැනීමටත්</w:t>
      </w:r>
      <w:proofErr w:type="spellEnd"/>
      <w:r>
        <w:t xml:space="preserve">, </w:t>
      </w:r>
      <w:proofErr w:type="spellStart"/>
      <w:r>
        <w:t>සේවකයින්ගේ</w:t>
      </w:r>
      <w:proofErr w:type="spellEnd"/>
      <w:r>
        <w:t xml:space="preserve"> </w:t>
      </w:r>
      <w:proofErr w:type="spellStart"/>
      <w:r>
        <w:t>රැකියා</w:t>
      </w:r>
      <w:proofErr w:type="spellEnd"/>
      <w:r>
        <w:t xml:space="preserve"> </w:t>
      </w:r>
      <w:proofErr w:type="spellStart"/>
      <w:r>
        <w:t>තෘප්තිය</w:t>
      </w:r>
      <w:proofErr w:type="spellEnd"/>
      <w:r>
        <w:t xml:space="preserve"> </w:t>
      </w:r>
      <w:proofErr w:type="spellStart"/>
      <w:r>
        <w:t>ඉහළ</w:t>
      </w:r>
      <w:proofErr w:type="spellEnd"/>
      <w:r>
        <w:t xml:space="preserve"> </w:t>
      </w:r>
      <w:proofErr w:type="spellStart"/>
      <w:r>
        <w:t>නැංවීමටත්</w:t>
      </w:r>
      <w:proofErr w:type="spellEnd"/>
      <w:r>
        <w:t xml:space="preserve"> </w:t>
      </w:r>
      <w:proofErr w:type="spellStart"/>
      <w:r>
        <w:t>හැකි</w:t>
      </w:r>
      <w:proofErr w:type="spellEnd"/>
      <w:r>
        <w:t xml:space="preserve"> </w:t>
      </w:r>
      <w:proofErr w:type="spellStart"/>
      <w:r>
        <w:t>වේ</w:t>
      </w:r>
      <w:proofErr w:type="spellEnd"/>
      <w:r>
        <w:t>.</w:t>
      </w:r>
    </w:p>
    <w:p w14:paraId="2D65F4B6" w14:textId="77777777" w:rsidR="00EA27FE" w:rsidRDefault="00000000">
      <w:pPr>
        <w:spacing w:after="120" w:line="240" w:lineRule="auto"/>
      </w:pPr>
      <w:r>
        <w:t>*[</w:t>
      </w:r>
      <w:proofErr w:type="spellStart"/>
      <w:r>
        <w:t>අවබෝධය</w:t>
      </w:r>
      <w:proofErr w:type="spellEnd"/>
      <w:r>
        <w:t xml:space="preserve"> (Understanding) | </w:t>
      </w:r>
      <w:proofErr w:type="spellStart"/>
      <w:r>
        <w:t>කම්කරු</w:t>
      </w:r>
      <w:proofErr w:type="spellEnd"/>
      <w:r>
        <w:t xml:space="preserve"> </w:t>
      </w:r>
      <w:proofErr w:type="spellStart"/>
      <w:r>
        <w:t>සබඳතා</w:t>
      </w:r>
      <w:proofErr w:type="spellEnd"/>
      <w:r>
        <w:t xml:space="preserve"> </w:t>
      </w:r>
      <w:proofErr w:type="spellStart"/>
      <w:r>
        <w:t>හා</w:t>
      </w:r>
      <w:proofErr w:type="spellEnd"/>
      <w:r>
        <w:t xml:space="preserve"> </w:t>
      </w:r>
      <w:proofErr w:type="spellStart"/>
      <w:r>
        <w:t>වෘත්තීය</w:t>
      </w:r>
      <w:proofErr w:type="spellEnd"/>
      <w:r>
        <w:t xml:space="preserve"> </w:t>
      </w:r>
      <w:proofErr w:type="spellStart"/>
      <w:proofErr w:type="gramStart"/>
      <w:r>
        <w:t>සමිති</w:t>
      </w:r>
      <w:proofErr w:type="spellEnd"/>
      <w:r>
        <w:t>]*</w:t>
      </w:r>
      <w:proofErr w:type="gramEnd"/>
    </w:p>
    <w:p w14:paraId="3B69A8C3" w14:textId="77777777" w:rsidR="00EA27FE" w:rsidRDefault="00000000">
      <w:pPr>
        <w:spacing w:after="120" w:line="240" w:lineRule="auto"/>
      </w:pPr>
      <w:r>
        <w:t>**Q</w:t>
      </w:r>
      <w:proofErr w:type="gramStart"/>
      <w:r>
        <w:t>58:*</w:t>
      </w:r>
      <w:proofErr w:type="gramEnd"/>
      <w:r>
        <w:t xml:space="preserve">* </w:t>
      </w:r>
      <w:proofErr w:type="spellStart"/>
      <w:r>
        <w:t>සේවක</w:t>
      </w:r>
      <w:proofErr w:type="spellEnd"/>
      <w:r>
        <w:t xml:space="preserve"> </w:t>
      </w:r>
      <w:proofErr w:type="spellStart"/>
      <w:r>
        <w:t>කාර්යසාධන</w:t>
      </w:r>
      <w:proofErr w:type="spellEnd"/>
      <w:r>
        <w:t xml:space="preserve"> </w:t>
      </w:r>
      <w:proofErr w:type="spellStart"/>
      <w:r>
        <w:t>ඇගයීම</w:t>
      </w:r>
      <w:proofErr w:type="spellEnd"/>
      <w:r>
        <w:t xml:space="preserve"> </w:t>
      </w:r>
      <w:proofErr w:type="spellStart"/>
      <w:r>
        <w:t>යන්නෙන්</w:t>
      </w:r>
      <w:proofErr w:type="spellEnd"/>
      <w:r>
        <w:t xml:space="preserve"> </w:t>
      </w:r>
      <w:proofErr w:type="spellStart"/>
      <w:r>
        <w:t>අදහස්</w:t>
      </w:r>
      <w:proofErr w:type="spellEnd"/>
      <w:r>
        <w:t xml:space="preserve"> </w:t>
      </w:r>
      <w:proofErr w:type="spellStart"/>
      <w:r>
        <w:t>කරන්නේ</w:t>
      </w:r>
      <w:proofErr w:type="spellEnd"/>
      <w:r>
        <w:t xml:space="preserve"> </w:t>
      </w:r>
      <w:proofErr w:type="spellStart"/>
      <w:r>
        <w:t>කුමක්ද</w:t>
      </w:r>
      <w:proofErr w:type="spellEnd"/>
      <w:r>
        <w:t xml:space="preserve">? </w:t>
      </w:r>
      <w:proofErr w:type="spellStart"/>
      <w:r>
        <w:t>එමගින්</w:t>
      </w:r>
      <w:proofErr w:type="spellEnd"/>
      <w:r>
        <w:t xml:space="preserve"> </w:t>
      </w:r>
      <w:proofErr w:type="spellStart"/>
      <w:r>
        <w:t>ආයතනයකට</w:t>
      </w:r>
      <w:proofErr w:type="spellEnd"/>
      <w:r>
        <w:t xml:space="preserve"> </w:t>
      </w:r>
      <w:proofErr w:type="spellStart"/>
      <w:r>
        <w:t>ලැබෙන</w:t>
      </w:r>
      <w:proofErr w:type="spellEnd"/>
      <w:r>
        <w:t xml:space="preserve"> </w:t>
      </w:r>
      <w:proofErr w:type="spellStart"/>
      <w:r>
        <w:t>ප්‍රයෝජන</w:t>
      </w:r>
      <w:proofErr w:type="spellEnd"/>
      <w:r>
        <w:t xml:space="preserve"> </w:t>
      </w:r>
      <w:proofErr w:type="spellStart"/>
      <w:r>
        <w:t>දෙකක්</w:t>
      </w:r>
      <w:proofErr w:type="spellEnd"/>
      <w:r>
        <w:t xml:space="preserve"> </w:t>
      </w:r>
      <w:proofErr w:type="spellStart"/>
      <w:r>
        <w:t>පැහැදිලි</w:t>
      </w:r>
      <w:proofErr w:type="spellEnd"/>
      <w:r>
        <w:t xml:space="preserve"> </w:t>
      </w:r>
      <w:proofErr w:type="spellStart"/>
      <w:r>
        <w:t>කරන්න</w:t>
      </w:r>
      <w:proofErr w:type="spellEnd"/>
      <w:r>
        <w:t>.</w:t>
      </w:r>
    </w:p>
    <w:p w14:paraId="5F7C059F" w14:textId="77777777" w:rsidR="00EA27FE" w:rsidRDefault="00000000">
      <w:pPr>
        <w:spacing w:after="120" w:line="240" w:lineRule="auto"/>
      </w:pPr>
      <w:r>
        <w:t>**A</w:t>
      </w:r>
      <w:proofErr w:type="gramStart"/>
      <w:r>
        <w:t>58:*</w:t>
      </w:r>
      <w:proofErr w:type="gramEnd"/>
      <w:r>
        <w:t xml:space="preserve">* </w:t>
      </w:r>
      <w:proofErr w:type="spellStart"/>
      <w:r>
        <w:t>සේවකයෙකු</w:t>
      </w:r>
      <w:proofErr w:type="spellEnd"/>
      <w:r>
        <w:t xml:space="preserve"> </w:t>
      </w:r>
      <w:proofErr w:type="spellStart"/>
      <w:r>
        <w:t>තමාට</w:t>
      </w:r>
      <w:proofErr w:type="spellEnd"/>
      <w:r>
        <w:t xml:space="preserve"> </w:t>
      </w:r>
      <w:proofErr w:type="spellStart"/>
      <w:r>
        <w:t>පවරා</w:t>
      </w:r>
      <w:proofErr w:type="spellEnd"/>
      <w:r>
        <w:t xml:space="preserve"> </w:t>
      </w:r>
      <w:proofErr w:type="spellStart"/>
      <w:r>
        <w:t>ඇති</w:t>
      </w:r>
      <w:proofErr w:type="spellEnd"/>
      <w:r>
        <w:t xml:space="preserve"> </w:t>
      </w:r>
      <w:proofErr w:type="spellStart"/>
      <w:r>
        <w:t>රැකියාව</w:t>
      </w:r>
      <w:proofErr w:type="spellEnd"/>
      <w:r>
        <w:t xml:space="preserve"> </w:t>
      </w:r>
      <w:proofErr w:type="spellStart"/>
      <w:r>
        <w:t>කෙතරම්</w:t>
      </w:r>
      <w:proofErr w:type="spellEnd"/>
      <w:r>
        <w:t xml:space="preserve"> </w:t>
      </w:r>
      <w:proofErr w:type="spellStart"/>
      <w:r>
        <w:t>දුරට</w:t>
      </w:r>
      <w:proofErr w:type="spellEnd"/>
      <w:r>
        <w:t xml:space="preserve"> </w:t>
      </w:r>
      <w:proofErr w:type="spellStart"/>
      <w:r>
        <w:t>සාර්ථකව</w:t>
      </w:r>
      <w:proofErr w:type="spellEnd"/>
      <w:r>
        <w:t xml:space="preserve"> </w:t>
      </w:r>
      <w:proofErr w:type="spellStart"/>
      <w:r>
        <w:t>ඉටු</w:t>
      </w:r>
      <w:proofErr w:type="spellEnd"/>
      <w:r>
        <w:t xml:space="preserve"> </w:t>
      </w:r>
      <w:proofErr w:type="spellStart"/>
      <w:r>
        <w:t>කරන්නේද</w:t>
      </w:r>
      <w:proofErr w:type="spellEnd"/>
      <w:r>
        <w:t xml:space="preserve"> </w:t>
      </w:r>
      <w:proofErr w:type="spellStart"/>
      <w:r>
        <w:t>යන්න</w:t>
      </w:r>
      <w:proofErr w:type="spellEnd"/>
      <w:r>
        <w:t xml:space="preserve"> </w:t>
      </w:r>
      <w:proofErr w:type="spellStart"/>
      <w:r>
        <w:t>පූර්ව</w:t>
      </w:r>
      <w:proofErr w:type="spellEnd"/>
      <w:r>
        <w:t xml:space="preserve"> </w:t>
      </w:r>
      <w:proofErr w:type="spellStart"/>
      <w:r>
        <w:t>නිශ්චිත</w:t>
      </w:r>
      <w:proofErr w:type="spellEnd"/>
      <w:r>
        <w:t xml:space="preserve"> </w:t>
      </w:r>
      <w:proofErr w:type="spellStart"/>
      <w:r>
        <w:t>ප්‍රමිතීන්ට</w:t>
      </w:r>
      <w:proofErr w:type="spellEnd"/>
      <w:r>
        <w:t xml:space="preserve"> </w:t>
      </w:r>
      <w:proofErr w:type="spellStart"/>
      <w:r>
        <w:t>අනුව</w:t>
      </w:r>
      <w:proofErr w:type="spellEnd"/>
      <w:r>
        <w:t xml:space="preserve"> </w:t>
      </w:r>
      <w:proofErr w:type="spellStart"/>
      <w:r>
        <w:t>ක්‍රමානුකූලව</w:t>
      </w:r>
      <w:proofErr w:type="spellEnd"/>
      <w:r>
        <w:t xml:space="preserve"> </w:t>
      </w:r>
      <w:proofErr w:type="spellStart"/>
      <w:r>
        <w:t>මැන</w:t>
      </w:r>
      <w:proofErr w:type="spellEnd"/>
      <w:r>
        <w:t xml:space="preserve"> </w:t>
      </w:r>
      <w:proofErr w:type="spellStart"/>
      <w:r>
        <w:t>බැලීමේ</w:t>
      </w:r>
      <w:proofErr w:type="spellEnd"/>
      <w:r>
        <w:t xml:space="preserve"> </w:t>
      </w:r>
      <w:proofErr w:type="spellStart"/>
      <w:r>
        <w:t>ක්‍රියාවලිය</w:t>
      </w:r>
      <w:proofErr w:type="spellEnd"/>
      <w:r>
        <w:t xml:space="preserve"> </w:t>
      </w:r>
      <w:proofErr w:type="spellStart"/>
      <w:r>
        <w:t>සේවක</w:t>
      </w:r>
      <w:proofErr w:type="spellEnd"/>
      <w:r>
        <w:t xml:space="preserve"> </w:t>
      </w:r>
      <w:proofErr w:type="spellStart"/>
      <w:r>
        <w:t>කාර්යසාධන</w:t>
      </w:r>
      <w:proofErr w:type="spellEnd"/>
      <w:r>
        <w:t xml:space="preserve"> </w:t>
      </w:r>
      <w:proofErr w:type="spellStart"/>
      <w:r>
        <w:t>ඇගයීමයි</w:t>
      </w:r>
      <w:proofErr w:type="spellEnd"/>
      <w:r>
        <w:t xml:space="preserve">. </w:t>
      </w:r>
      <w:proofErr w:type="spellStart"/>
      <w:r>
        <w:t>මෙහි</w:t>
      </w:r>
      <w:proofErr w:type="spellEnd"/>
      <w:r>
        <w:t xml:space="preserve"> </w:t>
      </w:r>
      <w:proofErr w:type="spellStart"/>
      <w:r>
        <w:t>ප්‍රයෝජන</w:t>
      </w:r>
      <w:proofErr w:type="spellEnd"/>
      <w:r>
        <w:t xml:space="preserve"> </w:t>
      </w:r>
      <w:proofErr w:type="spellStart"/>
      <w:r>
        <w:t>දෙකක්</w:t>
      </w:r>
      <w:proofErr w:type="spellEnd"/>
      <w:r>
        <w:t xml:space="preserve"> </w:t>
      </w:r>
      <w:proofErr w:type="spellStart"/>
      <w:r>
        <w:t>වන්නේ</w:t>
      </w:r>
      <w:proofErr w:type="spellEnd"/>
      <w:r>
        <w:t xml:space="preserve">: 1. </w:t>
      </w:r>
      <w:proofErr w:type="spellStart"/>
      <w:r>
        <w:t>සේවක</w:t>
      </w:r>
      <w:proofErr w:type="spellEnd"/>
      <w:r>
        <w:t xml:space="preserve"> </w:t>
      </w:r>
      <w:proofErr w:type="spellStart"/>
      <w:r>
        <w:t>පුහුණු</w:t>
      </w:r>
      <w:proofErr w:type="spellEnd"/>
      <w:r>
        <w:t xml:space="preserve"> </w:t>
      </w:r>
      <w:proofErr w:type="spellStart"/>
      <w:r>
        <w:t>හා</w:t>
      </w:r>
      <w:proofErr w:type="spellEnd"/>
      <w:r>
        <w:t xml:space="preserve"> </w:t>
      </w:r>
      <w:proofErr w:type="spellStart"/>
      <w:r>
        <w:t>සංවර්ධන</w:t>
      </w:r>
      <w:proofErr w:type="spellEnd"/>
      <w:r>
        <w:t xml:space="preserve"> </w:t>
      </w:r>
      <w:proofErr w:type="spellStart"/>
      <w:r>
        <w:t>අවශ්‍යතා</w:t>
      </w:r>
      <w:proofErr w:type="spellEnd"/>
      <w:r>
        <w:t xml:space="preserve"> </w:t>
      </w:r>
      <w:proofErr w:type="spellStart"/>
      <w:r>
        <w:t>හඳුනා</w:t>
      </w:r>
      <w:proofErr w:type="spellEnd"/>
      <w:r>
        <w:t xml:space="preserve"> </w:t>
      </w:r>
      <w:proofErr w:type="spellStart"/>
      <w:r>
        <w:t>ගැනීමට</w:t>
      </w:r>
      <w:proofErr w:type="spellEnd"/>
      <w:r>
        <w:t xml:space="preserve"> </w:t>
      </w:r>
      <w:proofErr w:type="spellStart"/>
      <w:r>
        <w:t>හැකිවීම</w:t>
      </w:r>
      <w:proofErr w:type="spellEnd"/>
      <w:r>
        <w:t xml:space="preserve">. 2. </w:t>
      </w:r>
      <w:proofErr w:type="spellStart"/>
      <w:r>
        <w:t>වේතන</w:t>
      </w:r>
      <w:proofErr w:type="spellEnd"/>
      <w:r>
        <w:t xml:space="preserve"> </w:t>
      </w:r>
      <w:proofErr w:type="spellStart"/>
      <w:r>
        <w:t>තීරණය</w:t>
      </w:r>
      <w:proofErr w:type="spellEnd"/>
      <w:r>
        <w:t xml:space="preserve"> </w:t>
      </w:r>
      <w:proofErr w:type="spellStart"/>
      <w:r>
        <w:t>කිරීම</w:t>
      </w:r>
      <w:proofErr w:type="spellEnd"/>
      <w:r>
        <w:t xml:space="preserve">, </w:t>
      </w:r>
      <w:proofErr w:type="spellStart"/>
      <w:r>
        <w:t>වැටුප්</w:t>
      </w:r>
      <w:proofErr w:type="spellEnd"/>
      <w:r>
        <w:t xml:space="preserve"> </w:t>
      </w:r>
      <w:proofErr w:type="spellStart"/>
      <w:r>
        <w:t>වර්ධක</w:t>
      </w:r>
      <w:proofErr w:type="spellEnd"/>
      <w:r>
        <w:t xml:space="preserve"> </w:t>
      </w:r>
      <w:proofErr w:type="spellStart"/>
      <w:r>
        <w:t>ලබාදීම</w:t>
      </w:r>
      <w:proofErr w:type="spellEnd"/>
      <w:r>
        <w:t xml:space="preserve"> </w:t>
      </w:r>
      <w:proofErr w:type="spellStart"/>
      <w:r>
        <w:t>සහ</w:t>
      </w:r>
      <w:proofErr w:type="spellEnd"/>
      <w:r>
        <w:t xml:space="preserve"> </w:t>
      </w:r>
      <w:proofErr w:type="spellStart"/>
      <w:r>
        <w:t>උසස්වීම්</w:t>
      </w:r>
      <w:proofErr w:type="spellEnd"/>
      <w:r>
        <w:t xml:space="preserve"> </w:t>
      </w:r>
      <w:proofErr w:type="spellStart"/>
      <w:r>
        <w:t>ලබාදීම</w:t>
      </w:r>
      <w:proofErr w:type="spellEnd"/>
      <w:r>
        <w:t xml:space="preserve"> </w:t>
      </w:r>
      <w:proofErr w:type="spellStart"/>
      <w:r>
        <w:t>වැනි</w:t>
      </w:r>
      <w:proofErr w:type="spellEnd"/>
      <w:r>
        <w:t xml:space="preserve"> </w:t>
      </w:r>
      <w:proofErr w:type="spellStart"/>
      <w:r>
        <w:t>තීරණ</w:t>
      </w:r>
      <w:proofErr w:type="spellEnd"/>
      <w:r>
        <w:t xml:space="preserve"> </w:t>
      </w:r>
      <w:proofErr w:type="spellStart"/>
      <w:r>
        <w:t>සඳහා</w:t>
      </w:r>
      <w:proofErr w:type="spellEnd"/>
      <w:r>
        <w:t xml:space="preserve"> </w:t>
      </w:r>
      <w:proofErr w:type="spellStart"/>
      <w:r>
        <w:t>සාධාරණ</w:t>
      </w:r>
      <w:proofErr w:type="spellEnd"/>
      <w:r>
        <w:t xml:space="preserve"> </w:t>
      </w:r>
      <w:proofErr w:type="spellStart"/>
      <w:r>
        <w:t>පදනමක්</w:t>
      </w:r>
      <w:proofErr w:type="spellEnd"/>
      <w:r>
        <w:t xml:space="preserve"> </w:t>
      </w:r>
      <w:proofErr w:type="spellStart"/>
      <w:r>
        <w:t>සැපයීමයි</w:t>
      </w:r>
      <w:proofErr w:type="spellEnd"/>
      <w:r>
        <w:t>.</w:t>
      </w:r>
    </w:p>
    <w:p w14:paraId="33F09B39" w14:textId="77777777" w:rsidR="00EA27FE" w:rsidRDefault="00000000">
      <w:pPr>
        <w:spacing w:after="120" w:line="240" w:lineRule="auto"/>
      </w:pPr>
      <w:r>
        <w:t>*[</w:t>
      </w:r>
      <w:proofErr w:type="spellStart"/>
      <w:r>
        <w:t>අවබෝධය</w:t>
      </w:r>
      <w:proofErr w:type="spellEnd"/>
      <w:r>
        <w:t xml:space="preserve"> (Understanding) | </w:t>
      </w:r>
      <w:proofErr w:type="spellStart"/>
      <w:r>
        <w:t>සේවක</w:t>
      </w:r>
      <w:proofErr w:type="spellEnd"/>
      <w:r>
        <w:t xml:space="preserve"> </w:t>
      </w:r>
      <w:proofErr w:type="spellStart"/>
      <w:proofErr w:type="gramStart"/>
      <w:r>
        <w:t>ඇගයීම</w:t>
      </w:r>
      <w:proofErr w:type="spellEnd"/>
      <w:r>
        <w:t>]*</w:t>
      </w:r>
      <w:proofErr w:type="gramEnd"/>
    </w:p>
    <w:p w14:paraId="307FBA37" w14:textId="77777777" w:rsidR="00EA27FE" w:rsidRDefault="00000000">
      <w:pPr>
        <w:spacing w:after="120" w:line="240" w:lineRule="auto"/>
      </w:pPr>
      <w:r>
        <w:t>**Q</w:t>
      </w:r>
      <w:proofErr w:type="gramStart"/>
      <w:r>
        <w:t>59:*</w:t>
      </w:r>
      <w:proofErr w:type="gramEnd"/>
      <w:r>
        <w:t>* '</w:t>
      </w:r>
      <w:proofErr w:type="spellStart"/>
      <w:r>
        <w:t>සුරස</w:t>
      </w:r>
      <w:proofErr w:type="spellEnd"/>
      <w:r>
        <w:t xml:space="preserve"> </w:t>
      </w:r>
      <w:proofErr w:type="spellStart"/>
      <w:r>
        <w:t>නිපැයුම්</w:t>
      </w:r>
      <w:proofErr w:type="spellEnd"/>
      <w:r>
        <w:t xml:space="preserve">' </w:t>
      </w:r>
      <w:proofErr w:type="spellStart"/>
      <w:r>
        <w:t>ආයතනය</w:t>
      </w:r>
      <w:proofErr w:type="spellEnd"/>
      <w:r>
        <w:t xml:space="preserve"> </w:t>
      </w:r>
      <w:proofErr w:type="spellStart"/>
      <w:r>
        <w:t>සිය</w:t>
      </w:r>
      <w:proofErr w:type="spellEnd"/>
      <w:r>
        <w:t xml:space="preserve"> </w:t>
      </w:r>
      <w:proofErr w:type="spellStart"/>
      <w:r>
        <w:t>අලෙවි</w:t>
      </w:r>
      <w:proofErr w:type="spellEnd"/>
      <w:r>
        <w:t xml:space="preserve"> </w:t>
      </w:r>
      <w:proofErr w:type="spellStart"/>
      <w:r>
        <w:t>අංශයේ</w:t>
      </w:r>
      <w:proofErr w:type="spellEnd"/>
      <w:r>
        <w:t xml:space="preserve"> </w:t>
      </w:r>
      <w:proofErr w:type="spellStart"/>
      <w:r>
        <w:t>නව</w:t>
      </w:r>
      <w:proofErr w:type="spellEnd"/>
      <w:r>
        <w:t xml:space="preserve"> </w:t>
      </w:r>
      <w:proofErr w:type="spellStart"/>
      <w:r>
        <w:t>කළමනාකරු</w:t>
      </w:r>
      <w:proofErr w:type="spellEnd"/>
      <w:r>
        <w:t xml:space="preserve"> </w:t>
      </w:r>
      <w:proofErr w:type="spellStart"/>
      <w:r>
        <w:t>තනතුර</w:t>
      </w:r>
      <w:proofErr w:type="spellEnd"/>
      <w:r>
        <w:t xml:space="preserve"> </w:t>
      </w:r>
      <w:proofErr w:type="spellStart"/>
      <w:r>
        <w:t>සඳහා</w:t>
      </w:r>
      <w:proofErr w:type="spellEnd"/>
      <w:r>
        <w:t xml:space="preserve"> </w:t>
      </w:r>
      <w:proofErr w:type="spellStart"/>
      <w:r>
        <w:t>අයදුම්පත්</w:t>
      </w:r>
      <w:proofErr w:type="spellEnd"/>
      <w:r>
        <w:t xml:space="preserve"> </w:t>
      </w:r>
      <w:proofErr w:type="spellStart"/>
      <w:r>
        <w:t>කැඳවීමට</w:t>
      </w:r>
      <w:proofErr w:type="spellEnd"/>
      <w:r>
        <w:t xml:space="preserve"> </w:t>
      </w:r>
      <w:proofErr w:type="spellStart"/>
      <w:r>
        <w:t>අදහස්</w:t>
      </w:r>
      <w:proofErr w:type="spellEnd"/>
      <w:r>
        <w:t xml:space="preserve"> </w:t>
      </w:r>
      <w:proofErr w:type="spellStart"/>
      <w:r>
        <w:t>කරයි</w:t>
      </w:r>
      <w:proofErr w:type="spellEnd"/>
      <w:r>
        <w:t xml:space="preserve">. </w:t>
      </w:r>
      <w:proofErr w:type="spellStart"/>
      <w:r>
        <w:t>මෙම</w:t>
      </w:r>
      <w:proofErr w:type="spellEnd"/>
      <w:r>
        <w:t xml:space="preserve"> </w:t>
      </w:r>
      <w:proofErr w:type="spellStart"/>
      <w:r>
        <w:t>අවස්ථාවට</w:t>
      </w:r>
      <w:proofErr w:type="spellEnd"/>
      <w:r>
        <w:t xml:space="preserve"> </w:t>
      </w:r>
      <w:proofErr w:type="spellStart"/>
      <w:r>
        <w:t>උචිත</w:t>
      </w:r>
      <w:proofErr w:type="spellEnd"/>
      <w:r>
        <w:t xml:space="preserve"> </w:t>
      </w:r>
      <w:proofErr w:type="spellStart"/>
      <w:r>
        <w:t>පරිදි</w:t>
      </w:r>
      <w:proofErr w:type="spellEnd"/>
      <w:r>
        <w:t xml:space="preserve"> </w:t>
      </w:r>
      <w:proofErr w:type="spellStart"/>
      <w:r>
        <w:t>සුදුසු</w:t>
      </w:r>
      <w:proofErr w:type="spellEnd"/>
      <w:r>
        <w:t xml:space="preserve"> </w:t>
      </w:r>
      <w:proofErr w:type="spellStart"/>
      <w:r>
        <w:t>සේවකයෙකු</w:t>
      </w:r>
      <w:proofErr w:type="spellEnd"/>
      <w:r>
        <w:t xml:space="preserve"> </w:t>
      </w:r>
      <w:proofErr w:type="spellStart"/>
      <w:r>
        <w:t>බඳවා</w:t>
      </w:r>
      <w:proofErr w:type="spellEnd"/>
      <w:r>
        <w:t xml:space="preserve"> </w:t>
      </w:r>
      <w:proofErr w:type="spellStart"/>
      <w:r>
        <w:t>ගැනීමේ</w:t>
      </w:r>
      <w:proofErr w:type="spellEnd"/>
      <w:r>
        <w:t xml:space="preserve"> </w:t>
      </w:r>
      <w:proofErr w:type="spellStart"/>
      <w:r>
        <w:t>හා</w:t>
      </w:r>
      <w:proofErr w:type="spellEnd"/>
      <w:r>
        <w:t xml:space="preserve"> </w:t>
      </w:r>
      <w:proofErr w:type="spellStart"/>
      <w:r>
        <w:t>තෝරා</w:t>
      </w:r>
      <w:proofErr w:type="spellEnd"/>
      <w:r>
        <w:t xml:space="preserve"> </w:t>
      </w:r>
      <w:proofErr w:type="spellStart"/>
      <w:r>
        <w:t>ගැනීමේ</w:t>
      </w:r>
      <w:proofErr w:type="spellEnd"/>
      <w:r>
        <w:t xml:space="preserve"> </w:t>
      </w:r>
      <w:proofErr w:type="spellStart"/>
      <w:r>
        <w:t>ක්‍රියාවලිය</w:t>
      </w:r>
      <w:proofErr w:type="spellEnd"/>
      <w:r>
        <w:t xml:space="preserve"> </w:t>
      </w:r>
      <w:proofErr w:type="spellStart"/>
      <w:r>
        <w:t>අනුගමනය</w:t>
      </w:r>
      <w:proofErr w:type="spellEnd"/>
      <w:r>
        <w:t xml:space="preserve"> </w:t>
      </w:r>
      <w:proofErr w:type="spellStart"/>
      <w:r>
        <w:t>කළ</w:t>
      </w:r>
      <w:proofErr w:type="spellEnd"/>
      <w:r>
        <w:t xml:space="preserve"> </w:t>
      </w:r>
      <w:proofErr w:type="spellStart"/>
      <w:r>
        <w:t>යුතු</w:t>
      </w:r>
      <w:proofErr w:type="spellEnd"/>
      <w:r>
        <w:t xml:space="preserve"> </w:t>
      </w:r>
      <w:proofErr w:type="spellStart"/>
      <w:r>
        <w:t>පියවර</w:t>
      </w:r>
      <w:proofErr w:type="spellEnd"/>
      <w:r>
        <w:t xml:space="preserve"> 4ක් </w:t>
      </w:r>
      <w:proofErr w:type="spellStart"/>
      <w:r>
        <w:t>පිළිවෙලින්</w:t>
      </w:r>
      <w:proofErr w:type="spellEnd"/>
      <w:r>
        <w:t xml:space="preserve"> </w:t>
      </w:r>
      <w:proofErr w:type="spellStart"/>
      <w:r>
        <w:t>සකස්</w:t>
      </w:r>
      <w:proofErr w:type="spellEnd"/>
      <w:r>
        <w:t xml:space="preserve"> </w:t>
      </w:r>
      <w:proofErr w:type="spellStart"/>
      <w:r>
        <w:t>කර</w:t>
      </w:r>
      <w:proofErr w:type="spellEnd"/>
      <w:r>
        <w:t xml:space="preserve"> </w:t>
      </w:r>
      <w:proofErr w:type="spellStart"/>
      <w:r>
        <w:t>දක්වන්න</w:t>
      </w:r>
      <w:proofErr w:type="spellEnd"/>
      <w:r>
        <w:t>.</w:t>
      </w:r>
    </w:p>
    <w:p w14:paraId="2F17A806" w14:textId="77777777" w:rsidR="00EA27FE" w:rsidRDefault="00000000">
      <w:pPr>
        <w:spacing w:after="120" w:line="240" w:lineRule="auto"/>
      </w:pPr>
      <w:r>
        <w:t>**A</w:t>
      </w:r>
      <w:proofErr w:type="gramStart"/>
      <w:r>
        <w:t>59:*</w:t>
      </w:r>
      <w:proofErr w:type="gramEnd"/>
      <w:r>
        <w:t>* '</w:t>
      </w:r>
      <w:proofErr w:type="spellStart"/>
      <w:r>
        <w:t>සුරස</w:t>
      </w:r>
      <w:proofErr w:type="spellEnd"/>
      <w:r>
        <w:t xml:space="preserve"> </w:t>
      </w:r>
      <w:proofErr w:type="spellStart"/>
      <w:r>
        <w:t>නිපැයුම්</w:t>
      </w:r>
      <w:proofErr w:type="spellEnd"/>
      <w:r>
        <w:t xml:space="preserve">' </w:t>
      </w:r>
      <w:proofErr w:type="spellStart"/>
      <w:r>
        <w:t>ආයතනය</w:t>
      </w:r>
      <w:proofErr w:type="spellEnd"/>
      <w:r>
        <w:t xml:space="preserve"> </w:t>
      </w:r>
      <w:proofErr w:type="spellStart"/>
      <w:r>
        <w:t>අලෙවි</w:t>
      </w:r>
      <w:proofErr w:type="spellEnd"/>
      <w:r>
        <w:t xml:space="preserve"> </w:t>
      </w:r>
      <w:proofErr w:type="spellStart"/>
      <w:r>
        <w:t>කළමනාකරු</w:t>
      </w:r>
      <w:proofErr w:type="spellEnd"/>
      <w:r>
        <w:t xml:space="preserve"> </w:t>
      </w:r>
      <w:proofErr w:type="spellStart"/>
      <w:r>
        <w:t>තනතුර</w:t>
      </w:r>
      <w:proofErr w:type="spellEnd"/>
      <w:r>
        <w:t xml:space="preserve"> </w:t>
      </w:r>
      <w:proofErr w:type="spellStart"/>
      <w:r>
        <w:t>සඳහා</w:t>
      </w:r>
      <w:proofErr w:type="spellEnd"/>
      <w:r>
        <w:t xml:space="preserve"> </w:t>
      </w:r>
      <w:proofErr w:type="spellStart"/>
      <w:r>
        <w:t>සේවකයෙකු</w:t>
      </w:r>
      <w:proofErr w:type="spellEnd"/>
      <w:r>
        <w:t xml:space="preserve"> </w:t>
      </w:r>
      <w:proofErr w:type="spellStart"/>
      <w:r>
        <w:t>තෝරා</w:t>
      </w:r>
      <w:proofErr w:type="spellEnd"/>
      <w:r>
        <w:t xml:space="preserve"> </w:t>
      </w:r>
      <w:proofErr w:type="spellStart"/>
      <w:r>
        <w:t>ගැනීමේදී</w:t>
      </w:r>
      <w:proofErr w:type="spellEnd"/>
      <w:r>
        <w:t xml:space="preserve"> </w:t>
      </w:r>
      <w:proofErr w:type="spellStart"/>
      <w:r>
        <w:t>පහත</w:t>
      </w:r>
      <w:proofErr w:type="spellEnd"/>
      <w:r>
        <w:t xml:space="preserve"> </w:t>
      </w:r>
      <w:proofErr w:type="spellStart"/>
      <w:r>
        <w:t>පියවර</w:t>
      </w:r>
      <w:proofErr w:type="spellEnd"/>
      <w:r>
        <w:t xml:space="preserve"> </w:t>
      </w:r>
      <w:proofErr w:type="spellStart"/>
      <w:r>
        <w:t>පිළිවෙලින්</w:t>
      </w:r>
      <w:proofErr w:type="spellEnd"/>
      <w:r>
        <w:t xml:space="preserve"> </w:t>
      </w:r>
      <w:proofErr w:type="spellStart"/>
      <w:r>
        <w:t>අනුගමනය</w:t>
      </w:r>
      <w:proofErr w:type="spellEnd"/>
      <w:r>
        <w:t xml:space="preserve"> </w:t>
      </w:r>
      <w:proofErr w:type="spellStart"/>
      <w:r>
        <w:t>කළ</w:t>
      </w:r>
      <w:proofErr w:type="spellEnd"/>
      <w:r>
        <w:t xml:space="preserve"> </w:t>
      </w:r>
      <w:proofErr w:type="spellStart"/>
      <w:r>
        <w:t>යුතුය</w:t>
      </w:r>
      <w:proofErr w:type="spellEnd"/>
      <w:r>
        <w:t xml:space="preserve">: 1. </w:t>
      </w:r>
      <w:proofErr w:type="spellStart"/>
      <w:r>
        <w:lastRenderedPageBreak/>
        <w:t>රැකියා</w:t>
      </w:r>
      <w:proofErr w:type="spellEnd"/>
      <w:r>
        <w:t xml:space="preserve"> </w:t>
      </w:r>
      <w:proofErr w:type="spellStart"/>
      <w:r>
        <w:t>විග්‍රහය</w:t>
      </w:r>
      <w:proofErr w:type="spellEnd"/>
      <w:r>
        <w:t xml:space="preserve"> </w:t>
      </w:r>
      <w:proofErr w:type="spellStart"/>
      <w:r>
        <w:t>සකස්</w:t>
      </w:r>
      <w:proofErr w:type="spellEnd"/>
      <w:r>
        <w:t xml:space="preserve"> </w:t>
      </w:r>
      <w:proofErr w:type="spellStart"/>
      <w:r>
        <w:t>කිරීම</w:t>
      </w:r>
      <w:proofErr w:type="spellEnd"/>
      <w:r>
        <w:t xml:space="preserve"> (</w:t>
      </w:r>
      <w:proofErr w:type="spellStart"/>
      <w:r>
        <w:t>තනතුරේ</w:t>
      </w:r>
      <w:proofErr w:type="spellEnd"/>
      <w:r>
        <w:t xml:space="preserve"> </w:t>
      </w:r>
      <w:proofErr w:type="spellStart"/>
      <w:r>
        <w:t>ස්වභාවය</w:t>
      </w:r>
      <w:proofErr w:type="spellEnd"/>
      <w:r>
        <w:t xml:space="preserve"> </w:t>
      </w:r>
      <w:proofErr w:type="spellStart"/>
      <w:r>
        <w:t>සහ</w:t>
      </w:r>
      <w:proofErr w:type="spellEnd"/>
      <w:r>
        <w:t xml:space="preserve"> </w:t>
      </w:r>
      <w:proofErr w:type="spellStart"/>
      <w:r>
        <w:t>අවශ්‍ය</w:t>
      </w:r>
      <w:proofErr w:type="spellEnd"/>
      <w:r>
        <w:t xml:space="preserve"> </w:t>
      </w:r>
      <w:proofErr w:type="spellStart"/>
      <w:r>
        <w:t>සුදුසුකම්</w:t>
      </w:r>
      <w:proofErr w:type="spellEnd"/>
      <w:r>
        <w:t xml:space="preserve"> </w:t>
      </w:r>
      <w:proofErr w:type="spellStart"/>
      <w:r>
        <w:t>නිර්ණය</w:t>
      </w:r>
      <w:proofErr w:type="spellEnd"/>
      <w:r>
        <w:t xml:space="preserve"> </w:t>
      </w:r>
      <w:proofErr w:type="spellStart"/>
      <w:r>
        <w:t>කිරීම</w:t>
      </w:r>
      <w:proofErr w:type="spellEnd"/>
      <w:r>
        <w:t xml:space="preserve">). 2. </w:t>
      </w:r>
      <w:proofErr w:type="spellStart"/>
      <w:r>
        <w:t>රැකියා</w:t>
      </w:r>
      <w:proofErr w:type="spellEnd"/>
      <w:r>
        <w:t xml:space="preserve"> </w:t>
      </w:r>
      <w:proofErr w:type="spellStart"/>
      <w:r>
        <w:t>පුරප්පාඩුව</w:t>
      </w:r>
      <w:proofErr w:type="spellEnd"/>
      <w:r>
        <w:t xml:space="preserve"> </w:t>
      </w:r>
      <w:proofErr w:type="spellStart"/>
      <w:r>
        <w:t>සඳහා</w:t>
      </w:r>
      <w:proofErr w:type="spellEnd"/>
      <w:r>
        <w:t xml:space="preserve"> </w:t>
      </w:r>
      <w:proofErr w:type="spellStart"/>
      <w:r>
        <w:t>අයදුම්පත්</w:t>
      </w:r>
      <w:proofErr w:type="spellEnd"/>
      <w:r>
        <w:t xml:space="preserve"> </w:t>
      </w:r>
      <w:proofErr w:type="spellStart"/>
      <w:r>
        <w:t>කැඳවීම</w:t>
      </w:r>
      <w:proofErr w:type="spellEnd"/>
      <w:r>
        <w:t xml:space="preserve"> (</w:t>
      </w:r>
      <w:proofErr w:type="spellStart"/>
      <w:r>
        <w:t>මාධ්‍ය</w:t>
      </w:r>
      <w:proofErr w:type="spellEnd"/>
      <w:r>
        <w:t xml:space="preserve"> </w:t>
      </w:r>
      <w:proofErr w:type="spellStart"/>
      <w:r>
        <w:t>දැන්වීම්</w:t>
      </w:r>
      <w:proofErr w:type="spellEnd"/>
      <w:r>
        <w:t xml:space="preserve"> </w:t>
      </w:r>
      <w:proofErr w:type="spellStart"/>
      <w:r>
        <w:t>මගින්</w:t>
      </w:r>
      <w:proofErr w:type="spellEnd"/>
      <w:r>
        <w:t xml:space="preserve"> </w:t>
      </w:r>
      <w:proofErr w:type="spellStart"/>
      <w:r>
        <w:t>බඳවා</w:t>
      </w:r>
      <w:proofErr w:type="spellEnd"/>
      <w:r>
        <w:t xml:space="preserve"> </w:t>
      </w:r>
      <w:proofErr w:type="spellStart"/>
      <w:r>
        <w:t>ගැනීම</w:t>
      </w:r>
      <w:proofErr w:type="spellEnd"/>
      <w:r>
        <w:t xml:space="preserve">). 3. </w:t>
      </w:r>
      <w:proofErr w:type="spellStart"/>
      <w:r>
        <w:t>ලැබී</w:t>
      </w:r>
      <w:proofErr w:type="spellEnd"/>
      <w:r>
        <w:t xml:space="preserve"> </w:t>
      </w:r>
      <w:proofErr w:type="spellStart"/>
      <w:r>
        <w:t>ඇති</w:t>
      </w:r>
      <w:proofErr w:type="spellEnd"/>
      <w:r>
        <w:t xml:space="preserve"> </w:t>
      </w:r>
      <w:proofErr w:type="spellStart"/>
      <w:r>
        <w:t>අයදුම්පත්</w:t>
      </w:r>
      <w:proofErr w:type="spellEnd"/>
      <w:r>
        <w:t xml:space="preserve"> </w:t>
      </w:r>
      <w:proofErr w:type="spellStart"/>
      <w:r>
        <w:t>පරීක්ෂා</w:t>
      </w:r>
      <w:proofErr w:type="spellEnd"/>
      <w:r>
        <w:t xml:space="preserve"> </w:t>
      </w:r>
      <w:proofErr w:type="spellStart"/>
      <w:r>
        <w:t>කර</w:t>
      </w:r>
      <w:proofErr w:type="spellEnd"/>
      <w:r>
        <w:t xml:space="preserve"> </w:t>
      </w:r>
      <w:proofErr w:type="spellStart"/>
      <w:r>
        <w:t>සුදුසු</w:t>
      </w:r>
      <w:proofErr w:type="spellEnd"/>
      <w:r>
        <w:t xml:space="preserve"> </w:t>
      </w:r>
      <w:proofErr w:type="spellStart"/>
      <w:r>
        <w:t>අයදුම්කරුවන්</w:t>
      </w:r>
      <w:proofErr w:type="spellEnd"/>
      <w:r>
        <w:t xml:space="preserve"> </w:t>
      </w:r>
      <w:proofErr w:type="spellStart"/>
      <w:r>
        <w:t>කෙටි</w:t>
      </w:r>
      <w:proofErr w:type="spellEnd"/>
      <w:r>
        <w:t xml:space="preserve"> </w:t>
      </w:r>
      <w:proofErr w:type="spellStart"/>
      <w:r>
        <w:t>ලැයිස්තුගත</w:t>
      </w:r>
      <w:proofErr w:type="spellEnd"/>
      <w:r>
        <w:t xml:space="preserve"> </w:t>
      </w:r>
      <w:proofErr w:type="spellStart"/>
      <w:r>
        <w:t>කිරීම</w:t>
      </w:r>
      <w:proofErr w:type="spellEnd"/>
      <w:r>
        <w:t xml:space="preserve">. 4. </w:t>
      </w:r>
      <w:proofErr w:type="spellStart"/>
      <w:r>
        <w:t>සම්මුඛ</w:t>
      </w:r>
      <w:proofErr w:type="spellEnd"/>
      <w:r>
        <w:t xml:space="preserve"> </w:t>
      </w:r>
      <w:proofErr w:type="spellStart"/>
      <w:r>
        <w:t>පරීක්ෂණ</w:t>
      </w:r>
      <w:proofErr w:type="spellEnd"/>
      <w:r>
        <w:t xml:space="preserve"> </w:t>
      </w:r>
      <w:proofErr w:type="spellStart"/>
      <w:r>
        <w:t>සහ</w:t>
      </w:r>
      <w:proofErr w:type="spellEnd"/>
      <w:r>
        <w:t xml:space="preserve"> </w:t>
      </w:r>
      <w:proofErr w:type="spellStart"/>
      <w:r>
        <w:t>පරීක්ෂණ</w:t>
      </w:r>
      <w:proofErr w:type="spellEnd"/>
      <w:r>
        <w:t xml:space="preserve"> </w:t>
      </w:r>
      <w:proofErr w:type="spellStart"/>
      <w:r>
        <w:t>පැවැත්වීම</w:t>
      </w:r>
      <w:proofErr w:type="spellEnd"/>
      <w:r>
        <w:t xml:space="preserve"> </w:t>
      </w:r>
      <w:proofErr w:type="spellStart"/>
      <w:r>
        <w:t>මගින්</w:t>
      </w:r>
      <w:proofErr w:type="spellEnd"/>
      <w:r>
        <w:t xml:space="preserve"> </w:t>
      </w:r>
      <w:proofErr w:type="spellStart"/>
      <w:r>
        <w:t>සුදුසුම</w:t>
      </w:r>
      <w:proofErr w:type="spellEnd"/>
      <w:r>
        <w:t xml:space="preserve"> </w:t>
      </w:r>
      <w:proofErr w:type="spellStart"/>
      <w:r>
        <w:t>තැනැත්තා</w:t>
      </w:r>
      <w:proofErr w:type="spellEnd"/>
      <w:r>
        <w:t xml:space="preserve"> </w:t>
      </w:r>
      <w:proofErr w:type="spellStart"/>
      <w:r>
        <w:t>තෝරාගෙන</w:t>
      </w:r>
      <w:proofErr w:type="spellEnd"/>
      <w:r>
        <w:t xml:space="preserve"> </w:t>
      </w:r>
      <w:proofErr w:type="spellStart"/>
      <w:r>
        <w:t>පත්වීම්</w:t>
      </w:r>
      <w:proofErr w:type="spellEnd"/>
      <w:r>
        <w:t xml:space="preserve"> </w:t>
      </w:r>
      <w:proofErr w:type="spellStart"/>
      <w:r>
        <w:t>ලිපිය</w:t>
      </w:r>
      <w:proofErr w:type="spellEnd"/>
      <w:r>
        <w:t xml:space="preserve"> </w:t>
      </w:r>
      <w:proofErr w:type="spellStart"/>
      <w:r>
        <w:t>ප්‍රදානය</w:t>
      </w:r>
      <w:proofErr w:type="spellEnd"/>
      <w:r>
        <w:t xml:space="preserve"> </w:t>
      </w:r>
      <w:proofErr w:type="spellStart"/>
      <w:r>
        <w:t>කිරීම</w:t>
      </w:r>
      <w:proofErr w:type="spellEnd"/>
      <w:r>
        <w:t>.</w:t>
      </w:r>
    </w:p>
    <w:p w14:paraId="3995B211" w14:textId="77777777" w:rsidR="00EA27FE" w:rsidRDefault="00000000">
      <w:pPr>
        <w:spacing w:after="120" w:line="240" w:lineRule="auto"/>
      </w:pPr>
      <w:r>
        <w:t>*[</w:t>
      </w:r>
      <w:proofErr w:type="spellStart"/>
      <w:r>
        <w:t>යෙදුම</w:t>
      </w:r>
      <w:proofErr w:type="spellEnd"/>
      <w:r>
        <w:t xml:space="preserve"> (Application) | </w:t>
      </w:r>
      <w:proofErr w:type="spellStart"/>
      <w:r>
        <w:t>සේවක</w:t>
      </w:r>
      <w:proofErr w:type="spellEnd"/>
      <w:r>
        <w:t xml:space="preserve"> </w:t>
      </w:r>
      <w:proofErr w:type="spellStart"/>
      <w:r>
        <w:t>බඳවා</w:t>
      </w:r>
      <w:proofErr w:type="spellEnd"/>
      <w:r>
        <w:t xml:space="preserve"> </w:t>
      </w:r>
      <w:proofErr w:type="spellStart"/>
      <w:r>
        <w:t>ගැනීම</w:t>
      </w:r>
      <w:proofErr w:type="spellEnd"/>
      <w:r>
        <w:t xml:space="preserve"> </w:t>
      </w:r>
      <w:proofErr w:type="spellStart"/>
      <w:r>
        <w:t>හා</w:t>
      </w:r>
      <w:proofErr w:type="spellEnd"/>
      <w:r>
        <w:t xml:space="preserve"> </w:t>
      </w:r>
      <w:proofErr w:type="spellStart"/>
      <w:r>
        <w:t>තෝරා</w:t>
      </w:r>
      <w:proofErr w:type="spellEnd"/>
      <w:r>
        <w:t xml:space="preserve"> </w:t>
      </w:r>
      <w:proofErr w:type="spellStart"/>
      <w:proofErr w:type="gramStart"/>
      <w:r>
        <w:t>ගැනීම</w:t>
      </w:r>
      <w:proofErr w:type="spellEnd"/>
      <w:r>
        <w:t>]*</w:t>
      </w:r>
      <w:proofErr w:type="gramEnd"/>
    </w:p>
    <w:p w14:paraId="3EDCFF62" w14:textId="77777777" w:rsidR="00EA27FE" w:rsidRDefault="00000000">
      <w:pPr>
        <w:spacing w:after="120" w:line="240" w:lineRule="auto"/>
      </w:pPr>
      <w:r>
        <w:t>**Q</w:t>
      </w:r>
      <w:proofErr w:type="gramStart"/>
      <w:r>
        <w:t>60:*</w:t>
      </w:r>
      <w:proofErr w:type="gramEnd"/>
      <w:r>
        <w:t xml:space="preserve">* </w:t>
      </w:r>
      <w:proofErr w:type="spellStart"/>
      <w:r>
        <w:t>නිෂ්පාදන</w:t>
      </w:r>
      <w:proofErr w:type="spellEnd"/>
      <w:r>
        <w:t xml:space="preserve"> </w:t>
      </w:r>
      <w:proofErr w:type="spellStart"/>
      <w:r>
        <w:t>ආයතනයක</w:t>
      </w:r>
      <w:proofErr w:type="spellEnd"/>
      <w:r>
        <w:t xml:space="preserve"> </w:t>
      </w:r>
      <w:proofErr w:type="spellStart"/>
      <w:r>
        <w:t>සේවකයින්ගේ</w:t>
      </w:r>
      <w:proofErr w:type="spellEnd"/>
      <w:r>
        <w:t xml:space="preserve"> </w:t>
      </w:r>
      <w:proofErr w:type="spellStart"/>
      <w:r>
        <w:t>නිෂ්පාදන</w:t>
      </w:r>
      <w:proofErr w:type="spellEnd"/>
      <w:r>
        <w:t xml:space="preserve"> </w:t>
      </w:r>
      <w:proofErr w:type="spellStart"/>
      <w:r>
        <w:t>ඵලදායීතාව</w:t>
      </w:r>
      <w:proofErr w:type="spellEnd"/>
      <w:r>
        <w:t xml:space="preserve"> </w:t>
      </w:r>
      <w:proofErr w:type="spellStart"/>
      <w:r>
        <w:t>පහත</w:t>
      </w:r>
      <w:proofErr w:type="spellEnd"/>
      <w:r>
        <w:t xml:space="preserve"> </w:t>
      </w:r>
      <w:proofErr w:type="spellStart"/>
      <w:r>
        <w:t>වැටී</w:t>
      </w:r>
      <w:proofErr w:type="spellEnd"/>
      <w:r>
        <w:t xml:space="preserve"> </w:t>
      </w:r>
      <w:proofErr w:type="spellStart"/>
      <w:r>
        <w:t>ඇති</w:t>
      </w:r>
      <w:proofErr w:type="spellEnd"/>
      <w:r>
        <w:t xml:space="preserve"> </w:t>
      </w:r>
      <w:proofErr w:type="spellStart"/>
      <w:r>
        <w:t>අතර</w:t>
      </w:r>
      <w:proofErr w:type="spellEnd"/>
      <w:r>
        <w:t xml:space="preserve"> </w:t>
      </w:r>
      <w:proofErr w:type="spellStart"/>
      <w:r>
        <w:t>සේවකයින්</w:t>
      </w:r>
      <w:proofErr w:type="spellEnd"/>
      <w:r>
        <w:t xml:space="preserve"> </w:t>
      </w:r>
      <w:proofErr w:type="spellStart"/>
      <w:r>
        <w:t>නිතර</w:t>
      </w:r>
      <w:proofErr w:type="spellEnd"/>
      <w:r>
        <w:t xml:space="preserve"> </w:t>
      </w:r>
      <w:proofErr w:type="spellStart"/>
      <w:r>
        <w:t>සේවයට</w:t>
      </w:r>
      <w:proofErr w:type="spellEnd"/>
      <w:r>
        <w:t xml:space="preserve"> </w:t>
      </w:r>
      <w:proofErr w:type="spellStart"/>
      <w:r>
        <w:t>වාර්තා</w:t>
      </w:r>
      <w:proofErr w:type="spellEnd"/>
      <w:r>
        <w:t xml:space="preserve"> </w:t>
      </w:r>
      <w:proofErr w:type="spellStart"/>
      <w:r>
        <w:t>නොකිරීමේ</w:t>
      </w:r>
      <w:proofErr w:type="spellEnd"/>
      <w:r>
        <w:t xml:space="preserve"> </w:t>
      </w:r>
      <w:proofErr w:type="spellStart"/>
      <w:r>
        <w:t>ප්‍රවණතාවක්</w:t>
      </w:r>
      <w:proofErr w:type="spellEnd"/>
      <w:r>
        <w:t xml:space="preserve"> </w:t>
      </w:r>
      <w:proofErr w:type="spellStart"/>
      <w:r>
        <w:t>දක්නට</w:t>
      </w:r>
      <w:proofErr w:type="spellEnd"/>
      <w:r>
        <w:t xml:space="preserve"> </w:t>
      </w:r>
      <w:proofErr w:type="spellStart"/>
      <w:r>
        <w:t>ලැබේ</w:t>
      </w:r>
      <w:proofErr w:type="spellEnd"/>
      <w:r>
        <w:t xml:space="preserve">. </w:t>
      </w:r>
      <w:proofErr w:type="spellStart"/>
      <w:r>
        <w:t>මෙම</w:t>
      </w:r>
      <w:proofErr w:type="spellEnd"/>
      <w:r>
        <w:t xml:space="preserve"> </w:t>
      </w:r>
      <w:proofErr w:type="spellStart"/>
      <w:r>
        <w:t>තත්ත්වය</w:t>
      </w:r>
      <w:proofErr w:type="spellEnd"/>
      <w:r>
        <w:t xml:space="preserve"> </w:t>
      </w:r>
      <w:proofErr w:type="spellStart"/>
      <w:r>
        <w:t>නිරාකරණය</w:t>
      </w:r>
      <w:proofErr w:type="spellEnd"/>
      <w:r>
        <w:t xml:space="preserve"> </w:t>
      </w:r>
      <w:proofErr w:type="spellStart"/>
      <w:r>
        <w:t>කර</w:t>
      </w:r>
      <w:proofErr w:type="spellEnd"/>
      <w:r>
        <w:t xml:space="preserve"> </w:t>
      </w:r>
      <w:proofErr w:type="spellStart"/>
      <w:r>
        <w:t>සේවකයින්</w:t>
      </w:r>
      <w:proofErr w:type="spellEnd"/>
      <w:r>
        <w:t xml:space="preserve"> </w:t>
      </w:r>
      <w:proofErr w:type="spellStart"/>
      <w:r>
        <w:t>අභිප්‍රේරණය</w:t>
      </w:r>
      <w:proofErr w:type="spellEnd"/>
      <w:r>
        <w:t xml:space="preserve"> </w:t>
      </w:r>
      <w:proofErr w:type="spellStart"/>
      <w:r>
        <w:t>කිරීම</w:t>
      </w:r>
      <w:proofErr w:type="spellEnd"/>
      <w:r>
        <w:t xml:space="preserve"> </w:t>
      </w:r>
      <w:proofErr w:type="spellStart"/>
      <w:r>
        <w:t>සඳහා</w:t>
      </w:r>
      <w:proofErr w:type="spellEnd"/>
      <w:r>
        <w:t xml:space="preserve"> </w:t>
      </w:r>
      <w:proofErr w:type="spellStart"/>
      <w:r>
        <w:t>කළමනාකාරිත්වයට</w:t>
      </w:r>
      <w:proofErr w:type="spellEnd"/>
      <w:r>
        <w:t xml:space="preserve"> </w:t>
      </w:r>
      <w:proofErr w:type="spellStart"/>
      <w:r>
        <w:t>යෙදිය</w:t>
      </w:r>
      <w:proofErr w:type="spellEnd"/>
      <w:r>
        <w:t xml:space="preserve"> </w:t>
      </w:r>
      <w:proofErr w:type="spellStart"/>
      <w:r>
        <w:t>හැකි</w:t>
      </w:r>
      <w:proofErr w:type="spellEnd"/>
      <w:r>
        <w:t xml:space="preserve"> </w:t>
      </w:r>
      <w:proofErr w:type="spellStart"/>
      <w:r>
        <w:t>ප්‍රායෝගික</w:t>
      </w:r>
      <w:proofErr w:type="spellEnd"/>
      <w:r>
        <w:t xml:space="preserve"> </w:t>
      </w:r>
      <w:proofErr w:type="spellStart"/>
      <w:r>
        <w:t>පියවර</w:t>
      </w:r>
      <w:proofErr w:type="spellEnd"/>
      <w:r>
        <w:t xml:space="preserve"> 3ක් </w:t>
      </w:r>
      <w:proofErr w:type="spellStart"/>
      <w:r>
        <w:t>සකස්</w:t>
      </w:r>
      <w:proofErr w:type="spellEnd"/>
      <w:r>
        <w:t xml:space="preserve"> </w:t>
      </w:r>
      <w:proofErr w:type="spellStart"/>
      <w:r>
        <w:t>කර</w:t>
      </w:r>
      <w:proofErr w:type="spellEnd"/>
      <w:r>
        <w:t xml:space="preserve"> </w:t>
      </w:r>
      <w:proofErr w:type="spellStart"/>
      <w:r>
        <w:t>දක්වන්න</w:t>
      </w:r>
      <w:proofErr w:type="spellEnd"/>
      <w:r>
        <w:t>.</w:t>
      </w:r>
    </w:p>
    <w:p w14:paraId="3F3E17D6" w14:textId="77777777" w:rsidR="00EA27FE" w:rsidRDefault="00000000">
      <w:pPr>
        <w:spacing w:after="120" w:line="240" w:lineRule="auto"/>
      </w:pPr>
      <w:r>
        <w:t>**A</w:t>
      </w:r>
      <w:proofErr w:type="gramStart"/>
      <w:r>
        <w:t>60:*</w:t>
      </w:r>
      <w:proofErr w:type="gramEnd"/>
      <w:r>
        <w:t xml:space="preserve">* </w:t>
      </w:r>
      <w:proofErr w:type="spellStart"/>
      <w:r>
        <w:t>සේවකයින්</w:t>
      </w:r>
      <w:proofErr w:type="spellEnd"/>
      <w:r>
        <w:t xml:space="preserve"> </w:t>
      </w:r>
      <w:proofErr w:type="spellStart"/>
      <w:r>
        <w:t>අභිප්‍රේරණය</w:t>
      </w:r>
      <w:proofErr w:type="spellEnd"/>
      <w:r>
        <w:t xml:space="preserve"> </w:t>
      </w:r>
      <w:proofErr w:type="spellStart"/>
      <w:r>
        <w:t>කර</w:t>
      </w:r>
      <w:proofErr w:type="spellEnd"/>
      <w:r>
        <w:t xml:space="preserve"> </w:t>
      </w:r>
      <w:proofErr w:type="spellStart"/>
      <w:r>
        <w:t>ඵලදායීතාව</w:t>
      </w:r>
      <w:proofErr w:type="spellEnd"/>
      <w:r>
        <w:t xml:space="preserve"> </w:t>
      </w:r>
      <w:proofErr w:type="spellStart"/>
      <w:r>
        <w:t>ඉහළ</w:t>
      </w:r>
      <w:proofErr w:type="spellEnd"/>
      <w:r>
        <w:t xml:space="preserve"> </w:t>
      </w:r>
      <w:proofErr w:type="spellStart"/>
      <w:r>
        <w:t>නැංවීමට</w:t>
      </w:r>
      <w:proofErr w:type="spellEnd"/>
      <w:r>
        <w:t xml:space="preserve"> </w:t>
      </w:r>
      <w:proofErr w:type="spellStart"/>
      <w:r>
        <w:t>කළමනාකාරිත්වයට</w:t>
      </w:r>
      <w:proofErr w:type="spellEnd"/>
      <w:r>
        <w:t xml:space="preserve"> </w:t>
      </w:r>
      <w:proofErr w:type="spellStart"/>
      <w:r>
        <w:t>පහත</w:t>
      </w:r>
      <w:proofErr w:type="spellEnd"/>
      <w:r>
        <w:t xml:space="preserve"> </w:t>
      </w:r>
      <w:proofErr w:type="spellStart"/>
      <w:r>
        <w:t>පියවර</w:t>
      </w:r>
      <w:proofErr w:type="spellEnd"/>
      <w:r>
        <w:t xml:space="preserve"> </w:t>
      </w:r>
      <w:proofErr w:type="spellStart"/>
      <w:r>
        <w:t>යෙදිය</w:t>
      </w:r>
      <w:proofErr w:type="spellEnd"/>
      <w:r>
        <w:t xml:space="preserve"> </w:t>
      </w:r>
      <w:proofErr w:type="spellStart"/>
      <w:r>
        <w:t>හැකිය</w:t>
      </w:r>
      <w:proofErr w:type="spellEnd"/>
      <w:r>
        <w:t xml:space="preserve">: 1. </w:t>
      </w:r>
      <w:proofErr w:type="spellStart"/>
      <w:r>
        <w:t>නිෂ්පාදන</w:t>
      </w:r>
      <w:proofErr w:type="spellEnd"/>
      <w:r>
        <w:t xml:space="preserve"> </w:t>
      </w:r>
      <w:proofErr w:type="spellStart"/>
      <w:r>
        <w:t>ඉලක්ක</w:t>
      </w:r>
      <w:proofErr w:type="spellEnd"/>
      <w:r>
        <w:t xml:space="preserve"> </w:t>
      </w:r>
      <w:proofErr w:type="spellStart"/>
      <w:r>
        <w:t>සපෝරන</w:t>
      </w:r>
      <w:proofErr w:type="spellEnd"/>
      <w:r>
        <w:t xml:space="preserve"> </w:t>
      </w:r>
      <w:proofErr w:type="spellStart"/>
      <w:r>
        <w:t>සේවකයින්ට</w:t>
      </w:r>
      <w:proofErr w:type="spellEnd"/>
      <w:r>
        <w:t xml:space="preserve"> </w:t>
      </w:r>
      <w:proofErr w:type="spellStart"/>
      <w:r>
        <w:t>අතිරේක</w:t>
      </w:r>
      <w:proofErr w:type="spellEnd"/>
      <w:r>
        <w:t xml:space="preserve"> </w:t>
      </w:r>
      <w:proofErr w:type="spellStart"/>
      <w:r>
        <w:t>මූල්‍ය</w:t>
      </w:r>
      <w:proofErr w:type="spellEnd"/>
      <w:r>
        <w:t xml:space="preserve"> </w:t>
      </w:r>
      <w:proofErr w:type="spellStart"/>
      <w:r>
        <w:t>දීමනා</w:t>
      </w:r>
      <w:proofErr w:type="spellEnd"/>
      <w:r>
        <w:t xml:space="preserve"> </w:t>
      </w:r>
      <w:proofErr w:type="spellStart"/>
      <w:r>
        <w:t>හෝ</w:t>
      </w:r>
      <w:proofErr w:type="spellEnd"/>
      <w:r>
        <w:t xml:space="preserve"> </w:t>
      </w:r>
      <w:proofErr w:type="spellStart"/>
      <w:r>
        <w:t>බෝනස්</w:t>
      </w:r>
      <w:proofErr w:type="spellEnd"/>
      <w:r>
        <w:t xml:space="preserve"> </w:t>
      </w:r>
      <w:proofErr w:type="spellStart"/>
      <w:r>
        <w:t>ලබා</w:t>
      </w:r>
      <w:proofErr w:type="spellEnd"/>
      <w:r>
        <w:t xml:space="preserve"> </w:t>
      </w:r>
      <w:proofErr w:type="spellStart"/>
      <w:r>
        <w:t>දීමේ</w:t>
      </w:r>
      <w:proofErr w:type="spellEnd"/>
      <w:r>
        <w:t xml:space="preserve"> </w:t>
      </w:r>
      <w:proofErr w:type="spellStart"/>
      <w:r>
        <w:t>ක්‍රමවේදයක්</w:t>
      </w:r>
      <w:proofErr w:type="spellEnd"/>
      <w:r>
        <w:t xml:space="preserve"> </w:t>
      </w:r>
      <w:proofErr w:type="spellStart"/>
      <w:r>
        <w:t>හඳුන්වා</w:t>
      </w:r>
      <w:proofErr w:type="spellEnd"/>
      <w:r>
        <w:t xml:space="preserve"> </w:t>
      </w:r>
      <w:proofErr w:type="spellStart"/>
      <w:r>
        <w:t>දීම</w:t>
      </w:r>
      <w:proofErr w:type="spellEnd"/>
      <w:r>
        <w:t xml:space="preserve">. 2. </w:t>
      </w:r>
      <w:proofErr w:type="spellStart"/>
      <w:r>
        <w:t>සේවකයින්ගේ</w:t>
      </w:r>
      <w:proofErr w:type="spellEnd"/>
      <w:r>
        <w:t xml:space="preserve"> </w:t>
      </w:r>
      <w:proofErr w:type="spellStart"/>
      <w:r>
        <w:t>සේවා</w:t>
      </w:r>
      <w:proofErr w:type="spellEnd"/>
      <w:r>
        <w:t xml:space="preserve"> </w:t>
      </w:r>
      <w:proofErr w:type="spellStart"/>
      <w:r>
        <w:t>පරිසරය</w:t>
      </w:r>
      <w:proofErr w:type="spellEnd"/>
      <w:r>
        <w:t xml:space="preserve"> (</w:t>
      </w:r>
      <w:proofErr w:type="spellStart"/>
      <w:r>
        <w:t>ආරක්ෂිත</w:t>
      </w:r>
      <w:proofErr w:type="spellEnd"/>
      <w:r>
        <w:t xml:space="preserve"> </w:t>
      </w:r>
      <w:proofErr w:type="spellStart"/>
      <w:r>
        <w:t>පහසුකම්</w:t>
      </w:r>
      <w:proofErr w:type="spellEnd"/>
      <w:r>
        <w:t xml:space="preserve">, </w:t>
      </w:r>
      <w:proofErr w:type="spellStart"/>
      <w:r>
        <w:t>ආපනශාලා</w:t>
      </w:r>
      <w:proofErr w:type="spellEnd"/>
      <w:r>
        <w:t xml:space="preserve">, </w:t>
      </w:r>
      <w:proofErr w:type="spellStart"/>
      <w:r>
        <w:t>විශ්‍රාම</w:t>
      </w:r>
      <w:proofErr w:type="spellEnd"/>
      <w:r>
        <w:t xml:space="preserve"> </w:t>
      </w:r>
      <w:proofErr w:type="spellStart"/>
      <w:r>
        <w:t>පහසුකම්</w:t>
      </w:r>
      <w:proofErr w:type="spellEnd"/>
      <w:r>
        <w:t xml:space="preserve">) </w:t>
      </w:r>
      <w:proofErr w:type="spellStart"/>
      <w:r>
        <w:t>වැඩිදියුණු</w:t>
      </w:r>
      <w:proofErr w:type="spellEnd"/>
      <w:r>
        <w:t xml:space="preserve"> </w:t>
      </w:r>
      <w:proofErr w:type="spellStart"/>
      <w:r>
        <w:t>කිරීම</w:t>
      </w:r>
      <w:proofErr w:type="spellEnd"/>
      <w:r>
        <w:t xml:space="preserve">. 3. </w:t>
      </w:r>
      <w:proofErr w:type="spellStart"/>
      <w:r>
        <w:t>සේවකයින්ගේ</w:t>
      </w:r>
      <w:proofErr w:type="spellEnd"/>
      <w:r>
        <w:t xml:space="preserve"> </w:t>
      </w:r>
      <w:proofErr w:type="spellStart"/>
      <w:r>
        <w:t>හොඳ</w:t>
      </w:r>
      <w:proofErr w:type="spellEnd"/>
      <w:r>
        <w:t xml:space="preserve"> </w:t>
      </w:r>
      <w:proofErr w:type="spellStart"/>
      <w:r>
        <w:t>කාර්යසාධනය</w:t>
      </w:r>
      <w:proofErr w:type="spellEnd"/>
      <w:r>
        <w:t xml:space="preserve"> </w:t>
      </w:r>
      <w:proofErr w:type="spellStart"/>
      <w:r>
        <w:t>අගය</w:t>
      </w:r>
      <w:proofErr w:type="spellEnd"/>
      <w:r>
        <w:t xml:space="preserve"> </w:t>
      </w:r>
      <w:proofErr w:type="spellStart"/>
      <w:r>
        <w:t>කරමින්</w:t>
      </w:r>
      <w:proofErr w:type="spellEnd"/>
      <w:r>
        <w:t xml:space="preserve"> </w:t>
      </w:r>
      <w:proofErr w:type="spellStart"/>
      <w:r>
        <w:t>හොඳම</w:t>
      </w:r>
      <w:proofErr w:type="spellEnd"/>
      <w:r>
        <w:t xml:space="preserve"> </w:t>
      </w:r>
      <w:proofErr w:type="spellStart"/>
      <w:r>
        <w:t>සේවකයා</w:t>
      </w:r>
      <w:proofErr w:type="spellEnd"/>
      <w:r>
        <w:t xml:space="preserve"> </w:t>
      </w:r>
      <w:proofErr w:type="spellStart"/>
      <w:r>
        <w:t>තේරීම</w:t>
      </w:r>
      <w:proofErr w:type="spellEnd"/>
      <w:r>
        <w:t xml:space="preserve"> </w:t>
      </w:r>
      <w:proofErr w:type="spellStart"/>
      <w:r>
        <w:t>වැනි</w:t>
      </w:r>
      <w:proofErr w:type="spellEnd"/>
      <w:r>
        <w:t xml:space="preserve"> </w:t>
      </w:r>
      <w:proofErr w:type="spellStart"/>
      <w:r>
        <w:t>සම්මාන</w:t>
      </w:r>
      <w:proofErr w:type="spellEnd"/>
      <w:r>
        <w:t xml:space="preserve"> </w:t>
      </w:r>
      <w:proofErr w:type="spellStart"/>
      <w:r>
        <w:t>පිරිනැමීම</w:t>
      </w:r>
      <w:proofErr w:type="spellEnd"/>
      <w:r>
        <w:t xml:space="preserve"> </w:t>
      </w:r>
      <w:proofErr w:type="spellStart"/>
      <w:r>
        <w:t>සහ</w:t>
      </w:r>
      <w:proofErr w:type="spellEnd"/>
      <w:r>
        <w:t xml:space="preserve"> </w:t>
      </w:r>
      <w:proofErr w:type="spellStart"/>
      <w:r>
        <w:t>යහපත්</w:t>
      </w:r>
      <w:proofErr w:type="spellEnd"/>
      <w:r>
        <w:t xml:space="preserve"> </w:t>
      </w:r>
      <w:proofErr w:type="spellStart"/>
      <w:r>
        <w:t>සන්නිවේදනයක්</w:t>
      </w:r>
      <w:proofErr w:type="spellEnd"/>
      <w:r>
        <w:t xml:space="preserve"> </w:t>
      </w:r>
      <w:proofErr w:type="spellStart"/>
      <w:r>
        <w:t>පවත්වා</w:t>
      </w:r>
      <w:proofErr w:type="spellEnd"/>
      <w:r>
        <w:t xml:space="preserve"> </w:t>
      </w:r>
      <w:proofErr w:type="spellStart"/>
      <w:r>
        <w:t>ගැනීම</w:t>
      </w:r>
      <w:proofErr w:type="spellEnd"/>
      <w:r>
        <w:t>.</w:t>
      </w:r>
    </w:p>
    <w:p w14:paraId="4C254049" w14:textId="77777777" w:rsidR="00EA27FE" w:rsidRDefault="00000000">
      <w:pPr>
        <w:spacing w:after="120" w:line="240" w:lineRule="auto"/>
      </w:pPr>
      <w:r>
        <w:t>*[</w:t>
      </w:r>
      <w:proofErr w:type="spellStart"/>
      <w:r>
        <w:t>යෙදුම</w:t>
      </w:r>
      <w:proofErr w:type="spellEnd"/>
      <w:r>
        <w:t xml:space="preserve"> (Application) | </w:t>
      </w:r>
      <w:proofErr w:type="spellStart"/>
      <w:proofErr w:type="gramStart"/>
      <w:r>
        <w:t>අභිප්‍රේරණය</w:t>
      </w:r>
      <w:proofErr w:type="spellEnd"/>
      <w:r>
        <w:t>]*</w:t>
      </w:r>
      <w:proofErr w:type="gramEnd"/>
    </w:p>
    <w:p w14:paraId="4C201EAA" w14:textId="77777777" w:rsidR="00EA27FE" w:rsidRDefault="00000000">
      <w:pPr>
        <w:spacing w:after="120" w:line="240" w:lineRule="auto"/>
      </w:pPr>
      <w:r>
        <w:t>**Q</w:t>
      </w:r>
      <w:proofErr w:type="gramStart"/>
      <w:r>
        <w:t>61:*</w:t>
      </w:r>
      <w:proofErr w:type="gramEnd"/>
      <w:r>
        <w:t xml:space="preserve">* </w:t>
      </w:r>
      <w:proofErr w:type="spellStart"/>
      <w:r>
        <w:t>ආයතනයක</w:t>
      </w:r>
      <w:proofErr w:type="spellEnd"/>
      <w:r>
        <w:t xml:space="preserve"> </w:t>
      </w:r>
      <w:proofErr w:type="spellStart"/>
      <w:r>
        <w:t>පුරප්පාඩුවක්</w:t>
      </w:r>
      <w:proofErr w:type="spellEnd"/>
      <w:r>
        <w:t xml:space="preserve"> </w:t>
      </w:r>
      <w:proofErr w:type="spellStart"/>
      <w:r>
        <w:t>සඳහා</w:t>
      </w:r>
      <w:proofErr w:type="spellEnd"/>
      <w:r>
        <w:t xml:space="preserve"> </w:t>
      </w:r>
      <w:proofErr w:type="spellStart"/>
      <w:r>
        <w:t>අභ්‍යන්තර</w:t>
      </w:r>
      <w:proofErr w:type="spellEnd"/>
      <w:r>
        <w:t xml:space="preserve"> </w:t>
      </w:r>
      <w:proofErr w:type="spellStart"/>
      <w:r>
        <w:t>මූලාශ්‍රවලින්</w:t>
      </w:r>
      <w:proofErr w:type="spellEnd"/>
      <w:r>
        <w:t xml:space="preserve"> </w:t>
      </w:r>
      <w:proofErr w:type="spellStart"/>
      <w:r>
        <w:t>සේවකයින්</w:t>
      </w:r>
      <w:proofErr w:type="spellEnd"/>
      <w:r>
        <w:t xml:space="preserve"> </w:t>
      </w:r>
      <w:proofErr w:type="spellStart"/>
      <w:r>
        <w:t>බඳවා</w:t>
      </w:r>
      <w:proofErr w:type="spellEnd"/>
      <w:r>
        <w:t xml:space="preserve"> </w:t>
      </w:r>
      <w:proofErr w:type="spellStart"/>
      <w:r>
        <w:t>ගැනීම</w:t>
      </w:r>
      <w:proofErr w:type="spellEnd"/>
      <w:r>
        <w:t xml:space="preserve"> </w:t>
      </w:r>
      <w:proofErr w:type="spellStart"/>
      <w:r>
        <w:t>සහ</w:t>
      </w:r>
      <w:proofErr w:type="spellEnd"/>
      <w:r>
        <w:t xml:space="preserve"> </w:t>
      </w:r>
      <w:proofErr w:type="spellStart"/>
      <w:r>
        <w:t>බාහිර</w:t>
      </w:r>
      <w:proofErr w:type="spellEnd"/>
      <w:r>
        <w:t xml:space="preserve"> </w:t>
      </w:r>
      <w:proofErr w:type="spellStart"/>
      <w:r>
        <w:t>මූලාශ්‍රවලින්</w:t>
      </w:r>
      <w:proofErr w:type="spellEnd"/>
      <w:r>
        <w:t xml:space="preserve"> </w:t>
      </w:r>
      <w:proofErr w:type="spellStart"/>
      <w:r>
        <w:t>සේවකයින්</w:t>
      </w:r>
      <w:proofErr w:type="spellEnd"/>
      <w:r>
        <w:t xml:space="preserve"> </w:t>
      </w:r>
      <w:proofErr w:type="spellStart"/>
      <w:r>
        <w:t>බඳවා</w:t>
      </w:r>
      <w:proofErr w:type="spellEnd"/>
      <w:r>
        <w:t xml:space="preserve"> </w:t>
      </w:r>
      <w:proofErr w:type="spellStart"/>
      <w:r>
        <w:t>ගැනීම</w:t>
      </w:r>
      <w:proofErr w:type="spellEnd"/>
      <w:r>
        <w:t xml:space="preserve"> </w:t>
      </w:r>
      <w:proofErr w:type="spellStart"/>
      <w:r>
        <w:t>අතර</w:t>
      </w:r>
      <w:proofErr w:type="spellEnd"/>
      <w:r>
        <w:t xml:space="preserve"> </w:t>
      </w:r>
      <w:proofErr w:type="spellStart"/>
      <w:r>
        <w:t>සංසන්දනාත්මක</w:t>
      </w:r>
      <w:proofErr w:type="spellEnd"/>
      <w:r>
        <w:t xml:space="preserve"> </w:t>
      </w:r>
      <w:proofErr w:type="spellStart"/>
      <w:r>
        <w:t>විශ්ලේෂණයක්</w:t>
      </w:r>
      <w:proofErr w:type="spellEnd"/>
      <w:r>
        <w:t xml:space="preserve"> </w:t>
      </w:r>
      <w:proofErr w:type="spellStart"/>
      <w:r>
        <w:t>සිදු</w:t>
      </w:r>
      <w:proofErr w:type="spellEnd"/>
      <w:r>
        <w:t xml:space="preserve"> </w:t>
      </w:r>
      <w:proofErr w:type="spellStart"/>
      <w:r>
        <w:t>කරන්න</w:t>
      </w:r>
      <w:proofErr w:type="spellEnd"/>
      <w:r>
        <w:t>.</w:t>
      </w:r>
    </w:p>
    <w:p w14:paraId="07453A0D" w14:textId="77777777" w:rsidR="00EA27FE" w:rsidRDefault="00000000">
      <w:pPr>
        <w:spacing w:after="120" w:line="240" w:lineRule="auto"/>
      </w:pPr>
      <w:r>
        <w:t>**A</w:t>
      </w:r>
      <w:proofErr w:type="gramStart"/>
      <w:r>
        <w:t>61:*</w:t>
      </w:r>
      <w:proofErr w:type="gramEnd"/>
      <w:r>
        <w:t xml:space="preserve">* </w:t>
      </w:r>
      <w:proofErr w:type="spellStart"/>
      <w:r>
        <w:t>අභ්‍යන්තර</w:t>
      </w:r>
      <w:proofErr w:type="spellEnd"/>
      <w:r>
        <w:t xml:space="preserve"> </w:t>
      </w:r>
      <w:proofErr w:type="spellStart"/>
      <w:r>
        <w:t>බඳවා</w:t>
      </w:r>
      <w:proofErr w:type="spellEnd"/>
      <w:r>
        <w:t xml:space="preserve"> </w:t>
      </w:r>
      <w:proofErr w:type="spellStart"/>
      <w:r>
        <w:t>ගැනීමේදී</w:t>
      </w:r>
      <w:proofErr w:type="spellEnd"/>
      <w:r>
        <w:t xml:space="preserve"> </w:t>
      </w:r>
      <w:proofErr w:type="spellStart"/>
      <w:r>
        <w:t>දැනට</w:t>
      </w:r>
      <w:proofErr w:type="spellEnd"/>
      <w:r>
        <w:t xml:space="preserve"> </w:t>
      </w:r>
      <w:proofErr w:type="spellStart"/>
      <w:r>
        <w:t>සිටින</w:t>
      </w:r>
      <w:proofErr w:type="spellEnd"/>
      <w:r>
        <w:t xml:space="preserve"> </w:t>
      </w:r>
      <w:proofErr w:type="spellStart"/>
      <w:r>
        <w:t>සේවකයින්ගේ</w:t>
      </w:r>
      <w:proofErr w:type="spellEnd"/>
      <w:r>
        <w:t xml:space="preserve"> </w:t>
      </w:r>
      <w:proofErr w:type="spellStart"/>
      <w:r>
        <w:t>චරිතය</w:t>
      </w:r>
      <w:proofErr w:type="spellEnd"/>
      <w:r>
        <w:t xml:space="preserve"> </w:t>
      </w:r>
      <w:proofErr w:type="spellStart"/>
      <w:r>
        <w:t>හා</w:t>
      </w:r>
      <w:proofErr w:type="spellEnd"/>
      <w:r>
        <w:t xml:space="preserve"> </w:t>
      </w:r>
      <w:proofErr w:type="spellStart"/>
      <w:r>
        <w:t>දක්ෂතා</w:t>
      </w:r>
      <w:proofErr w:type="spellEnd"/>
      <w:r>
        <w:t xml:space="preserve"> </w:t>
      </w:r>
      <w:proofErr w:type="spellStart"/>
      <w:r>
        <w:t>පිළිබඳ</w:t>
      </w:r>
      <w:proofErr w:type="spellEnd"/>
      <w:r>
        <w:t xml:space="preserve"> </w:t>
      </w:r>
      <w:proofErr w:type="spellStart"/>
      <w:r>
        <w:t>ආයතනය</w:t>
      </w:r>
      <w:proofErr w:type="spellEnd"/>
      <w:r>
        <w:t xml:space="preserve"> </w:t>
      </w:r>
      <w:proofErr w:type="spellStart"/>
      <w:r>
        <w:t>හොඳින්</w:t>
      </w:r>
      <w:proofErr w:type="spellEnd"/>
      <w:r>
        <w:t xml:space="preserve"> </w:t>
      </w:r>
      <w:proofErr w:type="spellStart"/>
      <w:r>
        <w:t>දන්නා</w:t>
      </w:r>
      <w:proofErr w:type="spellEnd"/>
      <w:r>
        <w:t xml:space="preserve"> </w:t>
      </w:r>
      <w:proofErr w:type="spellStart"/>
      <w:r>
        <w:t>අතර</w:t>
      </w:r>
      <w:proofErr w:type="spellEnd"/>
      <w:r>
        <w:t xml:space="preserve">, </w:t>
      </w:r>
      <w:proofErr w:type="spellStart"/>
      <w:r>
        <w:t>සේවකයින්</w:t>
      </w:r>
      <w:proofErr w:type="spellEnd"/>
      <w:r>
        <w:t xml:space="preserve"> </w:t>
      </w:r>
      <w:proofErr w:type="spellStart"/>
      <w:r>
        <w:t>අභිප්‍රේරණය</w:t>
      </w:r>
      <w:proofErr w:type="spellEnd"/>
      <w:r>
        <w:t xml:space="preserve"> </w:t>
      </w:r>
      <w:proofErr w:type="spellStart"/>
      <w:r>
        <w:t>වේ</w:t>
      </w:r>
      <w:proofErr w:type="spellEnd"/>
      <w:r>
        <w:t xml:space="preserve">. </w:t>
      </w:r>
      <w:proofErr w:type="spellStart"/>
      <w:r>
        <w:t>තවද</w:t>
      </w:r>
      <w:proofErr w:type="spellEnd"/>
      <w:r>
        <w:t xml:space="preserve"> </w:t>
      </w:r>
      <w:proofErr w:type="spellStart"/>
      <w:r>
        <w:t>කාලය</w:t>
      </w:r>
      <w:proofErr w:type="spellEnd"/>
      <w:r>
        <w:t xml:space="preserve"> </w:t>
      </w:r>
      <w:proofErr w:type="spellStart"/>
      <w:r>
        <w:t>හා</w:t>
      </w:r>
      <w:proofErr w:type="spellEnd"/>
      <w:r>
        <w:t xml:space="preserve"> </w:t>
      </w:r>
      <w:proofErr w:type="spellStart"/>
      <w:r>
        <w:t>පිරිවැය</w:t>
      </w:r>
      <w:proofErr w:type="spellEnd"/>
      <w:r>
        <w:t xml:space="preserve"> </w:t>
      </w:r>
      <w:proofErr w:type="spellStart"/>
      <w:r>
        <w:t>අඩුය</w:t>
      </w:r>
      <w:proofErr w:type="spellEnd"/>
      <w:r>
        <w:t xml:space="preserve">. </w:t>
      </w:r>
      <w:proofErr w:type="spellStart"/>
      <w:r>
        <w:t>නමුත්</w:t>
      </w:r>
      <w:proofErr w:type="spellEnd"/>
      <w:r>
        <w:t xml:space="preserve"> </w:t>
      </w:r>
      <w:proofErr w:type="spellStart"/>
      <w:r>
        <w:t>නව</w:t>
      </w:r>
      <w:proofErr w:type="spellEnd"/>
      <w:r>
        <w:t xml:space="preserve"> </w:t>
      </w:r>
      <w:proofErr w:type="spellStart"/>
      <w:r>
        <w:t>අදහස්</w:t>
      </w:r>
      <w:proofErr w:type="spellEnd"/>
      <w:r>
        <w:t xml:space="preserve"> </w:t>
      </w:r>
      <w:proofErr w:type="spellStart"/>
      <w:r>
        <w:t>ආයතනයට</w:t>
      </w:r>
      <w:proofErr w:type="spellEnd"/>
      <w:r>
        <w:t xml:space="preserve"> </w:t>
      </w:r>
      <w:proofErr w:type="spellStart"/>
      <w:r>
        <w:t>නොලැබේ</w:t>
      </w:r>
      <w:proofErr w:type="spellEnd"/>
      <w:r>
        <w:t xml:space="preserve">. </w:t>
      </w:r>
      <w:proofErr w:type="spellStart"/>
      <w:r>
        <w:t>අනෙක්</w:t>
      </w:r>
      <w:proofErr w:type="spellEnd"/>
      <w:r>
        <w:t xml:space="preserve"> </w:t>
      </w:r>
      <w:proofErr w:type="spellStart"/>
      <w:r>
        <w:t>අතට</w:t>
      </w:r>
      <w:proofErr w:type="spellEnd"/>
      <w:r>
        <w:t xml:space="preserve">, </w:t>
      </w:r>
      <w:proofErr w:type="spellStart"/>
      <w:r>
        <w:t>බාහිර</w:t>
      </w:r>
      <w:proofErr w:type="spellEnd"/>
      <w:r>
        <w:t xml:space="preserve"> </w:t>
      </w:r>
      <w:proofErr w:type="spellStart"/>
      <w:r>
        <w:t>බඳවා</w:t>
      </w:r>
      <w:proofErr w:type="spellEnd"/>
      <w:r>
        <w:t xml:space="preserve"> </w:t>
      </w:r>
      <w:proofErr w:type="spellStart"/>
      <w:r>
        <w:t>ගැනීමේදී</w:t>
      </w:r>
      <w:proofErr w:type="spellEnd"/>
      <w:r>
        <w:t xml:space="preserve"> </w:t>
      </w:r>
      <w:proofErr w:type="spellStart"/>
      <w:r>
        <w:t>ආයතනයට</w:t>
      </w:r>
      <w:proofErr w:type="spellEnd"/>
      <w:r>
        <w:t xml:space="preserve"> </w:t>
      </w:r>
      <w:proofErr w:type="spellStart"/>
      <w:r>
        <w:t>නව</w:t>
      </w:r>
      <w:proofErr w:type="spellEnd"/>
      <w:r>
        <w:t xml:space="preserve"> </w:t>
      </w:r>
      <w:proofErr w:type="spellStart"/>
      <w:r>
        <w:t>තාක්ෂණය</w:t>
      </w:r>
      <w:proofErr w:type="spellEnd"/>
      <w:r>
        <w:t xml:space="preserve"> </w:t>
      </w:r>
      <w:proofErr w:type="spellStart"/>
      <w:r>
        <w:t>සහ</w:t>
      </w:r>
      <w:proofErr w:type="spellEnd"/>
      <w:r>
        <w:t xml:space="preserve"> </w:t>
      </w:r>
      <w:proofErr w:type="spellStart"/>
      <w:r>
        <w:t>අලුත්</w:t>
      </w:r>
      <w:proofErr w:type="spellEnd"/>
      <w:r>
        <w:t xml:space="preserve"> </w:t>
      </w:r>
      <w:proofErr w:type="spellStart"/>
      <w:r>
        <w:t>අදහස්</w:t>
      </w:r>
      <w:proofErr w:type="spellEnd"/>
      <w:r>
        <w:t xml:space="preserve"> </w:t>
      </w:r>
      <w:proofErr w:type="spellStart"/>
      <w:r>
        <w:t>සහිත</w:t>
      </w:r>
      <w:proofErr w:type="spellEnd"/>
      <w:r>
        <w:t xml:space="preserve"> </w:t>
      </w:r>
      <w:proofErr w:type="spellStart"/>
      <w:r>
        <w:t>පුළුල්</w:t>
      </w:r>
      <w:proofErr w:type="spellEnd"/>
      <w:r>
        <w:t xml:space="preserve"> </w:t>
      </w:r>
      <w:proofErr w:type="spellStart"/>
      <w:r>
        <w:t>සුදුසුකම්</w:t>
      </w:r>
      <w:proofErr w:type="spellEnd"/>
      <w:r>
        <w:t xml:space="preserve"> </w:t>
      </w:r>
      <w:proofErr w:type="spellStart"/>
      <w:r>
        <w:t>ලාභීන්</w:t>
      </w:r>
      <w:proofErr w:type="spellEnd"/>
      <w:r>
        <w:t xml:space="preserve"> </w:t>
      </w:r>
      <w:proofErr w:type="spellStart"/>
      <w:r>
        <w:t>පිරිසක්</w:t>
      </w:r>
      <w:proofErr w:type="spellEnd"/>
      <w:r>
        <w:t xml:space="preserve"> </w:t>
      </w:r>
      <w:proofErr w:type="spellStart"/>
      <w:r>
        <w:t>අතුරින්</w:t>
      </w:r>
      <w:proofErr w:type="spellEnd"/>
      <w:r>
        <w:t xml:space="preserve"> </w:t>
      </w:r>
      <w:proofErr w:type="spellStart"/>
      <w:r>
        <w:t>තෝරා</w:t>
      </w:r>
      <w:proofErr w:type="spellEnd"/>
      <w:r>
        <w:t xml:space="preserve"> </w:t>
      </w:r>
      <w:proofErr w:type="spellStart"/>
      <w:r>
        <w:t>ගැනීමට</w:t>
      </w:r>
      <w:proofErr w:type="spellEnd"/>
      <w:r>
        <w:t xml:space="preserve"> </w:t>
      </w:r>
      <w:proofErr w:type="spellStart"/>
      <w:r>
        <w:t>හැකි</w:t>
      </w:r>
      <w:proofErr w:type="spellEnd"/>
      <w:r>
        <w:t xml:space="preserve"> </w:t>
      </w:r>
      <w:proofErr w:type="spellStart"/>
      <w:r>
        <w:t>වේ</w:t>
      </w:r>
      <w:proofErr w:type="spellEnd"/>
      <w:r>
        <w:t xml:space="preserve">. </w:t>
      </w:r>
      <w:proofErr w:type="spellStart"/>
      <w:r>
        <w:t>නමුත්</w:t>
      </w:r>
      <w:proofErr w:type="spellEnd"/>
      <w:r>
        <w:t xml:space="preserve"> ඒ </w:t>
      </w:r>
      <w:proofErr w:type="spellStart"/>
      <w:r>
        <w:t>සඳහා</w:t>
      </w:r>
      <w:proofErr w:type="spellEnd"/>
      <w:r>
        <w:t xml:space="preserve"> </w:t>
      </w:r>
      <w:proofErr w:type="spellStart"/>
      <w:r>
        <w:t>අධික</w:t>
      </w:r>
      <w:proofErr w:type="spellEnd"/>
      <w:r>
        <w:t xml:space="preserve"> </w:t>
      </w:r>
      <w:proofErr w:type="spellStart"/>
      <w:r>
        <w:t>පිරිවැයක්</w:t>
      </w:r>
      <w:proofErr w:type="spellEnd"/>
      <w:r>
        <w:t xml:space="preserve"> </w:t>
      </w:r>
      <w:proofErr w:type="spellStart"/>
      <w:r>
        <w:t>සහ</w:t>
      </w:r>
      <w:proofErr w:type="spellEnd"/>
      <w:r>
        <w:t xml:space="preserve"> </w:t>
      </w:r>
      <w:proofErr w:type="spellStart"/>
      <w:r>
        <w:t>වැඩි</w:t>
      </w:r>
      <w:proofErr w:type="spellEnd"/>
      <w:r>
        <w:t xml:space="preserve"> </w:t>
      </w:r>
      <w:proofErr w:type="spellStart"/>
      <w:r>
        <w:t>කාලයක්</w:t>
      </w:r>
      <w:proofErr w:type="spellEnd"/>
      <w:r>
        <w:t xml:space="preserve"> </w:t>
      </w:r>
      <w:proofErr w:type="spellStart"/>
      <w:r>
        <w:t>වැය</w:t>
      </w:r>
      <w:proofErr w:type="spellEnd"/>
      <w:r>
        <w:t xml:space="preserve"> </w:t>
      </w:r>
      <w:proofErr w:type="spellStart"/>
      <w:r>
        <w:t>වන</w:t>
      </w:r>
      <w:proofErr w:type="spellEnd"/>
      <w:r>
        <w:t xml:space="preserve"> </w:t>
      </w:r>
      <w:proofErr w:type="spellStart"/>
      <w:r>
        <w:t>අතර</w:t>
      </w:r>
      <w:proofErr w:type="spellEnd"/>
      <w:r>
        <w:t xml:space="preserve">, </w:t>
      </w:r>
      <w:proofErr w:type="spellStart"/>
      <w:r>
        <w:t>පවත්නා</w:t>
      </w:r>
      <w:proofErr w:type="spellEnd"/>
      <w:r>
        <w:t xml:space="preserve"> </w:t>
      </w:r>
      <w:proofErr w:type="spellStart"/>
      <w:r>
        <w:t>සේවකයින්ගේ</w:t>
      </w:r>
      <w:proofErr w:type="spellEnd"/>
      <w:r>
        <w:t xml:space="preserve"> </w:t>
      </w:r>
      <w:proofErr w:type="spellStart"/>
      <w:r>
        <w:t>අභිප්‍රේරණය</w:t>
      </w:r>
      <w:proofErr w:type="spellEnd"/>
      <w:r>
        <w:t xml:space="preserve"> </w:t>
      </w:r>
      <w:proofErr w:type="spellStart"/>
      <w:r>
        <w:t>බිඳ</w:t>
      </w:r>
      <w:proofErr w:type="spellEnd"/>
      <w:r>
        <w:t xml:space="preserve"> </w:t>
      </w:r>
      <w:proofErr w:type="spellStart"/>
      <w:r>
        <w:t>වැටීමේ</w:t>
      </w:r>
      <w:proofErr w:type="spellEnd"/>
      <w:r>
        <w:t xml:space="preserve"> </w:t>
      </w:r>
      <w:proofErr w:type="spellStart"/>
      <w:r>
        <w:t>අවදානමක්</w:t>
      </w:r>
      <w:proofErr w:type="spellEnd"/>
      <w:r>
        <w:t xml:space="preserve"> </w:t>
      </w:r>
      <w:proofErr w:type="spellStart"/>
      <w:r>
        <w:t>පවතී</w:t>
      </w:r>
      <w:proofErr w:type="spellEnd"/>
      <w:r>
        <w:t>.</w:t>
      </w:r>
    </w:p>
    <w:p w14:paraId="05D0B37B" w14:textId="77777777" w:rsidR="00EA27FE" w:rsidRDefault="00000000">
      <w:pPr>
        <w:spacing w:after="120" w:line="240" w:lineRule="auto"/>
      </w:pPr>
      <w:r>
        <w:t>*[</w:t>
      </w:r>
      <w:proofErr w:type="spellStart"/>
      <w:r>
        <w:t>විශ්ලේෂණය</w:t>
      </w:r>
      <w:proofErr w:type="spellEnd"/>
      <w:r>
        <w:t xml:space="preserve"> (Analysis) | </w:t>
      </w:r>
      <w:proofErr w:type="spellStart"/>
      <w:r>
        <w:t>සේවක</w:t>
      </w:r>
      <w:proofErr w:type="spellEnd"/>
      <w:r>
        <w:t xml:space="preserve"> </w:t>
      </w:r>
      <w:proofErr w:type="spellStart"/>
      <w:r>
        <w:t>බඳවා</w:t>
      </w:r>
      <w:proofErr w:type="spellEnd"/>
      <w:r>
        <w:t xml:space="preserve"> </w:t>
      </w:r>
      <w:proofErr w:type="spellStart"/>
      <w:r>
        <w:t>ගැනීම</w:t>
      </w:r>
      <w:proofErr w:type="spellEnd"/>
      <w:r>
        <w:t xml:space="preserve"> </w:t>
      </w:r>
      <w:proofErr w:type="spellStart"/>
      <w:r>
        <w:t>හා</w:t>
      </w:r>
      <w:proofErr w:type="spellEnd"/>
      <w:r>
        <w:t xml:space="preserve"> </w:t>
      </w:r>
      <w:proofErr w:type="spellStart"/>
      <w:r>
        <w:t>තෝරා</w:t>
      </w:r>
      <w:proofErr w:type="spellEnd"/>
      <w:r>
        <w:t xml:space="preserve"> </w:t>
      </w:r>
      <w:proofErr w:type="spellStart"/>
      <w:proofErr w:type="gramStart"/>
      <w:r>
        <w:t>ගැනීම</w:t>
      </w:r>
      <w:proofErr w:type="spellEnd"/>
      <w:r>
        <w:t>]*</w:t>
      </w:r>
      <w:proofErr w:type="gramEnd"/>
    </w:p>
    <w:p w14:paraId="32823659" w14:textId="77777777" w:rsidR="00EA27FE" w:rsidRDefault="00000000">
      <w:pPr>
        <w:spacing w:after="120" w:line="240" w:lineRule="auto"/>
      </w:pPr>
      <w:r>
        <w:t>**Q</w:t>
      </w:r>
      <w:proofErr w:type="gramStart"/>
      <w:r>
        <w:t>62:*</w:t>
      </w:r>
      <w:proofErr w:type="gramEnd"/>
      <w:r>
        <w:t xml:space="preserve">* </w:t>
      </w:r>
      <w:proofErr w:type="spellStart"/>
      <w:r>
        <w:t>ආයතනයක</w:t>
      </w:r>
      <w:proofErr w:type="spellEnd"/>
      <w:r>
        <w:t xml:space="preserve"> </w:t>
      </w:r>
      <w:proofErr w:type="spellStart"/>
      <w:r>
        <w:t>සේවකයින්</w:t>
      </w:r>
      <w:proofErr w:type="spellEnd"/>
      <w:r>
        <w:t xml:space="preserve"> </w:t>
      </w:r>
      <w:proofErr w:type="spellStart"/>
      <w:r>
        <w:t>සහ</w:t>
      </w:r>
      <w:proofErr w:type="spellEnd"/>
      <w:r>
        <w:t xml:space="preserve"> </w:t>
      </w:r>
      <w:proofErr w:type="spellStart"/>
      <w:r>
        <w:t>පාලනාධිකාරිය</w:t>
      </w:r>
      <w:proofErr w:type="spellEnd"/>
      <w:r>
        <w:t xml:space="preserve"> </w:t>
      </w:r>
      <w:proofErr w:type="spellStart"/>
      <w:r>
        <w:t>අතර</w:t>
      </w:r>
      <w:proofErr w:type="spellEnd"/>
      <w:r>
        <w:t xml:space="preserve"> </w:t>
      </w:r>
      <w:proofErr w:type="spellStart"/>
      <w:r>
        <w:t>යහපත්</w:t>
      </w:r>
      <w:proofErr w:type="spellEnd"/>
      <w:r>
        <w:t xml:space="preserve"> </w:t>
      </w:r>
      <w:proofErr w:type="spellStart"/>
      <w:r>
        <w:t>කම්කරු</w:t>
      </w:r>
      <w:proofErr w:type="spellEnd"/>
      <w:r>
        <w:t xml:space="preserve"> </w:t>
      </w:r>
      <w:proofErr w:type="spellStart"/>
      <w:r>
        <w:t>සබඳතා</w:t>
      </w:r>
      <w:proofErr w:type="spellEnd"/>
      <w:r>
        <w:t xml:space="preserve"> </w:t>
      </w:r>
      <w:proofErr w:type="spellStart"/>
      <w:r>
        <w:t>නොමැති</w:t>
      </w:r>
      <w:proofErr w:type="spellEnd"/>
      <w:r>
        <w:t xml:space="preserve"> </w:t>
      </w:r>
      <w:proofErr w:type="spellStart"/>
      <w:r>
        <w:t>වීම</w:t>
      </w:r>
      <w:proofErr w:type="spellEnd"/>
      <w:r>
        <w:t xml:space="preserve"> </w:t>
      </w:r>
      <w:proofErr w:type="spellStart"/>
      <w:r>
        <w:t>නිසා</w:t>
      </w:r>
      <w:proofErr w:type="spellEnd"/>
      <w:r>
        <w:t xml:space="preserve"> </w:t>
      </w:r>
      <w:proofErr w:type="spellStart"/>
      <w:r>
        <w:t>ඇතිවිය</w:t>
      </w:r>
      <w:proofErr w:type="spellEnd"/>
      <w:r>
        <w:t xml:space="preserve"> </w:t>
      </w:r>
      <w:proofErr w:type="spellStart"/>
      <w:r>
        <w:t>හැකි</w:t>
      </w:r>
      <w:proofErr w:type="spellEnd"/>
      <w:r>
        <w:t xml:space="preserve"> </w:t>
      </w:r>
      <w:proofErr w:type="spellStart"/>
      <w:r>
        <w:t>අහිතකර</w:t>
      </w:r>
      <w:proofErr w:type="spellEnd"/>
      <w:r>
        <w:t xml:space="preserve"> </w:t>
      </w:r>
      <w:proofErr w:type="spellStart"/>
      <w:r>
        <w:t>ප්‍රතිඵල</w:t>
      </w:r>
      <w:proofErr w:type="spellEnd"/>
      <w:r>
        <w:t xml:space="preserve"> 3ක් </w:t>
      </w:r>
      <w:proofErr w:type="spellStart"/>
      <w:r>
        <w:t>හේතු</w:t>
      </w:r>
      <w:proofErr w:type="spellEnd"/>
      <w:r>
        <w:t xml:space="preserve"> </w:t>
      </w:r>
      <w:proofErr w:type="spellStart"/>
      <w:r>
        <w:t>සහිතව</w:t>
      </w:r>
      <w:proofErr w:type="spellEnd"/>
      <w:r>
        <w:t xml:space="preserve"> </w:t>
      </w:r>
      <w:proofErr w:type="spellStart"/>
      <w:r>
        <w:t>විශ්ලේෂණය</w:t>
      </w:r>
      <w:proofErr w:type="spellEnd"/>
      <w:r>
        <w:t xml:space="preserve"> </w:t>
      </w:r>
      <w:proofErr w:type="spellStart"/>
      <w:r>
        <w:t>කරන්න</w:t>
      </w:r>
      <w:proofErr w:type="spellEnd"/>
      <w:r>
        <w:t>.</w:t>
      </w:r>
    </w:p>
    <w:p w14:paraId="486BC4CE" w14:textId="77777777" w:rsidR="00EA27FE" w:rsidRDefault="00000000">
      <w:pPr>
        <w:spacing w:after="120" w:line="240" w:lineRule="auto"/>
      </w:pPr>
      <w:r>
        <w:t>**A</w:t>
      </w:r>
      <w:proofErr w:type="gramStart"/>
      <w:r>
        <w:t>62:*</w:t>
      </w:r>
      <w:proofErr w:type="gramEnd"/>
      <w:r>
        <w:t xml:space="preserve">* </w:t>
      </w:r>
      <w:proofErr w:type="spellStart"/>
      <w:r>
        <w:t>යහපත්</w:t>
      </w:r>
      <w:proofErr w:type="spellEnd"/>
      <w:r>
        <w:t xml:space="preserve"> </w:t>
      </w:r>
      <w:proofErr w:type="spellStart"/>
      <w:r>
        <w:t>කම්කරු</w:t>
      </w:r>
      <w:proofErr w:type="spellEnd"/>
      <w:r>
        <w:t xml:space="preserve"> </w:t>
      </w:r>
      <w:proofErr w:type="spellStart"/>
      <w:r>
        <w:t>සබඳතා</w:t>
      </w:r>
      <w:proofErr w:type="spellEnd"/>
      <w:r>
        <w:t xml:space="preserve"> </w:t>
      </w:r>
      <w:proofErr w:type="spellStart"/>
      <w:r>
        <w:t>නොමැති</w:t>
      </w:r>
      <w:proofErr w:type="spellEnd"/>
      <w:r>
        <w:t xml:space="preserve"> </w:t>
      </w:r>
      <w:proofErr w:type="spellStart"/>
      <w:r>
        <w:t>වීම</w:t>
      </w:r>
      <w:proofErr w:type="spellEnd"/>
      <w:r>
        <w:t xml:space="preserve"> </w:t>
      </w:r>
      <w:proofErr w:type="spellStart"/>
      <w:r>
        <w:t>නිසා</w:t>
      </w:r>
      <w:proofErr w:type="spellEnd"/>
      <w:r>
        <w:t xml:space="preserve"> </w:t>
      </w:r>
      <w:proofErr w:type="spellStart"/>
      <w:r>
        <w:t>පහත</w:t>
      </w:r>
      <w:proofErr w:type="spellEnd"/>
      <w:r>
        <w:t xml:space="preserve"> </w:t>
      </w:r>
      <w:proofErr w:type="spellStart"/>
      <w:r>
        <w:t>අහිතකර</w:t>
      </w:r>
      <w:proofErr w:type="spellEnd"/>
      <w:r>
        <w:t xml:space="preserve"> </w:t>
      </w:r>
      <w:proofErr w:type="spellStart"/>
      <w:r>
        <w:t>ප්‍රතිඵල</w:t>
      </w:r>
      <w:proofErr w:type="spellEnd"/>
      <w:r>
        <w:t xml:space="preserve"> </w:t>
      </w:r>
      <w:proofErr w:type="spellStart"/>
      <w:r>
        <w:t>ඇති</w:t>
      </w:r>
      <w:proofErr w:type="spellEnd"/>
      <w:r>
        <w:t xml:space="preserve"> </w:t>
      </w:r>
      <w:proofErr w:type="spellStart"/>
      <w:r>
        <w:t>වේ</w:t>
      </w:r>
      <w:proofErr w:type="spellEnd"/>
      <w:r>
        <w:t xml:space="preserve">: 1. </w:t>
      </w:r>
      <w:proofErr w:type="spellStart"/>
      <w:r>
        <w:t>කාර්මික</w:t>
      </w:r>
      <w:proofErr w:type="spellEnd"/>
      <w:r>
        <w:t xml:space="preserve"> </w:t>
      </w:r>
      <w:proofErr w:type="spellStart"/>
      <w:r>
        <w:t>ආරවුල්</w:t>
      </w:r>
      <w:proofErr w:type="spellEnd"/>
      <w:r>
        <w:t xml:space="preserve"> </w:t>
      </w:r>
      <w:proofErr w:type="spellStart"/>
      <w:r>
        <w:t>සහ</w:t>
      </w:r>
      <w:proofErr w:type="spellEnd"/>
      <w:r>
        <w:t xml:space="preserve"> </w:t>
      </w:r>
      <w:proofErr w:type="spellStart"/>
      <w:r>
        <w:t>වර්ජන</w:t>
      </w:r>
      <w:proofErr w:type="spellEnd"/>
      <w:r>
        <w:t xml:space="preserve"> </w:t>
      </w:r>
      <w:proofErr w:type="spellStart"/>
      <w:r>
        <w:t>වැඩිවීම</w:t>
      </w:r>
      <w:proofErr w:type="spellEnd"/>
      <w:r>
        <w:t xml:space="preserve"> - </w:t>
      </w:r>
      <w:proofErr w:type="spellStart"/>
      <w:r>
        <w:t>සේවකයින්ගේ</w:t>
      </w:r>
      <w:proofErr w:type="spellEnd"/>
      <w:r>
        <w:t xml:space="preserve"> </w:t>
      </w:r>
      <w:proofErr w:type="spellStart"/>
      <w:r>
        <w:t>ගැටලු</w:t>
      </w:r>
      <w:proofErr w:type="spellEnd"/>
      <w:r>
        <w:t xml:space="preserve"> </w:t>
      </w:r>
      <w:proofErr w:type="spellStart"/>
      <w:r>
        <w:t>සාකච්ඡා</w:t>
      </w:r>
      <w:proofErr w:type="spellEnd"/>
      <w:r>
        <w:t xml:space="preserve"> </w:t>
      </w:r>
      <w:proofErr w:type="spellStart"/>
      <w:r>
        <w:t>මාර්ගයෙන්</w:t>
      </w:r>
      <w:proofErr w:type="spellEnd"/>
      <w:r>
        <w:t xml:space="preserve"> </w:t>
      </w:r>
      <w:proofErr w:type="spellStart"/>
      <w:r>
        <w:t>විසඳා</w:t>
      </w:r>
      <w:proofErr w:type="spellEnd"/>
      <w:r>
        <w:t xml:space="preserve"> </w:t>
      </w:r>
      <w:proofErr w:type="spellStart"/>
      <w:r>
        <w:t>නොගැනීම</w:t>
      </w:r>
      <w:proofErr w:type="spellEnd"/>
      <w:r>
        <w:t xml:space="preserve"> </w:t>
      </w:r>
      <w:proofErr w:type="spellStart"/>
      <w:r>
        <w:t>නිසා</w:t>
      </w:r>
      <w:proofErr w:type="spellEnd"/>
      <w:r>
        <w:t xml:space="preserve"> </w:t>
      </w:r>
      <w:proofErr w:type="spellStart"/>
      <w:r>
        <w:t>වැඩවර්ජන</w:t>
      </w:r>
      <w:proofErr w:type="spellEnd"/>
      <w:r>
        <w:t xml:space="preserve">, </w:t>
      </w:r>
      <w:proofErr w:type="spellStart"/>
      <w:r>
        <w:t>සේවය</w:t>
      </w:r>
      <w:proofErr w:type="spellEnd"/>
      <w:r>
        <w:t xml:space="preserve"> </w:t>
      </w:r>
      <w:proofErr w:type="spellStart"/>
      <w:r>
        <w:t>අත්හිටුවීම්</w:t>
      </w:r>
      <w:proofErr w:type="spellEnd"/>
      <w:r>
        <w:t xml:space="preserve"> </w:t>
      </w:r>
      <w:proofErr w:type="spellStart"/>
      <w:r>
        <w:t>සිදුවී</w:t>
      </w:r>
      <w:proofErr w:type="spellEnd"/>
      <w:r>
        <w:t xml:space="preserve"> </w:t>
      </w:r>
      <w:proofErr w:type="spellStart"/>
      <w:r>
        <w:t>නිෂ්පාදනය</w:t>
      </w:r>
      <w:proofErr w:type="spellEnd"/>
      <w:r>
        <w:t xml:space="preserve"> </w:t>
      </w:r>
      <w:proofErr w:type="spellStart"/>
      <w:r>
        <w:t>අඩාල</w:t>
      </w:r>
      <w:proofErr w:type="spellEnd"/>
      <w:r>
        <w:t xml:space="preserve"> </w:t>
      </w:r>
      <w:proofErr w:type="spellStart"/>
      <w:r>
        <w:t>වේ</w:t>
      </w:r>
      <w:proofErr w:type="spellEnd"/>
      <w:r>
        <w:t xml:space="preserve">. 2. </w:t>
      </w:r>
      <w:proofErr w:type="spellStart"/>
      <w:r>
        <w:t>සේවක</w:t>
      </w:r>
      <w:proofErr w:type="spellEnd"/>
      <w:r>
        <w:t xml:space="preserve"> </w:t>
      </w:r>
      <w:proofErr w:type="spellStart"/>
      <w:r>
        <w:t>පිරිවැටුම</w:t>
      </w:r>
      <w:proofErr w:type="spellEnd"/>
      <w:r>
        <w:t xml:space="preserve"> </w:t>
      </w:r>
      <w:proofErr w:type="spellStart"/>
      <w:r>
        <w:t>ඉහළ</w:t>
      </w:r>
      <w:proofErr w:type="spellEnd"/>
      <w:r>
        <w:t xml:space="preserve"> </w:t>
      </w:r>
      <w:proofErr w:type="spellStart"/>
      <w:r>
        <w:t>යාම</w:t>
      </w:r>
      <w:proofErr w:type="spellEnd"/>
      <w:r>
        <w:t xml:space="preserve"> - </w:t>
      </w:r>
      <w:proofErr w:type="spellStart"/>
      <w:r>
        <w:t>සේවා</w:t>
      </w:r>
      <w:proofErr w:type="spellEnd"/>
      <w:r>
        <w:t xml:space="preserve"> </w:t>
      </w:r>
      <w:proofErr w:type="spellStart"/>
      <w:r>
        <w:t>ස්ථානය</w:t>
      </w:r>
      <w:proofErr w:type="spellEnd"/>
      <w:r>
        <w:t xml:space="preserve"> </w:t>
      </w:r>
      <w:proofErr w:type="spellStart"/>
      <w:r>
        <w:t>පිළිබඳ</w:t>
      </w:r>
      <w:proofErr w:type="spellEnd"/>
      <w:r>
        <w:t xml:space="preserve"> </w:t>
      </w:r>
      <w:proofErr w:type="spellStart"/>
      <w:r>
        <w:t>තෘප්තිමත්</w:t>
      </w:r>
      <w:proofErr w:type="spellEnd"/>
      <w:r>
        <w:t xml:space="preserve"> </w:t>
      </w:r>
      <w:proofErr w:type="spellStart"/>
      <w:r>
        <w:t>නොවන</w:t>
      </w:r>
      <w:proofErr w:type="spellEnd"/>
      <w:r>
        <w:t xml:space="preserve"> </w:t>
      </w:r>
      <w:proofErr w:type="spellStart"/>
      <w:r>
        <w:t>සේවකයින්</w:t>
      </w:r>
      <w:proofErr w:type="spellEnd"/>
      <w:r>
        <w:t xml:space="preserve"> </w:t>
      </w:r>
      <w:proofErr w:type="spellStart"/>
      <w:r>
        <w:t>ආයතනය</w:t>
      </w:r>
      <w:proofErr w:type="spellEnd"/>
      <w:r>
        <w:t xml:space="preserve"> </w:t>
      </w:r>
      <w:proofErr w:type="spellStart"/>
      <w:r>
        <w:t>අතහැර</w:t>
      </w:r>
      <w:proofErr w:type="spellEnd"/>
      <w:r>
        <w:t xml:space="preserve"> </w:t>
      </w:r>
      <w:proofErr w:type="spellStart"/>
      <w:r>
        <w:t>යාම</w:t>
      </w:r>
      <w:proofErr w:type="spellEnd"/>
      <w:r>
        <w:t xml:space="preserve"> </w:t>
      </w:r>
      <w:proofErr w:type="spellStart"/>
      <w:r>
        <w:t>නිසා</w:t>
      </w:r>
      <w:proofErr w:type="spellEnd"/>
      <w:r>
        <w:t xml:space="preserve"> </w:t>
      </w:r>
      <w:proofErr w:type="spellStart"/>
      <w:r>
        <w:t>නව</w:t>
      </w:r>
      <w:proofErr w:type="spellEnd"/>
      <w:r>
        <w:t xml:space="preserve"> </w:t>
      </w:r>
      <w:proofErr w:type="spellStart"/>
      <w:r>
        <w:t>සේවකයින්</w:t>
      </w:r>
      <w:proofErr w:type="spellEnd"/>
      <w:r>
        <w:t xml:space="preserve"> </w:t>
      </w:r>
      <w:proofErr w:type="spellStart"/>
      <w:r>
        <w:t>සෙවීමට</w:t>
      </w:r>
      <w:proofErr w:type="spellEnd"/>
      <w:r>
        <w:t xml:space="preserve"> </w:t>
      </w:r>
      <w:proofErr w:type="spellStart"/>
      <w:r>
        <w:t>හා</w:t>
      </w:r>
      <w:proofErr w:type="spellEnd"/>
      <w:r>
        <w:t xml:space="preserve"> </w:t>
      </w:r>
      <w:proofErr w:type="spellStart"/>
      <w:r>
        <w:t>පුහුණු</w:t>
      </w:r>
      <w:proofErr w:type="spellEnd"/>
      <w:r>
        <w:t xml:space="preserve"> </w:t>
      </w:r>
      <w:proofErr w:type="spellStart"/>
      <w:r>
        <w:t>කිරීමට</w:t>
      </w:r>
      <w:proofErr w:type="spellEnd"/>
      <w:r>
        <w:t xml:space="preserve"> </w:t>
      </w:r>
      <w:proofErr w:type="spellStart"/>
      <w:r>
        <w:t>අතිරේක</w:t>
      </w:r>
      <w:proofErr w:type="spellEnd"/>
      <w:r>
        <w:t xml:space="preserve"> </w:t>
      </w:r>
      <w:proofErr w:type="spellStart"/>
      <w:r>
        <w:t>පිරිවැයක්</w:t>
      </w:r>
      <w:proofErr w:type="spellEnd"/>
      <w:r>
        <w:t xml:space="preserve"> </w:t>
      </w:r>
      <w:proofErr w:type="spellStart"/>
      <w:r>
        <w:t>දැරීමට</w:t>
      </w:r>
      <w:proofErr w:type="spellEnd"/>
      <w:r>
        <w:t xml:space="preserve"> </w:t>
      </w:r>
      <w:proofErr w:type="spellStart"/>
      <w:r>
        <w:t>සිදුවේ</w:t>
      </w:r>
      <w:proofErr w:type="spellEnd"/>
      <w:r>
        <w:t xml:space="preserve">. 3. </w:t>
      </w:r>
      <w:proofErr w:type="spellStart"/>
      <w:r>
        <w:t>නිෂ්පාදනයේ</w:t>
      </w:r>
      <w:proofErr w:type="spellEnd"/>
      <w:r>
        <w:t xml:space="preserve"> </w:t>
      </w:r>
      <w:proofErr w:type="spellStart"/>
      <w:r>
        <w:t>ගුණාත්මකභාවය</w:t>
      </w:r>
      <w:proofErr w:type="spellEnd"/>
      <w:r>
        <w:t xml:space="preserve"> </w:t>
      </w:r>
      <w:proofErr w:type="spellStart"/>
      <w:r>
        <w:t>සහ</w:t>
      </w:r>
      <w:proofErr w:type="spellEnd"/>
      <w:r>
        <w:t xml:space="preserve"> </w:t>
      </w:r>
      <w:proofErr w:type="spellStart"/>
      <w:r>
        <w:t>ඵලදායීතාව</w:t>
      </w:r>
      <w:proofErr w:type="spellEnd"/>
      <w:r>
        <w:t xml:space="preserve"> </w:t>
      </w:r>
      <w:proofErr w:type="spellStart"/>
      <w:r>
        <w:t>පහත</w:t>
      </w:r>
      <w:proofErr w:type="spellEnd"/>
      <w:r>
        <w:t xml:space="preserve"> </w:t>
      </w:r>
      <w:proofErr w:type="spellStart"/>
      <w:r>
        <w:t>වැටීම</w:t>
      </w:r>
      <w:proofErr w:type="spellEnd"/>
      <w:r>
        <w:t xml:space="preserve"> - </w:t>
      </w:r>
      <w:proofErr w:type="spellStart"/>
      <w:r>
        <w:t>අතෘප්තිමත්</w:t>
      </w:r>
      <w:proofErr w:type="spellEnd"/>
      <w:r>
        <w:t xml:space="preserve"> </w:t>
      </w:r>
      <w:proofErr w:type="spellStart"/>
      <w:r>
        <w:t>සේවකයින්</w:t>
      </w:r>
      <w:proofErr w:type="spellEnd"/>
      <w:r>
        <w:t xml:space="preserve"> </w:t>
      </w:r>
      <w:proofErr w:type="spellStart"/>
      <w:r>
        <w:lastRenderedPageBreak/>
        <w:t>උනන්දුවෙන්</w:t>
      </w:r>
      <w:proofErr w:type="spellEnd"/>
      <w:r>
        <w:t xml:space="preserve"> </w:t>
      </w:r>
      <w:proofErr w:type="spellStart"/>
      <w:r>
        <w:t>කටයුතු</w:t>
      </w:r>
      <w:proofErr w:type="spellEnd"/>
      <w:r>
        <w:t xml:space="preserve"> </w:t>
      </w:r>
      <w:proofErr w:type="spellStart"/>
      <w:r>
        <w:t>නොකිරීම</w:t>
      </w:r>
      <w:proofErr w:type="spellEnd"/>
      <w:r>
        <w:t xml:space="preserve"> </w:t>
      </w:r>
      <w:proofErr w:type="spellStart"/>
      <w:r>
        <w:t>නිසා</w:t>
      </w:r>
      <w:proofErr w:type="spellEnd"/>
      <w:r>
        <w:t xml:space="preserve"> </w:t>
      </w:r>
      <w:proofErr w:type="spellStart"/>
      <w:r>
        <w:t>අපතේ</w:t>
      </w:r>
      <w:proofErr w:type="spellEnd"/>
      <w:r>
        <w:t xml:space="preserve"> </w:t>
      </w:r>
      <w:proofErr w:type="spellStart"/>
      <w:r>
        <w:t>යාම්</w:t>
      </w:r>
      <w:proofErr w:type="spellEnd"/>
      <w:r>
        <w:t xml:space="preserve"> </w:t>
      </w:r>
      <w:proofErr w:type="spellStart"/>
      <w:r>
        <w:t>වැඩි</w:t>
      </w:r>
      <w:proofErr w:type="spellEnd"/>
      <w:r>
        <w:t xml:space="preserve"> </w:t>
      </w:r>
      <w:proofErr w:type="spellStart"/>
      <w:r>
        <w:t>වී</w:t>
      </w:r>
      <w:proofErr w:type="spellEnd"/>
      <w:r>
        <w:t xml:space="preserve"> </w:t>
      </w:r>
      <w:proofErr w:type="spellStart"/>
      <w:r>
        <w:t>භාණ්ඩවල</w:t>
      </w:r>
      <w:proofErr w:type="spellEnd"/>
      <w:r>
        <w:t xml:space="preserve"> </w:t>
      </w:r>
      <w:proofErr w:type="spellStart"/>
      <w:r>
        <w:t>ප්‍රමිතිය</w:t>
      </w:r>
      <w:proofErr w:type="spellEnd"/>
      <w:r>
        <w:t xml:space="preserve"> </w:t>
      </w:r>
      <w:proofErr w:type="spellStart"/>
      <w:r>
        <w:t>බාල</w:t>
      </w:r>
      <w:proofErr w:type="spellEnd"/>
      <w:r>
        <w:t xml:space="preserve"> </w:t>
      </w:r>
      <w:proofErr w:type="spellStart"/>
      <w:r>
        <w:t>වේ</w:t>
      </w:r>
      <w:proofErr w:type="spellEnd"/>
      <w:r>
        <w:t>.</w:t>
      </w:r>
    </w:p>
    <w:p w14:paraId="6969EFD2" w14:textId="77777777" w:rsidR="00EA27FE" w:rsidRDefault="00000000">
      <w:pPr>
        <w:spacing w:after="120" w:line="240" w:lineRule="auto"/>
      </w:pPr>
      <w:r>
        <w:t>*[</w:t>
      </w:r>
      <w:proofErr w:type="spellStart"/>
      <w:r>
        <w:t>විශ්ලේෂණය</w:t>
      </w:r>
      <w:proofErr w:type="spellEnd"/>
      <w:r>
        <w:t xml:space="preserve"> (Analysis) | </w:t>
      </w:r>
      <w:proofErr w:type="spellStart"/>
      <w:r>
        <w:t>කම්කරු</w:t>
      </w:r>
      <w:proofErr w:type="spellEnd"/>
      <w:r>
        <w:t xml:space="preserve"> </w:t>
      </w:r>
      <w:proofErr w:type="spellStart"/>
      <w:r>
        <w:t>සබඳතා</w:t>
      </w:r>
      <w:proofErr w:type="spellEnd"/>
      <w:r>
        <w:t xml:space="preserve"> </w:t>
      </w:r>
      <w:proofErr w:type="spellStart"/>
      <w:r>
        <w:t>හා</w:t>
      </w:r>
      <w:proofErr w:type="spellEnd"/>
      <w:r>
        <w:t xml:space="preserve"> </w:t>
      </w:r>
      <w:proofErr w:type="spellStart"/>
      <w:r>
        <w:t>වෘත්තීය</w:t>
      </w:r>
      <w:proofErr w:type="spellEnd"/>
      <w:r>
        <w:t xml:space="preserve"> </w:t>
      </w:r>
      <w:proofErr w:type="spellStart"/>
      <w:proofErr w:type="gramStart"/>
      <w:r>
        <w:t>සමිති</w:t>
      </w:r>
      <w:proofErr w:type="spellEnd"/>
      <w:r>
        <w:t>]*</w:t>
      </w:r>
      <w:proofErr w:type="gramEnd"/>
    </w:p>
    <w:p w14:paraId="20223517" w14:textId="77777777" w:rsidR="00EA27FE" w:rsidRDefault="00000000">
      <w:pPr>
        <w:spacing w:after="120" w:line="240" w:lineRule="auto"/>
      </w:pPr>
      <w:r>
        <w:t xml:space="preserve">**Topic: </w:t>
      </w:r>
      <w:proofErr w:type="spellStart"/>
      <w:r>
        <w:t>මෙහෙයුම්</w:t>
      </w:r>
      <w:proofErr w:type="spellEnd"/>
      <w:r>
        <w:t xml:space="preserve"> </w:t>
      </w:r>
      <w:proofErr w:type="spellStart"/>
      <w:r>
        <w:t>කළමනාකරණය</w:t>
      </w:r>
      <w:proofErr w:type="spellEnd"/>
      <w:r>
        <w:t xml:space="preserve"> (Operations </w:t>
      </w:r>
      <w:proofErr w:type="gramStart"/>
      <w:r>
        <w:t>Management) —</w:t>
      </w:r>
      <w:proofErr w:type="gramEnd"/>
      <w:r>
        <w:t xml:space="preserve"> 10 questions**</w:t>
      </w:r>
    </w:p>
    <w:p w14:paraId="5B5B791D" w14:textId="77777777" w:rsidR="00EA27FE" w:rsidRDefault="00000000">
      <w:pPr>
        <w:spacing w:after="120" w:line="240" w:lineRule="auto"/>
      </w:pPr>
      <w:r>
        <w:t>**Q</w:t>
      </w:r>
      <w:proofErr w:type="gramStart"/>
      <w:r>
        <w:t>63:*</w:t>
      </w:r>
      <w:proofErr w:type="gramEnd"/>
      <w:r>
        <w:t xml:space="preserve">* </w:t>
      </w:r>
      <w:proofErr w:type="spellStart"/>
      <w:r>
        <w:t>මෙහෙයුම්</w:t>
      </w:r>
      <w:proofErr w:type="spellEnd"/>
      <w:r>
        <w:t xml:space="preserve"> </w:t>
      </w:r>
      <w:proofErr w:type="spellStart"/>
      <w:r>
        <w:t>කළමනාකරණය</w:t>
      </w:r>
      <w:proofErr w:type="spellEnd"/>
      <w:r>
        <w:t xml:space="preserve"> (Operations Management) </w:t>
      </w:r>
      <w:proofErr w:type="spellStart"/>
      <w:r>
        <w:t>යන්නෙන්</w:t>
      </w:r>
      <w:proofErr w:type="spellEnd"/>
      <w:r>
        <w:t xml:space="preserve"> </w:t>
      </w:r>
      <w:proofErr w:type="spellStart"/>
      <w:r>
        <w:t>අදහස්</w:t>
      </w:r>
      <w:proofErr w:type="spellEnd"/>
      <w:r>
        <w:t xml:space="preserve"> </w:t>
      </w:r>
      <w:proofErr w:type="spellStart"/>
      <w:r>
        <w:t>කරන්නේ</w:t>
      </w:r>
      <w:proofErr w:type="spellEnd"/>
      <w:r>
        <w:t xml:space="preserve"> </w:t>
      </w:r>
      <w:proofErr w:type="spellStart"/>
      <w:r>
        <w:t>කුමක්ද</w:t>
      </w:r>
      <w:proofErr w:type="spellEnd"/>
      <w:r>
        <w:t>?</w:t>
      </w:r>
    </w:p>
    <w:p w14:paraId="5F422B7E" w14:textId="77777777" w:rsidR="00EA27FE" w:rsidRDefault="00000000">
      <w:pPr>
        <w:spacing w:after="120" w:line="240" w:lineRule="auto"/>
      </w:pPr>
      <w:r>
        <w:t>**A</w:t>
      </w:r>
      <w:proofErr w:type="gramStart"/>
      <w:r>
        <w:t>63:*</w:t>
      </w:r>
      <w:proofErr w:type="gramEnd"/>
      <w:r>
        <w:t xml:space="preserve">* </w:t>
      </w:r>
      <w:proofErr w:type="spellStart"/>
      <w:r>
        <w:t>පාරිභෝගික</w:t>
      </w:r>
      <w:proofErr w:type="spellEnd"/>
      <w:r>
        <w:t xml:space="preserve"> </w:t>
      </w:r>
      <w:proofErr w:type="spellStart"/>
      <w:r>
        <w:t>අවශ්‍යතා</w:t>
      </w:r>
      <w:proofErr w:type="spellEnd"/>
      <w:r>
        <w:t xml:space="preserve"> </w:t>
      </w:r>
      <w:proofErr w:type="spellStart"/>
      <w:r>
        <w:t>හා</w:t>
      </w:r>
      <w:proofErr w:type="spellEnd"/>
      <w:r>
        <w:t xml:space="preserve"> </w:t>
      </w:r>
      <w:proofErr w:type="spellStart"/>
      <w:r>
        <w:t>වුවමනා</w:t>
      </w:r>
      <w:proofErr w:type="spellEnd"/>
      <w:r>
        <w:t xml:space="preserve"> </w:t>
      </w:r>
      <w:proofErr w:type="spellStart"/>
      <w:r>
        <w:t>සපයාලීම</w:t>
      </w:r>
      <w:proofErr w:type="spellEnd"/>
      <w:r>
        <w:t xml:space="preserve"> </w:t>
      </w:r>
      <w:proofErr w:type="spellStart"/>
      <w:r>
        <w:t>සඳහා</w:t>
      </w:r>
      <w:proofErr w:type="spellEnd"/>
      <w:r>
        <w:t xml:space="preserve"> </w:t>
      </w:r>
      <w:proofErr w:type="spellStart"/>
      <w:r>
        <w:t>යෙදවුම්</w:t>
      </w:r>
      <w:proofErr w:type="spellEnd"/>
      <w:r>
        <w:t xml:space="preserve"> (</w:t>
      </w:r>
      <w:proofErr w:type="spellStart"/>
      <w:r>
        <w:t>ප්‍රාග්ධනය</w:t>
      </w:r>
      <w:proofErr w:type="spellEnd"/>
      <w:r>
        <w:t xml:space="preserve">, </w:t>
      </w:r>
      <w:proofErr w:type="spellStart"/>
      <w:r>
        <w:t>ශ්‍රමය</w:t>
      </w:r>
      <w:proofErr w:type="spellEnd"/>
      <w:r>
        <w:t xml:space="preserve">, </w:t>
      </w:r>
      <w:proofErr w:type="spellStart"/>
      <w:r>
        <w:t>ද්‍රව්‍ය</w:t>
      </w:r>
      <w:proofErr w:type="spellEnd"/>
      <w:r>
        <w:t xml:space="preserve"> </w:t>
      </w:r>
      <w:proofErr w:type="spellStart"/>
      <w:r>
        <w:t>ආදිය</w:t>
      </w:r>
      <w:proofErr w:type="spellEnd"/>
      <w:r>
        <w:t xml:space="preserve">) </w:t>
      </w:r>
      <w:proofErr w:type="spellStart"/>
      <w:r>
        <w:t>සඵලදායී</w:t>
      </w:r>
      <w:proofErr w:type="spellEnd"/>
      <w:r>
        <w:t xml:space="preserve"> </w:t>
      </w:r>
      <w:proofErr w:type="spellStart"/>
      <w:r>
        <w:t>හා</w:t>
      </w:r>
      <w:proofErr w:type="spellEnd"/>
      <w:r>
        <w:t xml:space="preserve"> </w:t>
      </w:r>
      <w:proofErr w:type="spellStart"/>
      <w:r>
        <w:t>කාර්යක්ෂම</w:t>
      </w:r>
      <w:proofErr w:type="spellEnd"/>
      <w:r>
        <w:t xml:space="preserve"> </w:t>
      </w:r>
      <w:proofErr w:type="spellStart"/>
      <w:r>
        <w:t>ලෙස</w:t>
      </w:r>
      <w:proofErr w:type="spellEnd"/>
      <w:r>
        <w:t xml:space="preserve"> </w:t>
      </w:r>
      <w:proofErr w:type="spellStart"/>
      <w:r>
        <w:t>නිමැවුම්</w:t>
      </w:r>
      <w:proofErr w:type="spellEnd"/>
      <w:r>
        <w:t xml:space="preserve"> (</w:t>
      </w:r>
      <w:proofErr w:type="spellStart"/>
      <w:r>
        <w:t>භාණ්ඩ</w:t>
      </w:r>
      <w:proofErr w:type="spellEnd"/>
      <w:r>
        <w:t xml:space="preserve"> </w:t>
      </w:r>
      <w:proofErr w:type="spellStart"/>
      <w:r>
        <w:t>හෝ</w:t>
      </w:r>
      <w:proofErr w:type="spellEnd"/>
      <w:r>
        <w:t xml:space="preserve"> </w:t>
      </w:r>
      <w:proofErr w:type="spellStart"/>
      <w:r>
        <w:t>සේවා</w:t>
      </w:r>
      <w:proofErr w:type="spellEnd"/>
      <w:r>
        <w:t xml:space="preserve">) </w:t>
      </w:r>
      <w:proofErr w:type="spellStart"/>
      <w:r>
        <w:t>බවට</w:t>
      </w:r>
      <w:proofErr w:type="spellEnd"/>
      <w:r>
        <w:t xml:space="preserve"> </w:t>
      </w:r>
      <w:proofErr w:type="spellStart"/>
      <w:r>
        <w:t>පරිවර්තනය</w:t>
      </w:r>
      <w:proofErr w:type="spellEnd"/>
      <w:r>
        <w:t xml:space="preserve"> </w:t>
      </w:r>
      <w:proofErr w:type="spellStart"/>
      <w:r>
        <w:t>කිරීමේ</w:t>
      </w:r>
      <w:proofErr w:type="spellEnd"/>
      <w:r>
        <w:t xml:space="preserve"> </w:t>
      </w:r>
      <w:proofErr w:type="spellStart"/>
      <w:r>
        <w:t>ක්‍රියාවලිය</w:t>
      </w:r>
      <w:proofErr w:type="spellEnd"/>
      <w:r>
        <w:t xml:space="preserve"> </w:t>
      </w:r>
      <w:proofErr w:type="spellStart"/>
      <w:r>
        <w:t>සැලසුම්</w:t>
      </w:r>
      <w:proofErr w:type="spellEnd"/>
      <w:r>
        <w:t xml:space="preserve"> </w:t>
      </w:r>
      <w:proofErr w:type="spellStart"/>
      <w:r>
        <w:t>කිරීම</w:t>
      </w:r>
      <w:proofErr w:type="spellEnd"/>
      <w:r>
        <w:t xml:space="preserve">, </w:t>
      </w:r>
      <w:proofErr w:type="spellStart"/>
      <w:r>
        <w:t>සංවිධානය</w:t>
      </w:r>
      <w:proofErr w:type="spellEnd"/>
      <w:r>
        <w:t xml:space="preserve"> </w:t>
      </w:r>
      <w:proofErr w:type="spellStart"/>
      <w:r>
        <w:t>කිරීම</w:t>
      </w:r>
      <w:proofErr w:type="spellEnd"/>
      <w:r>
        <w:t xml:space="preserve">, </w:t>
      </w:r>
      <w:proofErr w:type="spellStart"/>
      <w:r>
        <w:t>මෙහෙයවීම</w:t>
      </w:r>
      <w:proofErr w:type="spellEnd"/>
      <w:r>
        <w:t xml:space="preserve"> </w:t>
      </w:r>
      <w:proofErr w:type="spellStart"/>
      <w:r>
        <w:t>සහ</w:t>
      </w:r>
      <w:proofErr w:type="spellEnd"/>
      <w:r>
        <w:t xml:space="preserve"> </w:t>
      </w:r>
      <w:proofErr w:type="spellStart"/>
      <w:r>
        <w:t>පාලනය</w:t>
      </w:r>
      <w:proofErr w:type="spellEnd"/>
      <w:r>
        <w:t xml:space="preserve"> </w:t>
      </w:r>
      <w:proofErr w:type="spellStart"/>
      <w:r>
        <w:t>කිරීම</w:t>
      </w:r>
      <w:proofErr w:type="spellEnd"/>
      <w:r>
        <w:t xml:space="preserve"> </w:t>
      </w:r>
      <w:proofErr w:type="spellStart"/>
      <w:r>
        <w:t>මෙහෙයුම්</w:t>
      </w:r>
      <w:proofErr w:type="spellEnd"/>
      <w:r>
        <w:t xml:space="preserve"> </w:t>
      </w:r>
      <w:proofErr w:type="spellStart"/>
      <w:r>
        <w:t>කළමනාකරණය</w:t>
      </w:r>
      <w:proofErr w:type="spellEnd"/>
      <w:r>
        <w:t xml:space="preserve"> </w:t>
      </w:r>
      <w:proofErr w:type="spellStart"/>
      <w:r>
        <w:t>ලෙස</w:t>
      </w:r>
      <w:proofErr w:type="spellEnd"/>
      <w:r>
        <w:t xml:space="preserve"> </w:t>
      </w:r>
      <w:proofErr w:type="spellStart"/>
      <w:r>
        <w:t>හඳුන්වනු</w:t>
      </w:r>
      <w:proofErr w:type="spellEnd"/>
      <w:r>
        <w:t xml:space="preserve"> </w:t>
      </w:r>
      <w:proofErr w:type="spellStart"/>
      <w:r>
        <w:t>ලබයි</w:t>
      </w:r>
      <w:proofErr w:type="spellEnd"/>
      <w:r>
        <w:t>.</w:t>
      </w:r>
    </w:p>
    <w:p w14:paraId="088B7870" w14:textId="77777777" w:rsidR="00EA27FE" w:rsidRDefault="00000000">
      <w:pPr>
        <w:spacing w:after="120" w:line="240" w:lineRule="auto"/>
      </w:pPr>
      <w:r>
        <w:t>*[</w:t>
      </w:r>
      <w:proofErr w:type="spellStart"/>
      <w:r>
        <w:t>දැනුම</w:t>
      </w:r>
      <w:proofErr w:type="spellEnd"/>
      <w:r>
        <w:t xml:space="preserve"> (Knowledge) | </w:t>
      </w:r>
      <w:proofErr w:type="spellStart"/>
      <w:r>
        <w:t>නිෂ්පාදන</w:t>
      </w:r>
      <w:proofErr w:type="spellEnd"/>
      <w:r>
        <w:t xml:space="preserve"> </w:t>
      </w:r>
      <w:proofErr w:type="spellStart"/>
      <w:proofErr w:type="gramStart"/>
      <w:r>
        <w:t>ක්‍රියාවලිය</w:t>
      </w:r>
      <w:proofErr w:type="spellEnd"/>
      <w:r>
        <w:t>]*</w:t>
      </w:r>
      <w:proofErr w:type="gramEnd"/>
    </w:p>
    <w:p w14:paraId="6998173C" w14:textId="77777777" w:rsidR="00EA27FE" w:rsidRDefault="00000000">
      <w:pPr>
        <w:spacing w:after="120" w:line="240" w:lineRule="auto"/>
      </w:pPr>
      <w:r>
        <w:t>**Q</w:t>
      </w:r>
      <w:proofErr w:type="gramStart"/>
      <w:r>
        <w:t>64:*</w:t>
      </w:r>
      <w:proofErr w:type="gramEnd"/>
      <w:r>
        <w:t xml:space="preserve">* </w:t>
      </w:r>
      <w:proofErr w:type="spellStart"/>
      <w:r>
        <w:t>ව්‍යාපාරයක</w:t>
      </w:r>
      <w:proofErr w:type="spellEnd"/>
      <w:r>
        <w:t xml:space="preserve"> </w:t>
      </w:r>
      <w:proofErr w:type="spellStart"/>
      <w:r>
        <w:t>තත්ත්ව</w:t>
      </w:r>
      <w:proofErr w:type="spellEnd"/>
      <w:r>
        <w:t xml:space="preserve"> </w:t>
      </w:r>
      <w:proofErr w:type="spellStart"/>
      <w:r>
        <w:t>පාලනය</w:t>
      </w:r>
      <w:proofErr w:type="spellEnd"/>
      <w:r>
        <w:t xml:space="preserve"> (Quality Control) </w:t>
      </w:r>
      <w:proofErr w:type="spellStart"/>
      <w:r>
        <w:t>යන්නෙන්</w:t>
      </w:r>
      <w:proofErr w:type="spellEnd"/>
      <w:r>
        <w:t xml:space="preserve"> </w:t>
      </w:r>
      <w:proofErr w:type="spellStart"/>
      <w:r>
        <w:t>අදහස්</w:t>
      </w:r>
      <w:proofErr w:type="spellEnd"/>
      <w:r>
        <w:t xml:space="preserve"> </w:t>
      </w:r>
      <w:proofErr w:type="spellStart"/>
      <w:r>
        <w:t>කරන්නේ</w:t>
      </w:r>
      <w:proofErr w:type="spellEnd"/>
      <w:r>
        <w:t xml:space="preserve"> </w:t>
      </w:r>
      <w:proofErr w:type="spellStart"/>
      <w:r>
        <w:t>කුමක්ද</w:t>
      </w:r>
      <w:proofErr w:type="spellEnd"/>
      <w:r>
        <w:t>?</w:t>
      </w:r>
    </w:p>
    <w:p w14:paraId="0AC03BA2" w14:textId="77777777" w:rsidR="00EA27FE" w:rsidRDefault="00000000">
      <w:pPr>
        <w:spacing w:after="120" w:line="240" w:lineRule="auto"/>
      </w:pPr>
      <w:r>
        <w:t>**A</w:t>
      </w:r>
      <w:proofErr w:type="gramStart"/>
      <w:r>
        <w:t>64:*</w:t>
      </w:r>
      <w:proofErr w:type="gramEnd"/>
      <w:r>
        <w:t xml:space="preserve">* </w:t>
      </w:r>
      <w:proofErr w:type="spellStart"/>
      <w:r>
        <w:t>නිෂ්පාදනය</w:t>
      </w:r>
      <w:proofErr w:type="spellEnd"/>
      <w:r>
        <w:t xml:space="preserve"> </w:t>
      </w:r>
      <w:proofErr w:type="spellStart"/>
      <w:r>
        <w:t>කරනු</w:t>
      </w:r>
      <w:proofErr w:type="spellEnd"/>
      <w:r>
        <w:t xml:space="preserve"> </w:t>
      </w:r>
      <w:proofErr w:type="spellStart"/>
      <w:r>
        <w:t>ලබන</w:t>
      </w:r>
      <w:proofErr w:type="spellEnd"/>
      <w:r>
        <w:t xml:space="preserve"> </w:t>
      </w:r>
      <w:proofErr w:type="spellStart"/>
      <w:r>
        <w:t>භාණ්ඩ</w:t>
      </w:r>
      <w:proofErr w:type="spellEnd"/>
      <w:r>
        <w:t xml:space="preserve"> </w:t>
      </w:r>
      <w:proofErr w:type="spellStart"/>
      <w:r>
        <w:t>හෝ</w:t>
      </w:r>
      <w:proofErr w:type="spellEnd"/>
      <w:r>
        <w:t xml:space="preserve"> </w:t>
      </w:r>
      <w:proofErr w:type="spellStart"/>
      <w:r>
        <w:t>සේවා</w:t>
      </w:r>
      <w:proofErr w:type="spellEnd"/>
      <w:r>
        <w:t xml:space="preserve"> </w:t>
      </w:r>
      <w:proofErr w:type="spellStart"/>
      <w:r>
        <w:t>පූර්ව</w:t>
      </w:r>
      <w:proofErr w:type="spellEnd"/>
      <w:r>
        <w:t xml:space="preserve"> </w:t>
      </w:r>
      <w:proofErr w:type="spellStart"/>
      <w:r>
        <w:t>නිශ්චිත</w:t>
      </w:r>
      <w:proofErr w:type="spellEnd"/>
      <w:r>
        <w:t xml:space="preserve"> </w:t>
      </w:r>
      <w:proofErr w:type="spellStart"/>
      <w:r>
        <w:t>ප්‍රමිතීන්ට</w:t>
      </w:r>
      <w:proofErr w:type="spellEnd"/>
      <w:r>
        <w:t xml:space="preserve"> </w:t>
      </w:r>
      <w:proofErr w:type="spellStart"/>
      <w:r>
        <w:t>හා</w:t>
      </w:r>
      <w:proofErr w:type="spellEnd"/>
      <w:r>
        <w:t xml:space="preserve"> </w:t>
      </w:r>
      <w:proofErr w:type="spellStart"/>
      <w:r>
        <w:t>පාරිභෝගික</w:t>
      </w:r>
      <w:proofErr w:type="spellEnd"/>
      <w:r>
        <w:t xml:space="preserve"> </w:t>
      </w:r>
      <w:proofErr w:type="spellStart"/>
      <w:r>
        <w:t>අපේක්ෂාවන්ට</w:t>
      </w:r>
      <w:proofErr w:type="spellEnd"/>
      <w:r>
        <w:t xml:space="preserve"> </w:t>
      </w:r>
      <w:proofErr w:type="spellStart"/>
      <w:r>
        <w:t>අනුකූලදැයි</w:t>
      </w:r>
      <w:proofErr w:type="spellEnd"/>
      <w:r>
        <w:t xml:space="preserve"> </w:t>
      </w:r>
      <w:proofErr w:type="spellStart"/>
      <w:r>
        <w:t>පරීක්ෂා</w:t>
      </w:r>
      <w:proofErr w:type="spellEnd"/>
      <w:r>
        <w:t xml:space="preserve"> </w:t>
      </w:r>
      <w:proofErr w:type="spellStart"/>
      <w:r>
        <w:t>කර</w:t>
      </w:r>
      <w:proofErr w:type="spellEnd"/>
      <w:r>
        <w:t xml:space="preserve"> </w:t>
      </w:r>
      <w:proofErr w:type="spellStart"/>
      <w:r>
        <w:t>බැලීම</w:t>
      </w:r>
      <w:proofErr w:type="spellEnd"/>
      <w:r>
        <w:t xml:space="preserve">, </w:t>
      </w:r>
      <w:proofErr w:type="spellStart"/>
      <w:r>
        <w:t>දෝෂ</w:t>
      </w:r>
      <w:proofErr w:type="spellEnd"/>
      <w:r>
        <w:t xml:space="preserve"> </w:t>
      </w:r>
      <w:proofErr w:type="spellStart"/>
      <w:r>
        <w:t>සහිත</w:t>
      </w:r>
      <w:proofErr w:type="spellEnd"/>
      <w:r>
        <w:t xml:space="preserve"> </w:t>
      </w:r>
      <w:proofErr w:type="spellStart"/>
      <w:r>
        <w:t>නිමැවුම්</w:t>
      </w:r>
      <w:proofErr w:type="spellEnd"/>
      <w:r>
        <w:t xml:space="preserve"> </w:t>
      </w:r>
      <w:proofErr w:type="spellStart"/>
      <w:r>
        <w:t>හඳුනා</w:t>
      </w:r>
      <w:proofErr w:type="spellEnd"/>
      <w:r>
        <w:t xml:space="preserve"> </w:t>
      </w:r>
      <w:proofErr w:type="spellStart"/>
      <w:r>
        <w:t>ගැනීම</w:t>
      </w:r>
      <w:proofErr w:type="spellEnd"/>
      <w:r>
        <w:t xml:space="preserve"> </w:t>
      </w:r>
      <w:proofErr w:type="spellStart"/>
      <w:r>
        <w:t>සහ</w:t>
      </w:r>
      <w:proofErr w:type="spellEnd"/>
      <w:r>
        <w:t xml:space="preserve"> </w:t>
      </w:r>
      <w:proofErr w:type="spellStart"/>
      <w:r>
        <w:t>ඒවා</w:t>
      </w:r>
      <w:proofErr w:type="spellEnd"/>
      <w:r>
        <w:t xml:space="preserve"> </w:t>
      </w:r>
      <w:proofErr w:type="spellStart"/>
      <w:r>
        <w:t>නිවැරදි</w:t>
      </w:r>
      <w:proofErr w:type="spellEnd"/>
      <w:r>
        <w:t xml:space="preserve"> </w:t>
      </w:r>
      <w:proofErr w:type="spellStart"/>
      <w:r>
        <w:t>කිරීමට</w:t>
      </w:r>
      <w:proofErr w:type="spellEnd"/>
      <w:r>
        <w:t xml:space="preserve"> </w:t>
      </w:r>
      <w:proofErr w:type="spellStart"/>
      <w:r>
        <w:t>පියවර</w:t>
      </w:r>
      <w:proofErr w:type="spellEnd"/>
      <w:r>
        <w:t xml:space="preserve"> </w:t>
      </w:r>
      <w:proofErr w:type="spellStart"/>
      <w:r>
        <w:t>ගැනීම</w:t>
      </w:r>
      <w:proofErr w:type="spellEnd"/>
      <w:r>
        <w:t xml:space="preserve"> </w:t>
      </w:r>
      <w:proofErr w:type="spellStart"/>
      <w:r>
        <w:t>තත්ත්ව</w:t>
      </w:r>
      <w:proofErr w:type="spellEnd"/>
      <w:r>
        <w:t xml:space="preserve"> </w:t>
      </w:r>
      <w:proofErr w:type="spellStart"/>
      <w:r>
        <w:t>පාලනය</w:t>
      </w:r>
      <w:proofErr w:type="spellEnd"/>
      <w:r>
        <w:t xml:space="preserve"> </w:t>
      </w:r>
      <w:proofErr w:type="spellStart"/>
      <w:r>
        <w:t>ලෙස</w:t>
      </w:r>
      <w:proofErr w:type="spellEnd"/>
      <w:r>
        <w:t xml:space="preserve"> </w:t>
      </w:r>
      <w:proofErr w:type="spellStart"/>
      <w:r>
        <w:t>හඳුන්වනු</w:t>
      </w:r>
      <w:proofErr w:type="spellEnd"/>
      <w:r>
        <w:t xml:space="preserve"> </w:t>
      </w:r>
      <w:proofErr w:type="spellStart"/>
      <w:r>
        <w:t>ලැබේ</w:t>
      </w:r>
      <w:proofErr w:type="spellEnd"/>
      <w:r>
        <w:t>.</w:t>
      </w:r>
    </w:p>
    <w:p w14:paraId="0BBC595F" w14:textId="77777777" w:rsidR="00EA27FE" w:rsidRDefault="00000000">
      <w:pPr>
        <w:spacing w:after="120" w:line="240" w:lineRule="auto"/>
      </w:pPr>
      <w:r>
        <w:t>*[</w:t>
      </w:r>
      <w:proofErr w:type="spellStart"/>
      <w:r>
        <w:t>දැනුම</w:t>
      </w:r>
      <w:proofErr w:type="spellEnd"/>
      <w:r>
        <w:t xml:space="preserve"> (Knowledge) | </w:t>
      </w:r>
      <w:proofErr w:type="spellStart"/>
      <w:r>
        <w:t>තත්ත්ව</w:t>
      </w:r>
      <w:proofErr w:type="spellEnd"/>
      <w:r>
        <w:t xml:space="preserve"> </w:t>
      </w:r>
      <w:proofErr w:type="spellStart"/>
      <w:proofErr w:type="gramStart"/>
      <w:r>
        <w:t>පාලනය</w:t>
      </w:r>
      <w:proofErr w:type="spellEnd"/>
      <w:r>
        <w:t>]*</w:t>
      </w:r>
      <w:proofErr w:type="gramEnd"/>
    </w:p>
    <w:p w14:paraId="53BD48BC" w14:textId="77777777" w:rsidR="00EA27FE" w:rsidRDefault="00000000">
      <w:pPr>
        <w:spacing w:after="120" w:line="240" w:lineRule="auto"/>
      </w:pPr>
      <w:r>
        <w:t>**Q</w:t>
      </w:r>
      <w:proofErr w:type="gramStart"/>
      <w:r>
        <w:t>65:*</w:t>
      </w:r>
      <w:proofErr w:type="gramEnd"/>
      <w:r>
        <w:t xml:space="preserve">* </w:t>
      </w:r>
      <w:proofErr w:type="spellStart"/>
      <w:r>
        <w:t>භාණ්ඩ</w:t>
      </w:r>
      <w:proofErr w:type="spellEnd"/>
      <w:r>
        <w:t xml:space="preserve"> </w:t>
      </w:r>
      <w:proofErr w:type="spellStart"/>
      <w:r>
        <w:t>නිෂ්පාදනය</w:t>
      </w:r>
      <w:proofErr w:type="spellEnd"/>
      <w:r>
        <w:t xml:space="preserve"> </w:t>
      </w:r>
      <w:proofErr w:type="spellStart"/>
      <w:r>
        <w:t>සහ</w:t>
      </w:r>
      <w:proofErr w:type="spellEnd"/>
      <w:r>
        <w:t xml:space="preserve"> </w:t>
      </w:r>
      <w:proofErr w:type="spellStart"/>
      <w:r>
        <w:t>සේවා</w:t>
      </w:r>
      <w:proofErr w:type="spellEnd"/>
      <w:r>
        <w:t xml:space="preserve"> </w:t>
      </w:r>
      <w:proofErr w:type="spellStart"/>
      <w:r>
        <w:t>නිෂ්පාදනය</w:t>
      </w:r>
      <w:proofErr w:type="spellEnd"/>
      <w:r>
        <w:t xml:space="preserve"> </w:t>
      </w:r>
      <w:proofErr w:type="spellStart"/>
      <w:r>
        <w:t>අතර</w:t>
      </w:r>
      <w:proofErr w:type="spellEnd"/>
      <w:r>
        <w:t xml:space="preserve"> </w:t>
      </w:r>
      <w:proofErr w:type="spellStart"/>
      <w:r>
        <w:t>පවතින</w:t>
      </w:r>
      <w:proofErr w:type="spellEnd"/>
      <w:r>
        <w:t xml:space="preserve"> </w:t>
      </w:r>
      <w:proofErr w:type="spellStart"/>
      <w:r>
        <w:t>ප්‍රධාන</w:t>
      </w:r>
      <w:proofErr w:type="spellEnd"/>
      <w:r>
        <w:t xml:space="preserve"> </w:t>
      </w:r>
      <w:proofErr w:type="spellStart"/>
      <w:r>
        <w:t>වෙනස්කම්</w:t>
      </w:r>
      <w:proofErr w:type="spellEnd"/>
      <w:r>
        <w:t xml:space="preserve"> </w:t>
      </w:r>
      <w:proofErr w:type="spellStart"/>
      <w:r>
        <w:t>දෙකක්</w:t>
      </w:r>
      <w:proofErr w:type="spellEnd"/>
      <w:r>
        <w:t xml:space="preserve"> </w:t>
      </w:r>
      <w:proofErr w:type="spellStart"/>
      <w:r>
        <w:t>පැහැදිලි</w:t>
      </w:r>
      <w:proofErr w:type="spellEnd"/>
      <w:r>
        <w:t xml:space="preserve"> </w:t>
      </w:r>
      <w:proofErr w:type="spellStart"/>
      <w:r>
        <w:t>කරන්න</w:t>
      </w:r>
      <w:proofErr w:type="spellEnd"/>
      <w:r>
        <w:t>.</w:t>
      </w:r>
    </w:p>
    <w:p w14:paraId="1F9C291E" w14:textId="77777777" w:rsidR="00EA27FE" w:rsidRDefault="00000000">
      <w:pPr>
        <w:spacing w:after="120" w:line="240" w:lineRule="auto"/>
      </w:pPr>
      <w:r>
        <w:t>**A</w:t>
      </w:r>
      <w:proofErr w:type="gramStart"/>
      <w:r>
        <w:t>65:*</w:t>
      </w:r>
      <w:proofErr w:type="gramEnd"/>
      <w:r>
        <w:t xml:space="preserve">* </w:t>
      </w:r>
      <w:proofErr w:type="spellStart"/>
      <w:r>
        <w:t>භාණ්ඩ</w:t>
      </w:r>
      <w:proofErr w:type="spellEnd"/>
      <w:r>
        <w:t xml:space="preserve"> </w:t>
      </w:r>
      <w:proofErr w:type="spellStart"/>
      <w:r>
        <w:t>නිෂ්පාදනය</w:t>
      </w:r>
      <w:proofErr w:type="spellEnd"/>
      <w:r>
        <w:t xml:space="preserve"> </w:t>
      </w:r>
      <w:proofErr w:type="spellStart"/>
      <w:r>
        <w:t>සහ</w:t>
      </w:r>
      <w:proofErr w:type="spellEnd"/>
      <w:r>
        <w:t xml:space="preserve"> </w:t>
      </w:r>
      <w:proofErr w:type="spellStart"/>
      <w:r>
        <w:t>සේවා</w:t>
      </w:r>
      <w:proofErr w:type="spellEnd"/>
      <w:r>
        <w:t xml:space="preserve"> </w:t>
      </w:r>
      <w:proofErr w:type="spellStart"/>
      <w:r>
        <w:t>නිෂ්පාදනය</w:t>
      </w:r>
      <w:proofErr w:type="spellEnd"/>
      <w:r>
        <w:t xml:space="preserve"> </w:t>
      </w:r>
      <w:proofErr w:type="spellStart"/>
      <w:r>
        <w:t>අතර</w:t>
      </w:r>
      <w:proofErr w:type="spellEnd"/>
      <w:r>
        <w:t xml:space="preserve"> </w:t>
      </w:r>
      <w:proofErr w:type="spellStart"/>
      <w:r>
        <w:t>ප්‍රධාන</w:t>
      </w:r>
      <w:proofErr w:type="spellEnd"/>
      <w:r>
        <w:t xml:space="preserve"> </w:t>
      </w:r>
      <w:proofErr w:type="spellStart"/>
      <w:r>
        <w:t>වෙනස්කම්</w:t>
      </w:r>
      <w:proofErr w:type="spellEnd"/>
      <w:r>
        <w:t xml:space="preserve"> </w:t>
      </w:r>
      <w:proofErr w:type="spellStart"/>
      <w:r>
        <w:t>කිහිපයක්</w:t>
      </w:r>
      <w:proofErr w:type="spellEnd"/>
      <w:r>
        <w:t xml:space="preserve"> </w:t>
      </w:r>
      <w:proofErr w:type="spellStart"/>
      <w:r>
        <w:t>පවතී</w:t>
      </w:r>
      <w:proofErr w:type="spellEnd"/>
      <w:r>
        <w:t xml:space="preserve">. </w:t>
      </w:r>
      <w:proofErr w:type="spellStart"/>
      <w:r>
        <w:t>පළමුවැන්න</w:t>
      </w:r>
      <w:proofErr w:type="spellEnd"/>
      <w:r>
        <w:t xml:space="preserve">, </w:t>
      </w:r>
      <w:proofErr w:type="spellStart"/>
      <w:r>
        <w:t>භාණ්ඩ</w:t>
      </w:r>
      <w:proofErr w:type="spellEnd"/>
      <w:r>
        <w:t xml:space="preserve"> </w:t>
      </w:r>
      <w:proofErr w:type="spellStart"/>
      <w:r>
        <w:t>ස්පර්ශ</w:t>
      </w:r>
      <w:proofErr w:type="spellEnd"/>
      <w:r>
        <w:t xml:space="preserve"> </w:t>
      </w:r>
      <w:proofErr w:type="spellStart"/>
      <w:r>
        <w:t>කළ</w:t>
      </w:r>
      <w:proofErr w:type="spellEnd"/>
      <w:r>
        <w:t xml:space="preserve"> </w:t>
      </w:r>
      <w:proofErr w:type="spellStart"/>
      <w:r>
        <w:t>හැකි</w:t>
      </w:r>
      <w:proofErr w:type="spellEnd"/>
      <w:r>
        <w:t xml:space="preserve"> </w:t>
      </w:r>
      <w:proofErr w:type="spellStart"/>
      <w:r>
        <w:t>හා</w:t>
      </w:r>
      <w:proofErr w:type="spellEnd"/>
      <w:r>
        <w:t xml:space="preserve"> </w:t>
      </w:r>
      <w:proofErr w:type="spellStart"/>
      <w:r>
        <w:t>ගබඩා</w:t>
      </w:r>
      <w:proofErr w:type="spellEnd"/>
      <w:r>
        <w:t xml:space="preserve"> </w:t>
      </w:r>
      <w:proofErr w:type="spellStart"/>
      <w:r>
        <w:t>කළ</w:t>
      </w:r>
      <w:proofErr w:type="spellEnd"/>
      <w:r>
        <w:t xml:space="preserve"> </w:t>
      </w:r>
      <w:proofErr w:type="spellStart"/>
      <w:r>
        <w:t>හැකි</w:t>
      </w:r>
      <w:proofErr w:type="spellEnd"/>
      <w:r>
        <w:t xml:space="preserve"> </w:t>
      </w:r>
      <w:proofErr w:type="spellStart"/>
      <w:r>
        <w:t>භෞතික</w:t>
      </w:r>
      <w:proofErr w:type="spellEnd"/>
      <w:r>
        <w:t xml:space="preserve"> </w:t>
      </w:r>
      <w:proofErr w:type="spellStart"/>
      <w:r>
        <w:t>නිමැවුම්</w:t>
      </w:r>
      <w:proofErr w:type="spellEnd"/>
      <w:r>
        <w:t xml:space="preserve"> </w:t>
      </w:r>
      <w:proofErr w:type="spellStart"/>
      <w:r>
        <w:t>වන</w:t>
      </w:r>
      <w:proofErr w:type="spellEnd"/>
      <w:r>
        <w:t xml:space="preserve"> </w:t>
      </w:r>
      <w:proofErr w:type="spellStart"/>
      <w:r>
        <w:t>අතර</w:t>
      </w:r>
      <w:proofErr w:type="spellEnd"/>
      <w:r>
        <w:t xml:space="preserve"> </w:t>
      </w:r>
      <w:proofErr w:type="spellStart"/>
      <w:r>
        <w:t>සේවා</w:t>
      </w:r>
      <w:proofErr w:type="spellEnd"/>
      <w:r>
        <w:t xml:space="preserve"> </w:t>
      </w:r>
      <w:proofErr w:type="spellStart"/>
      <w:r>
        <w:t>අස්පර්ශනීය</w:t>
      </w:r>
      <w:proofErr w:type="spellEnd"/>
      <w:r>
        <w:t xml:space="preserve"> </w:t>
      </w:r>
      <w:proofErr w:type="spellStart"/>
      <w:r>
        <w:t>හා</w:t>
      </w:r>
      <w:proofErr w:type="spellEnd"/>
      <w:r>
        <w:t xml:space="preserve"> </w:t>
      </w:r>
      <w:proofErr w:type="spellStart"/>
      <w:r>
        <w:t>ගබඩා</w:t>
      </w:r>
      <w:proofErr w:type="spellEnd"/>
      <w:r>
        <w:t xml:space="preserve"> </w:t>
      </w:r>
      <w:proofErr w:type="spellStart"/>
      <w:r>
        <w:t>කළ</w:t>
      </w:r>
      <w:proofErr w:type="spellEnd"/>
      <w:r>
        <w:t xml:space="preserve"> </w:t>
      </w:r>
      <w:proofErr w:type="spellStart"/>
      <w:r>
        <w:t>නොහැකි</w:t>
      </w:r>
      <w:proofErr w:type="spellEnd"/>
      <w:r>
        <w:t xml:space="preserve"> </w:t>
      </w:r>
      <w:proofErr w:type="spellStart"/>
      <w:r>
        <w:t>දේ</w:t>
      </w:r>
      <w:proofErr w:type="spellEnd"/>
      <w:r>
        <w:t xml:space="preserve"> </w:t>
      </w:r>
      <w:proofErr w:type="spellStart"/>
      <w:r>
        <w:t>වේ</w:t>
      </w:r>
      <w:proofErr w:type="spellEnd"/>
      <w:r>
        <w:t xml:space="preserve">. </w:t>
      </w:r>
      <w:proofErr w:type="spellStart"/>
      <w:r>
        <w:t>දෙවැන්න</w:t>
      </w:r>
      <w:proofErr w:type="spellEnd"/>
      <w:r>
        <w:t xml:space="preserve">, </w:t>
      </w:r>
      <w:proofErr w:type="spellStart"/>
      <w:r>
        <w:t>භාණ්ඩ</w:t>
      </w:r>
      <w:proofErr w:type="spellEnd"/>
      <w:r>
        <w:t xml:space="preserve"> </w:t>
      </w:r>
      <w:proofErr w:type="spellStart"/>
      <w:r>
        <w:t>නිෂ්පාදනයේදී</w:t>
      </w:r>
      <w:proofErr w:type="spellEnd"/>
      <w:r>
        <w:t xml:space="preserve"> </w:t>
      </w:r>
      <w:proofErr w:type="spellStart"/>
      <w:r>
        <w:t>නිෂ්පාදකයා</w:t>
      </w:r>
      <w:proofErr w:type="spellEnd"/>
      <w:r>
        <w:t xml:space="preserve"> </w:t>
      </w:r>
      <w:proofErr w:type="spellStart"/>
      <w:r>
        <w:t>සහ</w:t>
      </w:r>
      <w:proofErr w:type="spellEnd"/>
      <w:r>
        <w:t xml:space="preserve"> </w:t>
      </w:r>
      <w:proofErr w:type="spellStart"/>
      <w:r>
        <w:t>පාරිභෝගිකයා</w:t>
      </w:r>
      <w:proofErr w:type="spellEnd"/>
      <w:r>
        <w:t xml:space="preserve"> </w:t>
      </w:r>
      <w:proofErr w:type="spellStart"/>
      <w:r>
        <w:t>අතර</w:t>
      </w:r>
      <w:proofErr w:type="spellEnd"/>
      <w:r>
        <w:t xml:space="preserve"> </w:t>
      </w:r>
      <w:proofErr w:type="spellStart"/>
      <w:r>
        <w:t>සෘජු</w:t>
      </w:r>
      <w:proofErr w:type="spellEnd"/>
      <w:r>
        <w:t xml:space="preserve"> </w:t>
      </w:r>
      <w:proofErr w:type="spellStart"/>
      <w:r>
        <w:t>සබඳතාවක්</w:t>
      </w:r>
      <w:proofErr w:type="spellEnd"/>
      <w:r>
        <w:t xml:space="preserve"> </w:t>
      </w:r>
      <w:proofErr w:type="spellStart"/>
      <w:r>
        <w:t>අනිවාර්ය</w:t>
      </w:r>
      <w:proofErr w:type="spellEnd"/>
      <w:r>
        <w:t xml:space="preserve"> </w:t>
      </w:r>
      <w:proofErr w:type="spellStart"/>
      <w:r>
        <w:t>නොවන</w:t>
      </w:r>
      <w:proofErr w:type="spellEnd"/>
      <w:r>
        <w:t xml:space="preserve"> </w:t>
      </w:r>
      <w:proofErr w:type="spellStart"/>
      <w:r>
        <w:t>නමුත්</w:t>
      </w:r>
      <w:proofErr w:type="spellEnd"/>
      <w:r>
        <w:t xml:space="preserve">, </w:t>
      </w:r>
      <w:proofErr w:type="spellStart"/>
      <w:r>
        <w:t>සේවා</w:t>
      </w:r>
      <w:proofErr w:type="spellEnd"/>
      <w:r>
        <w:t xml:space="preserve"> </w:t>
      </w:r>
      <w:proofErr w:type="spellStart"/>
      <w:r>
        <w:t>සැපයීමේදී</w:t>
      </w:r>
      <w:proofErr w:type="spellEnd"/>
      <w:r>
        <w:t xml:space="preserve"> </w:t>
      </w:r>
      <w:proofErr w:type="spellStart"/>
      <w:r>
        <w:t>සේවාදායකයා</w:t>
      </w:r>
      <w:proofErr w:type="spellEnd"/>
      <w:r>
        <w:t xml:space="preserve"> </w:t>
      </w:r>
      <w:proofErr w:type="spellStart"/>
      <w:r>
        <w:t>සහ</w:t>
      </w:r>
      <w:proofErr w:type="spellEnd"/>
      <w:r>
        <w:t xml:space="preserve"> </w:t>
      </w:r>
      <w:proofErr w:type="spellStart"/>
      <w:r>
        <w:t>පාරිභෝගිකයා</w:t>
      </w:r>
      <w:proofErr w:type="spellEnd"/>
      <w:r>
        <w:t xml:space="preserve"> </w:t>
      </w:r>
      <w:proofErr w:type="spellStart"/>
      <w:r>
        <w:t>අතර</w:t>
      </w:r>
      <w:proofErr w:type="spellEnd"/>
      <w:r>
        <w:t xml:space="preserve"> </w:t>
      </w:r>
      <w:proofErr w:type="spellStart"/>
      <w:r>
        <w:t>සෘජු</w:t>
      </w:r>
      <w:proofErr w:type="spellEnd"/>
      <w:r>
        <w:t xml:space="preserve"> </w:t>
      </w:r>
      <w:proofErr w:type="spellStart"/>
      <w:r>
        <w:t>සබඳතාවක්</w:t>
      </w:r>
      <w:proofErr w:type="spellEnd"/>
      <w:r>
        <w:t xml:space="preserve"> </w:t>
      </w:r>
      <w:proofErr w:type="spellStart"/>
      <w:r>
        <w:t>පවතී</w:t>
      </w:r>
      <w:proofErr w:type="spellEnd"/>
      <w:r>
        <w:t>.</w:t>
      </w:r>
    </w:p>
    <w:p w14:paraId="44E22F0D" w14:textId="77777777" w:rsidR="00EA27FE" w:rsidRDefault="00000000">
      <w:pPr>
        <w:spacing w:after="120" w:line="240" w:lineRule="auto"/>
      </w:pPr>
      <w:r>
        <w:t>*[</w:t>
      </w:r>
      <w:proofErr w:type="spellStart"/>
      <w:r>
        <w:t>අවබෝධය</w:t>
      </w:r>
      <w:proofErr w:type="spellEnd"/>
      <w:r>
        <w:t xml:space="preserve"> (Understanding) | </w:t>
      </w:r>
      <w:proofErr w:type="spellStart"/>
      <w:r>
        <w:t>නිෂ්පාදන</w:t>
      </w:r>
      <w:proofErr w:type="spellEnd"/>
      <w:r>
        <w:t xml:space="preserve"> </w:t>
      </w:r>
      <w:proofErr w:type="spellStart"/>
      <w:proofErr w:type="gramStart"/>
      <w:r>
        <w:t>ක්‍රියාවලිය</w:t>
      </w:r>
      <w:proofErr w:type="spellEnd"/>
      <w:r>
        <w:t>]*</w:t>
      </w:r>
      <w:proofErr w:type="gramEnd"/>
    </w:p>
    <w:p w14:paraId="3433E6AE" w14:textId="77777777" w:rsidR="00EA27FE" w:rsidRDefault="00000000">
      <w:pPr>
        <w:spacing w:after="120" w:line="240" w:lineRule="auto"/>
      </w:pPr>
      <w:r>
        <w:t>**Q</w:t>
      </w:r>
      <w:proofErr w:type="gramStart"/>
      <w:r>
        <w:t>66:*</w:t>
      </w:r>
      <w:proofErr w:type="gramEnd"/>
      <w:r>
        <w:t xml:space="preserve">* </w:t>
      </w:r>
      <w:proofErr w:type="spellStart"/>
      <w:r>
        <w:t>ව්‍යාපාරයක්</w:t>
      </w:r>
      <w:proofErr w:type="spellEnd"/>
      <w:r>
        <w:t xml:space="preserve"> </w:t>
      </w:r>
      <w:proofErr w:type="spellStart"/>
      <w:r>
        <w:t>සඳහා</w:t>
      </w:r>
      <w:proofErr w:type="spellEnd"/>
      <w:r>
        <w:t xml:space="preserve"> </w:t>
      </w:r>
      <w:proofErr w:type="spellStart"/>
      <w:r>
        <w:t>සුදුසු</w:t>
      </w:r>
      <w:proofErr w:type="spellEnd"/>
      <w:r>
        <w:t xml:space="preserve"> </w:t>
      </w:r>
      <w:proofErr w:type="spellStart"/>
      <w:r>
        <w:t>ඉන්වෙන්ටරි</w:t>
      </w:r>
      <w:proofErr w:type="spellEnd"/>
      <w:r>
        <w:t xml:space="preserve"> </w:t>
      </w:r>
      <w:proofErr w:type="spellStart"/>
      <w:r>
        <w:t>මට්ටමක්</w:t>
      </w:r>
      <w:proofErr w:type="spellEnd"/>
      <w:r>
        <w:t xml:space="preserve"> (</w:t>
      </w:r>
      <w:proofErr w:type="spellStart"/>
      <w:r>
        <w:t>තොග</w:t>
      </w:r>
      <w:proofErr w:type="spellEnd"/>
      <w:r>
        <w:t xml:space="preserve"> </w:t>
      </w:r>
      <w:proofErr w:type="spellStart"/>
      <w:r>
        <w:t>මට්ටමක්</w:t>
      </w:r>
      <w:proofErr w:type="spellEnd"/>
      <w:r>
        <w:t xml:space="preserve">) </w:t>
      </w:r>
      <w:proofErr w:type="spellStart"/>
      <w:r>
        <w:t>පවත්වාගෙන</w:t>
      </w:r>
      <w:proofErr w:type="spellEnd"/>
      <w:r>
        <w:t xml:space="preserve"> </w:t>
      </w:r>
      <w:proofErr w:type="spellStart"/>
      <w:r>
        <w:t>යාම</w:t>
      </w:r>
      <w:proofErr w:type="spellEnd"/>
      <w:r>
        <w:t xml:space="preserve"> </w:t>
      </w:r>
      <w:proofErr w:type="spellStart"/>
      <w:r>
        <w:t>වැදගත්</w:t>
      </w:r>
      <w:proofErr w:type="spellEnd"/>
      <w:r>
        <w:t xml:space="preserve"> </w:t>
      </w:r>
      <w:proofErr w:type="spellStart"/>
      <w:r>
        <w:t>වීමට</w:t>
      </w:r>
      <w:proofErr w:type="spellEnd"/>
      <w:r>
        <w:t xml:space="preserve"> </w:t>
      </w:r>
      <w:proofErr w:type="spellStart"/>
      <w:r>
        <w:t>හේතු</w:t>
      </w:r>
      <w:proofErr w:type="spellEnd"/>
      <w:r>
        <w:t xml:space="preserve"> </w:t>
      </w:r>
      <w:proofErr w:type="spellStart"/>
      <w:r>
        <w:t>විස්තර</w:t>
      </w:r>
      <w:proofErr w:type="spellEnd"/>
      <w:r>
        <w:t xml:space="preserve"> </w:t>
      </w:r>
      <w:proofErr w:type="spellStart"/>
      <w:r>
        <w:t>කරන්න</w:t>
      </w:r>
      <w:proofErr w:type="spellEnd"/>
      <w:r>
        <w:t>.</w:t>
      </w:r>
    </w:p>
    <w:p w14:paraId="46257CB3" w14:textId="77777777" w:rsidR="00EA27FE" w:rsidRDefault="00000000">
      <w:pPr>
        <w:spacing w:after="120" w:line="240" w:lineRule="auto"/>
      </w:pPr>
      <w:r>
        <w:t>**A</w:t>
      </w:r>
      <w:proofErr w:type="gramStart"/>
      <w:r>
        <w:t>66:*</w:t>
      </w:r>
      <w:proofErr w:type="gramEnd"/>
      <w:r>
        <w:t xml:space="preserve">* </w:t>
      </w:r>
      <w:proofErr w:type="spellStart"/>
      <w:r>
        <w:t>ව්‍යාපාරයක</w:t>
      </w:r>
      <w:proofErr w:type="spellEnd"/>
      <w:r>
        <w:t xml:space="preserve"> </w:t>
      </w:r>
      <w:proofErr w:type="spellStart"/>
      <w:r>
        <w:t>නිෂ්පාදන</w:t>
      </w:r>
      <w:proofErr w:type="spellEnd"/>
      <w:r>
        <w:t xml:space="preserve"> </w:t>
      </w:r>
      <w:proofErr w:type="spellStart"/>
      <w:r>
        <w:t>කටයුතු</w:t>
      </w:r>
      <w:proofErr w:type="spellEnd"/>
      <w:r>
        <w:t xml:space="preserve"> </w:t>
      </w:r>
      <w:proofErr w:type="spellStart"/>
      <w:r>
        <w:t>අඛණ්ඩව</w:t>
      </w:r>
      <w:proofErr w:type="spellEnd"/>
      <w:r>
        <w:t xml:space="preserve"> </w:t>
      </w:r>
      <w:proofErr w:type="spellStart"/>
      <w:r>
        <w:t>හා</w:t>
      </w:r>
      <w:proofErr w:type="spellEnd"/>
      <w:r>
        <w:t xml:space="preserve"> </w:t>
      </w:r>
      <w:proofErr w:type="spellStart"/>
      <w:r>
        <w:t>බාධාවකින්</w:t>
      </w:r>
      <w:proofErr w:type="spellEnd"/>
      <w:r>
        <w:t xml:space="preserve"> </w:t>
      </w:r>
      <w:proofErr w:type="spellStart"/>
      <w:r>
        <w:t>තොරව</w:t>
      </w:r>
      <w:proofErr w:type="spellEnd"/>
      <w:r>
        <w:t xml:space="preserve"> </w:t>
      </w:r>
      <w:proofErr w:type="spellStart"/>
      <w:r>
        <w:t>පවත්වාගෙන</w:t>
      </w:r>
      <w:proofErr w:type="spellEnd"/>
      <w:r>
        <w:t xml:space="preserve"> </w:t>
      </w:r>
      <w:proofErr w:type="spellStart"/>
      <w:r>
        <w:t>යාමටත්</w:t>
      </w:r>
      <w:proofErr w:type="spellEnd"/>
      <w:r>
        <w:t xml:space="preserve">, </w:t>
      </w:r>
      <w:proofErr w:type="spellStart"/>
      <w:r>
        <w:t>පාරිභෝගික</w:t>
      </w:r>
      <w:proofErr w:type="spellEnd"/>
      <w:r>
        <w:t xml:space="preserve"> </w:t>
      </w:r>
      <w:proofErr w:type="spellStart"/>
      <w:r>
        <w:t>ඉල්ලුම</w:t>
      </w:r>
      <w:proofErr w:type="spellEnd"/>
      <w:r>
        <w:t xml:space="preserve"> </w:t>
      </w:r>
      <w:proofErr w:type="spellStart"/>
      <w:r>
        <w:t>නියමිත</w:t>
      </w:r>
      <w:proofErr w:type="spellEnd"/>
      <w:r>
        <w:t xml:space="preserve"> </w:t>
      </w:r>
      <w:proofErr w:type="spellStart"/>
      <w:r>
        <w:t>වේලාවට</w:t>
      </w:r>
      <w:proofErr w:type="spellEnd"/>
      <w:r>
        <w:t xml:space="preserve"> </w:t>
      </w:r>
      <w:proofErr w:type="spellStart"/>
      <w:r>
        <w:t>සපුරාලීමටත්</w:t>
      </w:r>
      <w:proofErr w:type="spellEnd"/>
      <w:r>
        <w:t xml:space="preserve"> </w:t>
      </w:r>
      <w:proofErr w:type="spellStart"/>
      <w:r>
        <w:t>නිසි</w:t>
      </w:r>
      <w:proofErr w:type="spellEnd"/>
      <w:r>
        <w:t xml:space="preserve"> </w:t>
      </w:r>
      <w:proofErr w:type="spellStart"/>
      <w:r>
        <w:t>ඉන්වෙන්ටරි</w:t>
      </w:r>
      <w:proofErr w:type="spellEnd"/>
      <w:r>
        <w:t xml:space="preserve"> </w:t>
      </w:r>
      <w:proofErr w:type="spellStart"/>
      <w:r>
        <w:t>මට්ටමක්</w:t>
      </w:r>
      <w:proofErr w:type="spellEnd"/>
      <w:r>
        <w:t xml:space="preserve"> </w:t>
      </w:r>
      <w:proofErr w:type="spellStart"/>
      <w:r>
        <w:t>පවත්වා</w:t>
      </w:r>
      <w:proofErr w:type="spellEnd"/>
      <w:r>
        <w:t xml:space="preserve"> </w:t>
      </w:r>
      <w:proofErr w:type="spellStart"/>
      <w:r>
        <w:t>ගැනීම</w:t>
      </w:r>
      <w:proofErr w:type="spellEnd"/>
      <w:r>
        <w:t xml:space="preserve"> </w:t>
      </w:r>
      <w:proofErr w:type="spellStart"/>
      <w:r>
        <w:t>වැදගත්</w:t>
      </w:r>
      <w:proofErr w:type="spellEnd"/>
      <w:r>
        <w:t xml:space="preserve"> </w:t>
      </w:r>
      <w:proofErr w:type="spellStart"/>
      <w:r>
        <w:t>වේ</w:t>
      </w:r>
      <w:proofErr w:type="spellEnd"/>
      <w:r>
        <w:t xml:space="preserve">. </w:t>
      </w:r>
      <w:proofErr w:type="spellStart"/>
      <w:r>
        <w:t>එමෙන්ම</w:t>
      </w:r>
      <w:proofErr w:type="spellEnd"/>
      <w:r>
        <w:t xml:space="preserve"> </w:t>
      </w:r>
      <w:proofErr w:type="spellStart"/>
      <w:r>
        <w:t>අධික</w:t>
      </w:r>
      <w:proofErr w:type="spellEnd"/>
      <w:r>
        <w:t xml:space="preserve"> </w:t>
      </w:r>
      <w:proofErr w:type="spellStart"/>
      <w:r>
        <w:t>ලෙස</w:t>
      </w:r>
      <w:proofErr w:type="spellEnd"/>
      <w:r>
        <w:t xml:space="preserve"> </w:t>
      </w:r>
      <w:proofErr w:type="spellStart"/>
      <w:r>
        <w:t>තොග</w:t>
      </w:r>
      <w:proofErr w:type="spellEnd"/>
      <w:r>
        <w:t xml:space="preserve"> </w:t>
      </w:r>
      <w:proofErr w:type="spellStart"/>
      <w:r>
        <w:t>රැස්කිරීමෙන්</w:t>
      </w:r>
      <w:proofErr w:type="spellEnd"/>
      <w:r>
        <w:t xml:space="preserve"> </w:t>
      </w:r>
      <w:proofErr w:type="spellStart"/>
      <w:r>
        <w:t>සිදු</w:t>
      </w:r>
      <w:proofErr w:type="spellEnd"/>
      <w:r>
        <w:t xml:space="preserve"> </w:t>
      </w:r>
      <w:proofErr w:type="spellStart"/>
      <w:r>
        <w:t>වන</w:t>
      </w:r>
      <w:proofErr w:type="spellEnd"/>
      <w:r>
        <w:t xml:space="preserve"> </w:t>
      </w:r>
      <w:proofErr w:type="spellStart"/>
      <w:r>
        <w:t>ප්‍රාග්ධනය</w:t>
      </w:r>
      <w:proofErr w:type="spellEnd"/>
      <w:r>
        <w:t xml:space="preserve"> </w:t>
      </w:r>
      <w:proofErr w:type="spellStart"/>
      <w:r>
        <w:t>සිරවීම</w:t>
      </w:r>
      <w:proofErr w:type="spellEnd"/>
      <w:r>
        <w:t xml:space="preserve"> </w:t>
      </w:r>
      <w:proofErr w:type="spellStart"/>
      <w:r>
        <w:t>සහ</w:t>
      </w:r>
      <w:proofErr w:type="spellEnd"/>
      <w:r>
        <w:t xml:space="preserve"> </w:t>
      </w:r>
      <w:proofErr w:type="spellStart"/>
      <w:r>
        <w:t>ගබඩා</w:t>
      </w:r>
      <w:proofErr w:type="spellEnd"/>
      <w:r>
        <w:t xml:space="preserve"> </w:t>
      </w:r>
      <w:proofErr w:type="spellStart"/>
      <w:r>
        <w:t>පිරිවැය</w:t>
      </w:r>
      <w:proofErr w:type="spellEnd"/>
      <w:r>
        <w:t xml:space="preserve"> </w:t>
      </w:r>
      <w:proofErr w:type="spellStart"/>
      <w:r>
        <w:t>වැඩිවීම</w:t>
      </w:r>
      <w:proofErr w:type="spellEnd"/>
      <w:r>
        <w:t xml:space="preserve"> </w:t>
      </w:r>
      <w:proofErr w:type="spellStart"/>
      <w:r>
        <w:t>වැළැක්වීමට</w:t>
      </w:r>
      <w:proofErr w:type="spellEnd"/>
      <w:r>
        <w:t xml:space="preserve"> </w:t>
      </w:r>
      <w:proofErr w:type="spellStart"/>
      <w:r>
        <w:t>මෙන්ම</w:t>
      </w:r>
      <w:proofErr w:type="spellEnd"/>
      <w:r>
        <w:t xml:space="preserve">, </w:t>
      </w:r>
      <w:proofErr w:type="spellStart"/>
      <w:r>
        <w:t>තොග</w:t>
      </w:r>
      <w:proofErr w:type="spellEnd"/>
      <w:r>
        <w:t xml:space="preserve"> </w:t>
      </w:r>
      <w:proofErr w:type="spellStart"/>
      <w:r>
        <w:t>හිඟවීම</w:t>
      </w:r>
      <w:proofErr w:type="spellEnd"/>
      <w:r>
        <w:t xml:space="preserve"> </w:t>
      </w:r>
      <w:proofErr w:type="spellStart"/>
      <w:r>
        <w:t>නිසා</w:t>
      </w:r>
      <w:proofErr w:type="spellEnd"/>
      <w:r>
        <w:t xml:space="preserve"> </w:t>
      </w:r>
      <w:proofErr w:type="spellStart"/>
      <w:r>
        <w:t>සිදු</w:t>
      </w:r>
      <w:proofErr w:type="spellEnd"/>
      <w:r>
        <w:t xml:space="preserve"> </w:t>
      </w:r>
      <w:proofErr w:type="spellStart"/>
      <w:r>
        <w:t>වන</w:t>
      </w:r>
      <w:proofErr w:type="spellEnd"/>
      <w:r>
        <w:t xml:space="preserve"> </w:t>
      </w:r>
      <w:proofErr w:type="spellStart"/>
      <w:r>
        <w:t>නිෂ්පාදන</w:t>
      </w:r>
      <w:proofErr w:type="spellEnd"/>
      <w:r>
        <w:t xml:space="preserve"> </w:t>
      </w:r>
      <w:proofErr w:type="spellStart"/>
      <w:r>
        <w:t>බාධා</w:t>
      </w:r>
      <w:proofErr w:type="spellEnd"/>
      <w:r>
        <w:t xml:space="preserve"> </w:t>
      </w:r>
      <w:proofErr w:type="spellStart"/>
      <w:r>
        <w:t>සහ</w:t>
      </w:r>
      <w:proofErr w:type="spellEnd"/>
      <w:r>
        <w:t xml:space="preserve"> </w:t>
      </w:r>
      <w:proofErr w:type="spellStart"/>
      <w:r>
        <w:t>අලාභ</w:t>
      </w:r>
      <w:proofErr w:type="spellEnd"/>
      <w:r>
        <w:t xml:space="preserve"> </w:t>
      </w:r>
      <w:proofErr w:type="spellStart"/>
      <w:r>
        <w:t>අවම</w:t>
      </w:r>
      <w:proofErr w:type="spellEnd"/>
      <w:r>
        <w:t xml:space="preserve"> </w:t>
      </w:r>
      <w:proofErr w:type="spellStart"/>
      <w:r>
        <w:t>කර</w:t>
      </w:r>
      <w:proofErr w:type="spellEnd"/>
      <w:r>
        <w:t xml:space="preserve"> </w:t>
      </w:r>
      <w:proofErr w:type="spellStart"/>
      <w:r>
        <w:t>ගැනීමට</w:t>
      </w:r>
      <w:proofErr w:type="spellEnd"/>
      <w:r>
        <w:t xml:space="preserve"> ද </w:t>
      </w:r>
      <w:proofErr w:type="spellStart"/>
      <w:r>
        <w:t>ඉන්වෙන්ටරි</w:t>
      </w:r>
      <w:proofErr w:type="spellEnd"/>
      <w:r>
        <w:t xml:space="preserve"> </w:t>
      </w:r>
      <w:proofErr w:type="spellStart"/>
      <w:r>
        <w:t>කළමනාකරණය</w:t>
      </w:r>
      <w:proofErr w:type="spellEnd"/>
      <w:r>
        <w:t xml:space="preserve"> </w:t>
      </w:r>
      <w:proofErr w:type="spellStart"/>
      <w:r>
        <w:t>උපකාරී</w:t>
      </w:r>
      <w:proofErr w:type="spellEnd"/>
      <w:r>
        <w:t xml:space="preserve"> </w:t>
      </w:r>
      <w:proofErr w:type="spellStart"/>
      <w:r>
        <w:t>වේ</w:t>
      </w:r>
      <w:proofErr w:type="spellEnd"/>
      <w:r>
        <w:t>.</w:t>
      </w:r>
    </w:p>
    <w:p w14:paraId="272DB08D" w14:textId="77777777" w:rsidR="00EA27FE" w:rsidRDefault="00000000">
      <w:pPr>
        <w:spacing w:after="120" w:line="240" w:lineRule="auto"/>
      </w:pPr>
      <w:r>
        <w:t>*[</w:t>
      </w:r>
      <w:proofErr w:type="spellStart"/>
      <w:r>
        <w:t>අවබෝධය</w:t>
      </w:r>
      <w:proofErr w:type="spellEnd"/>
      <w:r>
        <w:t xml:space="preserve"> (Understanding) | </w:t>
      </w:r>
      <w:proofErr w:type="spellStart"/>
      <w:r>
        <w:t>ඉන්වෙන්ටරි</w:t>
      </w:r>
      <w:proofErr w:type="spellEnd"/>
      <w:r>
        <w:t xml:space="preserve"> </w:t>
      </w:r>
      <w:proofErr w:type="spellStart"/>
      <w:proofErr w:type="gramStart"/>
      <w:r>
        <w:t>කළමනාකරණය</w:t>
      </w:r>
      <w:proofErr w:type="spellEnd"/>
      <w:r>
        <w:t>]*</w:t>
      </w:r>
      <w:proofErr w:type="gramEnd"/>
    </w:p>
    <w:p w14:paraId="1EDADCAE" w14:textId="77777777" w:rsidR="00EA27FE" w:rsidRDefault="00000000">
      <w:pPr>
        <w:spacing w:after="120" w:line="240" w:lineRule="auto"/>
      </w:pPr>
      <w:r>
        <w:lastRenderedPageBreak/>
        <w:t>**Q</w:t>
      </w:r>
      <w:proofErr w:type="gramStart"/>
      <w:r>
        <w:t>67:*</w:t>
      </w:r>
      <w:proofErr w:type="gramEnd"/>
      <w:r>
        <w:t xml:space="preserve">* </w:t>
      </w:r>
      <w:proofErr w:type="spellStart"/>
      <w:r>
        <w:t>සැපයුම්</w:t>
      </w:r>
      <w:proofErr w:type="spellEnd"/>
      <w:r>
        <w:t xml:space="preserve"> </w:t>
      </w:r>
      <w:proofErr w:type="spellStart"/>
      <w:r>
        <w:t>දාම</w:t>
      </w:r>
      <w:proofErr w:type="spellEnd"/>
      <w:r>
        <w:t xml:space="preserve"> </w:t>
      </w:r>
      <w:proofErr w:type="spellStart"/>
      <w:r>
        <w:t>කළමනාකරණය</w:t>
      </w:r>
      <w:proofErr w:type="spellEnd"/>
      <w:r>
        <w:t xml:space="preserve"> (Supply Chain Management) </w:t>
      </w:r>
      <w:proofErr w:type="spellStart"/>
      <w:r>
        <w:t>මගින්</w:t>
      </w:r>
      <w:proofErr w:type="spellEnd"/>
      <w:r>
        <w:t xml:space="preserve"> </w:t>
      </w:r>
      <w:proofErr w:type="spellStart"/>
      <w:r>
        <w:t>ව්‍යාපාරයකට</w:t>
      </w:r>
      <w:proofErr w:type="spellEnd"/>
      <w:r>
        <w:t xml:space="preserve"> </w:t>
      </w:r>
      <w:proofErr w:type="spellStart"/>
      <w:r>
        <w:t>ලැබෙන</w:t>
      </w:r>
      <w:proofErr w:type="spellEnd"/>
      <w:r>
        <w:t xml:space="preserve"> </w:t>
      </w:r>
      <w:proofErr w:type="spellStart"/>
      <w:r>
        <w:t>වාසි</w:t>
      </w:r>
      <w:proofErr w:type="spellEnd"/>
      <w:r>
        <w:t xml:space="preserve"> </w:t>
      </w:r>
      <w:proofErr w:type="spellStart"/>
      <w:r>
        <w:t>දෙකක්</w:t>
      </w:r>
      <w:proofErr w:type="spellEnd"/>
      <w:r>
        <w:t xml:space="preserve"> </w:t>
      </w:r>
      <w:proofErr w:type="spellStart"/>
      <w:r>
        <w:t>පැහැදිලි</w:t>
      </w:r>
      <w:proofErr w:type="spellEnd"/>
      <w:r>
        <w:t xml:space="preserve"> </w:t>
      </w:r>
      <w:proofErr w:type="spellStart"/>
      <w:r>
        <w:t>කරන්න</w:t>
      </w:r>
      <w:proofErr w:type="spellEnd"/>
      <w:r>
        <w:t>.</w:t>
      </w:r>
    </w:p>
    <w:p w14:paraId="4D50AF50" w14:textId="77777777" w:rsidR="00EA27FE" w:rsidRDefault="00000000">
      <w:pPr>
        <w:spacing w:after="120" w:line="240" w:lineRule="auto"/>
      </w:pPr>
      <w:r>
        <w:t>**A</w:t>
      </w:r>
      <w:proofErr w:type="gramStart"/>
      <w:r>
        <w:t>67:*</w:t>
      </w:r>
      <w:proofErr w:type="gramEnd"/>
      <w:r>
        <w:t xml:space="preserve">* </w:t>
      </w:r>
      <w:proofErr w:type="spellStart"/>
      <w:r>
        <w:t>සැපයුම්</w:t>
      </w:r>
      <w:proofErr w:type="spellEnd"/>
      <w:r>
        <w:t xml:space="preserve"> </w:t>
      </w:r>
      <w:proofErr w:type="spellStart"/>
      <w:r>
        <w:t>දාම</w:t>
      </w:r>
      <w:proofErr w:type="spellEnd"/>
      <w:r>
        <w:t xml:space="preserve"> </w:t>
      </w:r>
      <w:proofErr w:type="spellStart"/>
      <w:r>
        <w:t>කළමනාකරණය</w:t>
      </w:r>
      <w:proofErr w:type="spellEnd"/>
      <w:r>
        <w:t xml:space="preserve"> </w:t>
      </w:r>
      <w:proofErr w:type="spellStart"/>
      <w:r>
        <w:t>මගින්</w:t>
      </w:r>
      <w:proofErr w:type="spellEnd"/>
      <w:r>
        <w:t xml:space="preserve"> </w:t>
      </w:r>
      <w:proofErr w:type="spellStart"/>
      <w:r>
        <w:t>ලැබෙන</w:t>
      </w:r>
      <w:proofErr w:type="spellEnd"/>
      <w:r>
        <w:t xml:space="preserve"> </w:t>
      </w:r>
      <w:proofErr w:type="spellStart"/>
      <w:r>
        <w:t>ප්‍රධාන</w:t>
      </w:r>
      <w:proofErr w:type="spellEnd"/>
      <w:r>
        <w:t xml:space="preserve"> </w:t>
      </w:r>
      <w:proofErr w:type="spellStart"/>
      <w:r>
        <w:t>වාසි</w:t>
      </w:r>
      <w:proofErr w:type="spellEnd"/>
      <w:r>
        <w:t xml:space="preserve"> </w:t>
      </w:r>
      <w:proofErr w:type="spellStart"/>
      <w:r>
        <w:t>දෙකක්</w:t>
      </w:r>
      <w:proofErr w:type="spellEnd"/>
      <w:r>
        <w:t xml:space="preserve"> </w:t>
      </w:r>
      <w:proofErr w:type="spellStart"/>
      <w:r>
        <w:t>පහත</w:t>
      </w:r>
      <w:proofErr w:type="spellEnd"/>
      <w:r>
        <w:t xml:space="preserve"> </w:t>
      </w:r>
      <w:proofErr w:type="spellStart"/>
      <w:r>
        <w:t>පරිදි</w:t>
      </w:r>
      <w:proofErr w:type="spellEnd"/>
      <w:r>
        <w:t xml:space="preserve"> </w:t>
      </w:r>
      <w:proofErr w:type="spellStart"/>
      <w:r>
        <w:t>වේ</w:t>
      </w:r>
      <w:proofErr w:type="spellEnd"/>
      <w:r>
        <w:t xml:space="preserve">: 1. </w:t>
      </w:r>
      <w:proofErr w:type="spellStart"/>
      <w:r>
        <w:t>පිරිවැය</w:t>
      </w:r>
      <w:proofErr w:type="spellEnd"/>
      <w:r>
        <w:t xml:space="preserve"> </w:t>
      </w:r>
      <w:proofErr w:type="spellStart"/>
      <w:r>
        <w:t>අවම</w:t>
      </w:r>
      <w:proofErr w:type="spellEnd"/>
      <w:r>
        <w:t xml:space="preserve"> </w:t>
      </w:r>
      <w:proofErr w:type="spellStart"/>
      <w:r>
        <w:t>වීම</w:t>
      </w:r>
      <w:proofErr w:type="spellEnd"/>
      <w:r>
        <w:t xml:space="preserve">: </w:t>
      </w:r>
      <w:proofErr w:type="spellStart"/>
      <w:r>
        <w:t>අමුද්‍රව්‍ය</w:t>
      </w:r>
      <w:proofErr w:type="spellEnd"/>
      <w:r>
        <w:t xml:space="preserve"> </w:t>
      </w:r>
      <w:proofErr w:type="spellStart"/>
      <w:r>
        <w:t>ලබා</w:t>
      </w:r>
      <w:proofErr w:type="spellEnd"/>
      <w:r>
        <w:t xml:space="preserve"> </w:t>
      </w:r>
      <w:proofErr w:type="spellStart"/>
      <w:r>
        <w:t>ගැනීමේ</w:t>
      </w:r>
      <w:proofErr w:type="spellEnd"/>
      <w:r>
        <w:t xml:space="preserve"> </w:t>
      </w:r>
      <w:proofErr w:type="spellStart"/>
      <w:r>
        <w:t>සිට</w:t>
      </w:r>
      <w:proofErr w:type="spellEnd"/>
      <w:r>
        <w:t xml:space="preserve"> </w:t>
      </w:r>
      <w:proofErr w:type="spellStart"/>
      <w:r>
        <w:t>නිමි</w:t>
      </w:r>
      <w:proofErr w:type="spellEnd"/>
      <w:r>
        <w:t xml:space="preserve"> </w:t>
      </w:r>
      <w:proofErr w:type="spellStart"/>
      <w:r>
        <w:t>භාණ්ඩ</w:t>
      </w:r>
      <w:proofErr w:type="spellEnd"/>
      <w:r>
        <w:t xml:space="preserve"> </w:t>
      </w:r>
      <w:proofErr w:type="spellStart"/>
      <w:r>
        <w:t>පාරිභෝගිකයා</w:t>
      </w:r>
      <w:proofErr w:type="spellEnd"/>
      <w:r>
        <w:t xml:space="preserve"> </w:t>
      </w:r>
      <w:proofErr w:type="spellStart"/>
      <w:r>
        <w:t>වෙත</w:t>
      </w:r>
      <w:proofErr w:type="spellEnd"/>
      <w:r>
        <w:t xml:space="preserve"> </w:t>
      </w:r>
      <w:proofErr w:type="spellStart"/>
      <w:r>
        <w:t>යැවීම</w:t>
      </w:r>
      <w:proofErr w:type="spellEnd"/>
      <w:r>
        <w:t xml:space="preserve"> </w:t>
      </w:r>
      <w:proofErr w:type="spellStart"/>
      <w:r>
        <w:t>දක්වා</w:t>
      </w:r>
      <w:proofErr w:type="spellEnd"/>
      <w:r>
        <w:t xml:space="preserve"> </w:t>
      </w:r>
      <w:proofErr w:type="spellStart"/>
      <w:r>
        <w:t>වූ</w:t>
      </w:r>
      <w:proofErr w:type="spellEnd"/>
      <w:r>
        <w:t xml:space="preserve"> </w:t>
      </w:r>
      <w:proofErr w:type="spellStart"/>
      <w:r>
        <w:t>ක්‍රියාවලිය</w:t>
      </w:r>
      <w:proofErr w:type="spellEnd"/>
      <w:r>
        <w:t xml:space="preserve"> </w:t>
      </w:r>
      <w:proofErr w:type="spellStart"/>
      <w:r>
        <w:t>කාර්යක්ෂම</w:t>
      </w:r>
      <w:proofErr w:type="spellEnd"/>
      <w:r>
        <w:t xml:space="preserve"> </w:t>
      </w:r>
      <w:proofErr w:type="spellStart"/>
      <w:r>
        <w:t>කිරීම</w:t>
      </w:r>
      <w:proofErr w:type="spellEnd"/>
      <w:r>
        <w:t xml:space="preserve"> </w:t>
      </w:r>
      <w:proofErr w:type="spellStart"/>
      <w:r>
        <w:t>මගින්</w:t>
      </w:r>
      <w:proofErr w:type="spellEnd"/>
      <w:r>
        <w:t xml:space="preserve"> </w:t>
      </w:r>
      <w:proofErr w:type="spellStart"/>
      <w:r>
        <w:t>ප්‍රවාහන</w:t>
      </w:r>
      <w:proofErr w:type="spellEnd"/>
      <w:r>
        <w:t xml:space="preserve"> </w:t>
      </w:r>
      <w:proofErr w:type="spellStart"/>
      <w:r>
        <w:t>හා</w:t>
      </w:r>
      <w:proofErr w:type="spellEnd"/>
      <w:r>
        <w:t xml:space="preserve"> </w:t>
      </w:r>
      <w:proofErr w:type="spellStart"/>
      <w:r>
        <w:t>ගබඩා</w:t>
      </w:r>
      <w:proofErr w:type="spellEnd"/>
      <w:r>
        <w:t xml:space="preserve"> </w:t>
      </w:r>
      <w:proofErr w:type="spellStart"/>
      <w:r>
        <w:t>පිරිවැය</w:t>
      </w:r>
      <w:proofErr w:type="spellEnd"/>
      <w:r>
        <w:t xml:space="preserve"> </w:t>
      </w:r>
      <w:proofErr w:type="spellStart"/>
      <w:r>
        <w:t>අවම</w:t>
      </w:r>
      <w:proofErr w:type="spellEnd"/>
      <w:r>
        <w:t xml:space="preserve"> </w:t>
      </w:r>
      <w:proofErr w:type="spellStart"/>
      <w:r>
        <w:t>කර</w:t>
      </w:r>
      <w:proofErr w:type="spellEnd"/>
      <w:r>
        <w:t xml:space="preserve"> </w:t>
      </w:r>
      <w:proofErr w:type="spellStart"/>
      <w:r>
        <w:t>ගත</w:t>
      </w:r>
      <w:proofErr w:type="spellEnd"/>
      <w:r>
        <w:t xml:space="preserve"> </w:t>
      </w:r>
      <w:proofErr w:type="spellStart"/>
      <w:r>
        <w:t>හැක</w:t>
      </w:r>
      <w:proofErr w:type="spellEnd"/>
      <w:r>
        <w:t xml:space="preserve">. 2. </w:t>
      </w:r>
      <w:proofErr w:type="spellStart"/>
      <w:r>
        <w:t>පාරිභෝගික</w:t>
      </w:r>
      <w:proofErr w:type="spellEnd"/>
      <w:r>
        <w:t xml:space="preserve"> </w:t>
      </w:r>
      <w:proofErr w:type="spellStart"/>
      <w:r>
        <w:t>තෘප්තිය</w:t>
      </w:r>
      <w:proofErr w:type="spellEnd"/>
      <w:r>
        <w:t xml:space="preserve"> </w:t>
      </w:r>
      <w:proofErr w:type="spellStart"/>
      <w:r>
        <w:t>ඉහළ</w:t>
      </w:r>
      <w:proofErr w:type="spellEnd"/>
      <w:r>
        <w:t xml:space="preserve"> </w:t>
      </w:r>
      <w:proofErr w:type="spellStart"/>
      <w:r>
        <w:t>යාම</w:t>
      </w:r>
      <w:proofErr w:type="spellEnd"/>
      <w:r>
        <w:t xml:space="preserve">: </w:t>
      </w:r>
      <w:proofErr w:type="spellStart"/>
      <w:r>
        <w:t>නිවැරදි</w:t>
      </w:r>
      <w:proofErr w:type="spellEnd"/>
      <w:r>
        <w:t xml:space="preserve"> </w:t>
      </w:r>
      <w:proofErr w:type="spellStart"/>
      <w:r>
        <w:t>භාණ්ඩ</w:t>
      </w:r>
      <w:proofErr w:type="spellEnd"/>
      <w:r>
        <w:t xml:space="preserve">, </w:t>
      </w:r>
      <w:proofErr w:type="spellStart"/>
      <w:r>
        <w:t>නිවැරදි</w:t>
      </w:r>
      <w:proofErr w:type="spellEnd"/>
      <w:r>
        <w:t xml:space="preserve"> </w:t>
      </w:r>
      <w:proofErr w:type="spellStart"/>
      <w:r>
        <w:t>වේලාවට</w:t>
      </w:r>
      <w:proofErr w:type="spellEnd"/>
      <w:r>
        <w:t xml:space="preserve"> </w:t>
      </w:r>
      <w:proofErr w:type="spellStart"/>
      <w:r>
        <w:t>හා</w:t>
      </w:r>
      <w:proofErr w:type="spellEnd"/>
      <w:r>
        <w:t xml:space="preserve"> </w:t>
      </w:r>
      <w:proofErr w:type="spellStart"/>
      <w:r>
        <w:t>නිවැරදි</w:t>
      </w:r>
      <w:proofErr w:type="spellEnd"/>
      <w:r>
        <w:t xml:space="preserve"> </w:t>
      </w:r>
      <w:proofErr w:type="spellStart"/>
      <w:r>
        <w:t>ස්ථානයට</w:t>
      </w:r>
      <w:proofErr w:type="spellEnd"/>
      <w:r>
        <w:t xml:space="preserve"> </w:t>
      </w:r>
      <w:proofErr w:type="spellStart"/>
      <w:r>
        <w:t>කාර්යක්ෂමව</w:t>
      </w:r>
      <w:proofErr w:type="spellEnd"/>
      <w:r>
        <w:t xml:space="preserve"> </w:t>
      </w:r>
      <w:proofErr w:type="spellStart"/>
      <w:r>
        <w:t>සැපයීම</w:t>
      </w:r>
      <w:proofErr w:type="spellEnd"/>
      <w:r>
        <w:t xml:space="preserve"> </w:t>
      </w:r>
      <w:proofErr w:type="spellStart"/>
      <w:r>
        <w:t>මගින්</w:t>
      </w:r>
      <w:proofErr w:type="spellEnd"/>
      <w:r>
        <w:t xml:space="preserve"> </w:t>
      </w:r>
      <w:proofErr w:type="spellStart"/>
      <w:r>
        <w:t>පාරිභෝගික</w:t>
      </w:r>
      <w:proofErr w:type="spellEnd"/>
      <w:r>
        <w:t xml:space="preserve"> </w:t>
      </w:r>
      <w:proofErr w:type="spellStart"/>
      <w:r>
        <w:t>විශ්වාසය</w:t>
      </w:r>
      <w:proofErr w:type="spellEnd"/>
      <w:r>
        <w:t xml:space="preserve"> </w:t>
      </w:r>
      <w:proofErr w:type="spellStart"/>
      <w:r>
        <w:t>සහ</w:t>
      </w:r>
      <w:proofErr w:type="spellEnd"/>
      <w:r>
        <w:t xml:space="preserve"> </w:t>
      </w:r>
      <w:proofErr w:type="spellStart"/>
      <w:r>
        <w:t>තෘප්තිය</w:t>
      </w:r>
      <w:proofErr w:type="spellEnd"/>
      <w:r>
        <w:t xml:space="preserve"> </w:t>
      </w:r>
      <w:proofErr w:type="spellStart"/>
      <w:r>
        <w:t>වැඩි</w:t>
      </w:r>
      <w:proofErr w:type="spellEnd"/>
      <w:r>
        <w:t xml:space="preserve"> </w:t>
      </w:r>
      <w:proofErr w:type="spellStart"/>
      <w:r>
        <w:t>දියුණු</w:t>
      </w:r>
      <w:proofErr w:type="spellEnd"/>
      <w:r>
        <w:t xml:space="preserve"> </w:t>
      </w:r>
      <w:proofErr w:type="spellStart"/>
      <w:r>
        <w:t>කළ</w:t>
      </w:r>
      <w:proofErr w:type="spellEnd"/>
      <w:r>
        <w:t xml:space="preserve"> </w:t>
      </w:r>
      <w:proofErr w:type="spellStart"/>
      <w:r>
        <w:t>හැකිය</w:t>
      </w:r>
      <w:proofErr w:type="spellEnd"/>
      <w:r>
        <w:t>.</w:t>
      </w:r>
    </w:p>
    <w:p w14:paraId="2B62816E" w14:textId="77777777" w:rsidR="00EA27FE" w:rsidRDefault="00000000">
      <w:pPr>
        <w:spacing w:after="120" w:line="240" w:lineRule="auto"/>
      </w:pPr>
      <w:r>
        <w:t>*[</w:t>
      </w:r>
      <w:proofErr w:type="spellStart"/>
      <w:r>
        <w:t>අවබෝධය</w:t>
      </w:r>
      <w:proofErr w:type="spellEnd"/>
      <w:r>
        <w:t xml:space="preserve"> (Understanding) | </w:t>
      </w:r>
      <w:proofErr w:type="spellStart"/>
      <w:r>
        <w:t>සැපයුම්</w:t>
      </w:r>
      <w:proofErr w:type="spellEnd"/>
      <w:r>
        <w:t xml:space="preserve"> </w:t>
      </w:r>
      <w:proofErr w:type="spellStart"/>
      <w:r>
        <w:t>දාම</w:t>
      </w:r>
      <w:proofErr w:type="spellEnd"/>
      <w:r>
        <w:t xml:space="preserve"> </w:t>
      </w:r>
      <w:proofErr w:type="spellStart"/>
      <w:proofErr w:type="gramStart"/>
      <w:r>
        <w:t>කළමනාකරණය</w:t>
      </w:r>
      <w:proofErr w:type="spellEnd"/>
      <w:r>
        <w:t>]*</w:t>
      </w:r>
      <w:proofErr w:type="gramEnd"/>
    </w:p>
    <w:p w14:paraId="7D0C2BFA" w14:textId="77777777" w:rsidR="00EA27FE" w:rsidRDefault="00000000">
      <w:pPr>
        <w:spacing w:after="120" w:line="240" w:lineRule="auto"/>
      </w:pPr>
      <w:r>
        <w:t>**Q</w:t>
      </w:r>
      <w:proofErr w:type="gramStart"/>
      <w:r>
        <w:t>68:*</w:t>
      </w:r>
      <w:proofErr w:type="gramEnd"/>
      <w:r>
        <w:t xml:space="preserve">* </w:t>
      </w:r>
      <w:proofErr w:type="spellStart"/>
      <w:r>
        <w:t>ඇඟලුම්</w:t>
      </w:r>
      <w:proofErr w:type="spellEnd"/>
      <w:r>
        <w:t xml:space="preserve"> </w:t>
      </w:r>
      <w:proofErr w:type="spellStart"/>
      <w:r>
        <w:t>නිෂ්පාදනය</w:t>
      </w:r>
      <w:proofErr w:type="spellEnd"/>
      <w:r>
        <w:t xml:space="preserve"> </w:t>
      </w:r>
      <w:proofErr w:type="spellStart"/>
      <w:r>
        <w:t>කරන</w:t>
      </w:r>
      <w:proofErr w:type="spellEnd"/>
      <w:r>
        <w:t xml:space="preserve"> </w:t>
      </w:r>
      <w:proofErr w:type="spellStart"/>
      <w:r>
        <w:t>ව්‍යාපාරයක</w:t>
      </w:r>
      <w:proofErr w:type="spellEnd"/>
      <w:r>
        <w:t xml:space="preserve"> </w:t>
      </w:r>
      <w:proofErr w:type="spellStart"/>
      <w:r>
        <w:t>දෛනික</w:t>
      </w:r>
      <w:proofErr w:type="spellEnd"/>
      <w:r>
        <w:t xml:space="preserve"> </w:t>
      </w:r>
      <w:proofErr w:type="spellStart"/>
      <w:r>
        <w:t>අමුද්‍රව්‍ය</w:t>
      </w:r>
      <w:proofErr w:type="spellEnd"/>
      <w:r>
        <w:t xml:space="preserve"> </w:t>
      </w:r>
      <w:proofErr w:type="spellStart"/>
      <w:r>
        <w:t>භාවිතය</w:t>
      </w:r>
      <w:proofErr w:type="spellEnd"/>
      <w:r>
        <w:t xml:space="preserve"> </w:t>
      </w:r>
      <w:proofErr w:type="spellStart"/>
      <w:r>
        <w:t>ඒකක</w:t>
      </w:r>
      <w:proofErr w:type="spellEnd"/>
      <w:r>
        <w:t xml:space="preserve"> 50කි. </w:t>
      </w:r>
      <w:proofErr w:type="spellStart"/>
      <w:r>
        <w:t>ඇණවුමක්</w:t>
      </w:r>
      <w:proofErr w:type="spellEnd"/>
      <w:r>
        <w:t xml:space="preserve"> </w:t>
      </w:r>
      <w:proofErr w:type="spellStart"/>
      <w:r>
        <w:t>ලැබීමට</w:t>
      </w:r>
      <w:proofErr w:type="spellEnd"/>
      <w:r>
        <w:t xml:space="preserve"> </w:t>
      </w:r>
      <w:proofErr w:type="spellStart"/>
      <w:r>
        <w:t>ගතවන</w:t>
      </w:r>
      <w:proofErr w:type="spellEnd"/>
      <w:r>
        <w:t xml:space="preserve"> </w:t>
      </w:r>
      <w:proofErr w:type="spellStart"/>
      <w:r>
        <w:t>කාලය</w:t>
      </w:r>
      <w:proofErr w:type="spellEnd"/>
      <w:r>
        <w:t xml:space="preserve"> </w:t>
      </w:r>
      <w:proofErr w:type="spellStart"/>
      <w:r>
        <w:t>දින</w:t>
      </w:r>
      <w:proofErr w:type="spellEnd"/>
      <w:r>
        <w:t xml:space="preserve"> 4කි. </w:t>
      </w:r>
      <w:proofErr w:type="spellStart"/>
      <w:r>
        <w:t>ආරක්ෂිත</w:t>
      </w:r>
      <w:proofErr w:type="spellEnd"/>
      <w:r>
        <w:t xml:space="preserve"> </w:t>
      </w:r>
      <w:proofErr w:type="spellStart"/>
      <w:r>
        <w:t>තොග</w:t>
      </w:r>
      <w:proofErr w:type="spellEnd"/>
      <w:r>
        <w:t xml:space="preserve"> </w:t>
      </w:r>
      <w:proofErr w:type="spellStart"/>
      <w:r>
        <w:t>මට්ටම</w:t>
      </w:r>
      <w:proofErr w:type="spellEnd"/>
      <w:r>
        <w:t xml:space="preserve"> </w:t>
      </w:r>
      <w:proofErr w:type="spellStart"/>
      <w:r>
        <w:t>ඒකක</w:t>
      </w:r>
      <w:proofErr w:type="spellEnd"/>
      <w:r>
        <w:t xml:space="preserve"> 100ක් </w:t>
      </w:r>
      <w:proofErr w:type="spellStart"/>
      <w:r>
        <w:t>ලෙස</w:t>
      </w:r>
      <w:proofErr w:type="spellEnd"/>
      <w:r>
        <w:t xml:space="preserve"> </w:t>
      </w:r>
      <w:proofErr w:type="spellStart"/>
      <w:r>
        <w:t>පවත්වා</w:t>
      </w:r>
      <w:proofErr w:type="spellEnd"/>
      <w:r>
        <w:t xml:space="preserve"> </w:t>
      </w:r>
      <w:proofErr w:type="spellStart"/>
      <w:r>
        <w:t>ගන්නේ</w:t>
      </w:r>
      <w:proofErr w:type="spellEnd"/>
      <w:r>
        <w:t xml:space="preserve"> </w:t>
      </w:r>
      <w:proofErr w:type="spellStart"/>
      <w:r>
        <w:t>නම්</w:t>
      </w:r>
      <w:proofErr w:type="spellEnd"/>
      <w:r>
        <w:t xml:space="preserve">, </w:t>
      </w:r>
      <w:proofErr w:type="spellStart"/>
      <w:r>
        <w:t>එම</w:t>
      </w:r>
      <w:proofErr w:type="spellEnd"/>
      <w:r>
        <w:t xml:space="preserve"> </w:t>
      </w:r>
      <w:proofErr w:type="spellStart"/>
      <w:r>
        <w:t>ව්‍යාපාරයේ</w:t>
      </w:r>
      <w:proofErr w:type="spellEnd"/>
      <w:r>
        <w:t xml:space="preserve"> </w:t>
      </w:r>
      <w:proofErr w:type="spellStart"/>
      <w:r>
        <w:t>නැවත</w:t>
      </w:r>
      <w:proofErr w:type="spellEnd"/>
      <w:r>
        <w:t xml:space="preserve"> </w:t>
      </w:r>
      <w:proofErr w:type="spellStart"/>
      <w:r>
        <w:t>ඇණවුම්</w:t>
      </w:r>
      <w:proofErr w:type="spellEnd"/>
      <w:r>
        <w:t xml:space="preserve"> </w:t>
      </w:r>
      <w:proofErr w:type="spellStart"/>
      <w:r>
        <w:t>මට්ටම</w:t>
      </w:r>
      <w:proofErr w:type="spellEnd"/>
      <w:r>
        <w:t xml:space="preserve"> (Re-order level) </w:t>
      </w:r>
      <w:proofErr w:type="spellStart"/>
      <w:r>
        <w:t>ගණනය</w:t>
      </w:r>
      <w:proofErr w:type="spellEnd"/>
      <w:r>
        <w:t xml:space="preserve"> </w:t>
      </w:r>
      <w:proofErr w:type="spellStart"/>
      <w:r>
        <w:t>කරන්න</w:t>
      </w:r>
      <w:proofErr w:type="spellEnd"/>
      <w:r>
        <w:t>.</w:t>
      </w:r>
    </w:p>
    <w:p w14:paraId="57001FE9" w14:textId="77777777" w:rsidR="00EA27FE" w:rsidRDefault="00000000">
      <w:pPr>
        <w:spacing w:after="120" w:line="240" w:lineRule="auto"/>
      </w:pPr>
      <w:r>
        <w:t>**A</w:t>
      </w:r>
      <w:proofErr w:type="gramStart"/>
      <w:r>
        <w:t>68:*</w:t>
      </w:r>
      <w:proofErr w:type="gramEnd"/>
      <w:r>
        <w:t xml:space="preserve">* </w:t>
      </w:r>
      <w:proofErr w:type="spellStart"/>
      <w:r>
        <w:t>නැවත</w:t>
      </w:r>
      <w:proofErr w:type="spellEnd"/>
      <w:r>
        <w:t xml:space="preserve"> </w:t>
      </w:r>
      <w:proofErr w:type="spellStart"/>
      <w:r>
        <w:t>ඇණවුම්</w:t>
      </w:r>
      <w:proofErr w:type="spellEnd"/>
      <w:r>
        <w:t xml:space="preserve"> </w:t>
      </w:r>
      <w:proofErr w:type="spellStart"/>
      <w:r>
        <w:t>මට්ටම</w:t>
      </w:r>
      <w:proofErr w:type="spellEnd"/>
      <w:r>
        <w:t xml:space="preserve"> = (</w:t>
      </w:r>
      <w:proofErr w:type="spellStart"/>
      <w:r>
        <w:t>දෛනික</w:t>
      </w:r>
      <w:proofErr w:type="spellEnd"/>
      <w:r>
        <w:t xml:space="preserve"> </w:t>
      </w:r>
      <w:proofErr w:type="spellStart"/>
      <w:r>
        <w:t>භාවිතය</w:t>
      </w:r>
      <w:proofErr w:type="spellEnd"/>
      <w:r>
        <w:t xml:space="preserve"> × </w:t>
      </w:r>
      <w:proofErr w:type="spellStart"/>
      <w:r>
        <w:t>ඇණවුම්</w:t>
      </w:r>
      <w:proofErr w:type="spellEnd"/>
      <w:r>
        <w:t xml:space="preserve"> </w:t>
      </w:r>
      <w:proofErr w:type="spellStart"/>
      <w:r>
        <w:t>ලැබීමට</w:t>
      </w:r>
      <w:proofErr w:type="spellEnd"/>
      <w:r>
        <w:t xml:space="preserve"> </w:t>
      </w:r>
      <w:proofErr w:type="spellStart"/>
      <w:r>
        <w:t>ගතවන</w:t>
      </w:r>
      <w:proofErr w:type="spellEnd"/>
      <w:r>
        <w:t xml:space="preserve"> </w:t>
      </w:r>
      <w:proofErr w:type="spellStart"/>
      <w:r>
        <w:t>කාලය</w:t>
      </w:r>
      <w:proofErr w:type="spellEnd"/>
      <w:r>
        <w:t xml:space="preserve">) + </w:t>
      </w:r>
      <w:proofErr w:type="spellStart"/>
      <w:r>
        <w:t>ආරක්ෂිත</w:t>
      </w:r>
      <w:proofErr w:type="spellEnd"/>
      <w:r>
        <w:t xml:space="preserve"> </w:t>
      </w:r>
      <w:proofErr w:type="spellStart"/>
      <w:r>
        <w:t>තොගය</w:t>
      </w:r>
      <w:proofErr w:type="spellEnd"/>
      <w:r>
        <w:t xml:space="preserve">. </w:t>
      </w:r>
      <w:proofErr w:type="spellStart"/>
      <w:r>
        <w:t>නැවත</w:t>
      </w:r>
      <w:proofErr w:type="spellEnd"/>
      <w:r>
        <w:t xml:space="preserve"> </w:t>
      </w:r>
      <w:proofErr w:type="spellStart"/>
      <w:r>
        <w:t>ඇණවුම්</w:t>
      </w:r>
      <w:proofErr w:type="spellEnd"/>
      <w:r>
        <w:t xml:space="preserve"> </w:t>
      </w:r>
      <w:proofErr w:type="spellStart"/>
      <w:r>
        <w:t>මට්ටම</w:t>
      </w:r>
      <w:proofErr w:type="spellEnd"/>
      <w:r>
        <w:t xml:space="preserve"> = (</w:t>
      </w:r>
      <w:proofErr w:type="spellStart"/>
      <w:r>
        <w:t>ඒකක</w:t>
      </w:r>
      <w:proofErr w:type="spellEnd"/>
      <w:r>
        <w:t xml:space="preserve"> 50 × </w:t>
      </w:r>
      <w:proofErr w:type="spellStart"/>
      <w:r>
        <w:t>දින</w:t>
      </w:r>
      <w:proofErr w:type="spellEnd"/>
      <w:r>
        <w:t xml:space="preserve"> 4) + </w:t>
      </w:r>
      <w:proofErr w:type="spellStart"/>
      <w:r>
        <w:t>ඒකක</w:t>
      </w:r>
      <w:proofErr w:type="spellEnd"/>
      <w:r>
        <w:t xml:space="preserve"> 100 = </w:t>
      </w:r>
      <w:proofErr w:type="spellStart"/>
      <w:r>
        <w:t>ඒකක</w:t>
      </w:r>
      <w:proofErr w:type="spellEnd"/>
      <w:r>
        <w:t xml:space="preserve"> 200 + </w:t>
      </w:r>
      <w:proofErr w:type="spellStart"/>
      <w:r>
        <w:t>ඒකක</w:t>
      </w:r>
      <w:proofErr w:type="spellEnd"/>
      <w:r>
        <w:t xml:space="preserve"> 100 = </w:t>
      </w:r>
      <w:proofErr w:type="spellStart"/>
      <w:r>
        <w:t>ඒකක</w:t>
      </w:r>
      <w:proofErr w:type="spellEnd"/>
      <w:r>
        <w:t xml:space="preserve"> 300. </w:t>
      </w:r>
      <w:proofErr w:type="spellStart"/>
      <w:r>
        <w:t>එබැවින්</w:t>
      </w:r>
      <w:proofErr w:type="spellEnd"/>
      <w:r>
        <w:t xml:space="preserve"> </w:t>
      </w:r>
      <w:proofErr w:type="spellStart"/>
      <w:r>
        <w:t>එම</w:t>
      </w:r>
      <w:proofErr w:type="spellEnd"/>
      <w:r>
        <w:t xml:space="preserve"> </w:t>
      </w:r>
      <w:proofErr w:type="spellStart"/>
      <w:r>
        <w:t>ඇඟලුම්</w:t>
      </w:r>
      <w:proofErr w:type="spellEnd"/>
      <w:r>
        <w:t xml:space="preserve"> </w:t>
      </w:r>
      <w:proofErr w:type="spellStart"/>
      <w:r>
        <w:t>ව්‍යාපාරයේ</w:t>
      </w:r>
      <w:proofErr w:type="spellEnd"/>
      <w:r>
        <w:t xml:space="preserve"> </w:t>
      </w:r>
      <w:proofErr w:type="spellStart"/>
      <w:r>
        <w:t>නැවත</w:t>
      </w:r>
      <w:proofErr w:type="spellEnd"/>
      <w:r>
        <w:t xml:space="preserve"> </w:t>
      </w:r>
      <w:proofErr w:type="spellStart"/>
      <w:r>
        <w:t>ඇණවුම්</w:t>
      </w:r>
      <w:proofErr w:type="spellEnd"/>
      <w:r>
        <w:t xml:space="preserve"> </w:t>
      </w:r>
      <w:proofErr w:type="spellStart"/>
      <w:r>
        <w:t>මට්ටම</w:t>
      </w:r>
      <w:proofErr w:type="spellEnd"/>
      <w:r>
        <w:t xml:space="preserve"> </w:t>
      </w:r>
      <w:proofErr w:type="spellStart"/>
      <w:r>
        <w:t>ඒකක</w:t>
      </w:r>
      <w:proofErr w:type="spellEnd"/>
      <w:r>
        <w:t xml:space="preserve"> 300කි.</w:t>
      </w:r>
    </w:p>
    <w:p w14:paraId="3AD524DB" w14:textId="77777777" w:rsidR="00EA27FE" w:rsidRDefault="00000000">
      <w:pPr>
        <w:spacing w:after="120" w:line="240" w:lineRule="auto"/>
      </w:pPr>
      <w:r>
        <w:t>*[</w:t>
      </w:r>
      <w:proofErr w:type="spellStart"/>
      <w:r>
        <w:t>යෙදුම</w:t>
      </w:r>
      <w:proofErr w:type="spellEnd"/>
      <w:r>
        <w:t xml:space="preserve"> (Application) | </w:t>
      </w:r>
      <w:proofErr w:type="spellStart"/>
      <w:r>
        <w:t>ඉන්වෙන්ටරි</w:t>
      </w:r>
      <w:proofErr w:type="spellEnd"/>
      <w:r>
        <w:t xml:space="preserve"> </w:t>
      </w:r>
      <w:proofErr w:type="spellStart"/>
      <w:proofErr w:type="gramStart"/>
      <w:r>
        <w:t>කළමනාකරණය</w:t>
      </w:r>
      <w:proofErr w:type="spellEnd"/>
      <w:r>
        <w:t>]*</w:t>
      </w:r>
      <w:proofErr w:type="gramEnd"/>
    </w:p>
    <w:p w14:paraId="1DF3BF06" w14:textId="77777777" w:rsidR="00EA27FE" w:rsidRDefault="00000000">
      <w:pPr>
        <w:spacing w:after="120" w:line="240" w:lineRule="auto"/>
      </w:pPr>
      <w:r>
        <w:t>**Q</w:t>
      </w:r>
      <w:proofErr w:type="gramStart"/>
      <w:r>
        <w:t>69:*</w:t>
      </w:r>
      <w:proofErr w:type="gramEnd"/>
      <w:r>
        <w:t xml:space="preserve">* </w:t>
      </w:r>
      <w:proofErr w:type="spellStart"/>
      <w:r>
        <w:t>සාම්ප්‍රදායික</w:t>
      </w:r>
      <w:proofErr w:type="spellEnd"/>
      <w:r>
        <w:t xml:space="preserve"> </w:t>
      </w:r>
      <w:proofErr w:type="spellStart"/>
      <w:r>
        <w:t>අතින්</w:t>
      </w:r>
      <w:proofErr w:type="spellEnd"/>
      <w:r>
        <w:t xml:space="preserve"> </w:t>
      </w:r>
      <w:proofErr w:type="spellStart"/>
      <w:r>
        <w:t>කරනු</w:t>
      </w:r>
      <w:proofErr w:type="spellEnd"/>
      <w:r>
        <w:t xml:space="preserve"> </w:t>
      </w:r>
      <w:proofErr w:type="spellStart"/>
      <w:r>
        <w:t>ලබන</w:t>
      </w:r>
      <w:proofErr w:type="spellEnd"/>
      <w:r>
        <w:t xml:space="preserve"> </w:t>
      </w:r>
      <w:proofErr w:type="spellStart"/>
      <w:r>
        <w:t>බේකරි</w:t>
      </w:r>
      <w:proofErr w:type="spellEnd"/>
      <w:r>
        <w:t xml:space="preserve"> </w:t>
      </w:r>
      <w:proofErr w:type="spellStart"/>
      <w:r>
        <w:t>ව්‍යාපාරයක්</w:t>
      </w:r>
      <w:proofErr w:type="spellEnd"/>
      <w:r>
        <w:t xml:space="preserve"> </w:t>
      </w:r>
      <w:proofErr w:type="spellStart"/>
      <w:r>
        <w:t>පරිගණක</w:t>
      </w:r>
      <w:proofErr w:type="spellEnd"/>
      <w:r>
        <w:t xml:space="preserve"> </w:t>
      </w:r>
      <w:proofErr w:type="spellStart"/>
      <w:r>
        <w:t>සහාය</w:t>
      </w:r>
      <w:proofErr w:type="spellEnd"/>
      <w:r>
        <w:t xml:space="preserve"> </w:t>
      </w:r>
      <w:proofErr w:type="spellStart"/>
      <w:r>
        <w:t>ලත්</w:t>
      </w:r>
      <w:proofErr w:type="spellEnd"/>
      <w:r>
        <w:t xml:space="preserve"> </w:t>
      </w:r>
      <w:proofErr w:type="spellStart"/>
      <w:r>
        <w:t>නිෂ්පාදන</w:t>
      </w:r>
      <w:proofErr w:type="spellEnd"/>
      <w:r>
        <w:t xml:space="preserve"> (CAM) </w:t>
      </w:r>
      <w:proofErr w:type="spellStart"/>
      <w:r>
        <w:t>තාක්ෂණය</w:t>
      </w:r>
      <w:proofErr w:type="spellEnd"/>
      <w:r>
        <w:t xml:space="preserve"> </w:t>
      </w:r>
      <w:proofErr w:type="spellStart"/>
      <w:r>
        <w:t>සහ</w:t>
      </w:r>
      <w:proofErr w:type="spellEnd"/>
      <w:r>
        <w:t xml:space="preserve"> </w:t>
      </w:r>
      <w:proofErr w:type="spellStart"/>
      <w:r>
        <w:t>යන්ත්‍ර</w:t>
      </w:r>
      <w:proofErr w:type="spellEnd"/>
      <w:r>
        <w:t xml:space="preserve"> </w:t>
      </w:r>
      <w:proofErr w:type="spellStart"/>
      <w:r>
        <w:t>සූත්‍ර</w:t>
      </w:r>
      <w:proofErr w:type="spellEnd"/>
      <w:r>
        <w:t xml:space="preserve"> </w:t>
      </w:r>
      <w:proofErr w:type="spellStart"/>
      <w:r>
        <w:t>භාවිතයට</w:t>
      </w:r>
      <w:proofErr w:type="spellEnd"/>
      <w:r>
        <w:t xml:space="preserve"> </w:t>
      </w:r>
      <w:proofErr w:type="spellStart"/>
      <w:r>
        <w:t>යොමු</w:t>
      </w:r>
      <w:proofErr w:type="spellEnd"/>
      <w:r>
        <w:t xml:space="preserve"> </w:t>
      </w:r>
      <w:proofErr w:type="spellStart"/>
      <w:r>
        <w:t>වන්නේ</w:t>
      </w:r>
      <w:proofErr w:type="spellEnd"/>
      <w:r>
        <w:t xml:space="preserve"> </w:t>
      </w:r>
      <w:proofErr w:type="spellStart"/>
      <w:r>
        <w:t>නම්</w:t>
      </w:r>
      <w:proofErr w:type="spellEnd"/>
      <w:r>
        <w:t xml:space="preserve">, </w:t>
      </w:r>
      <w:proofErr w:type="spellStart"/>
      <w:r>
        <w:t>එමගින්</w:t>
      </w:r>
      <w:proofErr w:type="spellEnd"/>
      <w:r>
        <w:t xml:space="preserve"> </w:t>
      </w:r>
      <w:proofErr w:type="spellStart"/>
      <w:r>
        <w:t>ව්‍යාපාරයේ</w:t>
      </w:r>
      <w:proofErr w:type="spellEnd"/>
      <w:r>
        <w:t xml:space="preserve"> </w:t>
      </w:r>
      <w:proofErr w:type="spellStart"/>
      <w:r>
        <w:t>නිෂ්පාදන</w:t>
      </w:r>
      <w:proofErr w:type="spellEnd"/>
      <w:r>
        <w:t xml:space="preserve"> </w:t>
      </w:r>
      <w:proofErr w:type="spellStart"/>
      <w:r>
        <w:t>ක්‍රියාවලියට</w:t>
      </w:r>
      <w:proofErr w:type="spellEnd"/>
      <w:r>
        <w:t xml:space="preserve"> </w:t>
      </w:r>
      <w:proofErr w:type="spellStart"/>
      <w:r>
        <w:t>යෙදිය</w:t>
      </w:r>
      <w:proofErr w:type="spellEnd"/>
      <w:r>
        <w:t xml:space="preserve"> </w:t>
      </w:r>
      <w:proofErr w:type="spellStart"/>
      <w:r>
        <w:t>හැකි</w:t>
      </w:r>
      <w:proofErr w:type="spellEnd"/>
      <w:r>
        <w:t xml:space="preserve"> </w:t>
      </w:r>
      <w:proofErr w:type="spellStart"/>
      <w:r>
        <w:t>ප්‍රායෝගික</w:t>
      </w:r>
      <w:proofErr w:type="spellEnd"/>
      <w:r>
        <w:t xml:space="preserve"> </w:t>
      </w:r>
      <w:proofErr w:type="spellStart"/>
      <w:r>
        <w:t>වාසි</w:t>
      </w:r>
      <w:proofErr w:type="spellEnd"/>
      <w:r>
        <w:t xml:space="preserve"> </w:t>
      </w:r>
      <w:proofErr w:type="spellStart"/>
      <w:r>
        <w:t>දෙකක්</w:t>
      </w:r>
      <w:proofErr w:type="spellEnd"/>
      <w:r>
        <w:t xml:space="preserve"> </w:t>
      </w:r>
      <w:proofErr w:type="spellStart"/>
      <w:r>
        <w:t>පෙන්වා</w:t>
      </w:r>
      <w:proofErr w:type="spellEnd"/>
      <w:r>
        <w:t xml:space="preserve"> </w:t>
      </w:r>
      <w:proofErr w:type="spellStart"/>
      <w:r>
        <w:t>දෙන්න</w:t>
      </w:r>
      <w:proofErr w:type="spellEnd"/>
      <w:r>
        <w:t>.</w:t>
      </w:r>
    </w:p>
    <w:p w14:paraId="2AF41E60" w14:textId="77777777" w:rsidR="00EA27FE" w:rsidRDefault="00000000">
      <w:pPr>
        <w:spacing w:after="120" w:line="240" w:lineRule="auto"/>
      </w:pPr>
      <w:r>
        <w:t>**A</w:t>
      </w:r>
      <w:proofErr w:type="gramStart"/>
      <w:r>
        <w:t>69:*</w:t>
      </w:r>
      <w:proofErr w:type="gramEnd"/>
      <w:r>
        <w:t xml:space="preserve">* 1. </w:t>
      </w:r>
      <w:proofErr w:type="spellStart"/>
      <w:r>
        <w:t>නිෂ්පාදන</w:t>
      </w:r>
      <w:proofErr w:type="spellEnd"/>
      <w:r>
        <w:t xml:space="preserve"> </w:t>
      </w:r>
      <w:proofErr w:type="spellStart"/>
      <w:r>
        <w:t>වේගය</w:t>
      </w:r>
      <w:proofErr w:type="spellEnd"/>
      <w:r>
        <w:t xml:space="preserve"> </w:t>
      </w:r>
      <w:proofErr w:type="spellStart"/>
      <w:r>
        <w:t>සහ</w:t>
      </w:r>
      <w:proofErr w:type="spellEnd"/>
      <w:r>
        <w:t xml:space="preserve"> </w:t>
      </w:r>
      <w:proofErr w:type="spellStart"/>
      <w:r>
        <w:t>ධාරිතාව</w:t>
      </w:r>
      <w:proofErr w:type="spellEnd"/>
      <w:r>
        <w:t xml:space="preserve"> </w:t>
      </w:r>
      <w:proofErr w:type="spellStart"/>
      <w:r>
        <w:t>වැඩි</w:t>
      </w:r>
      <w:proofErr w:type="spellEnd"/>
      <w:r>
        <w:t xml:space="preserve"> </w:t>
      </w:r>
      <w:proofErr w:type="spellStart"/>
      <w:r>
        <w:t>වීම</w:t>
      </w:r>
      <w:proofErr w:type="spellEnd"/>
      <w:r>
        <w:t xml:space="preserve">: </w:t>
      </w:r>
      <w:proofErr w:type="spellStart"/>
      <w:r>
        <w:t>නවීන</w:t>
      </w:r>
      <w:proofErr w:type="spellEnd"/>
      <w:r>
        <w:t xml:space="preserve"> </w:t>
      </w:r>
      <w:proofErr w:type="spellStart"/>
      <w:r>
        <w:t>යන්ත්‍ර</w:t>
      </w:r>
      <w:proofErr w:type="spellEnd"/>
      <w:r>
        <w:t xml:space="preserve"> </w:t>
      </w:r>
      <w:proofErr w:type="spellStart"/>
      <w:r>
        <w:t>සූත්‍ර</w:t>
      </w:r>
      <w:proofErr w:type="spellEnd"/>
      <w:r>
        <w:t xml:space="preserve"> </w:t>
      </w:r>
      <w:proofErr w:type="spellStart"/>
      <w:r>
        <w:t>භාවිතයෙන්</w:t>
      </w:r>
      <w:proofErr w:type="spellEnd"/>
      <w:r>
        <w:t xml:space="preserve"> </w:t>
      </w:r>
      <w:proofErr w:type="spellStart"/>
      <w:r>
        <w:t>අඩු</w:t>
      </w:r>
      <w:proofErr w:type="spellEnd"/>
      <w:r>
        <w:t xml:space="preserve"> </w:t>
      </w:r>
      <w:proofErr w:type="spellStart"/>
      <w:r>
        <w:t>කාලයකදී</w:t>
      </w:r>
      <w:proofErr w:type="spellEnd"/>
      <w:r>
        <w:t xml:space="preserve"> </w:t>
      </w:r>
      <w:proofErr w:type="spellStart"/>
      <w:r>
        <w:t>විශාල</w:t>
      </w:r>
      <w:proofErr w:type="spellEnd"/>
      <w:r>
        <w:t xml:space="preserve"> </w:t>
      </w:r>
      <w:proofErr w:type="spellStart"/>
      <w:r>
        <w:t>පාන්</w:t>
      </w:r>
      <w:proofErr w:type="spellEnd"/>
      <w:r>
        <w:t xml:space="preserve"> </w:t>
      </w:r>
      <w:proofErr w:type="spellStart"/>
      <w:r>
        <w:t>සහ</w:t>
      </w:r>
      <w:proofErr w:type="spellEnd"/>
      <w:r>
        <w:t xml:space="preserve"> </w:t>
      </w:r>
      <w:proofErr w:type="spellStart"/>
      <w:r>
        <w:t>බේකරි</w:t>
      </w:r>
      <w:proofErr w:type="spellEnd"/>
      <w:r>
        <w:t xml:space="preserve"> </w:t>
      </w:r>
      <w:proofErr w:type="spellStart"/>
      <w:r>
        <w:t>නිෂ්පාදන</w:t>
      </w:r>
      <w:proofErr w:type="spellEnd"/>
      <w:r>
        <w:t xml:space="preserve"> </w:t>
      </w:r>
      <w:proofErr w:type="spellStart"/>
      <w:r>
        <w:t>ප්‍රමාණයක්</w:t>
      </w:r>
      <w:proofErr w:type="spellEnd"/>
      <w:r>
        <w:t xml:space="preserve"> </w:t>
      </w:r>
      <w:proofErr w:type="spellStart"/>
      <w:r>
        <w:t>නිපදවිය</w:t>
      </w:r>
      <w:proofErr w:type="spellEnd"/>
      <w:r>
        <w:t xml:space="preserve"> </w:t>
      </w:r>
      <w:proofErr w:type="spellStart"/>
      <w:r>
        <w:t>හැකි</w:t>
      </w:r>
      <w:proofErr w:type="spellEnd"/>
      <w:r>
        <w:t xml:space="preserve"> </w:t>
      </w:r>
      <w:proofErr w:type="spellStart"/>
      <w:r>
        <w:t>බැවින්</w:t>
      </w:r>
      <w:proofErr w:type="spellEnd"/>
      <w:r>
        <w:t xml:space="preserve"> </w:t>
      </w:r>
      <w:proofErr w:type="spellStart"/>
      <w:r>
        <w:t>ඉහළ</w:t>
      </w:r>
      <w:proofErr w:type="spellEnd"/>
      <w:r>
        <w:t xml:space="preserve"> </w:t>
      </w:r>
      <w:proofErr w:type="spellStart"/>
      <w:r>
        <w:t>ඉල්ලුම</w:t>
      </w:r>
      <w:proofErr w:type="spellEnd"/>
      <w:r>
        <w:t xml:space="preserve"> </w:t>
      </w:r>
      <w:proofErr w:type="spellStart"/>
      <w:r>
        <w:t>සපුරාලීමට</w:t>
      </w:r>
      <w:proofErr w:type="spellEnd"/>
      <w:r>
        <w:t xml:space="preserve"> </w:t>
      </w:r>
      <w:proofErr w:type="spellStart"/>
      <w:r>
        <w:t>හැකි</w:t>
      </w:r>
      <w:proofErr w:type="spellEnd"/>
      <w:r>
        <w:t xml:space="preserve"> </w:t>
      </w:r>
      <w:proofErr w:type="spellStart"/>
      <w:r>
        <w:t>වේ</w:t>
      </w:r>
      <w:proofErr w:type="spellEnd"/>
      <w:r>
        <w:t xml:space="preserve">. 2. </w:t>
      </w:r>
      <w:proofErr w:type="spellStart"/>
      <w:r>
        <w:t>නිෂ්පාදනවල</w:t>
      </w:r>
      <w:proofErr w:type="spellEnd"/>
      <w:r>
        <w:t xml:space="preserve"> </w:t>
      </w:r>
      <w:proofErr w:type="spellStart"/>
      <w:r>
        <w:t>තත්ත්වයේ</w:t>
      </w:r>
      <w:proofErr w:type="spellEnd"/>
      <w:r>
        <w:t xml:space="preserve"> </w:t>
      </w:r>
      <w:proofErr w:type="spellStart"/>
      <w:r>
        <w:t>ඒකාකාරී</w:t>
      </w:r>
      <w:proofErr w:type="spellEnd"/>
      <w:r>
        <w:t xml:space="preserve"> </w:t>
      </w:r>
      <w:proofErr w:type="spellStart"/>
      <w:r>
        <w:t>බව</w:t>
      </w:r>
      <w:proofErr w:type="spellEnd"/>
      <w:r>
        <w:t xml:space="preserve">: </w:t>
      </w:r>
      <w:proofErr w:type="spellStart"/>
      <w:r>
        <w:t>ස්වයංක්‍රීය</w:t>
      </w:r>
      <w:proofErr w:type="spellEnd"/>
      <w:r>
        <w:t xml:space="preserve"> </w:t>
      </w:r>
      <w:proofErr w:type="spellStart"/>
      <w:r>
        <w:t>පද්ධති</w:t>
      </w:r>
      <w:proofErr w:type="spellEnd"/>
      <w:r>
        <w:t xml:space="preserve"> </w:t>
      </w:r>
      <w:proofErr w:type="spellStart"/>
      <w:r>
        <w:t>මගින්</w:t>
      </w:r>
      <w:proofErr w:type="spellEnd"/>
      <w:r>
        <w:t xml:space="preserve"> </w:t>
      </w:r>
      <w:proofErr w:type="spellStart"/>
      <w:r>
        <w:t>අමුද්‍රව්‍ය</w:t>
      </w:r>
      <w:proofErr w:type="spellEnd"/>
      <w:r>
        <w:t xml:space="preserve"> </w:t>
      </w:r>
      <w:proofErr w:type="spellStart"/>
      <w:r>
        <w:t>මිශ්‍ර</w:t>
      </w:r>
      <w:proofErr w:type="spellEnd"/>
      <w:r>
        <w:t xml:space="preserve"> </w:t>
      </w:r>
      <w:proofErr w:type="spellStart"/>
      <w:r>
        <w:t>කිරීම</w:t>
      </w:r>
      <w:proofErr w:type="spellEnd"/>
      <w:r>
        <w:t xml:space="preserve"> </w:t>
      </w:r>
      <w:proofErr w:type="spellStart"/>
      <w:r>
        <w:t>හා</w:t>
      </w:r>
      <w:proofErr w:type="spellEnd"/>
      <w:r>
        <w:t xml:space="preserve"> </w:t>
      </w:r>
      <w:proofErr w:type="spellStart"/>
      <w:r>
        <w:t>උෂ්ණත්වය</w:t>
      </w:r>
      <w:proofErr w:type="spellEnd"/>
      <w:r>
        <w:t xml:space="preserve"> </w:t>
      </w:r>
      <w:proofErr w:type="spellStart"/>
      <w:r>
        <w:t>පාලනය</w:t>
      </w:r>
      <w:proofErr w:type="spellEnd"/>
      <w:r>
        <w:t xml:space="preserve"> </w:t>
      </w:r>
      <w:proofErr w:type="spellStart"/>
      <w:r>
        <w:t>කිරීම</w:t>
      </w:r>
      <w:proofErr w:type="spellEnd"/>
      <w:r>
        <w:t xml:space="preserve"> </w:t>
      </w:r>
      <w:proofErr w:type="spellStart"/>
      <w:r>
        <w:t>නිසා</w:t>
      </w:r>
      <w:proofErr w:type="spellEnd"/>
      <w:r>
        <w:t xml:space="preserve"> </w:t>
      </w:r>
      <w:proofErr w:type="spellStart"/>
      <w:r>
        <w:t>සෑම</w:t>
      </w:r>
      <w:proofErr w:type="spellEnd"/>
      <w:r>
        <w:t xml:space="preserve"> </w:t>
      </w:r>
      <w:proofErr w:type="spellStart"/>
      <w:r>
        <w:t>බේකරි</w:t>
      </w:r>
      <w:proofErr w:type="spellEnd"/>
      <w:r>
        <w:t xml:space="preserve"> </w:t>
      </w:r>
      <w:proofErr w:type="spellStart"/>
      <w:r>
        <w:t>නිෂ්පාදනයකම</w:t>
      </w:r>
      <w:proofErr w:type="spellEnd"/>
      <w:r>
        <w:t xml:space="preserve"> </w:t>
      </w:r>
      <w:proofErr w:type="spellStart"/>
      <w:r>
        <w:t>ප්‍රමාණය</w:t>
      </w:r>
      <w:proofErr w:type="spellEnd"/>
      <w:r>
        <w:t xml:space="preserve">, </w:t>
      </w:r>
      <w:proofErr w:type="spellStart"/>
      <w:r>
        <w:t>හැඩය</w:t>
      </w:r>
      <w:proofErr w:type="spellEnd"/>
      <w:r>
        <w:t xml:space="preserve"> </w:t>
      </w:r>
      <w:proofErr w:type="spellStart"/>
      <w:r>
        <w:t>සහ</w:t>
      </w:r>
      <w:proofErr w:type="spellEnd"/>
      <w:r>
        <w:t xml:space="preserve"> </w:t>
      </w:r>
      <w:proofErr w:type="spellStart"/>
      <w:r>
        <w:t>රසය</w:t>
      </w:r>
      <w:proofErr w:type="spellEnd"/>
      <w:r>
        <w:t xml:space="preserve"> </w:t>
      </w:r>
      <w:proofErr w:type="spellStart"/>
      <w:r>
        <w:t>එක</w:t>
      </w:r>
      <w:proofErr w:type="spellEnd"/>
      <w:r>
        <w:t xml:space="preserve"> </w:t>
      </w:r>
      <w:proofErr w:type="spellStart"/>
      <w:r>
        <w:t>හා</w:t>
      </w:r>
      <w:proofErr w:type="spellEnd"/>
      <w:r>
        <w:t xml:space="preserve"> </w:t>
      </w:r>
      <w:proofErr w:type="spellStart"/>
      <w:r>
        <w:t>සමානව</w:t>
      </w:r>
      <w:proofErr w:type="spellEnd"/>
      <w:r>
        <w:t xml:space="preserve"> </w:t>
      </w:r>
      <w:proofErr w:type="spellStart"/>
      <w:r>
        <w:t>පවත්වා</w:t>
      </w:r>
      <w:proofErr w:type="spellEnd"/>
      <w:r>
        <w:t xml:space="preserve"> </w:t>
      </w:r>
      <w:proofErr w:type="spellStart"/>
      <w:r>
        <w:t>ගත</w:t>
      </w:r>
      <w:proofErr w:type="spellEnd"/>
      <w:r>
        <w:t xml:space="preserve"> </w:t>
      </w:r>
      <w:proofErr w:type="spellStart"/>
      <w:r>
        <w:t>හැක</w:t>
      </w:r>
      <w:proofErr w:type="spellEnd"/>
      <w:r>
        <w:t>.</w:t>
      </w:r>
    </w:p>
    <w:p w14:paraId="723E1081" w14:textId="77777777" w:rsidR="00EA27FE" w:rsidRDefault="00000000">
      <w:pPr>
        <w:spacing w:after="120" w:line="240" w:lineRule="auto"/>
      </w:pPr>
      <w:r>
        <w:t>*[</w:t>
      </w:r>
      <w:proofErr w:type="spellStart"/>
      <w:r>
        <w:t>යෙදුම</w:t>
      </w:r>
      <w:proofErr w:type="spellEnd"/>
      <w:r>
        <w:t xml:space="preserve"> (Application) | </w:t>
      </w:r>
      <w:proofErr w:type="spellStart"/>
      <w:r>
        <w:t>තාක්ෂණය</w:t>
      </w:r>
      <w:proofErr w:type="spellEnd"/>
      <w:r>
        <w:t xml:space="preserve"> </w:t>
      </w:r>
      <w:proofErr w:type="spellStart"/>
      <w:r>
        <w:t>හා</w:t>
      </w:r>
      <w:proofErr w:type="spellEnd"/>
      <w:r>
        <w:t xml:space="preserve"> </w:t>
      </w:r>
      <w:proofErr w:type="spellStart"/>
      <w:proofErr w:type="gramStart"/>
      <w:r>
        <w:t>නිෂ්පාදනය</w:t>
      </w:r>
      <w:proofErr w:type="spellEnd"/>
      <w:r>
        <w:t>]*</w:t>
      </w:r>
      <w:proofErr w:type="gramEnd"/>
    </w:p>
    <w:p w14:paraId="520C1794" w14:textId="77777777" w:rsidR="00EA27FE" w:rsidRDefault="00000000">
      <w:pPr>
        <w:spacing w:after="120" w:line="240" w:lineRule="auto"/>
      </w:pPr>
      <w:r>
        <w:t>**Q</w:t>
      </w:r>
      <w:proofErr w:type="gramStart"/>
      <w:r>
        <w:t>70:*</w:t>
      </w:r>
      <w:proofErr w:type="gramEnd"/>
      <w:r>
        <w:t xml:space="preserve">* </w:t>
      </w:r>
      <w:proofErr w:type="spellStart"/>
      <w:r>
        <w:t>දෝෂ</w:t>
      </w:r>
      <w:proofErr w:type="spellEnd"/>
      <w:r>
        <w:t xml:space="preserve"> </w:t>
      </w:r>
      <w:proofErr w:type="spellStart"/>
      <w:r>
        <w:t>සහිත</w:t>
      </w:r>
      <w:proofErr w:type="spellEnd"/>
      <w:r>
        <w:t xml:space="preserve"> </w:t>
      </w:r>
      <w:proofErr w:type="spellStart"/>
      <w:r>
        <w:t>භාණ්ඩ</w:t>
      </w:r>
      <w:proofErr w:type="spellEnd"/>
      <w:r>
        <w:t xml:space="preserve"> </w:t>
      </w:r>
      <w:proofErr w:type="spellStart"/>
      <w:r>
        <w:t>වෙළඳපොළට</w:t>
      </w:r>
      <w:proofErr w:type="spellEnd"/>
      <w:r>
        <w:t xml:space="preserve"> </w:t>
      </w:r>
      <w:proofErr w:type="spellStart"/>
      <w:r>
        <w:t>යාම</w:t>
      </w:r>
      <w:proofErr w:type="spellEnd"/>
      <w:r>
        <w:t xml:space="preserve"> </w:t>
      </w:r>
      <w:proofErr w:type="spellStart"/>
      <w:r>
        <w:t>වැළැක්වීම</w:t>
      </w:r>
      <w:proofErr w:type="spellEnd"/>
      <w:r>
        <w:t xml:space="preserve"> </w:t>
      </w:r>
      <w:proofErr w:type="spellStart"/>
      <w:r>
        <w:t>සඳහා</w:t>
      </w:r>
      <w:proofErr w:type="spellEnd"/>
      <w:r>
        <w:t xml:space="preserve"> </w:t>
      </w:r>
      <w:proofErr w:type="spellStart"/>
      <w:r>
        <w:t>පළතුරු</w:t>
      </w:r>
      <w:proofErr w:type="spellEnd"/>
      <w:r>
        <w:t xml:space="preserve"> </w:t>
      </w:r>
      <w:proofErr w:type="spellStart"/>
      <w:r>
        <w:t>බීම</w:t>
      </w:r>
      <w:proofErr w:type="spellEnd"/>
      <w:r>
        <w:t xml:space="preserve"> </w:t>
      </w:r>
      <w:proofErr w:type="spellStart"/>
      <w:r>
        <w:t>නිෂ්පාදනය</w:t>
      </w:r>
      <w:proofErr w:type="spellEnd"/>
      <w:r>
        <w:t xml:space="preserve"> </w:t>
      </w:r>
      <w:proofErr w:type="spellStart"/>
      <w:r>
        <w:t>කරන</w:t>
      </w:r>
      <w:proofErr w:type="spellEnd"/>
      <w:r>
        <w:t xml:space="preserve"> </w:t>
      </w:r>
      <w:proofErr w:type="spellStart"/>
      <w:r>
        <w:t>ආයතනයකට</w:t>
      </w:r>
      <w:proofErr w:type="spellEnd"/>
      <w:r>
        <w:t xml:space="preserve"> </w:t>
      </w:r>
      <w:proofErr w:type="spellStart"/>
      <w:r>
        <w:t>යොදාගත</w:t>
      </w:r>
      <w:proofErr w:type="spellEnd"/>
      <w:r>
        <w:t xml:space="preserve"> </w:t>
      </w:r>
      <w:proofErr w:type="spellStart"/>
      <w:r>
        <w:t>හැකි</w:t>
      </w:r>
      <w:proofErr w:type="spellEnd"/>
      <w:r>
        <w:t xml:space="preserve"> </w:t>
      </w:r>
      <w:proofErr w:type="spellStart"/>
      <w:r>
        <w:t>තත්ත්ව</w:t>
      </w:r>
      <w:proofErr w:type="spellEnd"/>
      <w:r>
        <w:t xml:space="preserve"> </w:t>
      </w:r>
      <w:proofErr w:type="spellStart"/>
      <w:r>
        <w:t>පාලන</w:t>
      </w:r>
      <w:proofErr w:type="spellEnd"/>
      <w:r>
        <w:t xml:space="preserve"> </w:t>
      </w:r>
      <w:proofErr w:type="spellStart"/>
      <w:r>
        <w:t>පියවර</w:t>
      </w:r>
      <w:proofErr w:type="spellEnd"/>
      <w:r>
        <w:t xml:space="preserve"> </w:t>
      </w:r>
      <w:proofErr w:type="spellStart"/>
      <w:r>
        <w:t>තුනක්</w:t>
      </w:r>
      <w:proofErr w:type="spellEnd"/>
      <w:r>
        <w:t xml:space="preserve"> </w:t>
      </w:r>
      <w:proofErr w:type="spellStart"/>
      <w:r>
        <w:t>යෝජනා</w:t>
      </w:r>
      <w:proofErr w:type="spellEnd"/>
      <w:r>
        <w:t xml:space="preserve"> </w:t>
      </w:r>
      <w:proofErr w:type="spellStart"/>
      <w:r>
        <w:t>කරන්න</w:t>
      </w:r>
      <w:proofErr w:type="spellEnd"/>
      <w:r>
        <w:t>.</w:t>
      </w:r>
    </w:p>
    <w:p w14:paraId="34F16634" w14:textId="77777777" w:rsidR="00EA27FE" w:rsidRDefault="00000000">
      <w:pPr>
        <w:spacing w:after="120" w:line="240" w:lineRule="auto"/>
      </w:pPr>
      <w:r>
        <w:t>**A</w:t>
      </w:r>
      <w:proofErr w:type="gramStart"/>
      <w:r>
        <w:t>70:*</w:t>
      </w:r>
      <w:proofErr w:type="gramEnd"/>
      <w:r>
        <w:t xml:space="preserve">* 1. </w:t>
      </w:r>
      <w:proofErr w:type="spellStart"/>
      <w:r>
        <w:t>යෙදවුම්</w:t>
      </w:r>
      <w:proofErr w:type="spellEnd"/>
      <w:r>
        <w:t xml:space="preserve"> </w:t>
      </w:r>
      <w:proofErr w:type="spellStart"/>
      <w:r>
        <w:t>පරීක්ෂාව</w:t>
      </w:r>
      <w:proofErr w:type="spellEnd"/>
      <w:r>
        <w:t xml:space="preserve">: </w:t>
      </w:r>
      <w:proofErr w:type="spellStart"/>
      <w:r>
        <w:t>බීම</w:t>
      </w:r>
      <w:proofErr w:type="spellEnd"/>
      <w:r>
        <w:t xml:space="preserve"> </w:t>
      </w:r>
      <w:proofErr w:type="spellStart"/>
      <w:r>
        <w:t>නිෂ්පාදනයට</w:t>
      </w:r>
      <w:proofErr w:type="spellEnd"/>
      <w:r>
        <w:t xml:space="preserve"> </w:t>
      </w:r>
      <w:proofErr w:type="spellStart"/>
      <w:r>
        <w:t>ගන්නා</w:t>
      </w:r>
      <w:proofErr w:type="spellEnd"/>
      <w:r>
        <w:t xml:space="preserve"> </w:t>
      </w:r>
      <w:proofErr w:type="spellStart"/>
      <w:r>
        <w:t>පළතුරු</w:t>
      </w:r>
      <w:proofErr w:type="spellEnd"/>
      <w:r>
        <w:t xml:space="preserve">, </w:t>
      </w:r>
      <w:proofErr w:type="spellStart"/>
      <w:r>
        <w:t>සීනි</w:t>
      </w:r>
      <w:proofErr w:type="spellEnd"/>
      <w:r>
        <w:t xml:space="preserve"> </w:t>
      </w:r>
      <w:proofErr w:type="spellStart"/>
      <w:r>
        <w:t>සහ</w:t>
      </w:r>
      <w:proofErr w:type="spellEnd"/>
      <w:r>
        <w:t xml:space="preserve"> </w:t>
      </w:r>
      <w:proofErr w:type="spellStart"/>
      <w:r>
        <w:t>සෙසු</w:t>
      </w:r>
      <w:proofErr w:type="spellEnd"/>
      <w:r>
        <w:t xml:space="preserve"> </w:t>
      </w:r>
      <w:proofErr w:type="spellStart"/>
      <w:r>
        <w:t>අමුද්‍රව්‍යවල</w:t>
      </w:r>
      <w:proofErr w:type="spellEnd"/>
      <w:r>
        <w:t xml:space="preserve"> </w:t>
      </w:r>
      <w:proofErr w:type="spellStart"/>
      <w:r>
        <w:t>තත්ත්වය</w:t>
      </w:r>
      <w:proofErr w:type="spellEnd"/>
      <w:r>
        <w:t xml:space="preserve"> </w:t>
      </w:r>
      <w:proofErr w:type="spellStart"/>
      <w:r>
        <w:t>නිෂ්පාදනයට</w:t>
      </w:r>
      <w:proofErr w:type="spellEnd"/>
      <w:r>
        <w:t xml:space="preserve"> </w:t>
      </w:r>
      <w:proofErr w:type="spellStart"/>
      <w:r>
        <w:t>පෙර</w:t>
      </w:r>
      <w:proofErr w:type="spellEnd"/>
      <w:r>
        <w:t xml:space="preserve"> </w:t>
      </w:r>
      <w:proofErr w:type="spellStart"/>
      <w:r>
        <w:t>පරීක්ෂා</w:t>
      </w:r>
      <w:proofErr w:type="spellEnd"/>
      <w:r>
        <w:t xml:space="preserve"> </w:t>
      </w:r>
      <w:proofErr w:type="spellStart"/>
      <w:r>
        <w:t>කිරීම</w:t>
      </w:r>
      <w:proofErr w:type="spellEnd"/>
      <w:r>
        <w:t xml:space="preserve">. 2. </w:t>
      </w:r>
      <w:proofErr w:type="spellStart"/>
      <w:r>
        <w:t>ක්‍රියාවලි</w:t>
      </w:r>
      <w:proofErr w:type="spellEnd"/>
      <w:r>
        <w:t xml:space="preserve"> </w:t>
      </w:r>
      <w:proofErr w:type="spellStart"/>
      <w:r>
        <w:t>පාලනය</w:t>
      </w:r>
      <w:proofErr w:type="spellEnd"/>
      <w:r>
        <w:t xml:space="preserve">: </w:t>
      </w:r>
      <w:proofErr w:type="spellStart"/>
      <w:r>
        <w:t>නිෂ්පාදන</w:t>
      </w:r>
      <w:proofErr w:type="spellEnd"/>
      <w:r>
        <w:t xml:space="preserve"> </w:t>
      </w:r>
      <w:proofErr w:type="spellStart"/>
      <w:r>
        <w:t>ක්‍රියාවලිය</w:t>
      </w:r>
      <w:proofErr w:type="spellEnd"/>
      <w:r>
        <w:t xml:space="preserve"> </w:t>
      </w:r>
      <w:proofErr w:type="spellStart"/>
      <w:r>
        <w:t>අතරමැදදී</w:t>
      </w:r>
      <w:proofErr w:type="spellEnd"/>
      <w:r>
        <w:t xml:space="preserve"> </w:t>
      </w:r>
      <w:proofErr w:type="spellStart"/>
      <w:r>
        <w:t>උෂ්ණත්වය</w:t>
      </w:r>
      <w:proofErr w:type="spellEnd"/>
      <w:r>
        <w:t xml:space="preserve">, </w:t>
      </w:r>
      <w:proofErr w:type="spellStart"/>
      <w:r>
        <w:t>සනීපාරක්ෂක</w:t>
      </w:r>
      <w:proofErr w:type="spellEnd"/>
      <w:r>
        <w:t xml:space="preserve"> </w:t>
      </w:r>
      <w:proofErr w:type="spellStart"/>
      <w:r>
        <w:t>මට්ටම</w:t>
      </w:r>
      <w:proofErr w:type="spellEnd"/>
      <w:r>
        <w:t xml:space="preserve"> </w:t>
      </w:r>
      <w:proofErr w:type="spellStart"/>
      <w:r>
        <w:t>සහ</w:t>
      </w:r>
      <w:proofErr w:type="spellEnd"/>
      <w:r>
        <w:t xml:space="preserve"> </w:t>
      </w:r>
      <w:proofErr w:type="spellStart"/>
      <w:r>
        <w:t>රසය</w:t>
      </w:r>
      <w:proofErr w:type="spellEnd"/>
      <w:r>
        <w:t xml:space="preserve"> </w:t>
      </w:r>
      <w:proofErr w:type="spellStart"/>
      <w:r>
        <w:t>පරීක්ෂා</w:t>
      </w:r>
      <w:proofErr w:type="spellEnd"/>
      <w:r>
        <w:t xml:space="preserve"> </w:t>
      </w:r>
      <w:proofErr w:type="spellStart"/>
      <w:r>
        <w:t>කිරීම</w:t>
      </w:r>
      <w:proofErr w:type="spellEnd"/>
      <w:r>
        <w:t xml:space="preserve">. 3. </w:t>
      </w:r>
      <w:proofErr w:type="spellStart"/>
      <w:r>
        <w:t>නිමැවුම්</w:t>
      </w:r>
      <w:proofErr w:type="spellEnd"/>
      <w:r>
        <w:t xml:space="preserve"> </w:t>
      </w:r>
      <w:proofErr w:type="spellStart"/>
      <w:r>
        <w:t>පරීක්ෂාව</w:t>
      </w:r>
      <w:proofErr w:type="spellEnd"/>
      <w:r>
        <w:t xml:space="preserve">: </w:t>
      </w:r>
      <w:proofErr w:type="spellStart"/>
      <w:r>
        <w:t>නිමි</w:t>
      </w:r>
      <w:proofErr w:type="spellEnd"/>
      <w:r>
        <w:t xml:space="preserve"> </w:t>
      </w:r>
      <w:proofErr w:type="spellStart"/>
      <w:r>
        <w:t>බීම</w:t>
      </w:r>
      <w:proofErr w:type="spellEnd"/>
      <w:r>
        <w:t xml:space="preserve"> </w:t>
      </w:r>
      <w:proofErr w:type="spellStart"/>
      <w:r>
        <w:t>බෝතල්</w:t>
      </w:r>
      <w:proofErr w:type="spellEnd"/>
      <w:r>
        <w:t xml:space="preserve"> </w:t>
      </w:r>
      <w:proofErr w:type="spellStart"/>
      <w:r>
        <w:t>ඇසුරුම්</w:t>
      </w:r>
      <w:proofErr w:type="spellEnd"/>
      <w:r>
        <w:t xml:space="preserve"> </w:t>
      </w:r>
      <w:proofErr w:type="spellStart"/>
      <w:r>
        <w:t>කිරීමට</w:t>
      </w:r>
      <w:proofErr w:type="spellEnd"/>
      <w:r>
        <w:t xml:space="preserve"> </w:t>
      </w:r>
      <w:proofErr w:type="spellStart"/>
      <w:r>
        <w:t>පෙර</w:t>
      </w:r>
      <w:proofErr w:type="spellEnd"/>
      <w:r>
        <w:t xml:space="preserve"> </w:t>
      </w:r>
      <w:proofErr w:type="spellStart"/>
      <w:r>
        <w:t>හා</w:t>
      </w:r>
      <w:proofErr w:type="spellEnd"/>
      <w:r>
        <w:t xml:space="preserve"> </w:t>
      </w:r>
      <w:proofErr w:type="spellStart"/>
      <w:r>
        <w:t>වෙළඳපොළට</w:t>
      </w:r>
      <w:proofErr w:type="spellEnd"/>
      <w:r>
        <w:t xml:space="preserve"> </w:t>
      </w:r>
      <w:proofErr w:type="spellStart"/>
      <w:r>
        <w:t>යැවීමට</w:t>
      </w:r>
      <w:proofErr w:type="spellEnd"/>
      <w:r>
        <w:t xml:space="preserve"> </w:t>
      </w:r>
      <w:proofErr w:type="spellStart"/>
      <w:r>
        <w:t>පෙර</w:t>
      </w:r>
      <w:proofErr w:type="spellEnd"/>
      <w:r>
        <w:t xml:space="preserve"> </w:t>
      </w:r>
      <w:proofErr w:type="spellStart"/>
      <w:r>
        <w:t>සාම්පල</w:t>
      </w:r>
      <w:proofErr w:type="spellEnd"/>
      <w:r>
        <w:t xml:space="preserve"> </w:t>
      </w:r>
      <w:proofErr w:type="spellStart"/>
      <w:r>
        <w:t>පරීක්ෂා</w:t>
      </w:r>
      <w:proofErr w:type="spellEnd"/>
      <w:r>
        <w:t xml:space="preserve"> </w:t>
      </w:r>
      <w:proofErr w:type="spellStart"/>
      <w:r>
        <w:t>කර</w:t>
      </w:r>
      <w:proofErr w:type="spellEnd"/>
      <w:r>
        <w:t xml:space="preserve"> </w:t>
      </w:r>
      <w:proofErr w:type="spellStart"/>
      <w:r>
        <w:t>ප්‍රමිතිය</w:t>
      </w:r>
      <w:proofErr w:type="spellEnd"/>
      <w:r>
        <w:t xml:space="preserve"> </w:t>
      </w:r>
      <w:proofErr w:type="spellStart"/>
      <w:r>
        <w:t>තහවුරු</w:t>
      </w:r>
      <w:proofErr w:type="spellEnd"/>
      <w:r>
        <w:t xml:space="preserve"> </w:t>
      </w:r>
      <w:proofErr w:type="spellStart"/>
      <w:r>
        <w:t>කිරීම</w:t>
      </w:r>
      <w:proofErr w:type="spellEnd"/>
      <w:r>
        <w:t>.</w:t>
      </w:r>
    </w:p>
    <w:p w14:paraId="2BEA9FC6" w14:textId="77777777" w:rsidR="00EA27FE" w:rsidRDefault="00000000">
      <w:pPr>
        <w:spacing w:after="120" w:line="240" w:lineRule="auto"/>
      </w:pPr>
      <w:r>
        <w:t>*[</w:t>
      </w:r>
      <w:proofErr w:type="spellStart"/>
      <w:r>
        <w:t>යෙදුම</w:t>
      </w:r>
      <w:proofErr w:type="spellEnd"/>
      <w:r>
        <w:t xml:space="preserve"> (Application) | </w:t>
      </w:r>
      <w:proofErr w:type="spellStart"/>
      <w:r>
        <w:t>තත්ත්ව</w:t>
      </w:r>
      <w:proofErr w:type="spellEnd"/>
      <w:r>
        <w:t xml:space="preserve"> </w:t>
      </w:r>
      <w:proofErr w:type="spellStart"/>
      <w:proofErr w:type="gramStart"/>
      <w:r>
        <w:t>පාලනය</w:t>
      </w:r>
      <w:proofErr w:type="spellEnd"/>
      <w:r>
        <w:t>]*</w:t>
      </w:r>
      <w:proofErr w:type="gramEnd"/>
    </w:p>
    <w:p w14:paraId="63004253" w14:textId="77777777" w:rsidR="00EA27FE" w:rsidRDefault="00000000">
      <w:pPr>
        <w:spacing w:after="120" w:line="240" w:lineRule="auto"/>
      </w:pPr>
      <w:r>
        <w:lastRenderedPageBreak/>
        <w:t>**Q</w:t>
      </w:r>
      <w:proofErr w:type="gramStart"/>
      <w:r>
        <w:t>71:*</w:t>
      </w:r>
      <w:proofErr w:type="gramEnd"/>
      <w:r>
        <w:t xml:space="preserve">* </w:t>
      </w:r>
      <w:proofErr w:type="spellStart"/>
      <w:r>
        <w:t>කාණ්ඩ</w:t>
      </w:r>
      <w:proofErr w:type="spellEnd"/>
      <w:r>
        <w:t xml:space="preserve"> </w:t>
      </w:r>
      <w:proofErr w:type="spellStart"/>
      <w:r>
        <w:t>නිෂ්පාදනය</w:t>
      </w:r>
      <w:proofErr w:type="spellEnd"/>
      <w:r>
        <w:t xml:space="preserve"> (Batch production) </w:t>
      </w:r>
      <w:proofErr w:type="spellStart"/>
      <w:r>
        <w:t>සහ</w:t>
      </w:r>
      <w:proofErr w:type="spellEnd"/>
      <w:r>
        <w:t xml:space="preserve"> </w:t>
      </w:r>
      <w:proofErr w:type="spellStart"/>
      <w:r>
        <w:t>ප්‍රවාහ</w:t>
      </w:r>
      <w:proofErr w:type="spellEnd"/>
      <w:r>
        <w:t xml:space="preserve"> </w:t>
      </w:r>
      <w:proofErr w:type="spellStart"/>
      <w:r>
        <w:t>නිෂ්පාදනය</w:t>
      </w:r>
      <w:proofErr w:type="spellEnd"/>
      <w:r>
        <w:t xml:space="preserve"> (Flow production) </w:t>
      </w:r>
      <w:proofErr w:type="spellStart"/>
      <w:r>
        <w:t>අතර</w:t>
      </w:r>
      <w:proofErr w:type="spellEnd"/>
      <w:r>
        <w:t xml:space="preserve"> </w:t>
      </w:r>
      <w:proofErr w:type="spellStart"/>
      <w:r>
        <w:t>ඇති</w:t>
      </w:r>
      <w:proofErr w:type="spellEnd"/>
      <w:r>
        <w:t xml:space="preserve"> </w:t>
      </w:r>
      <w:proofErr w:type="spellStart"/>
      <w:r>
        <w:t>ප්‍රධාන</w:t>
      </w:r>
      <w:proofErr w:type="spellEnd"/>
      <w:r>
        <w:t xml:space="preserve"> </w:t>
      </w:r>
      <w:proofErr w:type="spellStart"/>
      <w:r>
        <w:t>වෙනස්කම්</w:t>
      </w:r>
      <w:proofErr w:type="spellEnd"/>
      <w:r>
        <w:t xml:space="preserve"> </w:t>
      </w:r>
      <w:proofErr w:type="spellStart"/>
      <w:r>
        <w:t>සංසන්දනය</w:t>
      </w:r>
      <w:proofErr w:type="spellEnd"/>
      <w:r>
        <w:t xml:space="preserve"> </w:t>
      </w:r>
      <w:proofErr w:type="spellStart"/>
      <w:r>
        <w:t>කරන්න</w:t>
      </w:r>
      <w:proofErr w:type="spellEnd"/>
      <w:r>
        <w:t>.</w:t>
      </w:r>
    </w:p>
    <w:p w14:paraId="1BFD4A5D" w14:textId="77777777" w:rsidR="00EA27FE" w:rsidRDefault="00000000">
      <w:pPr>
        <w:spacing w:after="120" w:line="240" w:lineRule="auto"/>
      </w:pPr>
      <w:r>
        <w:t>**A</w:t>
      </w:r>
      <w:proofErr w:type="gramStart"/>
      <w:r>
        <w:t>71:*</w:t>
      </w:r>
      <w:proofErr w:type="gramEnd"/>
      <w:r>
        <w:t xml:space="preserve">* </w:t>
      </w:r>
      <w:proofErr w:type="spellStart"/>
      <w:r>
        <w:t>කාණ්ඩ</w:t>
      </w:r>
      <w:proofErr w:type="spellEnd"/>
      <w:r>
        <w:t xml:space="preserve"> </w:t>
      </w:r>
      <w:proofErr w:type="spellStart"/>
      <w:r>
        <w:t>නිෂ්පාදනයේදී</w:t>
      </w:r>
      <w:proofErr w:type="spellEnd"/>
      <w:r>
        <w:t xml:space="preserve"> </w:t>
      </w:r>
      <w:proofErr w:type="spellStart"/>
      <w:r>
        <w:t>යම්</w:t>
      </w:r>
      <w:proofErr w:type="spellEnd"/>
      <w:r>
        <w:t xml:space="preserve"> </w:t>
      </w:r>
      <w:proofErr w:type="spellStart"/>
      <w:r>
        <w:t>භාණ්ඩ</w:t>
      </w:r>
      <w:proofErr w:type="spellEnd"/>
      <w:r>
        <w:t xml:space="preserve"> </w:t>
      </w:r>
      <w:proofErr w:type="spellStart"/>
      <w:r>
        <w:t>ප්‍රමාණයක්</w:t>
      </w:r>
      <w:proofErr w:type="spellEnd"/>
      <w:r>
        <w:t xml:space="preserve"> </w:t>
      </w:r>
      <w:proofErr w:type="spellStart"/>
      <w:r>
        <w:t>එකවර</w:t>
      </w:r>
      <w:proofErr w:type="spellEnd"/>
      <w:r>
        <w:t xml:space="preserve"> </w:t>
      </w:r>
      <w:proofErr w:type="spellStart"/>
      <w:r>
        <w:t>සමූහයක්</w:t>
      </w:r>
      <w:proofErr w:type="spellEnd"/>
      <w:r>
        <w:t xml:space="preserve"> (Batch) </w:t>
      </w:r>
      <w:proofErr w:type="spellStart"/>
      <w:r>
        <w:t>ලෙස</w:t>
      </w:r>
      <w:proofErr w:type="spellEnd"/>
      <w:r>
        <w:t xml:space="preserve"> </w:t>
      </w:r>
      <w:proofErr w:type="spellStart"/>
      <w:r>
        <w:t>නිපදවා</w:t>
      </w:r>
      <w:proofErr w:type="spellEnd"/>
      <w:r>
        <w:t xml:space="preserve"> </w:t>
      </w:r>
      <w:proofErr w:type="spellStart"/>
      <w:r>
        <w:t>ඉන්පසු</w:t>
      </w:r>
      <w:proofErr w:type="spellEnd"/>
      <w:r>
        <w:t xml:space="preserve"> </w:t>
      </w:r>
      <w:proofErr w:type="spellStart"/>
      <w:r>
        <w:t>වෙනත්</w:t>
      </w:r>
      <w:proofErr w:type="spellEnd"/>
      <w:r>
        <w:t xml:space="preserve"> </w:t>
      </w:r>
      <w:proofErr w:type="spellStart"/>
      <w:r>
        <w:t>වර්ගයක</w:t>
      </w:r>
      <w:proofErr w:type="spellEnd"/>
      <w:r>
        <w:t xml:space="preserve"> </w:t>
      </w:r>
      <w:proofErr w:type="spellStart"/>
      <w:r>
        <w:t>භාණ්ඩයක්</w:t>
      </w:r>
      <w:proofErr w:type="spellEnd"/>
      <w:r>
        <w:t xml:space="preserve"> </w:t>
      </w:r>
      <w:proofErr w:type="spellStart"/>
      <w:r>
        <w:t>නිෂ්පාදනය</w:t>
      </w:r>
      <w:proofErr w:type="spellEnd"/>
      <w:r>
        <w:t xml:space="preserve"> </w:t>
      </w:r>
      <w:proofErr w:type="spellStart"/>
      <w:r>
        <w:t>කරයි</w:t>
      </w:r>
      <w:proofErr w:type="spellEnd"/>
      <w:r>
        <w:t xml:space="preserve"> (</w:t>
      </w:r>
      <w:proofErr w:type="spellStart"/>
      <w:r>
        <w:t>උදා</w:t>
      </w:r>
      <w:proofErr w:type="spellEnd"/>
      <w:r>
        <w:t xml:space="preserve">: </w:t>
      </w:r>
      <w:proofErr w:type="spellStart"/>
      <w:r>
        <w:t>බේකරි</w:t>
      </w:r>
      <w:proofErr w:type="spellEnd"/>
      <w:r>
        <w:t xml:space="preserve"> </w:t>
      </w:r>
      <w:proofErr w:type="spellStart"/>
      <w:r>
        <w:t>නිෂ්පාදන</w:t>
      </w:r>
      <w:proofErr w:type="spellEnd"/>
      <w:r>
        <w:t xml:space="preserve">). </w:t>
      </w:r>
      <w:proofErr w:type="spellStart"/>
      <w:r>
        <w:t>මෙහි</w:t>
      </w:r>
      <w:proofErr w:type="spellEnd"/>
      <w:r>
        <w:t xml:space="preserve"> </w:t>
      </w:r>
      <w:proofErr w:type="spellStart"/>
      <w:r>
        <w:t>නිෂ්පාදන</w:t>
      </w:r>
      <w:proofErr w:type="spellEnd"/>
      <w:r>
        <w:t xml:space="preserve"> </w:t>
      </w:r>
      <w:proofErr w:type="spellStart"/>
      <w:r>
        <w:t>නම්‍යශීලී</w:t>
      </w:r>
      <w:proofErr w:type="spellEnd"/>
      <w:r>
        <w:t xml:space="preserve"> </w:t>
      </w:r>
      <w:proofErr w:type="spellStart"/>
      <w:r>
        <w:t>බව</w:t>
      </w:r>
      <w:proofErr w:type="spellEnd"/>
      <w:r>
        <w:t xml:space="preserve"> </w:t>
      </w:r>
      <w:proofErr w:type="spellStart"/>
      <w:r>
        <w:t>වැඩිය</w:t>
      </w:r>
      <w:proofErr w:type="spellEnd"/>
      <w:r>
        <w:t xml:space="preserve">. </w:t>
      </w:r>
      <w:proofErr w:type="spellStart"/>
      <w:r>
        <w:t>නමුත්</w:t>
      </w:r>
      <w:proofErr w:type="spellEnd"/>
      <w:r>
        <w:t xml:space="preserve"> </w:t>
      </w:r>
      <w:proofErr w:type="spellStart"/>
      <w:r>
        <w:t>ප්‍රවාහ</w:t>
      </w:r>
      <w:proofErr w:type="spellEnd"/>
      <w:r>
        <w:t xml:space="preserve"> </w:t>
      </w:r>
      <w:proofErr w:type="spellStart"/>
      <w:r>
        <w:t>නිෂ්පාදනයේදී</w:t>
      </w:r>
      <w:proofErr w:type="spellEnd"/>
      <w:r>
        <w:t xml:space="preserve"> </w:t>
      </w:r>
      <w:proofErr w:type="spellStart"/>
      <w:r>
        <w:t>එකම</w:t>
      </w:r>
      <w:proofErr w:type="spellEnd"/>
      <w:r>
        <w:t xml:space="preserve"> </w:t>
      </w:r>
      <w:proofErr w:type="spellStart"/>
      <w:r>
        <w:t>වර්ගයේ</w:t>
      </w:r>
      <w:proofErr w:type="spellEnd"/>
      <w:r>
        <w:t xml:space="preserve"> </w:t>
      </w:r>
      <w:proofErr w:type="spellStart"/>
      <w:r>
        <w:t>භාණ්ඩ</w:t>
      </w:r>
      <w:proofErr w:type="spellEnd"/>
      <w:r>
        <w:t xml:space="preserve"> </w:t>
      </w:r>
      <w:proofErr w:type="spellStart"/>
      <w:r>
        <w:t>විශාල</w:t>
      </w:r>
      <w:proofErr w:type="spellEnd"/>
      <w:r>
        <w:t xml:space="preserve"> </w:t>
      </w:r>
      <w:proofErr w:type="spellStart"/>
      <w:r>
        <w:t>ප්‍රමාණයක්</w:t>
      </w:r>
      <w:proofErr w:type="spellEnd"/>
      <w:r>
        <w:t xml:space="preserve"> </w:t>
      </w:r>
      <w:proofErr w:type="spellStart"/>
      <w:r>
        <w:t>අඛණ්ඩව</w:t>
      </w:r>
      <w:proofErr w:type="spellEnd"/>
      <w:r>
        <w:t xml:space="preserve"> </w:t>
      </w:r>
      <w:proofErr w:type="spellStart"/>
      <w:r>
        <w:t>යන්ත්‍ර</w:t>
      </w:r>
      <w:proofErr w:type="spellEnd"/>
      <w:r>
        <w:t xml:space="preserve"> </w:t>
      </w:r>
      <w:proofErr w:type="spellStart"/>
      <w:r>
        <w:t>සූත්‍ර</w:t>
      </w:r>
      <w:proofErr w:type="spellEnd"/>
      <w:r>
        <w:t xml:space="preserve"> </w:t>
      </w:r>
      <w:proofErr w:type="spellStart"/>
      <w:r>
        <w:t>ඔස්සේ</w:t>
      </w:r>
      <w:proofErr w:type="spellEnd"/>
      <w:r>
        <w:t xml:space="preserve"> </w:t>
      </w:r>
      <w:proofErr w:type="spellStart"/>
      <w:r>
        <w:t>නිපදවයි</w:t>
      </w:r>
      <w:proofErr w:type="spellEnd"/>
      <w:r>
        <w:t xml:space="preserve"> (</w:t>
      </w:r>
      <w:proofErr w:type="spellStart"/>
      <w:r>
        <w:t>උදා</w:t>
      </w:r>
      <w:proofErr w:type="spellEnd"/>
      <w:r>
        <w:t xml:space="preserve">: </w:t>
      </w:r>
      <w:proofErr w:type="spellStart"/>
      <w:r>
        <w:t>බෝතල්</w:t>
      </w:r>
      <w:proofErr w:type="spellEnd"/>
      <w:r>
        <w:t xml:space="preserve"> </w:t>
      </w:r>
      <w:proofErr w:type="spellStart"/>
      <w:r>
        <w:t>කළ</w:t>
      </w:r>
      <w:proofErr w:type="spellEnd"/>
      <w:r>
        <w:t xml:space="preserve"> </w:t>
      </w:r>
      <w:proofErr w:type="spellStart"/>
      <w:r>
        <w:t>පානීය</w:t>
      </w:r>
      <w:proofErr w:type="spellEnd"/>
      <w:r>
        <w:t xml:space="preserve"> </w:t>
      </w:r>
      <w:proofErr w:type="spellStart"/>
      <w:r>
        <w:t>ජලය</w:t>
      </w:r>
      <w:proofErr w:type="spellEnd"/>
      <w:r>
        <w:t xml:space="preserve">). </w:t>
      </w:r>
      <w:proofErr w:type="spellStart"/>
      <w:r>
        <w:t>මෙහි</w:t>
      </w:r>
      <w:proofErr w:type="spellEnd"/>
      <w:r>
        <w:t xml:space="preserve"> </w:t>
      </w:r>
      <w:proofErr w:type="spellStart"/>
      <w:r>
        <w:t>ඒකකයක</w:t>
      </w:r>
      <w:proofErr w:type="spellEnd"/>
      <w:r>
        <w:t xml:space="preserve"> </w:t>
      </w:r>
      <w:proofErr w:type="spellStart"/>
      <w:r>
        <w:t>පිරිවැය</w:t>
      </w:r>
      <w:proofErr w:type="spellEnd"/>
      <w:r>
        <w:t xml:space="preserve"> </w:t>
      </w:r>
      <w:proofErr w:type="spellStart"/>
      <w:r>
        <w:t>අඩු</w:t>
      </w:r>
      <w:proofErr w:type="spellEnd"/>
      <w:r>
        <w:t xml:space="preserve"> </w:t>
      </w:r>
      <w:proofErr w:type="spellStart"/>
      <w:r>
        <w:t>වන</w:t>
      </w:r>
      <w:proofErr w:type="spellEnd"/>
      <w:r>
        <w:t xml:space="preserve"> </w:t>
      </w:r>
      <w:proofErr w:type="spellStart"/>
      <w:r>
        <w:t>අතර</w:t>
      </w:r>
      <w:proofErr w:type="spellEnd"/>
      <w:r>
        <w:t xml:space="preserve"> </w:t>
      </w:r>
      <w:proofErr w:type="spellStart"/>
      <w:r>
        <w:t>නම්‍යශීලී</w:t>
      </w:r>
      <w:proofErr w:type="spellEnd"/>
      <w:r>
        <w:t xml:space="preserve"> </w:t>
      </w:r>
      <w:proofErr w:type="spellStart"/>
      <w:r>
        <w:t>බව</w:t>
      </w:r>
      <w:proofErr w:type="spellEnd"/>
      <w:r>
        <w:t xml:space="preserve"> </w:t>
      </w:r>
      <w:proofErr w:type="spellStart"/>
      <w:r>
        <w:t>අඩුය</w:t>
      </w:r>
      <w:proofErr w:type="spellEnd"/>
      <w:r>
        <w:t>.</w:t>
      </w:r>
    </w:p>
    <w:p w14:paraId="5F1A8DF3" w14:textId="77777777" w:rsidR="00EA27FE" w:rsidRDefault="00000000">
      <w:pPr>
        <w:spacing w:after="120" w:line="240" w:lineRule="auto"/>
      </w:pPr>
      <w:r>
        <w:t>*[</w:t>
      </w:r>
      <w:proofErr w:type="spellStart"/>
      <w:r>
        <w:t>විශ්ලේෂණය</w:t>
      </w:r>
      <w:proofErr w:type="spellEnd"/>
      <w:r>
        <w:t xml:space="preserve"> (Analysis) | </w:t>
      </w:r>
      <w:proofErr w:type="spellStart"/>
      <w:r>
        <w:t>නිෂ්පාදන</w:t>
      </w:r>
      <w:proofErr w:type="spellEnd"/>
      <w:r>
        <w:t xml:space="preserve"> </w:t>
      </w:r>
      <w:proofErr w:type="spellStart"/>
      <w:proofErr w:type="gramStart"/>
      <w:r>
        <w:t>ක්‍රියාවලිය</w:t>
      </w:r>
      <w:proofErr w:type="spellEnd"/>
      <w:r>
        <w:t>]*</w:t>
      </w:r>
      <w:proofErr w:type="gramEnd"/>
    </w:p>
    <w:p w14:paraId="18C49E03" w14:textId="77777777" w:rsidR="00EA27FE" w:rsidRDefault="00000000">
      <w:pPr>
        <w:spacing w:after="120" w:line="240" w:lineRule="auto"/>
      </w:pPr>
      <w:r>
        <w:t>**Q</w:t>
      </w:r>
      <w:proofErr w:type="gramStart"/>
      <w:r>
        <w:t>72:*</w:t>
      </w:r>
      <w:proofErr w:type="gramEnd"/>
      <w:r>
        <w:t xml:space="preserve">* </w:t>
      </w:r>
      <w:proofErr w:type="spellStart"/>
      <w:r>
        <w:t>මෙහෙයුම්</w:t>
      </w:r>
      <w:proofErr w:type="spellEnd"/>
      <w:r>
        <w:t xml:space="preserve"> </w:t>
      </w:r>
      <w:proofErr w:type="spellStart"/>
      <w:r>
        <w:t>කළමනාකරණයේදී</w:t>
      </w:r>
      <w:proofErr w:type="spellEnd"/>
      <w:r>
        <w:t xml:space="preserve"> </w:t>
      </w:r>
      <w:proofErr w:type="spellStart"/>
      <w:r>
        <w:t>නවීන</w:t>
      </w:r>
      <w:proofErr w:type="spellEnd"/>
      <w:r>
        <w:t xml:space="preserve"> </w:t>
      </w:r>
      <w:proofErr w:type="spellStart"/>
      <w:r>
        <w:t>තාක්ෂණය</w:t>
      </w:r>
      <w:proofErr w:type="spellEnd"/>
      <w:r>
        <w:t xml:space="preserve"> </w:t>
      </w:r>
      <w:proofErr w:type="spellStart"/>
      <w:r>
        <w:t>භාවිත</w:t>
      </w:r>
      <w:proofErr w:type="spellEnd"/>
      <w:r>
        <w:t xml:space="preserve"> </w:t>
      </w:r>
      <w:proofErr w:type="spellStart"/>
      <w:r>
        <w:t>කිරීම</w:t>
      </w:r>
      <w:proofErr w:type="spellEnd"/>
      <w:r>
        <w:t xml:space="preserve"> </w:t>
      </w:r>
      <w:proofErr w:type="spellStart"/>
      <w:r>
        <w:t>මගින්</w:t>
      </w:r>
      <w:proofErr w:type="spellEnd"/>
      <w:r>
        <w:t xml:space="preserve"> </w:t>
      </w:r>
      <w:proofErr w:type="spellStart"/>
      <w:r>
        <w:t>ව්‍යාපාරයකට</w:t>
      </w:r>
      <w:proofErr w:type="spellEnd"/>
      <w:r>
        <w:t xml:space="preserve"> </w:t>
      </w:r>
      <w:proofErr w:type="spellStart"/>
      <w:r>
        <w:t>ලැබෙන</w:t>
      </w:r>
      <w:proofErr w:type="spellEnd"/>
      <w:r>
        <w:t xml:space="preserve"> </w:t>
      </w:r>
      <w:proofErr w:type="spellStart"/>
      <w:r>
        <w:t>වාසි</w:t>
      </w:r>
      <w:proofErr w:type="spellEnd"/>
      <w:r>
        <w:t xml:space="preserve"> </w:t>
      </w:r>
      <w:proofErr w:type="spellStart"/>
      <w:r>
        <w:t>මෙන්ම</w:t>
      </w:r>
      <w:proofErr w:type="spellEnd"/>
      <w:r>
        <w:t xml:space="preserve"> </w:t>
      </w:r>
      <w:proofErr w:type="spellStart"/>
      <w:r>
        <w:t>ඇතිවිය</w:t>
      </w:r>
      <w:proofErr w:type="spellEnd"/>
      <w:r>
        <w:t xml:space="preserve"> </w:t>
      </w:r>
      <w:proofErr w:type="spellStart"/>
      <w:r>
        <w:t>හැකි</w:t>
      </w:r>
      <w:proofErr w:type="spellEnd"/>
      <w:r>
        <w:t xml:space="preserve"> </w:t>
      </w:r>
      <w:proofErr w:type="spellStart"/>
      <w:r>
        <w:t>අවාසි</w:t>
      </w:r>
      <w:proofErr w:type="spellEnd"/>
      <w:r>
        <w:t xml:space="preserve"> </w:t>
      </w:r>
      <w:proofErr w:type="spellStart"/>
      <w:r>
        <w:t>පිළිබඳව</w:t>
      </w:r>
      <w:proofErr w:type="spellEnd"/>
      <w:r>
        <w:t xml:space="preserve"> </w:t>
      </w:r>
      <w:proofErr w:type="spellStart"/>
      <w:r>
        <w:t>විශ්ලේෂණය</w:t>
      </w:r>
      <w:proofErr w:type="spellEnd"/>
      <w:r>
        <w:t xml:space="preserve"> </w:t>
      </w:r>
      <w:proofErr w:type="spellStart"/>
      <w:r>
        <w:t>කරන්න</w:t>
      </w:r>
      <w:proofErr w:type="spellEnd"/>
      <w:r>
        <w:t>.</w:t>
      </w:r>
    </w:p>
    <w:p w14:paraId="49EEA0CC" w14:textId="77777777" w:rsidR="00EA27FE" w:rsidRDefault="00000000">
      <w:pPr>
        <w:spacing w:after="120" w:line="240" w:lineRule="auto"/>
      </w:pPr>
      <w:r>
        <w:t>**A</w:t>
      </w:r>
      <w:proofErr w:type="gramStart"/>
      <w:r>
        <w:t>72:*</w:t>
      </w:r>
      <w:proofErr w:type="gramEnd"/>
      <w:r>
        <w:t xml:space="preserve">* </w:t>
      </w:r>
      <w:proofErr w:type="spellStart"/>
      <w:r>
        <w:t>වාසි</w:t>
      </w:r>
      <w:proofErr w:type="spellEnd"/>
      <w:r>
        <w:t xml:space="preserve">: </w:t>
      </w:r>
      <w:proofErr w:type="spellStart"/>
      <w:r>
        <w:t>නිෂ්පාදන</w:t>
      </w:r>
      <w:proofErr w:type="spellEnd"/>
      <w:r>
        <w:t xml:space="preserve"> </w:t>
      </w:r>
      <w:proofErr w:type="spellStart"/>
      <w:r>
        <w:t>පිරිවැය</w:t>
      </w:r>
      <w:proofErr w:type="spellEnd"/>
      <w:r>
        <w:t xml:space="preserve"> </w:t>
      </w:r>
      <w:proofErr w:type="spellStart"/>
      <w:r>
        <w:t>අවම</w:t>
      </w:r>
      <w:proofErr w:type="spellEnd"/>
      <w:r>
        <w:t xml:space="preserve"> </w:t>
      </w:r>
      <w:proofErr w:type="spellStart"/>
      <w:r>
        <w:t>වීම</w:t>
      </w:r>
      <w:proofErr w:type="spellEnd"/>
      <w:r>
        <w:t xml:space="preserve">, </w:t>
      </w:r>
      <w:proofErr w:type="spellStart"/>
      <w:r>
        <w:t>කාර්යක්ෂමතාව</w:t>
      </w:r>
      <w:proofErr w:type="spellEnd"/>
      <w:r>
        <w:t xml:space="preserve"> </w:t>
      </w:r>
      <w:proofErr w:type="spellStart"/>
      <w:r>
        <w:t>සහ</w:t>
      </w:r>
      <w:proofErr w:type="spellEnd"/>
      <w:r>
        <w:t xml:space="preserve"> </w:t>
      </w:r>
      <w:proofErr w:type="spellStart"/>
      <w:r>
        <w:t>නිෂ්පාදන</w:t>
      </w:r>
      <w:proofErr w:type="spellEnd"/>
      <w:r>
        <w:t xml:space="preserve"> </w:t>
      </w:r>
      <w:proofErr w:type="spellStart"/>
      <w:r>
        <w:t>ධාරිතාව</w:t>
      </w:r>
      <w:proofErr w:type="spellEnd"/>
      <w:r>
        <w:t xml:space="preserve"> </w:t>
      </w:r>
      <w:proofErr w:type="spellStart"/>
      <w:r>
        <w:t>ඉහළ</w:t>
      </w:r>
      <w:proofErr w:type="spellEnd"/>
      <w:r>
        <w:t xml:space="preserve"> </w:t>
      </w:r>
      <w:proofErr w:type="spellStart"/>
      <w:r>
        <w:t>යාම</w:t>
      </w:r>
      <w:proofErr w:type="spellEnd"/>
      <w:r>
        <w:t xml:space="preserve">, </w:t>
      </w:r>
      <w:proofErr w:type="spellStart"/>
      <w:r>
        <w:t>සහ</w:t>
      </w:r>
      <w:proofErr w:type="spellEnd"/>
      <w:r>
        <w:t xml:space="preserve"> </w:t>
      </w:r>
      <w:proofErr w:type="spellStart"/>
      <w:r>
        <w:t>උසස්</w:t>
      </w:r>
      <w:proofErr w:type="spellEnd"/>
      <w:r>
        <w:t xml:space="preserve"> </w:t>
      </w:r>
      <w:proofErr w:type="spellStart"/>
      <w:r>
        <w:t>තත්ත්වයේ</w:t>
      </w:r>
      <w:proofErr w:type="spellEnd"/>
      <w:r>
        <w:t xml:space="preserve"> </w:t>
      </w:r>
      <w:proofErr w:type="spellStart"/>
      <w:r>
        <w:t>ඒකාකාරී</w:t>
      </w:r>
      <w:proofErr w:type="spellEnd"/>
      <w:r>
        <w:t xml:space="preserve"> </w:t>
      </w:r>
      <w:proofErr w:type="spellStart"/>
      <w:r>
        <w:t>භාණ්ඩ</w:t>
      </w:r>
      <w:proofErr w:type="spellEnd"/>
      <w:r>
        <w:t xml:space="preserve"> </w:t>
      </w:r>
      <w:proofErr w:type="spellStart"/>
      <w:r>
        <w:t>නිපදවිය</w:t>
      </w:r>
      <w:proofErr w:type="spellEnd"/>
      <w:r>
        <w:t xml:space="preserve"> </w:t>
      </w:r>
      <w:proofErr w:type="spellStart"/>
      <w:r>
        <w:t>හැකි</w:t>
      </w:r>
      <w:proofErr w:type="spellEnd"/>
      <w:r>
        <w:t xml:space="preserve"> </w:t>
      </w:r>
      <w:proofErr w:type="spellStart"/>
      <w:r>
        <w:t>වීම</w:t>
      </w:r>
      <w:proofErr w:type="spellEnd"/>
      <w:r>
        <w:t xml:space="preserve">. </w:t>
      </w:r>
      <w:proofErr w:type="spellStart"/>
      <w:r>
        <w:t>අවාසි</w:t>
      </w:r>
      <w:proofErr w:type="spellEnd"/>
      <w:r>
        <w:t xml:space="preserve">: </w:t>
      </w:r>
      <w:proofErr w:type="spellStart"/>
      <w:r>
        <w:t>තාක්ෂණය</w:t>
      </w:r>
      <w:proofErr w:type="spellEnd"/>
      <w:r>
        <w:t xml:space="preserve"> </w:t>
      </w:r>
      <w:proofErr w:type="spellStart"/>
      <w:r>
        <w:t>සහ</w:t>
      </w:r>
      <w:proofErr w:type="spellEnd"/>
      <w:r>
        <w:t xml:space="preserve"> </w:t>
      </w:r>
      <w:proofErr w:type="spellStart"/>
      <w:r>
        <w:t>යන්ත්‍ර</w:t>
      </w:r>
      <w:proofErr w:type="spellEnd"/>
      <w:r>
        <w:t xml:space="preserve"> </w:t>
      </w:r>
      <w:proofErr w:type="spellStart"/>
      <w:r>
        <w:t>සූත්‍ර</w:t>
      </w:r>
      <w:proofErr w:type="spellEnd"/>
      <w:r>
        <w:t xml:space="preserve"> </w:t>
      </w:r>
      <w:proofErr w:type="spellStart"/>
      <w:r>
        <w:t>ස්ථාපනය</w:t>
      </w:r>
      <w:proofErr w:type="spellEnd"/>
      <w:r>
        <w:t xml:space="preserve"> </w:t>
      </w:r>
      <w:proofErr w:type="spellStart"/>
      <w:r>
        <w:t>කිරීමට</w:t>
      </w:r>
      <w:proofErr w:type="spellEnd"/>
      <w:r>
        <w:t xml:space="preserve"> </w:t>
      </w:r>
      <w:proofErr w:type="spellStart"/>
      <w:r>
        <w:t>අධික</w:t>
      </w:r>
      <w:proofErr w:type="spellEnd"/>
      <w:r>
        <w:t xml:space="preserve"> </w:t>
      </w:r>
      <w:proofErr w:type="spellStart"/>
      <w:r>
        <w:t>ආරම්භක</w:t>
      </w:r>
      <w:proofErr w:type="spellEnd"/>
      <w:r>
        <w:t xml:space="preserve"> </w:t>
      </w:r>
      <w:proofErr w:type="spellStart"/>
      <w:r>
        <w:t>ප්‍රාග්ධනයක්</w:t>
      </w:r>
      <w:proofErr w:type="spellEnd"/>
      <w:r>
        <w:t xml:space="preserve"> </w:t>
      </w:r>
      <w:proofErr w:type="spellStart"/>
      <w:r>
        <w:t>වැය</w:t>
      </w:r>
      <w:proofErr w:type="spellEnd"/>
      <w:r>
        <w:t xml:space="preserve"> </w:t>
      </w:r>
      <w:proofErr w:type="spellStart"/>
      <w:r>
        <w:t>වීම</w:t>
      </w:r>
      <w:proofErr w:type="spellEnd"/>
      <w:r>
        <w:t xml:space="preserve">, </w:t>
      </w:r>
      <w:proofErr w:type="spellStart"/>
      <w:r>
        <w:t>සේවකයින්</w:t>
      </w:r>
      <w:proofErr w:type="spellEnd"/>
      <w:r>
        <w:t xml:space="preserve"> </w:t>
      </w:r>
      <w:proofErr w:type="spellStart"/>
      <w:r>
        <w:t>අතිරික්ත</w:t>
      </w:r>
      <w:proofErr w:type="spellEnd"/>
      <w:r>
        <w:t xml:space="preserve"> </w:t>
      </w:r>
      <w:proofErr w:type="spellStart"/>
      <w:r>
        <w:t>වීම</w:t>
      </w:r>
      <w:proofErr w:type="spellEnd"/>
      <w:r>
        <w:t xml:space="preserve"> </w:t>
      </w:r>
      <w:proofErr w:type="spellStart"/>
      <w:r>
        <w:t>නිසා</w:t>
      </w:r>
      <w:proofErr w:type="spellEnd"/>
      <w:r>
        <w:t xml:space="preserve"> </w:t>
      </w:r>
      <w:proofErr w:type="spellStart"/>
      <w:r>
        <w:t>රැකියා</w:t>
      </w:r>
      <w:proofErr w:type="spellEnd"/>
      <w:r>
        <w:t xml:space="preserve"> </w:t>
      </w:r>
      <w:proofErr w:type="spellStart"/>
      <w:r>
        <w:t>අහිමි</w:t>
      </w:r>
      <w:proofErr w:type="spellEnd"/>
      <w:r>
        <w:t xml:space="preserve"> </w:t>
      </w:r>
      <w:proofErr w:type="spellStart"/>
      <w:r>
        <w:t>වීම</w:t>
      </w:r>
      <w:proofErr w:type="spellEnd"/>
      <w:r>
        <w:t xml:space="preserve">, </w:t>
      </w:r>
      <w:proofErr w:type="spellStart"/>
      <w:r>
        <w:t>සහ</w:t>
      </w:r>
      <w:proofErr w:type="spellEnd"/>
      <w:r>
        <w:t xml:space="preserve"> </w:t>
      </w:r>
      <w:proofErr w:type="spellStart"/>
      <w:r>
        <w:t>තාක්ෂණික</w:t>
      </w:r>
      <w:proofErr w:type="spellEnd"/>
      <w:r>
        <w:t xml:space="preserve"> </w:t>
      </w:r>
      <w:proofErr w:type="spellStart"/>
      <w:r>
        <w:t>බිඳවැටීම්වලදී</w:t>
      </w:r>
      <w:proofErr w:type="spellEnd"/>
      <w:r>
        <w:t xml:space="preserve"> </w:t>
      </w:r>
      <w:proofErr w:type="spellStart"/>
      <w:r>
        <w:t>සමස්ත</w:t>
      </w:r>
      <w:proofErr w:type="spellEnd"/>
      <w:r>
        <w:t xml:space="preserve"> </w:t>
      </w:r>
      <w:proofErr w:type="spellStart"/>
      <w:r>
        <w:t>නිෂ්පාදන</w:t>
      </w:r>
      <w:proofErr w:type="spellEnd"/>
      <w:r>
        <w:t xml:space="preserve"> </w:t>
      </w:r>
      <w:proofErr w:type="spellStart"/>
      <w:r>
        <w:t>ක්‍රියාවලියම</w:t>
      </w:r>
      <w:proofErr w:type="spellEnd"/>
      <w:r>
        <w:t xml:space="preserve"> </w:t>
      </w:r>
      <w:proofErr w:type="spellStart"/>
      <w:r>
        <w:t>අක්‍රිය</w:t>
      </w:r>
      <w:proofErr w:type="spellEnd"/>
      <w:r>
        <w:t xml:space="preserve"> </w:t>
      </w:r>
      <w:proofErr w:type="spellStart"/>
      <w:r>
        <w:t>වීම</w:t>
      </w:r>
      <w:proofErr w:type="spellEnd"/>
      <w:r>
        <w:t>.</w:t>
      </w:r>
    </w:p>
    <w:p w14:paraId="629B856E" w14:textId="77777777" w:rsidR="00EA27FE" w:rsidRDefault="00000000">
      <w:pPr>
        <w:spacing w:after="120" w:line="240" w:lineRule="auto"/>
      </w:pPr>
      <w:r>
        <w:t>*[</w:t>
      </w:r>
      <w:proofErr w:type="spellStart"/>
      <w:r>
        <w:t>විශ්ලේෂණය</w:t>
      </w:r>
      <w:proofErr w:type="spellEnd"/>
      <w:r>
        <w:t xml:space="preserve"> (Analysis) | </w:t>
      </w:r>
      <w:proofErr w:type="spellStart"/>
      <w:r>
        <w:t>තාක්ෂණය</w:t>
      </w:r>
      <w:proofErr w:type="spellEnd"/>
      <w:r>
        <w:t xml:space="preserve"> </w:t>
      </w:r>
      <w:proofErr w:type="spellStart"/>
      <w:r>
        <w:t>හා</w:t>
      </w:r>
      <w:proofErr w:type="spellEnd"/>
      <w:r>
        <w:t xml:space="preserve"> </w:t>
      </w:r>
      <w:proofErr w:type="spellStart"/>
      <w:proofErr w:type="gramStart"/>
      <w:r>
        <w:t>නිෂ්පාදනය</w:t>
      </w:r>
      <w:proofErr w:type="spellEnd"/>
      <w:r>
        <w:t>]*</w:t>
      </w:r>
      <w:proofErr w:type="gramEnd"/>
    </w:p>
    <w:p w14:paraId="035AA634" w14:textId="77777777" w:rsidR="00EA27FE" w:rsidRDefault="00000000">
      <w:pPr>
        <w:spacing w:after="120" w:line="240" w:lineRule="auto"/>
      </w:pPr>
      <w:r>
        <w:t xml:space="preserve">**Topic: </w:t>
      </w:r>
      <w:proofErr w:type="spellStart"/>
      <w:r>
        <w:t>ව්‍යාපාර</w:t>
      </w:r>
      <w:proofErr w:type="spellEnd"/>
      <w:r>
        <w:t xml:space="preserve"> </w:t>
      </w:r>
      <w:proofErr w:type="spellStart"/>
      <w:r>
        <w:t>ආචාර</w:t>
      </w:r>
      <w:proofErr w:type="spellEnd"/>
      <w:r>
        <w:t xml:space="preserve"> </w:t>
      </w:r>
      <w:proofErr w:type="spellStart"/>
      <w:r>
        <w:t>ධර්ම</w:t>
      </w:r>
      <w:proofErr w:type="spellEnd"/>
      <w:r>
        <w:t xml:space="preserve"> </w:t>
      </w:r>
      <w:proofErr w:type="spellStart"/>
      <w:r>
        <w:t>හා</w:t>
      </w:r>
      <w:proofErr w:type="spellEnd"/>
      <w:r>
        <w:t xml:space="preserve"> </w:t>
      </w:r>
      <w:proofErr w:type="spellStart"/>
      <w:r>
        <w:t>සමාජ</w:t>
      </w:r>
      <w:proofErr w:type="spellEnd"/>
      <w:r>
        <w:t xml:space="preserve"> </w:t>
      </w:r>
      <w:proofErr w:type="spellStart"/>
      <w:r>
        <w:t>වගකීම</w:t>
      </w:r>
      <w:proofErr w:type="spellEnd"/>
      <w:r>
        <w:t xml:space="preserve"> (Business Ethics &amp; Social Responsibility) — 10 questions**</w:t>
      </w:r>
    </w:p>
    <w:p w14:paraId="47A6D92E" w14:textId="77777777" w:rsidR="00EA27FE" w:rsidRDefault="00000000">
      <w:pPr>
        <w:spacing w:after="120" w:line="240" w:lineRule="auto"/>
      </w:pPr>
      <w:r>
        <w:t>**Q</w:t>
      </w:r>
      <w:proofErr w:type="gramStart"/>
      <w:r>
        <w:t>73:*</w:t>
      </w:r>
      <w:proofErr w:type="gramEnd"/>
      <w:r>
        <w:t xml:space="preserve">* </w:t>
      </w:r>
      <w:proofErr w:type="spellStart"/>
      <w:r>
        <w:t>ව්‍යාපාර</w:t>
      </w:r>
      <w:proofErr w:type="spellEnd"/>
      <w:r>
        <w:t xml:space="preserve"> </w:t>
      </w:r>
      <w:proofErr w:type="spellStart"/>
      <w:r>
        <w:t>ආචාර</w:t>
      </w:r>
      <w:proofErr w:type="spellEnd"/>
      <w:r>
        <w:t xml:space="preserve"> </w:t>
      </w:r>
      <w:proofErr w:type="spellStart"/>
      <w:r>
        <w:t>ධර්ම</w:t>
      </w:r>
      <w:proofErr w:type="spellEnd"/>
      <w:r>
        <w:t xml:space="preserve"> </w:t>
      </w:r>
      <w:proofErr w:type="spellStart"/>
      <w:r>
        <w:t>යනු</w:t>
      </w:r>
      <w:proofErr w:type="spellEnd"/>
      <w:r>
        <w:t xml:space="preserve"> </w:t>
      </w:r>
      <w:proofErr w:type="spellStart"/>
      <w:r>
        <w:t>මොනවාදැයි</w:t>
      </w:r>
      <w:proofErr w:type="spellEnd"/>
      <w:r>
        <w:t xml:space="preserve"> </w:t>
      </w:r>
      <w:proofErr w:type="spellStart"/>
      <w:r>
        <w:t>අර්ථ</w:t>
      </w:r>
      <w:proofErr w:type="spellEnd"/>
      <w:r>
        <w:t xml:space="preserve"> </w:t>
      </w:r>
      <w:proofErr w:type="spellStart"/>
      <w:r>
        <w:t>දක්වන්න</w:t>
      </w:r>
      <w:proofErr w:type="spellEnd"/>
      <w:r>
        <w:t>.</w:t>
      </w:r>
    </w:p>
    <w:p w14:paraId="66E68DB4" w14:textId="77777777" w:rsidR="00EA27FE" w:rsidRDefault="00000000">
      <w:pPr>
        <w:spacing w:after="120" w:line="240" w:lineRule="auto"/>
      </w:pPr>
      <w:r>
        <w:t>**A</w:t>
      </w:r>
      <w:proofErr w:type="gramStart"/>
      <w:r>
        <w:t>73:*</w:t>
      </w:r>
      <w:proofErr w:type="gramEnd"/>
      <w:r>
        <w:t xml:space="preserve">* </w:t>
      </w:r>
      <w:proofErr w:type="spellStart"/>
      <w:r>
        <w:t>ව්‍යාපාරික</w:t>
      </w:r>
      <w:proofErr w:type="spellEnd"/>
      <w:r>
        <w:t xml:space="preserve"> </w:t>
      </w:r>
      <w:proofErr w:type="spellStart"/>
      <w:r>
        <w:t>කටයුතු</w:t>
      </w:r>
      <w:proofErr w:type="spellEnd"/>
      <w:r>
        <w:t xml:space="preserve"> </w:t>
      </w:r>
      <w:proofErr w:type="spellStart"/>
      <w:r>
        <w:t>සංවිධානය</w:t>
      </w:r>
      <w:proofErr w:type="spellEnd"/>
      <w:r>
        <w:t xml:space="preserve"> </w:t>
      </w:r>
      <w:proofErr w:type="spellStart"/>
      <w:r>
        <w:t>කිරීමේදී</w:t>
      </w:r>
      <w:proofErr w:type="spellEnd"/>
      <w:r>
        <w:t xml:space="preserve"> </w:t>
      </w:r>
      <w:proofErr w:type="spellStart"/>
      <w:r>
        <w:t>සහ</w:t>
      </w:r>
      <w:proofErr w:type="spellEnd"/>
      <w:r>
        <w:t xml:space="preserve"> </w:t>
      </w:r>
      <w:proofErr w:type="spellStart"/>
      <w:r>
        <w:t>පවත්වාගෙන</w:t>
      </w:r>
      <w:proofErr w:type="spellEnd"/>
      <w:r>
        <w:t xml:space="preserve"> </w:t>
      </w:r>
      <w:proofErr w:type="spellStart"/>
      <w:r>
        <w:t>යාමේදී</w:t>
      </w:r>
      <w:proofErr w:type="spellEnd"/>
      <w:r>
        <w:t xml:space="preserve"> </w:t>
      </w:r>
      <w:proofErr w:type="spellStart"/>
      <w:r>
        <w:t>අනුගමනය</w:t>
      </w:r>
      <w:proofErr w:type="spellEnd"/>
      <w:r>
        <w:t xml:space="preserve"> </w:t>
      </w:r>
      <w:proofErr w:type="spellStart"/>
      <w:r>
        <w:t>කළ</w:t>
      </w:r>
      <w:proofErr w:type="spellEnd"/>
      <w:r>
        <w:t xml:space="preserve"> </w:t>
      </w:r>
      <w:proofErr w:type="spellStart"/>
      <w:r>
        <w:t>යුතු</w:t>
      </w:r>
      <w:proofErr w:type="spellEnd"/>
      <w:r>
        <w:t xml:space="preserve"> </w:t>
      </w:r>
      <w:proofErr w:type="spellStart"/>
      <w:r>
        <w:t>යහපත්</w:t>
      </w:r>
      <w:proofErr w:type="spellEnd"/>
      <w:r>
        <w:t xml:space="preserve"> </w:t>
      </w:r>
      <w:proofErr w:type="spellStart"/>
      <w:r>
        <w:t>සදාචාරාත්මක</w:t>
      </w:r>
      <w:proofErr w:type="spellEnd"/>
      <w:r>
        <w:t xml:space="preserve"> </w:t>
      </w:r>
      <w:proofErr w:type="spellStart"/>
      <w:r>
        <w:t>අගයන්</w:t>
      </w:r>
      <w:proofErr w:type="spellEnd"/>
      <w:r>
        <w:t xml:space="preserve">, </w:t>
      </w:r>
      <w:proofErr w:type="spellStart"/>
      <w:r>
        <w:t>ප්‍රමිතීන්</w:t>
      </w:r>
      <w:proofErr w:type="spellEnd"/>
      <w:r>
        <w:t xml:space="preserve"> </w:t>
      </w:r>
      <w:proofErr w:type="spellStart"/>
      <w:r>
        <w:t>සහ</w:t>
      </w:r>
      <w:proofErr w:type="spellEnd"/>
      <w:r>
        <w:t xml:space="preserve"> </w:t>
      </w:r>
      <w:proofErr w:type="spellStart"/>
      <w:r>
        <w:t>රීති</w:t>
      </w:r>
      <w:proofErr w:type="spellEnd"/>
      <w:r>
        <w:t xml:space="preserve"> </w:t>
      </w:r>
      <w:proofErr w:type="spellStart"/>
      <w:r>
        <w:t>පද්ධතිය</w:t>
      </w:r>
      <w:proofErr w:type="spellEnd"/>
      <w:r>
        <w:t xml:space="preserve"> </w:t>
      </w:r>
      <w:proofErr w:type="spellStart"/>
      <w:r>
        <w:t>ව්‍යාපාර</w:t>
      </w:r>
      <w:proofErr w:type="spellEnd"/>
      <w:r>
        <w:t xml:space="preserve"> </w:t>
      </w:r>
      <w:proofErr w:type="spellStart"/>
      <w:r>
        <w:t>ආචාර</w:t>
      </w:r>
      <w:proofErr w:type="spellEnd"/>
      <w:r>
        <w:t xml:space="preserve"> </w:t>
      </w:r>
      <w:proofErr w:type="spellStart"/>
      <w:r>
        <w:t>ධර්ම</w:t>
      </w:r>
      <w:proofErr w:type="spellEnd"/>
      <w:r>
        <w:t xml:space="preserve"> </w:t>
      </w:r>
      <w:proofErr w:type="spellStart"/>
      <w:r>
        <w:t>ලෙස</w:t>
      </w:r>
      <w:proofErr w:type="spellEnd"/>
      <w:r>
        <w:t xml:space="preserve"> </w:t>
      </w:r>
      <w:proofErr w:type="spellStart"/>
      <w:r>
        <w:t>හඳුන්වනු</w:t>
      </w:r>
      <w:proofErr w:type="spellEnd"/>
      <w:r>
        <w:t xml:space="preserve"> </w:t>
      </w:r>
      <w:proofErr w:type="spellStart"/>
      <w:r>
        <w:t>ලැබේ</w:t>
      </w:r>
      <w:proofErr w:type="spellEnd"/>
      <w:r>
        <w:t xml:space="preserve">. </w:t>
      </w:r>
      <w:proofErr w:type="spellStart"/>
      <w:r>
        <w:t>මෙහිදී</w:t>
      </w:r>
      <w:proofErr w:type="spellEnd"/>
      <w:r>
        <w:t xml:space="preserve"> </w:t>
      </w:r>
      <w:proofErr w:type="spellStart"/>
      <w:r>
        <w:t>නීතියට</w:t>
      </w:r>
      <w:proofErr w:type="spellEnd"/>
      <w:r>
        <w:t xml:space="preserve"> </w:t>
      </w:r>
      <w:proofErr w:type="spellStart"/>
      <w:r>
        <w:t>ගරු</w:t>
      </w:r>
      <w:proofErr w:type="spellEnd"/>
      <w:r>
        <w:t xml:space="preserve"> </w:t>
      </w:r>
      <w:proofErr w:type="spellStart"/>
      <w:r>
        <w:t>කිරීම</w:t>
      </w:r>
      <w:proofErr w:type="spellEnd"/>
      <w:r>
        <w:t xml:space="preserve">, </w:t>
      </w:r>
      <w:proofErr w:type="spellStart"/>
      <w:r>
        <w:t>පාරිභෝගිකයන්ට</w:t>
      </w:r>
      <w:proofErr w:type="spellEnd"/>
      <w:r>
        <w:t xml:space="preserve"> </w:t>
      </w:r>
      <w:proofErr w:type="spellStart"/>
      <w:r>
        <w:t>සාධාරණ</w:t>
      </w:r>
      <w:proofErr w:type="spellEnd"/>
      <w:r>
        <w:t xml:space="preserve"> </w:t>
      </w:r>
      <w:proofErr w:type="spellStart"/>
      <w:r>
        <w:t>ලෙස</w:t>
      </w:r>
      <w:proofErr w:type="spellEnd"/>
      <w:r>
        <w:t xml:space="preserve"> </w:t>
      </w:r>
      <w:proofErr w:type="spellStart"/>
      <w:r>
        <w:t>සැලකීම</w:t>
      </w:r>
      <w:proofErr w:type="spellEnd"/>
      <w:r>
        <w:t xml:space="preserve">, </w:t>
      </w:r>
      <w:proofErr w:type="spellStart"/>
      <w:r>
        <w:t>වංචා</w:t>
      </w:r>
      <w:proofErr w:type="spellEnd"/>
      <w:r>
        <w:t xml:space="preserve"> </w:t>
      </w:r>
      <w:proofErr w:type="spellStart"/>
      <w:r>
        <w:t>නොකිරීම</w:t>
      </w:r>
      <w:proofErr w:type="spellEnd"/>
      <w:r>
        <w:t xml:space="preserve"> </w:t>
      </w:r>
      <w:proofErr w:type="spellStart"/>
      <w:r>
        <w:t>සහ</w:t>
      </w:r>
      <w:proofErr w:type="spellEnd"/>
      <w:r>
        <w:t xml:space="preserve"> </w:t>
      </w:r>
      <w:proofErr w:type="spellStart"/>
      <w:r>
        <w:t>ගෞරවාන්විතව</w:t>
      </w:r>
      <w:proofErr w:type="spellEnd"/>
      <w:r>
        <w:t xml:space="preserve"> </w:t>
      </w:r>
      <w:proofErr w:type="spellStart"/>
      <w:r>
        <w:t>කටයුතු</w:t>
      </w:r>
      <w:proofErr w:type="spellEnd"/>
      <w:r>
        <w:t xml:space="preserve"> </w:t>
      </w:r>
      <w:proofErr w:type="spellStart"/>
      <w:r>
        <w:t>කිරීම</w:t>
      </w:r>
      <w:proofErr w:type="spellEnd"/>
      <w:r>
        <w:t xml:space="preserve"> </w:t>
      </w:r>
      <w:proofErr w:type="spellStart"/>
      <w:r>
        <w:t>ආදිය</w:t>
      </w:r>
      <w:proofErr w:type="spellEnd"/>
      <w:r>
        <w:t xml:space="preserve"> </w:t>
      </w:r>
      <w:proofErr w:type="spellStart"/>
      <w:r>
        <w:t>ඇතුළත්</w:t>
      </w:r>
      <w:proofErr w:type="spellEnd"/>
      <w:r>
        <w:t xml:space="preserve"> </w:t>
      </w:r>
      <w:proofErr w:type="spellStart"/>
      <w:r>
        <w:t>වේ</w:t>
      </w:r>
      <w:proofErr w:type="spellEnd"/>
      <w:r>
        <w:t>.</w:t>
      </w:r>
    </w:p>
    <w:p w14:paraId="35D723FC" w14:textId="77777777" w:rsidR="00EA27FE" w:rsidRDefault="00000000">
      <w:pPr>
        <w:spacing w:after="120" w:line="240" w:lineRule="auto"/>
      </w:pPr>
      <w:r>
        <w:t>*[</w:t>
      </w:r>
      <w:proofErr w:type="spellStart"/>
      <w:r>
        <w:t>දැනුම</w:t>
      </w:r>
      <w:proofErr w:type="spellEnd"/>
      <w:r>
        <w:t xml:space="preserve"> (Knowledge) | </w:t>
      </w:r>
      <w:proofErr w:type="spellStart"/>
      <w:r>
        <w:t>ව්‍යාපාර</w:t>
      </w:r>
      <w:proofErr w:type="spellEnd"/>
      <w:r>
        <w:t xml:space="preserve"> </w:t>
      </w:r>
      <w:proofErr w:type="spellStart"/>
      <w:r>
        <w:t>ආචාර</w:t>
      </w:r>
      <w:proofErr w:type="spellEnd"/>
      <w:r>
        <w:t xml:space="preserve"> </w:t>
      </w:r>
      <w:proofErr w:type="spellStart"/>
      <w:proofErr w:type="gramStart"/>
      <w:r>
        <w:t>ධර්ම</w:t>
      </w:r>
      <w:proofErr w:type="spellEnd"/>
      <w:r>
        <w:t>]*</w:t>
      </w:r>
      <w:proofErr w:type="gramEnd"/>
    </w:p>
    <w:p w14:paraId="198C3C1D" w14:textId="77777777" w:rsidR="00EA27FE" w:rsidRDefault="00000000">
      <w:pPr>
        <w:spacing w:after="120" w:line="240" w:lineRule="auto"/>
      </w:pPr>
      <w:r>
        <w:t>**Q</w:t>
      </w:r>
      <w:proofErr w:type="gramStart"/>
      <w:r>
        <w:t>74:*</w:t>
      </w:r>
      <w:proofErr w:type="gramEnd"/>
      <w:r>
        <w:t xml:space="preserve">* </w:t>
      </w:r>
      <w:proofErr w:type="spellStart"/>
      <w:r>
        <w:t>ශ්‍රී</w:t>
      </w:r>
      <w:proofErr w:type="spellEnd"/>
      <w:r>
        <w:t xml:space="preserve"> </w:t>
      </w:r>
      <w:proofErr w:type="spellStart"/>
      <w:r>
        <w:t>ලංකාවේ</w:t>
      </w:r>
      <w:proofErr w:type="spellEnd"/>
      <w:r>
        <w:t xml:space="preserve"> </w:t>
      </w:r>
      <w:proofErr w:type="spellStart"/>
      <w:r>
        <w:t>පාරිභෝගික</w:t>
      </w:r>
      <w:proofErr w:type="spellEnd"/>
      <w:r>
        <w:t xml:space="preserve"> </w:t>
      </w:r>
      <w:proofErr w:type="spellStart"/>
      <w:r>
        <w:t>කටයුතු</w:t>
      </w:r>
      <w:proofErr w:type="spellEnd"/>
      <w:r>
        <w:t xml:space="preserve"> </w:t>
      </w:r>
      <w:proofErr w:type="spellStart"/>
      <w:r>
        <w:t>පිළිබඳ</w:t>
      </w:r>
      <w:proofErr w:type="spellEnd"/>
      <w:r>
        <w:t xml:space="preserve"> </w:t>
      </w:r>
      <w:proofErr w:type="spellStart"/>
      <w:r>
        <w:t>අධිකාරිය</w:t>
      </w:r>
      <w:proofErr w:type="spellEnd"/>
      <w:r>
        <w:t xml:space="preserve"> </w:t>
      </w:r>
      <w:proofErr w:type="spellStart"/>
      <w:r>
        <w:t>මගින්</w:t>
      </w:r>
      <w:proofErr w:type="spellEnd"/>
      <w:r>
        <w:t xml:space="preserve"> </w:t>
      </w:r>
      <w:proofErr w:type="spellStart"/>
      <w:r>
        <w:t>පාරිභෝගිකයා</w:t>
      </w:r>
      <w:proofErr w:type="spellEnd"/>
      <w:r>
        <w:t xml:space="preserve"> </w:t>
      </w:r>
      <w:proofErr w:type="spellStart"/>
      <w:r>
        <w:t>ආරක්ෂා</w:t>
      </w:r>
      <w:proofErr w:type="spellEnd"/>
      <w:r>
        <w:t xml:space="preserve"> </w:t>
      </w:r>
      <w:proofErr w:type="spellStart"/>
      <w:r>
        <w:t>කිරීම</w:t>
      </w:r>
      <w:proofErr w:type="spellEnd"/>
      <w:r>
        <w:t xml:space="preserve"> </w:t>
      </w:r>
      <w:proofErr w:type="spellStart"/>
      <w:r>
        <w:t>සඳහා</w:t>
      </w:r>
      <w:proofErr w:type="spellEnd"/>
      <w:r>
        <w:t xml:space="preserve"> </w:t>
      </w:r>
      <w:proofErr w:type="spellStart"/>
      <w:r>
        <w:t>සපයනු</w:t>
      </w:r>
      <w:proofErr w:type="spellEnd"/>
      <w:r>
        <w:t xml:space="preserve"> </w:t>
      </w:r>
      <w:proofErr w:type="spellStart"/>
      <w:r>
        <w:t>ලබන</w:t>
      </w:r>
      <w:proofErr w:type="spellEnd"/>
      <w:r>
        <w:t xml:space="preserve"> </w:t>
      </w:r>
      <w:proofErr w:type="spellStart"/>
      <w:r>
        <w:t>ප්‍රධාන</w:t>
      </w:r>
      <w:proofErr w:type="spellEnd"/>
      <w:r>
        <w:t xml:space="preserve"> </w:t>
      </w:r>
      <w:proofErr w:type="spellStart"/>
      <w:r>
        <w:t>සේවාවන්</w:t>
      </w:r>
      <w:proofErr w:type="spellEnd"/>
      <w:r>
        <w:t xml:space="preserve"> </w:t>
      </w:r>
      <w:proofErr w:type="spellStart"/>
      <w:r>
        <w:t>දෙකක්</w:t>
      </w:r>
      <w:proofErr w:type="spellEnd"/>
      <w:r>
        <w:t xml:space="preserve"> </w:t>
      </w:r>
      <w:proofErr w:type="spellStart"/>
      <w:r>
        <w:t>නම්</w:t>
      </w:r>
      <w:proofErr w:type="spellEnd"/>
      <w:r>
        <w:t xml:space="preserve"> </w:t>
      </w:r>
      <w:proofErr w:type="spellStart"/>
      <w:r>
        <w:t>කරන්න</w:t>
      </w:r>
      <w:proofErr w:type="spellEnd"/>
      <w:r>
        <w:t>.</w:t>
      </w:r>
    </w:p>
    <w:p w14:paraId="33EAD58A" w14:textId="77777777" w:rsidR="00EA27FE" w:rsidRDefault="00000000">
      <w:pPr>
        <w:spacing w:after="120" w:line="240" w:lineRule="auto"/>
      </w:pPr>
      <w:r>
        <w:t>**A</w:t>
      </w:r>
      <w:proofErr w:type="gramStart"/>
      <w:r>
        <w:t>74:*</w:t>
      </w:r>
      <w:proofErr w:type="gramEnd"/>
      <w:r>
        <w:t xml:space="preserve">* </w:t>
      </w:r>
      <w:proofErr w:type="spellStart"/>
      <w:r>
        <w:t>ශ්‍රී</w:t>
      </w:r>
      <w:proofErr w:type="spellEnd"/>
      <w:r>
        <w:t xml:space="preserve"> </w:t>
      </w:r>
      <w:proofErr w:type="spellStart"/>
      <w:r>
        <w:t>ලංකාවේ</w:t>
      </w:r>
      <w:proofErr w:type="spellEnd"/>
      <w:r>
        <w:t xml:space="preserve"> </w:t>
      </w:r>
      <w:proofErr w:type="spellStart"/>
      <w:r>
        <w:t>පාරිභෝගික</w:t>
      </w:r>
      <w:proofErr w:type="spellEnd"/>
      <w:r>
        <w:t xml:space="preserve"> </w:t>
      </w:r>
      <w:proofErr w:type="spellStart"/>
      <w:r>
        <w:t>කටයුතු</w:t>
      </w:r>
      <w:proofErr w:type="spellEnd"/>
      <w:r>
        <w:t xml:space="preserve"> </w:t>
      </w:r>
      <w:proofErr w:type="spellStart"/>
      <w:r>
        <w:t>පිළිබඳ</w:t>
      </w:r>
      <w:proofErr w:type="spellEnd"/>
      <w:r>
        <w:t xml:space="preserve"> </w:t>
      </w:r>
      <w:proofErr w:type="spellStart"/>
      <w:r>
        <w:t>අධිකාරිය</w:t>
      </w:r>
      <w:proofErr w:type="spellEnd"/>
      <w:r>
        <w:t xml:space="preserve"> </w:t>
      </w:r>
      <w:proofErr w:type="spellStart"/>
      <w:r>
        <w:t>මගින්</w:t>
      </w:r>
      <w:proofErr w:type="spellEnd"/>
      <w:r>
        <w:t xml:space="preserve"> </w:t>
      </w:r>
      <w:proofErr w:type="spellStart"/>
      <w:r>
        <w:t>පාරිභෝගික</w:t>
      </w:r>
      <w:proofErr w:type="spellEnd"/>
      <w:r>
        <w:t xml:space="preserve"> </w:t>
      </w:r>
      <w:proofErr w:type="spellStart"/>
      <w:r>
        <w:t>ආරක්ෂණය</w:t>
      </w:r>
      <w:proofErr w:type="spellEnd"/>
      <w:r>
        <w:t xml:space="preserve"> </w:t>
      </w:r>
      <w:proofErr w:type="spellStart"/>
      <w:r>
        <w:t>සඳහා</w:t>
      </w:r>
      <w:proofErr w:type="spellEnd"/>
      <w:r>
        <w:t xml:space="preserve"> </w:t>
      </w:r>
      <w:proofErr w:type="spellStart"/>
      <w:r>
        <w:t>සපයන</w:t>
      </w:r>
      <w:proofErr w:type="spellEnd"/>
      <w:r>
        <w:t xml:space="preserve"> </w:t>
      </w:r>
      <w:proofErr w:type="spellStart"/>
      <w:r>
        <w:t>ප්‍රධාන</w:t>
      </w:r>
      <w:proofErr w:type="spellEnd"/>
      <w:r>
        <w:t xml:space="preserve"> </w:t>
      </w:r>
      <w:proofErr w:type="spellStart"/>
      <w:r>
        <w:t>සේවාවන්</w:t>
      </w:r>
      <w:proofErr w:type="spellEnd"/>
      <w:r>
        <w:t xml:space="preserve"> </w:t>
      </w:r>
      <w:proofErr w:type="spellStart"/>
      <w:r>
        <w:t>දෙකක්</w:t>
      </w:r>
      <w:proofErr w:type="spellEnd"/>
      <w:r>
        <w:t xml:space="preserve"> </w:t>
      </w:r>
      <w:proofErr w:type="spellStart"/>
      <w:r>
        <w:t>පහත</w:t>
      </w:r>
      <w:proofErr w:type="spellEnd"/>
      <w:r>
        <w:t xml:space="preserve"> </w:t>
      </w:r>
      <w:proofErr w:type="spellStart"/>
      <w:r>
        <w:t>පරිදි</w:t>
      </w:r>
      <w:proofErr w:type="spellEnd"/>
      <w:r>
        <w:t xml:space="preserve"> </w:t>
      </w:r>
      <w:proofErr w:type="spellStart"/>
      <w:r>
        <w:t>වේ</w:t>
      </w:r>
      <w:proofErr w:type="spellEnd"/>
      <w:r>
        <w:t xml:space="preserve">: 1. </w:t>
      </w:r>
      <w:proofErr w:type="spellStart"/>
      <w:r>
        <w:t>අධික</w:t>
      </w:r>
      <w:proofErr w:type="spellEnd"/>
      <w:r>
        <w:t xml:space="preserve"> </w:t>
      </w:r>
      <w:proofErr w:type="spellStart"/>
      <w:r>
        <w:t>ලාභ</w:t>
      </w:r>
      <w:proofErr w:type="spellEnd"/>
      <w:r>
        <w:t xml:space="preserve"> </w:t>
      </w:r>
      <w:proofErr w:type="spellStart"/>
      <w:r>
        <w:t>ලැබීම</w:t>
      </w:r>
      <w:proofErr w:type="spellEnd"/>
      <w:r>
        <w:t xml:space="preserve"> </w:t>
      </w:r>
      <w:proofErr w:type="spellStart"/>
      <w:r>
        <w:t>වැළැක්වීම</w:t>
      </w:r>
      <w:proofErr w:type="spellEnd"/>
      <w:r>
        <w:t xml:space="preserve"> </w:t>
      </w:r>
      <w:proofErr w:type="spellStart"/>
      <w:r>
        <w:t>සඳහා</w:t>
      </w:r>
      <w:proofErr w:type="spellEnd"/>
      <w:r>
        <w:t xml:space="preserve"> </w:t>
      </w:r>
      <w:proofErr w:type="spellStart"/>
      <w:r>
        <w:t>අත්‍යවශ්‍ය</w:t>
      </w:r>
      <w:proofErr w:type="spellEnd"/>
      <w:r>
        <w:t xml:space="preserve"> </w:t>
      </w:r>
      <w:proofErr w:type="spellStart"/>
      <w:r>
        <w:t>භාණ්ඩ</w:t>
      </w:r>
      <w:proofErr w:type="spellEnd"/>
      <w:r>
        <w:t xml:space="preserve"> </w:t>
      </w:r>
      <w:proofErr w:type="spellStart"/>
      <w:r>
        <w:t>හා</w:t>
      </w:r>
      <w:proofErr w:type="spellEnd"/>
      <w:r>
        <w:t xml:space="preserve"> </w:t>
      </w:r>
      <w:proofErr w:type="spellStart"/>
      <w:r>
        <w:t>සේවාවන්හි</w:t>
      </w:r>
      <w:proofErr w:type="spellEnd"/>
      <w:r>
        <w:t xml:space="preserve"> </w:t>
      </w:r>
      <w:proofErr w:type="spellStart"/>
      <w:r>
        <w:t>උපරිම</w:t>
      </w:r>
      <w:proofErr w:type="spellEnd"/>
      <w:r>
        <w:t xml:space="preserve"> </w:t>
      </w:r>
      <w:proofErr w:type="spellStart"/>
      <w:r>
        <w:t>සිල්ලර</w:t>
      </w:r>
      <w:proofErr w:type="spellEnd"/>
      <w:r>
        <w:t xml:space="preserve"> </w:t>
      </w:r>
      <w:proofErr w:type="spellStart"/>
      <w:r>
        <w:t>මිල</w:t>
      </w:r>
      <w:proofErr w:type="spellEnd"/>
      <w:r>
        <w:t xml:space="preserve"> </w:t>
      </w:r>
      <w:proofErr w:type="spellStart"/>
      <w:r>
        <w:t>නියම</w:t>
      </w:r>
      <w:proofErr w:type="spellEnd"/>
      <w:r>
        <w:t xml:space="preserve"> </w:t>
      </w:r>
      <w:proofErr w:type="spellStart"/>
      <w:r>
        <w:t>කිරීම</w:t>
      </w:r>
      <w:proofErr w:type="spellEnd"/>
      <w:r>
        <w:t xml:space="preserve"> </w:t>
      </w:r>
      <w:proofErr w:type="spellStart"/>
      <w:r>
        <w:t>සහ</w:t>
      </w:r>
      <w:proofErr w:type="spellEnd"/>
      <w:r>
        <w:t xml:space="preserve"> </w:t>
      </w:r>
      <w:proofErr w:type="spellStart"/>
      <w:r>
        <w:t>වෙළෙඳපොළ</w:t>
      </w:r>
      <w:proofErr w:type="spellEnd"/>
      <w:r>
        <w:t xml:space="preserve"> </w:t>
      </w:r>
      <w:proofErr w:type="spellStart"/>
      <w:r>
        <w:t>නියාමනය</w:t>
      </w:r>
      <w:proofErr w:type="spellEnd"/>
      <w:r>
        <w:t xml:space="preserve"> </w:t>
      </w:r>
      <w:proofErr w:type="spellStart"/>
      <w:r>
        <w:t>කිරීම</w:t>
      </w:r>
      <w:proofErr w:type="spellEnd"/>
      <w:r>
        <w:t xml:space="preserve">. 2. </w:t>
      </w:r>
      <w:proofErr w:type="spellStart"/>
      <w:r>
        <w:t>අසාධාරණයට</w:t>
      </w:r>
      <w:proofErr w:type="spellEnd"/>
      <w:r>
        <w:t xml:space="preserve"> </w:t>
      </w:r>
      <w:proofErr w:type="spellStart"/>
      <w:r>
        <w:t>ලක්වූ</w:t>
      </w:r>
      <w:proofErr w:type="spellEnd"/>
      <w:r>
        <w:t xml:space="preserve"> </w:t>
      </w:r>
      <w:proofErr w:type="spellStart"/>
      <w:r>
        <w:t>පාරිභෝගිකයන්ගෙන්</w:t>
      </w:r>
      <w:proofErr w:type="spellEnd"/>
      <w:r>
        <w:t xml:space="preserve"> </w:t>
      </w:r>
      <w:proofErr w:type="spellStart"/>
      <w:r>
        <w:t>ලැබෙන</w:t>
      </w:r>
      <w:proofErr w:type="spellEnd"/>
      <w:r>
        <w:t xml:space="preserve"> </w:t>
      </w:r>
      <w:proofErr w:type="spellStart"/>
      <w:r>
        <w:t>පැමිණිලි</w:t>
      </w:r>
      <w:proofErr w:type="spellEnd"/>
      <w:r>
        <w:t xml:space="preserve"> </w:t>
      </w:r>
      <w:proofErr w:type="spellStart"/>
      <w:r>
        <w:t>විභාග</w:t>
      </w:r>
      <w:proofErr w:type="spellEnd"/>
      <w:r>
        <w:t xml:space="preserve"> </w:t>
      </w:r>
      <w:proofErr w:type="spellStart"/>
      <w:r>
        <w:t>කිරීම</w:t>
      </w:r>
      <w:proofErr w:type="spellEnd"/>
      <w:r>
        <w:t xml:space="preserve"> </w:t>
      </w:r>
      <w:proofErr w:type="spellStart"/>
      <w:r>
        <w:t>සහ</w:t>
      </w:r>
      <w:proofErr w:type="spellEnd"/>
      <w:r>
        <w:t xml:space="preserve"> ඒ </w:t>
      </w:r>
      <w:proofErr w:type="spellStart"/>
      <w:r>
        <w:t>සඳහා</w:t>
      </w:r>
      <w:proofErr w:type="spellEnd"/>
      <w:r>
        <w:t xml:space="preserve"> </w:t>
      </w:r>
      <w:proofErr w:type="spellStart"/>
      <w:r>
        <w:t>සහන</w:t>
      </w:r>
      <w:proofErr w:type="spellEnd"/>
      <w:r>
        <w:t xml:space="preserve"> </w:t>
      </w:r>
      <w:proofErr w:type="spellStart"/>
      <w:r>
        <w:t>සැලසීම</w:t>
      </w:r>
      <w:proofErr w:type="spellEnd"/>
      <w:r>
        <w:t xml:space="preserve"> </w:t>
      </w:r>
      <w:proofErr w:type="spellStart"/>
      <w:r>
        <w:t>හෝ</w:t>
      </w:r>
      <w:proofErr w:type="spellEnd"/>
      <w:r>
        <w:t xml:space="preserve"> </w:t>
      </w:r>
      <w:proofErr w:type="spellStart"/>
      <w:r>
        <w:t>නීතිමය</w:t>
      </w:r>
      <w:proofErr w:type="spellEnd"/>
      <w:r>
        <w:t xml:space="preserve"> </w:t>
      </w:r>
      <w:proofErr w:type="spellStart"/>
      <w:r>
        <w:t>ක්‍රියාමාර්ග</w:t>
      </w:r>
      <w:proofErr w:type="spellEnd"/>
      <w:r>
        <w:t xml:space="preserve"> </w:t>
      </w:r>
      <w:proofErr w:type="spellStart"/>
      <w:r>
        <w:t>ගැනීම</w:t>
      </w:r>
      <w:proofErr w:type="spellEnd"/>
      <w:r>
        <w:t>.</w:t>
      </w:r>
    </w:p>
    <w:p w14:paraId="530EE107" w14:textId="77777777" w:rsidR="00EA27FE" w:rsidRDefault="00000000">
      <w:pPr>
        <w:spacing w:after="120" w:line="240" w:lineRule="auto"/>
      </w:pPr>
      <w:r>
        <w:t>*[</w:t>
      </w:r>
      <w:proofErr w:type="spellStart"/>
      <w:r>
        <w:t>දැනුම</w:t>
      </w:r>
      <w:proofErr w:type="spellEnd"/>
      <w:r>
        <w:t xml:space="preserve"> (Knowledge) | </w:t>
      </w:r>
      <w:proofErr w:type="spellStart"/>
      <w:r>
        <w:t>පාරිභෝගික</w:t>
      </w:r>
      <w:proofErr w:type="spellEnd"/>
      <w:r>
        <w:t xml:space="preserve"> </w:t>
      </w:r>
      <w:proofErr w:type="spellStart"/>
      <w:proofErr w:type="gramStart"/>
      <w:r>
        <w:t>ආරක්ෂණය</w:t>
      </w:r>
      <w:proofErr w:type="spellEnd"/>
      <w:r>
        <w:t>]*</w:t>
      </w:r>
      <w:proofErr w:type="gramEnd"/>
    </w:p>
    <w:p w14:paraId="7CDBB7D6" w14:textId="77777777" w:rsidR="00EA27FE" w:rsidRDefault="00000000">
      <w:pPr>
        <w:spacing w:after="120" w:line="240" w:lineRule="auto"/>
      </w:pPr>
      <w:r>
        <w:t>**Q</w:t>
      </w:r>
      <w:proofErr w:type="gramStart"/>
      <w:r>
        <w:t>75:*</w:t>
      </w:r>
      <w:proofErr w:type="gramEnd"/>
      <w:r>
        <w:t xml:space="preserve">* </w:t>
      </w:r>
      <w:proofErr w:type="spellStart"/>
      <w:r>
        <w:t>තිරසාර</w:t>
      </w:r>
      <w:proofErr w:type="spellEnd"/>
      <w:r>
        <w:t xml:space="preserve"> </w:t>
      </w:r>
      <w:proofErr w:type="spellStart"/>
      <w:r>
        <w:t>සංවර්ධනය</w:t>
      </w:r>
      <w:proofErr w:type="spellEnd"/>
      <w:r>
        <w:t xml:space="preserve"> </w:t>
      </w:r>
      <w:proofErr w:type="spellStart"/>
      <w:r>
        <w:t>යන්නෙන්</w:t>
      </w:r>
      <w:proofErr w:type="spellEnd"/>
      <w:r>
        <w:t xml:space="preserve"> </w:t>
      </w:r>
      <w:proofErr w:type="spellStart"/>
      <w:r>
        <w:t>අදහස්</w:t>
      </w:r>
      <w:proofErr w:type="spellEnd"/>
      <w:r>
        <w:t xml:space="preserve"> </w:t>
      </w:r>
      <w:proofErr w:type="spellStart"/>
      <w:r>
        <w:t>කරන්නේ</w:t>
      </w:r>
      <w:proofErr w:type="spellEnd"/>
      <w:r>
        <w:t xml:space="preserve"> </w:t>
      </w:r>
      <w:proofErr w:type="spellStart"/>
      <w:r>
        <w:t>කුමක්දැයි</w:t>
      </w:r>
      <w:proofErr w:type="spellEnd"/>
      <w:r>
        <w:t xml:space="preserve"> </w:t>
      </w:r>
      <w:proofErr w:type="spellStart"/>
      <w:r>
        <w:t>හඳුන්වා</w:t>
      </w:r>
      <w:proofErr w:type="spellEnd"/>
      <w:r>
        <w:t xml:space="preserve"> </w:t>
      </w:r>
      <w:proofErr w:type="spellStart"/>
      <w:r>
        <w:t>දෙන්න</w:t>
      </w:r>
      <w:proofErr w:type="spellEnd"/>
      <w:r>
        <w:t>.</w:t>
      </w:r>
    </w:p>
    <w:p w14:paraId="142874F8" w14:textId="77777777" w:rsidR="00EA27FE" w:rsidRDefault="00000000">
      <w:pPr>
        <w:spacing w:after="120" w:line="240" w:lineRule="auto"/>
      </w:pPr>
      <w:r>
        <w:lastRenderedPageBreak/>
        <w:t>**A</w:t>
      </w:r>
      <w:proofErr w:type="gramStart"/>
      <w:r>
        <w:t>75:*</w:t>
      </w:r>
      <w:proofErr w:type="gramEnd"/>
      <w:r>
        <w:t xml:space="preserve">* </w:t>
      </w:r>
      <w:proofErr w:type="spellStart"/>
      <w:r>
        <w:t>අනාගත</w:t>
      </w:r>
      <w:proofErr w:type="spellEnd"/>
      <w:r>
        <w:t xml:space="preserve"> </w:t>
      </w:r>
      <w:proofErr w:type="spellStart"/>
      <w:r>
        <w:t>පරම්පරාවට</w:t>
      </w:r>
      <w:proofErr w:type="spellEnd"/>
      <w:r>
        <w:t xml:space="preserve"> </w:t>
      </w:r>
      <w:proofErr w:type="spellStart"/>
      <w:r>
        <w:t>තම</w:t>
      </w:r>
      <w:proofErr w:type="spellEnd"/>
      <w:r>
        <w:t xml:space="preserve"> </w:t>
      </w:r>
      <w:proofErr w:type="spellStart"/>
      <w:r>
        <w:t>අවශ්‍යතා</w:t>
      </w:r>
      <w:proofErr w:type="spellEnd"/>
      <w:r>
        <w:t xml:space="preserve"> </w:t>
      </w:r>
      <w:proofErr w:type="spellStart"/>
      <w:r>
        <w:t>සපයා</w:t>
      </w:r>
      <w:proofErr w:type="spellEnd"/>
      <w:r>
        <w:t xml:space="preserve"> </w:t>
      </w:r>
      <w:proofErr w:type="spellStart"/>
      <w:r>
        <w:t>ගැනීමට</w:t>
      </w:r>
      <w:proofErr w:type="spellEnd"/>
      <w:r>
        <w:t xml:space="preserve"> </w:t>
      </w:r>
      <w:proofErr w:type="spellStart"/>
      <w:r>
        <w:t>ඇති</w:t>
      </w:r>
      <w:proofErr w:type="spellEnd"/>
      <w:r>
        <w:t xml:space="preserve"> </w:t>
      </w:r>
      <w:proofErr w:type="spellStart"/>
      <w:r>
        <w:t>හැකියාවට</w:t>
      </w:r>
      <w:proofErr w:type="spellEnd"/>
      <w:r>
        <w:t xml:space="preserve"> </w:t>
      </w:r>
      <w:proofErr w:type="spellStart"/>
      <w:r>
        <w:t>හානියක්</w:t>
      </w:r>
      <w:proofErr w:type="spellEnd"/>
      <w:r>
        <w:t xml:space="preserve"> </w:t>
      </w:r>
      <w:proofErr w:type="spellStart"/>
      <w:r>
        <w:t>නොවන</w:t>
      </w:r>
      <w:proofErr w:type="spellEnd"/>
      <w:r>
        <w:t xml:space="preserve"> </w:t>
      </w:r>
      <w:proofErr w:type="spellStart"/>
      <w:r>
        <w:t>අයුරින්</w:t>
      </w:r>
      <w:proofErr w:type="spellEnd"/>
      <w:r>
        <w:t xml:space="preserve"> </w:t>
      </w:r>
      <w:proofErr w:type="spellStart"/>
      <w:r>
        <w:t>වර්තමාන</w:t>
      </w:r>
      <w:proofErr w:type="spellEnd"/>
      <w:r>
        <w:t xml:space="preserve"> </w:t>
      </w:r>
      <w:proofErr w:type="spellStart"/>
      <w:r>
        <w:t>පරම්පරාවේ</w:t>
      </w:r>
      <w:proofErr w:type="spellEnd"/>
      <w:r>
        <w:t xml:space="preserve"> </w:t>
      </w:r>
      <w:proofErr w:type="spellStart"/>
      <w:r>
        <w:t>අවශ්‍යතා</w:t>
      </w:r>
      <w:proofErr w:type="spellEnd"/>
      <w:r>
        <w:t xml:space="preserve"> </w:t>
      </w:r>
      <w:proofErr w:type="spellStart"/>
      <w:r>
        <w:t>සපුරා</w:t>
      </w:r>
      <w:proofErr w:type="spellEnd"/>
      <w:r>
        <w:t xml:space="preserve"> </w:t>
      </w:r>
      <w:proofErr w:type="spellStart"/>
      <w:r>
        <w:t>ගැනීම</w:t>
      </w:r>
      <w:proofErr w:type="spellEnd"/>
      <w:r>
        <w:t xml:space="preserve"> </w:t>
      </w:r>
      <w:proofErr w:type="spellStart"/>
      <w:r>
        <w:t>තිරසාර</w:t>
      </w:r>
      <w:proofErr w:type="spellEnd"/>
      <w:r>
        <w:t xml:space="preserve"> </w:t>
      </w:r>
      <w:proofErr w:type="spellStart"/>
      <w:r>
        <w:t>සංවර්ධනය</w:t>
      </w:r>
      <w:proofErr w:type="spellEnd"/>
      <w:r>
        <w:t xml:space="preserve"> </w:t>
      </w:r>
      <w:proofErr w:type="spellStart"/>
      <w:r>
        <w:t>ලෙස</w:t>
      </w:r>
      <w:proofErr w:type="spellEnd"/>
      <w:r>
        <w:t xml:space="preserve"> </w:t>
      </w:r>
      <w:proofErr w:type="spellStart"/>
      <w:r>
        <w:t>අර්ථ</w:t>
      </w:r>
      <w:proofErr w:type="spellEnd"/>
      <w:r>
        <w:t xml:space="preserve"> </w:t>
      </w:r>
      <w:proofErr w:type="spellStart"/>
      <w:r>
        <w:t>දැක්වේ</w:t>
      </w:r>
      <w:proofErr w:type="spellEnd"/>
      <w:r>
        <w:t xml:space="preserve">. </w:t>
      </w:r>
      <w:proofErr w:type="spellStart"/>
      <w:r>
        <w:t>එනම්</w:t>
      </w:r>
      <w:proofErr w:type="spellEnd"/>
      <w:r>
        <w:t xml:space="preserve"> </w:t>
      </w:r>
      <w:proofErr w:type="spellStart"/>
      <w:r>
        <w:t>ආර්ථික</w:t>
      </w:r>
      <w:proofErr w:type="spellEnd"/>
      <w:r>
        <w:t xml:space="preserve">, </w:t>
      </w:r>
      <w:proofErr w:type="spellStart"/>
      <w:r>
        <w:t>සමාජීය</w:t>
      </w:r>
      <w:proofErr w:type="spellEnd"/>
      <w:r>
        <w:t xml:space="preserve"> </w:t>
      </w:r>
      <w:proofErr w:type="spellStart"/>
      <w:r>
        <w:t>සහ</w:t>
      </w:r>
      <w:proofErr w:type="spellEnd"/>
      <w:r>
        <w:t xml:space="preserve"> </w:t>
      </w:r>
      <w:proofErr w:type="spellStart"/>
      <w:r>
        <w:t>පාරිසරික</w:t>
      </w:r>
      <w:proofErr w:type="spellEnd"/>
      <w:r>
        <w:t xml:space="preserve"> </w:t>
      </w:r>
      <w:proofErr w:type="spellStart"/>
      <w:r>
        <w:t>යන</w:t>
      </w:r>
      <w:proofErr w:type="spellEnd"/>
      <w:r>
        <w:t xml:space="preserve"> </w:t>
      </w:r>
      <w:proofErr w:type="spellStart"/>
      <w:r>
        <w:t>අංශයන්හි</w:t>
      </w:r>
      <w:proofErr w:type="spellEnd"/>
      <w:r>
        <w:t xml:space="preserve"> </w:t>
      </w:r>
      <w:proofErr w:type="spellStart"/>
      <w:r>
        <w:t>සමතුලිතතාව</w:t>
      </w:r>
      <w:proofErr w:type="spellEnd"/>
      <w:r>
        <w:t xml:space="preserve"> </w:t>
      </w:r>
      <w:proofErr w:type="spellStart"/>
      <w:r>
        <w:t>රැකගනිමින්</w:t>
      </w:r>
      <w:proofErr w:type="spellEnd"/>
      <w:r>
        <w:t xml:space="preserve"> </w:t>
      </w:r>
      <w:proofErr w:type="spellStart"/>
      <w:r>
        <w:t>ව්‍යාපාරික</w:t>
      </w:r>
      <w:proofErr w:type="spellEnd"/>
      <w:r>
        <w:t xml:space="preserve"> </w:t>
      </w:r>
      <w:proofErr w:type="spellStart"/>
      <w:r>
        <w:t>හා</w:t>
      </w:r>
      <w:proofErr w:type="spellEnd"/>
      <w:r>
        <w:t xml:space="preserve"> </w:t>
      </w:r>
      <w:proofErr w:type="spellStart"/>
      <w:r>
        <w:t>සංවර්ධන</w:t>
      </w:r>
      <w:proofErr w:type="spellEnd"/>
      <w:r>
        <w:t xml:space="preserve"> </w:t>
      </w:r>
      <w:proofErr w:type="spellStart"/>
      <w:r>
        <w:t>කටයුතු</w:t>
      </w:r>
      <w:proofErr w:type="spellEnd"/>
      <w:r>
        <w:t xml:space="preserve"> </w:t>
      </w:r>
      <w:proofErr w:type="spellStart"/>
      <w:r>
        <w:t>සිදුකිරීමයි</w:t>
      </w:r>
      <w:proofErr w:type="spellEnd"/>
      <w:r>
        <w:t>.</w:t>
      </w:r>
    </w:p>
    <w:p w14:paraId="6F1C1B0B" w14:textId="77777777" w:rsidR="00EA27FE" w:rsidRDefault="00000000">
      <w:pPr>
        <w:spacing w:after="120" w:line="240" w:lineRule="auto"/>
      </w:pPr>
      <w:r>
        <w:t>*[</w:t>
      </w:r>
      <w:proofErr w:type="spellStart"/>
      <w:r>
        <w:t>දැනුම</w:t>
      </w:r>
      <w:proofErr w:type="spellEnd"/>
      <w:r>
        <w:t xml:space="preserve"> (Knowledge) | </w:t>
      </w:r>
      <w:proofErr w:type="spellStart"/>
      <w:r>
        <w:t>තිරසාර</w:t>
      </w:r>
      <w:proofErr w:type="spellEnd"/>
      <w:r>
        <w:t xml:space="preserve"> </w:t>
      </w:r>
      <w:proofErr w:type="spellStart"/>
      <w:proofErr w:type="gramStart"/>
      <w:r>
        <w:t>සංවර්ධනය</w:t>
      </w:r>
      <w:proofErr w:type="spellEnd"/>
      <w:r>
        <w:t>]*</w:t>
      </w:r>
      <w:proofErr w:type="gramEnd"/>
    </w:p>
    <w:p w14:paraId="244663BE" w14:textId="77777777" w:rsidR="00EA27FE" w:rsidRDefault="00000000">
      <w:pPr>
        <w:spacing w:after="120" w:line="240" w:lineRule="auto"/>
      </w:pPr>
      <w:r>
        <w:t>**Q</w:t>
      </w:r>
      <w:proofErr w:type="gramStart"/>
      <w:r>
        <w:t>76:*</w:t>
      </w:r>
      <w:proofErr w:type="gramEnd"/>
      <w:r>
        <w:t xml:space="preserve">* </w:t>
      </w:r>
      <w:proofErr w:type="spellStart"/>
      <w:r>
        <w:t>ව්‍යාපාරයක්</w:t>
      </w:r>
      <w:proofErr w:type="spellEnd"/>
      <w:r>
        <w:t xml:space="preserve"> </w:t>
      </w:r>
      <w:proofErr w:type="spellStart"/>
      <w:r>
        <w:t>පරිසර</w:t>
      </w:r>
      <w:proofErr w:type="spellEnd"/>
      <w:r>
        <w:t xml:space="preserve"> </w:t>
      </w:r>
      <w:proofErr w:type="spellStart"/>
      <w:r>
        <w:t>හිතකාමී</w:t>
      </w:r>
      <w:proofErr w:type="spellEnd"/>
      <w:r>
        <w:t xml:space="preserve"> </w:t>
      </w:r>
      <w:proofErr w:type="spellStart"/>
      <w:r>
        <w:t>ලෙස</w:t>
      </w:r>
      <w:proofErr w:type="spellEnd"/>
      <w:r>
        <w:t xml:space="preserve"> </w:t>
      </w:r>
      <w:proofErr w:type="spellStart"/>
      <w:r>
        <w:t>පවත්වාගෙන</w:t>
      </w:r>
      <w:proofErr w:type="spellEnd"/>
      <w:r>
        <w:t xml:space="preserve"> </w:t>
      </w:r>
      <w:proofErr w:type="spellStart"/>
      <w:r>
        <w:t>යාම</w:t>
      </w:r>
      <w:proofErr w:type="spellEnd"/>
      <w:r>
        <w:t xml:space="preserve"> </w:t>
      </w:r>
      <w:proofErr w:type="spellStart"/>
      <w:r>
        <w:t>මගින්</w:t>
      </w:r>
      <w:proofErr w:type="spellEnd"/>
      <w:r>
        <w:t xml:space="preserve"> </w:t>
      </w:r>
      <w:proofErr w:type="spellStart"/>
      <w:r>
        <w:t>අත්කර</w:t>
      </w:r>
      <w:proofErr w:type="spellEnd"/>
      <w:r>
        <w:t xml:space="preserve"> </w:t>
      </w:r>
      <w:proofErr w:type="spellStart"/>
      <w:r>
        <w:t>ගත</w:t>
      </w:r>
      <w:proofErr w:type="spellEnd"/>
      <w:r>
        <w:t xml:space="preserve"> </w:t>
      </w:r>
      <w:proofErr w:type="spellStart"/>
      <w:r>
        <w:t>හැකි</w:t>
      </w:r>
      <w:proofErr w:type="spellEnd"/>
      <w:r>
        <w:t xml:space="preserve"> </w:t>
      </w:r>
      <w:proofErr w:type="spellStart"/>
      <w:r>
        <w:t>වාසි</w:t>
      </w:r>
      <w:proofErr w:type="spellEnd"/>
      <w:r>
        <w:t xml:space="preserve"> </w:t>
      </w:r>
      <w:proofErr w:type="spellStart"/>
      <w:r>
        <w:t>දෙකක්</w:t>
      </w:r>
      <w:proofErr w:type="spellEnd"/>
      <w:r>
        <w:t xml:space="preserve"> </w:t>
      </w:r>
      <w:proofErr w:type="spellStart"/>
      <w:r>
        <w:t>පැහැදිලි</w:t>
      </w:r>
      <w:proofErr w:type="spellEnd"/>
      <w:r>
        <w:t xml:space="preserve"> </w:t>
      </w:r>
      <w:proofErr w:type="spellStart"/>
      <w:r>
        <w:t>කරන්න</w:t>
      </w:r>
      <w:proofErr w:type="spellEnd"/>
      <w:r>
        <w:t>.</w:t>
      </w:r>
    </w:p>
    <w:p w14:paraId="3B6D357C" w14:textId="77777777" w:rsidR="00EA27FE" w:rsidRDefault="00000000">
      <w:pPr>
        <w:spacing w:after="120" w:line="240" w:lineRule="auto"/>
      </w:pPr>
      <w:r>
        <w:t>**A</w:t>
      </w:r>
      <w:proofErr w:type="gramStart"/>
      <w:r>
        <w:t>76:*</w:t>
      </w:r>
      <w:proofErr w:type="gramEnd"/>
      <w:r>
        <w:t xml:space="preserve">* </w:t>
      </w:r>
      <w:proofErr w:type="spellStart"/>
      <w:r>
        <w:t>ව්‍යාපාරයක්</w:t>
      </w:r>
      <w:proofErr w:type="spellEnd"/>
      <w:r>
        <w:t xml:space="preserve"> </w:t>
      </w:r>
      <w:proofErr w:type="spellStart"/>
      <w:r>
        <w:t>පරිසර</w:t>
      </w:r>
      <w:proofErr w:type="spellEnd"/>
      <w:r>
        <w:t xml:space="preserve"> </w:t>
      </w:r>
      <w:proofErr w:type="spellStart"/>
      <w:r>
        <w:t>හිතකාමී</w:t>
      </w:r>
      <w:proofErr w:type="spellEnd"/>
      <w:r>
        <w:t xml:space="preserve"> </w:t>
      </w:r>
      <w:proofErr w:type="spellStart"/>
      <w:r>
        <w:t>ලෙස</w:t>
      </w:r>
      <w:proofErr w:type="spellEnd"/>
      <w:r>
        <w:t xml:space="preserve"> </w:t>
      </w:r>
      <w:proofErr w:type="spellStart"/>
      <w:r>
        <w:t>පවත්වාගෙන</w:t>
      </w:r>
      <w:proofErr w:type="spellEnd"/>
      <w:r>
        <w:t xml:space="preserve"> </w:t>
      </w:r>
      <w:proofErr w:type="spellStart"/>
      <w:r>
        <w:t>යාමෙන්</w:t>
      </w:r>
      <w:proofErr w:type="spellEnd"/>
      <w:r>
        <w:t xml:space="preserve"> </w:t>
      </w:r>
      <w:proofErr w:type="spellStart"/>
      <w:r>
        <w:t>අත්කර</w:t>
      </w:r>
      <w:proofErr w:type="spellEnd"/>
      <w:r>
        <w:t xml:space="preserve"> </w:t>
      </w:r>
      <w:proofErr w:type="spellStart"/>
      <w:r>
        <w:t>ගත</w:t>
      </w:r>
      <w:proofErr w:type="spellEnd"/>
      <w:r>
        <w:t xml:space="preserve"> </w:t>
      </w:r>
      <w:proofErr w:type="spellStart"/>
      <w:r>
        <w:t>හැකි</w:t>
      </w:r>
      <w:proofErr w:type="spellEnd"/>
      <w:r>
        <w:t xml:space="preserve"> </w:t>
      </w:r>
      <w:proofErr w:type="spellStart"/>
      <w:r>
        <w:t>වාසි</w:t>
      </w:r>
      <w:proofErr w:type="spellEnd"/>
      <w:r>
        <w:t xml:space="preserve"> </w:t>
      </w:r>
      <w:proofErr w:type="spellStart"/>
      <w:r>
        <w:t>දෙකක්</w:t>
      </w:r>
      <w:proofErr w:type="spellEnd"/>
      <w:r>
        <w:t xml:space="preserve"> </w:t>
      </w:r>
      <w:proofErr w:type="spellStart"/>
      <w:r>
        <w:t>පහත</w:t>
      </w:r>
      <w:proofErr w:type="spellEnd"/>
      <w:r>
        <w:t xml:space="preserve"> </w:t>
      </w:r>
      <w:proofErr w:type="spellStart"/>
      <w:r>
        <w:t>දැක්වේ</w:t>
      </w:r>
      <w:proofErr w:type="spellEnd"/>
      <w:r>
        <w:t xml:space="preserve">: 1. </w:t>
      </w:r>
      <w:proofErr w:type="spellStart"/>
      <w:r>
        <w:t>ව්‍යාපාරයේ</w:t>
      </w:r>
      <w:proofErr w:type="spellEnd"/>
      <w:r>
        <w:t xml:space="preserve"> </w:t>
      </w:r>
      <w:proofErr w:type="spellStart"/>
      <w:r>
        <w:t>කීර්ති</w:t>
      </w:r>
      <w:proofErr w:type="spellEnd"/>
      <w:r>
        <w:t xml:space="preserve"> </w:t>
      </w:r>
      <w:proofErr w:type="spellStart"/>
      <w:r>
        <w:t>නාමය</w:t>
      </w:r>
      <w:proofErr w:type="spellEnd"/>
      <w:r>
        <w:t xml:space="preserve"> </w:t>
      </w:r>
      <w:proofErr w:type="spellStart"/>
      <w:r>
        <w:t>සහ</w:t>
      </w:r>
      <w:proofErr w:type="spellEnd"/>
      <w:r>
        <w:t xml:space="preserve"> </w:t>
      </w:r>
      <w:proofErr w:type="spellStart"/>
      <w:r>
        <w:t>පාරිභෝගික</w:t>
      </w:r>
      <w:proofErr w:type="spellEnd"/>
      <w:r>
        <w:t xml:space="preserve"> </w:t>
      </w:r>
      <w:proofErr w:type="spellStart"/>
      <w:r>
        <w:t>විශ්වාසය</w:t>
      </w:r>
      <w:proofErr w:type="spellEnd"/>
      <w:r>
        <w:t xml:space="preserve"> </w:t>
      </w:r>
      <w:proofErr w:type="spellStart"/>
      <w:r>
        <w:t>වර්ධනය</w:t>
      </w:r>
      <w:proofErr w:type="spellEnd"/>
      <w:r>
        <w:t xml:space="preserve"> </w:t>
      </w:r>
      <w:proofErr w:type="spellStart"/>
      <w:r>
        <w:t>වීම</w:t>
      </w:r>
      <w:proofErr w:type="spellEnd"/>
      <w:r>
        <w:t xml:space="preserve"> - </w:t>
      </w:r>
      <w:proofErr w:type="spellStart"/>
      <w:r>
        <w:t>පරිසර</w:t>
      </w:r>
      <w:proofErr w:type="spellEnd"/>
      <w:r>
        <w:t xml:space="preserve"> </w:t>
      </w:r>
      <w:proofErr w:type="spellStart"/>
      <w:r>
        <w:t>හිතකාමී</w:t>
      </w:r>
      <w:proofErr w:type="spellEnd"/>
      <w:r>
        <w:t xml:space="preserve"> </w:t>
      </w:r>
      <w:proofErr w:type="spellStart"/>
      <w:r>
        <w:t>නිෂ්පාදන</w:t>
      </w:r>
      <w:proofErr w:type="spellEnd"/>
      <w:r>
        <w:t xml:space="preserve"> </w:t>
      </w:r>
      <w:proofErr w:type="spellStart"/>
      <w:r>
        <w:t>සඳහා</w:t>
      </w:r>
      <w:proofErr w:type="spellEnd"/>
      <w:r>
        <w:t xml:space="preserve"> </w:t>
      </w:r>
      <w:proofErr w:type="spellStart"/>
      <w:r>
        <w:t>වර්තමාන</w:t>
      </w:r>
      <w:proofErr w:type="spellEnd"/>
      <w:r>
        <w:t xml:space="preserve"> </w:t>
      </w:r>
      <w:proofErr w:type="spellStart"/>
      <w:r>
        <w:t>වෙළෙඳපොළේ</w:t>
      </w:r>
      <w:proofErr w:type="spellEnd"/>
      <w:r>
        <w:t xml:space="preserve"> </w:t>
      </w:r>
      <w:proofErr w:type="spellStart"/>
      <w:r>
        <w:t>ඉහළ</w:t>
      </w:r>
      <w:proofErr w:type="spellEnd"/>
      <w:r>
        <w:t xml:space="preserve"> </w:t>
      </w:r>
      <w:proofErr w:type="spellStart"/>
      <w:r>
        <w:t>ඉල්ලුමක්</w:t>
      </w:r>
      <w:proofErr w:type="spellEnd"/>
      <w:r>
        <w:t xml:space="preserve"> </w:t>
      </w:r>
      <w:proofErr w:type="spellStart"/>
      <w:r>
        <w:t>පවතින</w:t>
      </w:r>
      <w:proofErr w:type="spellEnd"/>
      <w:r>
        <w:t xml:space="preserve"> </w:t>
      </w:r>
      <w:proofErr w:type="spellStart"/>
      <w:r>
        <w:t>බැවින්</w:t>
      </w:r>
      <w:proofErr w:type="spellEnd"/>
      <w:r>
        <w:t xml:space="preserve"> </w:t>
      </w:r>
      <w:proofErr w:type="spellStart"/>
      <w:r>
        <w:t>ව්‍යාපාරයට</w:t>
      </w:r>
      <w:proofErr w:type="spellEnd"/>
      <w:r>
        <w:t xml:space="preserve"> </w:t>
      </w:r>
      <w:proofErr w:type="spellStart"/>
      <w:r>
        <w:t>පාරිභෝගිකයන්</w:t>
      </w:r>
      <w:proofErr w:type="spellEnd"/>
      <w:r>
        <w:t xml:space="preserve"> </w:t>
      </w:r>
      <w:proofErr w:type="spellStart"/>
      <w:r>
        <w:t>පහසුවෙන්</w:t>
      </w:r>
      <w:proofErr w:type="spellEnd"/>
      <w:r>
        <w:t xml:space="preserve"> </w:t>
      </w:r>
      <w:proofErr w:type="spellStart"/>
      <w:r>
        <w:t>ආකර්ෂණය</w:t>
      </w:r>
      <w:proofErr w:type="spellEnd"/>
      <w:r>
        <w:t xml:space="preserve"> </w:t>
      </w:r>
      <w:proofErr w:type="spellStart"/>
      <w:r>
        <w:t>කරගත</w:t>
      </w:r>
      <w:proofErr w:type="spellEnd"/>
      <w:r>
        <w:t xml:space="preserve"> </w:t>
      </w:r>
      <w:proofErr w:type="spellStart"/>
      <w:r>
        <w:t>හැක</w:t>
      </w:r>
      <w:proofErr w:type="spellEnd"/>
      <w:r>
        <w:t xml:space="preserve">. 2. </w:t>
      </w:r>
      <w:proofErr w:type="spellStart"/>
      <w:r>
        <w:t>පාරිසරික</w:t>
      </w:r>
      <w:proofErr w:type="spellEnd"/>
      <w:r>
        <w:t xml:space="preserve"> </w:t>
      </w:r>
      <w:proofErr w:type="spellStart"/>
      <w:r>
        <w:t>නීතිරීතිවලට</w:t>
      </w:r>
      <w:proofErr w:type="spellEnd"/>
      <w:r>
        <w:t xml:space="preserve"> </w:t>
      </w:r>
      <w:proofErr w:type="spellStart"/>
      <w:r>
        <w:t>අනුකූල</w:t>
      </w:r>
      <w:proofErr w:type="spellEnd"/>
      <w:r>
        <w:t xml:space="preserve"> </w:t>
      </w:r>
      <w:proofErr w:type="spellStart"/>
      <w:r>
        <w:t>වීම</w:t>
      </w:r>
      <w:proofErr w:type="spellEnd"/>
      <w:r>
        <w:t xml:space="preserve"> </w:t>
      </w:r>
      <w:proofErr w:type="spellStart"/>
      <w:r>
        <w:t>මගින්</w:t>
      </w:r>
      <w:proofErr w:type="spellEnd"/>
      <w:r>
        <w:t xml:space="preserve"> </w:t>
      </w:r>
      <w:proofErr w:type="spellStart"/>
      <w:r>
        <w:t>සිදුවන</w:t>
      </w:r>
      <w:proofErr w:type="spellEnd"/>
      <w:r>
        <w:t xml:space="preserve"> </w:t>
      </w:r>
      <w:proofErr w:type="spellStart"/>
      <w:r>
        <w:t>දඩ</w:t>
      </w:r>
      <w:proofErr w:type="spellEnd"/>
      <w:r>
        <w:t xml:space="preserve"> </w:t>
      </w:r>
      <w:proofErr w:type="spellStart"/>
      <w:r>
        <w:t>හෝ</w:t>
      </w:r>
      <w:proofErr w:type="spellEnd"/>
      <w:r>
        <w:t xml:space="preserve"> </w:t>
      </w:r>
      <w:proofErr w:type="spellStart"/>
      <w:r>
        <w:t>නීතිමය</w:t>
      </w:r>
      <w:proofErr w:type="spellEnd"/>
      <w:r>
        <w:t xml:space="preserve"> </w:t>
      </w:r>
      <w:proofErr w:type="spellStart"/>
      <w:r>
        <w:t>ගැටලුවලින්</w:t>
      </w:r>
      <w:proofErr w:type="spellEnd"/>
      <w:r>
        <w:t xml:space="preserve"> </w:t>
      </w:r>
      <w:proofErr w:type="spellStart"/>
      <w:r>
        <w:t>මිදීමට</w:t>
      </w:r>
      <w:proofErr w:type="spellEnd"/>
      <w:r>
        <w:t xml:space="preserve"> </w:t>
      </w:r>
      <w:proofErr w:type="spellStart"/>
      <w:r>
        <w:t>හැකි</w:t>
      </w:r>
      <w:proofErr w:type="spellEnd"/>
      <w:r>
        <w:t xml:space="preserve"> </w:t>
      </w:r>
      <w:proofErr w:type="spellStart"/>
      <w:r>
        <w:t>වීම</w:t>
      </w:r>
      <w:proofErr w:type="spellEnd"/>
      <w:r>
        <w:t>.</w:t>
      </w:r>
    </w:p>
    <w:p w14:paraId="67A99822" w14:textId="77777777" w:rsidR="00EA27FE" w:rsidRDefault="00000000">
      <w:pPr>
        <w:spacing w:after="120" w:line="240" w:lineRule="auto"/>
      </w:pPr>
      <w:r>
        <w:t>*[</w:t>
      </w:r>
      <w:proofErr w:type="spellStart"/>
      <w:r>
        <w:t>අවබෝධය</w:t>
      </w:r>
      <w:proofErr w:type="spellEnd"/>
      <w:r>
        <w:t xml:space="preserve"> (Understanding) | </w:t>
      </w:r>
      <w:proofErr w:type="spellStart"/>
      <w:r>
        <w:t>පාරිසරික</w:t>
      </w:r>
      <w:proofErr w:type="spellEnd"/>
      <w:r>
        <w:t xml:space="preserve"> </w:t>
      </w:r>
      <w:proofErr w:type="spellStart"/>
      <w:proofErr w:type="gramStart"/>
      <w:r>
        <w:t>වගකීම</w:t>
      </w:r>
      <w:proofErr w:type="spellEnd"/>
      <w:r>
        <w:t>]*</w:t>
      </w:r>
      <w:proofErr w:type="gramEnd"/>
    </w:p>
    <w:p w14:paraId="703E3221" w14:textId="77777777" w:rsidR="00EA27FE" w:rsidRDefault="00000000">
      <w:pPr>
        <w:spacing w:after="120" w:line="240" w:lineRule="auto"/>
      </w:pPr>
      <w:r>
        <w:t>**Q</w:t>
      </w:r>
      <w:proofErr w:type="gramStart"/>
      <w:r>
        <w:t>77:*</w:t>
      </w:r>
      <w:proofErr w:type="gramEnd"/>
      <w:r>
        <w:t xml:space="preserve">* </w:t>
      </w:r>
      <w:proofErr w:type="spellStart"/>
      <w:r>
        <w:t>ව්‍යාපාරයක්</w:t>
      </w:r>
      <w:proofErr w:type="spellEnd"/>
      <w:r>
        <w:t xml:space="preserve"> </w:t>
      </w:r>
      <w:proofErr w:type="spellStart"/>
      <w:r>
        <w:t>තමා</w:t>
      </w:r>
      <w:proofErr w:type="spellEnd"/>
      <w:r>
        <w:t xml:space="preserve"> </w:t>
      </w:r>
      <w:proofErr w:type="spellStart"/>
      <w:r>
        <w:t>වටා</w:t>
      </w:r>
      <w:proofErr w:type="spellEnd"/>
      <w:r>
        <w:t xml:space="preserve"> </w:t>
      </w:r>
      <w:proofErr w:type="spellStart"/>
      <w:r>
        <w:t>සිටින</w:t>
      </w:r>
      <w:proofErr w:type="spellEnd"/>
      <w:r>
        <w:t xml:space="preserve"> </w:t>
      </w:r>
      <w:proofErr w:type="spellStart"/>
      <w:r>
        <w:t>සමාජයට</w:t>
      </w:r>
      <w:proofErr w:type="spellEnd"/>
      <w:r>
        <w:t xml:space="preserve"> </w:t>
      </w:r>
      <w:proofErr w:type="spellStart"/>
      <w:r>
        <w:t>සහ</w:t>
      </w:r>
      <w:proofErr w:type="spellEnd"/>
      <w:r>
        <w:t xml:space="preserve"> </w:t>
      </w:r>
      <w:proofErr w:type="spellStart"/>
      <w:r>
        <w:t>ප්‍රජාවට</w:t>
      </w:r>
      <w:proofErr w:type="spellEnd"/>
      <w:r>
        <w:t xml:space="preserve"> </w:t>
      </w:r>
      <w:proofErr w:type="spellStart"/>
      <w:r>
        <w:t>ඉටු</w:t>
      </w:r>
      <w:proofErr w:type="spellEnd"/>
      <w:r>
        <w:t xml:space="preserve"> </w:t>
      </w:r>
      <w:proofErr w:type="spellStart"/>
      <w:r>
        <w:t>කළ</w:t>
      </w:r>
      <w:proofErr w:type="spellEnd"/>
      <w:r>
        <w:t xml:space="preserve"> </w:t>
      </w:r>
      <w:proofErr w:type="spellStart"/>
      <w:r>
        <w:t>යුතු</w:t>
      </w:r>
      <w:proofErr w:type="spellEnd"/>
      <w:r>
        <w:t xml:space="preserve"> </w:t>
      </w:r>
      <w:proofErr w:type="spellStart"/>
      <w:r>
        <w:t>සමාජ</w:t>
      </w:r>
      <w:proofErr w:type="spellEnd"/>
      <w:r>
        <w:t xml:space="preserve"> </w:t>
      </w:r>
      <w:proofErr w:type="spellStart"/>
      <w:r>
        <w:t>වගකීම්</w:t>
      </w:r>
      <w:proofErr w:type="spellEnd"/>
      <w:r>
        <w:t xml:space="preserve"> </w:t>
      </w:r>
      <w:proofErr w:type="spellStart"/>
      <w:r>
        <w:t>දෙකක්</w:t>
      </w:r>
      <w:proofErr w:type="spellEnd"/>
      <w:r>
        <w:t xml:space="preserve"> </w:t>
      </w:r>
      <w:proofErr w:type="spellStart"/>
      <w:r>
        <w:t>විස්තර</w:t>
      </w:r>
      <w:proofErr w:type="spellEnd"/>
      <w:r>
        <w:t xml:space="preserve"> </w:t>
      </w:r>
      <w:proofErr w:type="spellStart"/>
      <w:r>
        <w:t>කරන්න</w:t>
      </w:r>
      <w:proofErr w:type="spellEnd"/>
      <w:r>
        <w:t>.</w:t>
      </w:r>
    </w:p>
    <w:p w14:paraId="1D161DC4" w14:textId="77777777" w:rsidR="00EA27FE" w:rsidRDefault="00000000">
      <w:pPr>
        <w:spacing w:after="120" w:line="240" w:lineRule="auto"/>
      </w:pPr>
      <w:r>
        <w:t>**A</w:t>
      </w:r>
      <w:proofErr w:type="gramStart"/>
      <w:r>
        <w:t>77:*</w:t>
      </w:r>
      <w:proofErr w:type="gramEnd"/>
      <w:r>
        <w:t xml:space="preserve">* </w:t>
      </w:r>
      <w:proofErr w:type="spellStart"/>
      <w:r>
        <w:t>ව්‍යාපාරයක්</w:t>
      </w:r>
      <w:proofErr w:type="spellEnd"/>
      <w:r>
        <w:t xml:space="preserve"> </w:t>
      </w:r>
      <w:proofErr w:type="spellStart"/>
      <w:r>
        <w:t>තම</w:t>
      </w:r>
      <w:proofErr w:type="spellEnd"/>
      <w:r>
        <w:t xml:space="preserve"> </w:t>
      </w:r>
      <w:proofErr w:type="spellStart"/>
      <w:r>
        <w:t>ප්‍රජාව</w:t>
      </w:r>
      <w:proofErr w:type="spellEnd"/>
      <w:r>
        <w:t xml:space="preserve"> </w:t>
      </w:r>
      <w:proofErr w:type="spellStart"/>
      <w:r>
        <w:t>වෙනුවෙන්</w:t>
      </w:r>
      <w:proofErr w:type="spellEnd"/>
      <w:r>
        <w:t xml:space="preserve"> </w:t>
      </w:r>
      <w:proofErr w:type="spellStart"/>
      <w:r>
        <w:t>ඉටු</w:t>
      </w:r>
      <w:proofErr w:type="spellEnd"/>
      <w:r>
        <w:t xml:space="preserve"> </w:t>
      </w:r>
      <w:proofErr w:type="spellStart"/>
      <w:r>
        <w:t>කළ</w:t>
      </w:r>
      <w:proofErr w:type="spellEnd"/>
      <w:r>
        <w:t xml:space="preserve"> </w:t>
      </w:r>
      <w:proofErr w:type="spellStart"/>
      <w:r>
        <w:t>යුතු</w:t>
      </w:r>
      <w:proofErr w:type="spellEnd"/>
      <w:r>
        <w:t xml:space="preserve"> </w:t>
      </w:r>
      <w:proofErr w:type="spellStart"/>
      <w:r>
        <w:t>සමාජ</w:t>
      </w:r>
      <w:proofErr w:type="spellEnd"/>
      <w:r>
        <w:t xml:space="preserve"> </w:t>
      </w:r>
      <w:proofErr w:type="spellStart"/>
      <w:r>
        <w:t>වගකීම්</w:t>
      </w:r>
      <w:proofErr w:type="spellEnd"/>
      <w:r>
        <w:t xml:space="preserve"> </w:t>
      </w:r>
      <w:proofErr w:type="spellStart"/>
      <w:r>
        <w:t>දෙකක්</w:t>
      </w:r>
      <w:proofErr w:type="spellEnd"/>
      <w:r>
        <w:t xml:space="preserve"> </w:t>
      </w:r>
      <w:proofErr w:type="spellStart"/>
      <w:r>
        <w:t>පහත</w:t>
      </w:r>
      <w:proofErr w:type="spellEnd"/>
      <w:r>
        <w:t xml:space="preserve"> </w:t>
      </w:r>
      <w:proofErr w:type="spellStart"/>
      <w:r>
        <w:t>දැක්වේ</w:t>
      </w:r>
      <w:proofErr w:type="spellEnd"/>
      <w:r>
        <w:t xml:space="preserve">: 1. </w:t>
      </w:r>
      <w:proofErr w:type="spellStart"/>
      <w:r>
        <w:t>ප්‍රදේශයේ</w:t>
      </w:r>
      <w:proofErr w:type="spellEnd"/>
      <w:r>
        <w:t xml:space="preserve"> </w:t>
      </w:r>
      <w:proofErr w:type="spellStart"/>
      <w:r>
        <w:t>ජනතාවට</w:t>
      </w:r>
      <w:proofErr w:type="spellEnd"/>
      <w:r>
        <w:t xml:space="preserve"> </w:t>
      </w:r>
      <w:proofErr w:type="spellStart"/>
      <w:r>
        <w:t>රැකියා</w:t>
      </w:r>
      <w:proofErr w:type="spellEnd"/>
      <w:r>
        <w:t xml:space="preserve"> </w:t>
      </w:r>
      <w:proofErr w:type="spellStart"/>
      <w:r>
        <w:t>අවස්ථා</w:t>
      </w:r>
      <w:proofErr w:type="spellEnd"/>
      <w:r>
        <w:t xml:space="preserve"> </w:t>
      </w:r>
      <w:proofErr w:type="spellStart"/>
      <w:r>
        <w:t>ලබාදීම</w:t>
      </w:r>
      <w:proofErr w:type="spellEnd"/>
      <w:r>
        <w:t xml:space="preserve"> </w:t>
      </w:r>
      <w:proofErr w:type="spellStart"/>
      <w:r>
        <w:t>සහ</w:t>
      </w:r>
      <w:proofErr w:type="spellEnd"/>
      <w:r>
        <w:t xml:space="preserve"> </w:t>
      </w:r>
      <w:proofErr w:type="spellStart"/>
      <w:r>
        <w:t>ඔවුන්ගේ</w:t>
      </w:r>
      <w:proofErr w:type="spellEnd"/>
      <w:r>
        <w:t xml:space="preserve"> </w:t>
      </w:r>
      <w:proofErr w:type="spellStart"/>
      <w:r>
        <w:t>ජීවන</w:t>
      </w:r>
      <w:proofErr w:type="spellEnd"/>
      <w:r>
        <w:t xml:space="preserve"> </w:t>
      </w:r>
      <w:proofErr w:type="spellStart"/>
      <w:r>
        <w:t>තත්ත්වය</w:t>
      </w:r>
      <w:proofErr w:type="spellEnd"/>
      <w:r>
        <w:t xml:space="preserve"> </w:t>
      </w:r>
      <w:proofErr w:type="spellStart"/>
      <w:r>
        <w:t>උසස්</w:t>
      </w:r>
      <w:proofErr w:type="spellEnd"/>
      <w:r>
        <w:t xml:space="preserve"> </w:t>
      </w:r>
      <w:proofErr w:type="spellStart"/>
      <w:r>
        <w:t>කිරීමට</w:t>
      </w:r>
      <w:proofErr w:type="spellEnd"/>
      <w:r>
        <w:t xml:space="preserve"> </w:t>
      </w:r>
      <w:proofErr w:type="spellStart"/>
      <w:r>
        <w:t>දායක</w:t>
      </w:r>
      <w:proofErr w:type="spellEnd"/>
      <w:r>
        <w:t xml:space="preserve"> </w:t>
      </w:r>
      <w:proofErr w:type="spellStart"/>
      <w:r>
        <w:t>වීම</w:t>
      </w:r>
      <w:proofErr w:type="spellEnd"/>
      <w:r>
        <w:t xml:space="preserve">. 2. </w:t>
      </w:r>
      <w:proofErr w:type="spellStart"/>
      <w:r>
        <w:t>ප්‍රදේශයේ</w:t>
      </w:r>
      <w:proofErr w:type="spellEnd"/>
      <w:r>
        <w:t xml:space="preserve"> </w:t>
      </w:r>
      <w:proofErr w:type="spellStart"/>
      <w:r>
        <w:t>පාසල්</w:t>
      </w:r>
      <w:proofErr w:type="spellEnd"/>
      <w:r>
        <w:t xml:space="preserve">, </w:t>
      </w:r>
      <w:proofErr w:type="spellStart"/>
      <w:r>
        <w:t>රෝහල්</w:t>
      </w:r>
      <w:proofErr w:type="spellEnd"/>
      <w:r>
        <w:t xml:space="preserve">, </w:t>
      </w:r>
      <w:proofErr w:type="spellStart"/>
      <w:r>
        <w:t>මංමාවත්</w:t>
      </w:r>
      <w:proofErr w:type="spellEnd"/>
      <w:r>
        <w:t xml:space="preserve"> </w:t>
      </w:r>
      <w:proofErr w:type="spellStart"/>
      <w:r>
        <w:t>වැනි</w:t>
      </w:r>
      <w:proofErr w:type="spellEnd"/>
      <w:r>
        <w:t xml:space="preserve"> </w:t>
      </w:r>
      <w:proofErr w:type="spellStart"/>
      <w:r>
        <w:t>පොදු</w:t>
      </w:r>
      <w:proofErr w:type="spellEnd"/>
      <w:r>
        <w:t xml:space="preserve"> </w:t>
      </w:r>
      <w:proofErr w:type="spellStart"/>
      <w:r>
        <w:t>යටිතල</w:t>
      </w:r>
      <w:proofErr w:type="spellEnd"/>
      <w:r>
        <w:t xml:space="preserve"> </w:t>
      </w:r>
      <w:proofErr w:type="spellStart"/>
      <w:r>
        <w:t>පහසුකම්</w:t>
      </w:r>
      <w:proofErr w:type="spellEnd"/>
      <w:r>
        <w:t xml:space="preserve"> </w:t>
      </w:r>
      <w:proofErr w:type="spellStart"/>
      <w:r>
        <w:t>සංවර්ධනයට</w:t>
      </w:r>
      <w:proofErr w:type="spellEnd"/>
      <w:r>
        <w:t xml:space="preserve"> </w:t>
      </w:r>
      <w:proofErr w:type="spellStart"/>
      <w:r>
        <w:t>සහ</w:t>
      </w:r>
      <w:proofErr w:type="spellEnd"/>
      <w:r>
        <w:t xml:space="preserve"> </w:t>
      </w:r>
      <w:proofErr w:type="spellStart"/>
      <w:r>
        <w:t>ප්‍රජා</w:t>
      </w:r>
      <w:proofErr w:type="spellEnd"/>
      <w:r>
        <w:t xml:space="preserve"> </w:t>
      </w:r>
      <w:proofErr w:type="spellStart"/>
      <w:r>
        <w:t>සේවා</w:t>
      </w:r>
      <w:proofErr w:type="spellEnd"/>
      <w:r>
        <w:t xml:space="preserve"> </w:t>
      </w:r>
      <w:proofErr w:type="spellStart"/>
      <w:r>
        <w:t>කටයුතුවලට</w:t>
      </w:r>
      <w:proofErr w:type="spellEnd"/>
      <w:r>
        <w:t xml:space="preserve"> </w:t>
      </w:r>
      <w:proofErr w:type="spellStart"/>
      <w:r>
        <w:t>මූල්‍යමය</w:t>
      </w:r>
      <w:proofErr w:type="spellEnd"/>
      <w:r>
        <w:t xml:space="preserve"> </w:t>
      </w:r>
      <w:proofErr w:type="spellStart"/>
      <w:r>
        <w:t>හෝ</w:t>
      </w:r>
      <w:proofErr w:type="spellEnd"/>
      <w:r>
        <w:t xml:space="preserve"> </w:t>
      </w:r>
      <w:proofErr w:type="spellStart"/>
      <w:r>
        <w:t>ද්‍රව්‍යමය</w:t>
      </w:r>
      <w:proofErr w:type="spellEnd"/>
      <w:r>
        <w:t xml:space="preserve"> </w:t>
      </w:r>
      <w:proofErr w:type="spellStart"/>
      <w:r>
        <w:t>අනුග්‍රහය</w:t>
      </w:r>
      <w:proofErr w:type="spellEnd"/>
      <w:r>
        <w:t xml:space="preserve"> </w:t>
      </w:r>
      <w:proofErr w:type="spellStart"/>
      <w:r>
        <w:t>දැක්වීම</w:t>
      </w:r>
      <w:proofErr w:type="spellEnd"/>
      <w:r>
        <w:t>.</w:t>
      </w:r>
    </w:p>
    <w:p w14:paraId="7480B2C1" w14:textId="77777777" w:rsidR="00EA27FE" w:rsidRDefault="00000000">
      <w:pPr>
        <w:spacing w:after="120" w:line="240" w:lineRule="auto"/>
      </w:pPr>
      <w:r>
        <w:t>*[</w:t>
      </w:r>
      <w:proofErr w:type="spellStart"/>
      <w:r>
        <w:t>අවබෝධය</w:t>
      </w:r>
      <w:proofErr w:type="spellEnd"/>
      <w:r>
        <w:t xml:space="preserve"> (Understanding) | </w:t>
      </w:r>
      <w:proofErr w:type="spellStart"/>
      <w:r>
        <w:t>සමාජ</w:t>
      </w:r>
      <w:proofErr w:type="spellEnd"/>
      <w:r>
        <w:t xml:space="preserve"> </w:t>
      </w:r>
      <w:proofErr w:type="spellStart"/>
      <w:proofErr w:type="gramStart"/>
      <w:r>
        <w:t>සුභසාධනය</w:t>
      </w:r>
      <w:proofErr w:type="spellEnd"/>
      <w:r>
        <w:t>]*</w:t>
      </w:r>
      <w:proofErr w:type="gramEnd"/>
    </w:p>
    <w:p w14:paraId="08568C0E" w14:textId="77777777" w:rsidR="00EA27FE" w:rsidRDefault="00000000">
      <w:pPr>
        <w:spacing w:after="120" w:line="240" w:lineRule="auto"/>
      </w:pPr>
      <w:r>
        <w:t>**Q</w:t>
      </w:r>
      <w:proofErr w:type="gramStart"/>
      <w:r>
        <w:t>78:*</w:t>
      </w:r>
      <w:proofErr w:type="gramEnd"/>
      <w:r>
        <w:t xml:space="preserve">* </w:t>
      </w:r>
      <w:proofErr w:type="spellStart"/>
      <w:r>
        <w:t>ව්‍යාපාර</w:t>
      </w:r>
      <w:proofErr w:type="spellEnd"/>
      <w:r>
        <w:t xml:space="preserve"> </w:t>
      </w:r>
      <w:proofErr w:type="spellStart"/>
      <w:r>
        <w:t>ආචාර</w:t>
      </w:r>
      <w:proofErr w:type="spellEnd"/>
      <w:r>
        <w:t xml:space="preserve"> </w:t>
      </w:r>
      <w:proofErr w:type="spellStart"/>
      <w:r>
        <w:t>ධර්ම</w:t>
      </w:r>
      <w:proofErr w:type="spellEnd"/>
      <w:r>
        <w:t xml:space="preserve"> </w:t>
      </w:r>
      <w:proofErr w:type="spellStart"/>
      <w:r>
        <w:t>සහ</w:t>
      </w:r>
      <w:proofErr w:type="spellEnd"/>
      <w:r>
        <w:t xml:space="preserve"> </w:t>
      </w:r>
      <w:proofErr w:type="spellStart"/>
      <w:r>
        <w:t>සමාජ</w:t>
      </w:r>
      <w:proofErr w:type="spellEnd"/>
      <w:r>
        <w:t xml:space="preserve"> </w:t>
      </w:r>
      <w:proofErr w:type="spellStart"/>
      <w:r>
        <w:t>වගකීම</w:t>
      </w:r>
      <w:proofErr w:type="spellEnd"/>
      <w:r>
        <w:t xml:space="preserve"> </w:t>
      </w:r>
      <w:proofErr w:type="spellStart"/>
      <w:r>
        <w:t>අතර</w:t>
      </w:r>
      <w:proofErr w:type="spellEnd"/>
      <w:r>
        <w:t xml:space="preserve"> </w:t>
      </w:r>
      <w:proofErr w:type="spellStart"/>
      <w:r>
        <w:t>පවතින</w:t>
      </w:r>
      <w:proofErr w:type="spellEnd"/>
      <w:r>
        <w:t xml:space="preserve"> </w:t>
      </w:r>
      <w:proofErr w:type="spellStart"/>
      <w:r>
        <w:t>වෙනස</w:t>
      </w:r>
      <w:proofErr w:type="spellEnd"/>
      <w:r>
        <w:t xml:space="preserve"> </w:t>
      </w:r>
      <w:proofErr w:type="spellStart"/>
      <w:r>
        <w:t>පැහැදිලි</w:t>
      </w:r>
      <w:proofErr w:type="spellEnd"/>
      <w:r>
        <w:t xml:space="preserve"> </w:t>
      </w:r>
      <w:proofErr w:type="spellStart"/>
      <w:r>
        <w:t>කරන්න</w:t>
      </w:r>
      <w:proofErr w:type="spellEnd"/>
      <w:r>
        <w:t>.</w:t>
      </w:r>
    </w:p>
    <w:p w14:paraId="7B47A4F6" w14:textId="77777777" w:rsidR="00EA27FE" w:rsidRDefault="00000000">
      <w:pPr>
        <w:spacing w:after="120" w:line="240" w:lineRule="auto"/>
      </w:pPr>
      <w:r>
        <w:t>**A</w:t>
      </w:r>
      <w:proofErr w:type="gramStart"/>
      <w:r>
        <w:t>78:*</w:t>
      </w:r>
      <w:proofErr w:type="gramEnd"/>
      <w:r>
        <w:t xml:space="preserve">* </w:t>
      </w:r>
      <w:proofErr w:type="spellStart"/>
      <w:r>
        <w:t>ව්‍යාපාර</w:t>
      </w:r>
      <w:proofErr w:type="spellEnd"/>
      <w:r>
        <w:t xml:space="preserve"> </w:t>
      </w:r>
      <w:proofErr w:type="spellStart"/>
      <w:r>
        <w:t>ආචාර</w:t>
      </w:r>
      <w:proofErr w:type="spellEnd"/>
      <w:r>
        <w:t xml:space="preserve"> </w:t>
      </w:r>
      <w:proofErr w:type="spellStart"/>
      <w:r>
        <w:t>ධර්ම</w:t>
      </w:r>
      <w:proofErr w:type="spellEnd"/>
      <w:r>
        <w:t xml:space="preserve"> </w:t>
      </w:r>
      <w:proofErr w:type="spellStart"/>
      <w:r>
        <w:t>යනු</w:t>
      </w:r>
      <w:proofErr w:type="spellEnd"/>
      <w:r>
        <w:t xml:space="preserve"> </w:t>
      </w:r>
      <w:proofErr w:type="spellStart"/>
      <w:r>
        <w:t>ව්‍යාපාරයක්</w:t>
      </w:r>
      <w:proofErr w:type="spellEnd"/>
      <w:r>
        <w:t xml:space="preserve"> </w:t>
      </w:r>
      <w:proofErr w:type="spellStart"/>
      <w:r>
        <w:t>කළමනාකරණය</w:t>
      </w:r>
      <w:proofErr w:type="spellEnd"/>
      <w:r>
        <w:t xml:space="preserve"> </w:t>
      </w:r>
      <w:proofErr w:type="spellStart"/>
      <w:r>
        <w:t>කිරීමේදී</w:t>
      </w:r>
      <w:proofErr w:type="spellEnd"/>
      <w:r>
        <w:t xml:space="preserve"> </w:t>
      </w:r>
      <w:proofErr w:type="spellStart"/>
      <w:r>
        <w:t>සහ</w:t>
      </w:r>
      <w:proofErr w:type="spellEnd"/>
      <w:r>
        <w:t xml:space="preserve"> </w:t>
      </w:r>
      <w:proofErr w:type="spellStart"/>
      <w:r>
        <w:t>තීරණ</w:t>
      </w:r>
      <w:proofErr w:type="spellEnd"/>
      <w:r>
        <w:t xml:space="preserve"> </w:t>
      </w:r>
      <w:proofErr w:type="spellStart"/>
      <w:r>
        <w:t>ගැනීමේදී</w:t>
      </w:r>
      <w:proofErr w:type="spellEnd"/>
      <w:r>
        <w:t xml:space="preserve"> </w:t>
      </w:r>
      <w:proofErr w:type="spellStart"/>
      <w:r>
        <w:t>සදාචාරාත්මකව</w:t>
      </w:r>
      <w:proofErr w:type="spellEnd"/>
      <w:r>
        <w:t xml:space="preserve"> </w:t>
      </w:r>
      <w:proofErr w:type="spellStart"/>
      <w:r>
        <w:t>හරි</w:t>
      </w:r>
      <w:proofErr w:type="spellEnd"/>
      <w:r>
        <w:t xml:space="preserve"> </w:t>
      </w:r>
      <w:proofErr w:type="spellStart"/>
      <w:r>
        <w:t>වැරදි</w:t>
      </w:r>
      <w:proofErr w:type="spellEnd"/>
      <w:r>
        <w:t xml:space="preserve"> </w:t>
      </w:r>
      <w:proofErr w:type="spellStart"/>
      <w:r>
        <w:t>බව</w:t>
      </w:r>
      <w:proofErr w:type="spellEnd"/>
      <w:r>
        <w:t xml:space="preserve"> </w:t>
      </w:r>
      <w:proofErr w:type="spellStart"/>
      <w:r>
        <w:t>තීරණය</w:t>
      </w:r>
      <w:proofErr w:type="spellEnd"/>
      <w:r>
        <w:t xml:space="preserve"> </w:t>
      </w:r>
      <w:proofErr w:type="spellStart"/>
      <w:r>
        <w:t>කරන</w:t>
      </w:r>
      <w:proofErr w:type="spellEnd"/>
      <w:r>
        <w:t xml:space="preserve"> </w:t>
      </w:r>
      <w:proofErr w:type="spellStart"/>
      <w:r>
        <w:t>මූලධර්ම</w:t>
      </w:r>
      <w:proofErr w:type="spellEnd"/>
      <w:r>
        <w:t xml:space="preserve"> </w:t>
      </w:r>
      <w:proofErr w:type="spellStart"/>
      <w:r>
        <w:t>සහ</w:t>
      </w:r>
      <w:proofErr w:type="spellEnd"/>
      <w:r>
        <w:t xml:space="preserve"> </w:t>
      </w:r>
      <w:proofErr w:type="spellStart"/>
      <w:r>
        <w:t>නිවැරදි</w:t>
      </w:r>
      <w:proofErr w:type="spellEnd"/>
      <w:r>
        <w:t xml:space="preserve"> </w:t>
      </w:r>
      <w:proofErr w:type="spellStart"/>
      <w:r>
        <w:t>චර්යා</w:t>
      </w:r>
      <w:proofErr w:type="spellEnd"/>
      <w:r>
        <w:t xml:space="preserve"> </w:t>
      </w:r>
      <w:proofErr w:type="spellStart"/>
      <w:r>
        <w:t>පද්ධතියයි</w:t>
      </w:r>
      <w:proofErr w:type="spellEnd"/>
      <w:r>
        <w:t xml:space="preserve">. </w:t>
      </w:r>
      <w:proofErr w:type="spellStart"/>
      <w:r>
        <w:t>සමාජ</w:t>
      </w:r>
      <w:proofErr w:type="spellEnd"/>
      <w:r>
        <w:t xml:space="preserve"> </w:t>
      </w:r>
      <w:proofErr w:type="spellStart"/>
      <w:r>
        <w:t>වගකීම</w:t>
      </w:r>
      <w:proofErr w:type="spellEnd"/>
      <w:r>
        <w:t xml:space="preserve"> </w:t>
      </w:r>
      <w:proofErr w:type="spellStart"/>
      <w:r>
        <w:t>යනු</w:t>
      </w:r>
      <w:proofErr w:type="spellEnd"/>
      <w:r>
        <w:t xml:space="preserve"> </w:t>
      </w:r>
      <w:proofErr w:type="spellStart"/>
      <w:r>
        <w:t>ව්‍යාපාරික</w:t>
      </w:r>
      <w:proofErr w:type="spellEnd"/>
      <w:r>
        <w:t xml:space="preserve"> </w:t>
      </w:r>
      <w:proofErr w:type="spellStart"/>
      <w:r>
        <w:t>කටයුතු</w:t>
      </w:r>
      <w:proofErr w:type="spellEnd"/>
      <w:r>
        <w:t xml:space="preserve"> </w:t>
      </w:r>
      <w:proofErr w:type="spellStart"/>
      <w:r>
        <w:t>මගින්</w:t>
      </w:r>
      <w:proofErr w:type="spellEnd"/>
      <w:r>
        <w:t xml:space="preserve"> </w:t>
      </w:r>
      <w:proofErr w:type="spellStart"/>
      <w:r>
        <w:t>සමාජයට</w:t>
      </w:r>
      <w:proofErr w:type="spellEnd"/>
      <w:r>
        <w:t xml:space="preserve"> </w:t>
      </w:r>
      <w:proofErr w:type="spellStart"/>
      <w:r>
        <w:t>සහ</w:t>
      </w:r>
      <w:proofErr w:type="spellEnd"/>
      <w:r>
        <w:t xml:space="preserve"> </w:t>
      </w:r>
      <w:proofErr w:type="spellStart"/>
      <w:r>
        <w:t>පරිසරයට</w:t>
      </w:r>
      <w:proofErr w:type="spellEnd"/>
      <w:r>
        <w:t xml:space="preserve"> </w:t>
      </w:r>
      <w:proofErr w:type="spellStart"/>
      <w:r>
        <w:t>සිදුවන</w:t>
      </w:r>
      <w:proofErr w:type="spellEnd"/>
      <w:r>
        <w:t xml:space="preserve"> </w:t>
      </w:r>
      <w:proofErr w:type="spellStart"/>
      <w:r>
        <w:t>බලපෑම්</w:t>
      </w:r>
      <w:proofErr w:type="spellEnd"/>
      <w:r>
        <w:t xml:space="preserve"> </w:t>
      </w:r>
      <w:proofErr w:type="spellStart"/>
      <w:r>
        <w:t>පිළිබඳ</w:t>
      </w:r>
      <w:proofErr w:type="spellEnd"/>
      <w:r>
        <w:t xml:space="preserve"> </w:t>
      </w:r>
      <w:proofErr w:type="spellStart"/>
      <w:r>
        <w:t>සලකා</w:t>
      </w:r>
      <w:proofErr w:type="spellEnd"/>
      <w:r>
        <w:t xml:space="preserve"> </w:t>
      </w:r>
      <w:proofErr w:type="spellStart"/>
      <w:r>
        <w:t>බලමින්</w:t>
      </w:r>
      <w:proofErr w:type="spellEnd"/>
      <w:r>
        <w:t xml:space="preserve">, </w:t>
      </w:r>
      <w:proofErr w:type="spellStart"/>
      <w:r>
        <w:t>ප්‍රජාවගේ</w:t>
      </w:r>
      <w:proofErr w:type="spellEnd"/>
      <w:r>
        <w:t xml:space="preserve"> </w:t>
      </w:r>
      <w:proofErr w:type="spellStart"/>
      <w:r>
        <w:t>සහ</w:t>
      </w:r>
      <w:proofErr w:type="spellEnd"/>
      <w:r>
        <w:t xml:space="preserve"> </w:t>
      </w:r>
      <w:proofErr w:type="spellStart"/>
      <w:r>
        <w:t>පරිසරයේ</w:t>
      </w:r>
      <w:proofErr w:type="spellEnd"/>
      <w:r>
        <w:t xml:space="preserve"> </w:t>
      </w:r>
      <w:proofErr w:type="spellStart"/>
      <w:r>
        <w:t>යහපත</w:t>
      </w:r>
      <w:proofErr w:type="spellEnd"/>
      <w:r>
        <w:t xml:space="preserve"> </w:t>
      </w:r>
      <w:proofErr w:type="spellStart"/>
      <w:r>
        <w:t>උදෙසා</w:t>
      </w:r>
      <w:proofErr w:type="spellEnd"/>
      <w:r>
        <w:t xml:space="preserve"> </w:t>
      </w:r>
      <w:proofErr w:type="spellStart"/>
      <w:r>
        <w:t>ස්වේච්ඡාවෙන්</w:t>
      </w:r>
      <w:proofErr w:type="spellEnd"/>
      <w:r>
        <w:t xml:space="preserve"> </w:t>
      </w:r>
      <w:proofErr w:type="spellStart"/>
      <w:r>
        <w:t>ඉටු</w:t>
      </w:r>
      <w:proofErr w:type="spellEnd"/>
      <w:r>
        <w:t xml:space="preserve"> </w:t>
      </w:r>
      <w:proofErr w:type="spellStart"/>
      <w:r>
        <w:t>කරනු</w:t>
      </w:r>
      <w:proofErr w:type="spellEnd"/>
      <w:r>
        <w:t xml:space="preserve"> </w:t>
      </w:r>
      <w:proofErr w:type="spellStart"/>
      <w:r>
        <w:t>ලබන</w:t>
      </w:r>
      <w:proofErr w:type="spellEnd"/>
      <w:r>
        <w:t xml:space="preserve"> </w:t>
      </w:r>
      <w:proofErr w:type="spellStart"/>
      <w:r>
        <w:t>මෙහෙවරයි</w:t>
      </w:r>
      <w:proofErr w:type="spellEnd"/>
      <w:r>
        <w:t>.</w:t>
      </w:r>
    </w:p>
    <w:p w14:paraId="06907432" w14:textId="77777777" w:rsidR="00EA27FE" w:rsidRDefault="00000000">
      <w:pPr>
        <w:spacing w:after="120" w:line="240" w:lineRule="auto"/>
      </w:pPr>
      <w:r>
        <w:t>*[</w:t>
      </w:r>
      <w:proofErr w:type="spellStart"/>
      <w:r>
        <w:t>අවබෝධය</w:t>
      </w:r>
      <w:proofErr w:type="spellEnd"/>
      <w:r>
        <w:t xml:space="preserve"> (Understanding) | </w:t>
      </w:r>
      <w:proofErr w:type="spellStart"/>
      <w:r>
        <w:t>ව්‍යාපාර</w:t>
      </w:r>
      <w:proofErr w:type="spellEnd"/>
      <w:r>
        <w:t xml:space="preserve"> </w:t>
      </w:r>
      <w:proofErr w:type="spellStart"/>
      <w:r>
        <w:t>ආචාර</w:t>
      </w:r>
      <w:proofErr w:type="spellEnd"/>
      <w:r>
        <w:t xml:space="preserve"> </w:t>
      </w:r>
      <w:proofErr w:type="spellStart"/>
      <w:proofErr w:type="gramStart"/>
      <w:r>
        <w:t>ධර්ම</w:t>
      </w:r>
      <w:proofErr w:type="spellEnd"/>
      <w:r>
        <w:t>]*</w:t>
      </w:r>
      <w:proofErr w:type="gramEnd"/>
    </w:p>
    <w:p w14:paraId="6EC65B55" w14:textId="77777777" w:rsidR="00EA27FE" w:rsidRDefault="00000000">
      <w:pPr>
        <w:spacing w:after="120" w:line="240" w:lineRule="auto"/>
      </w:pPr>
      <w:r>
        <w:t>**Q</w:t>
      </w:r>
      <w:proofErr w:type="gramStart"/>
      <w:r>
        <w:t>79:*</w:t>
      </w:r>
      <w:proofErr w:type="gramEnd"/>
      <w:r>
        <w:t xml:space="preserve">* </w:t>
      </w:r>
      <w:proofErr w:type="spellStart"/>
      <w:r>
        <w:t>වෙළෙඳපොළ</w:t>
      </w:r>
      <w:proofErr w:type="spellEnd"/>
      <w:r>
        <w:t xml:space="preserve"> </w:t>
      </w:r>
      <w:proofErr w:type="spellStart"/>
      <w:r>
        <w:t>තුළ</w:t>
      </w:r>
      <w:proofErr w:type="spellEnd"/>
      <w:r>
        <w:t xml:space="preserve"> </w:t>
      </w:r>
      <w:proofErr w:type="spellStart"/>
      <w:r>
        <w:t>දී</w:t>
      </w:r>
      <w:proofErr w:type="spellEnd"/>
      <w:r>
        <w:t xml:space="preserve"> </w:t>
      </w:r>
      <w:proofErr w:type="spellStart"/>
      <w:r>
        <w:t>පාරිභෝගිකයන්</w:t>
      </w:r>
      <w:proofErr w:type="spellEnd"/>
      <w:r>
        <w:t xml:space="preserve"> </w:t>
      </w:r>
      <w:proofErr w:type="spellStart"/>
      <w:r>
        <w:t>මුහුණ</w:t>
      </w:r>
      <w:proofErr w:type="spellEnd"/>
      <w:r>
        <w:t xml:space="preserve"> </w:t>
      </w:r>
      <w:proofErr w:type="spellStart"/>
      <w:r>
        <w:t>දෙන</w:t>
      </w:r>
      <w:proofErr w:type="spellEnd"/>
      <w:r>
        <w:t xml:space="preserve"> </w:t>
      </w:r>
      <w:proofErr w:type="spellStart"/>
      <w:r>
        <w:t>ප්‍රධාන</w:t>
      </w:r>
      <w:proofErr w:type="spellEnd"/>
      <w:r>
        <w:t xml:space="preserve"> </w:t>
      </w:r>
      <w:proofErr w:type="spellStart"/>
      <w:r>
        <w:t>ගැටලු</w:t>
      </w:r>
      <w:proofErr w:type="spellEnd"/>
      <w:r>
        <w:t xml:space="preserve"> </w:t>
      </w:r>
      <w:proofErr w:type="spellStart"/>
      <w:r>
        <w:t>දෙකක්</w:t>
      </w:r>
      <w:proofErr w:type="spellEnd"/>
      <w:r>
        <w:t xml:space="preserve"> </w:t>
      </w:r>
      <w:proofErr w:type="spellStart"/>
      <w:r>
        <w:t>පැහැදිලි</w:t>
      </w:r>
      <w:proofErr w:type="spellEnd"/>
      <w:r>
        <w:t xml:space="preserve"> </w:t>
      </w:r>
      <w:proofErr w:type="spellStart"/>
      <w:r>
        <w:t>කරන්න</w:t>
      </w:r>
      <w:proofErr w:type="spellEnd"/>
      <w:r>
        <w:t>.</w:t>
      </w:r>
    </w:p>
    <w:p w14:paraId="4AAABC6C" w14:textId="77777777" w:rsidR="00EA27FE" w:rsidRDefault="00000000">
      <w:pPr>
        <w:spacing w:after="120" w:line="240" w:lineRule="auto"/>
      </w:pPr>
      <w:r>
        <w:t>**A</w:t>
      </w:r>
      <w:proofErr w:type="gramStart"/>
      <w:r>
        <w:t>79:*</w:t>
      </w:r>
      <w:proofErr w:type="gramEnd"/>
      <w:r>
        <w:t xml:space="preserve">* </w:t>
      </w:r>
      <w:proofErr w:type="spellStart"/>
      <w:r>
        <w:t>වෙළෙඳපොළ</w:t>
      </w:r>
      <w:proofErr w:type="spellEnd"/>
      <w:r>
        <w:t xml:space="preserve"> </w:t>
      </w:r>
      <w:proofErr w:type="spellStart"/>
      <w:r>
        <w:t>තුළ</w:t>
      </w:r>
      <w:proofErr w:type="spellEnd"/>
      <w:r>
        <w:t xml:space="preserve"> </w:t>
      </w:r>
      <w:proofErr w:type="spellStart"/>
      <w:r>
        <w:t>දී</w:t>
      </w:r>
      <w:proofErr w:type="spellEnd"/>
      <w:r>
        <w:t xml:space="preserve"> </w:t>
      </w:r>
      <w:proofErr w:type="spellStart"/>
      <w:r>
        <w:t>පාරිභෝගිකයන්</w:t>
      </w:r>
      <w:proofErr w:type="spellEnd"/>
      <w:r>
        <w:t xml:space="preserve"> </w:t>
      </w:r>
      <w:proofErr w:type="spellStart"/>
      <w:r>
        <w:t>මුහුණ</w:t>
      </w:r>
      <w:proofErr w:type="spellEnd"/>
      <w:r>
        <w:t xml:space="preserve"> </w:t>
      </w:r>
      <w:proofErr w:type="spellStart"/>
      <w:r>
        <w:t>දෙන</w:t>
      </w:r>
      <w:proofErr w:type="spellEnd"/>
      <w:r>
        <w:t xml:space="preserve"> </w:t>
      </w:r>
      <w:proofErr w:type="spellStart"/>
      <w:r>
        <w:t>ප්‍රධාන</w:t>
      </w:r>
      <w:proofErr w:type="spellEnd"/>
      <w:r>
        <w:t xml:space="preserve"> </w:t>
      </w:r>
      <w:proofErr w:type="spellStart"/>
      <w:r>
        <w:t>ගැටලු</w:t>
      </w:r>
      <w:proofErr w:type="spellEnd"/>
      <w:r>
        <w:t xml:space="preserve"> </w:t>
      </w:r>
      <w:proofErr w:type="spellStart"/>
      <w:r>
        <w:t>දෙකක්</w:t>
      </w:r>
      <w:proofErr w:type="spellEnd"/>
      <w:r>
        <w:t xml:space="preserve"> </w:t>
      </w:r>
      <w:proofErr w:type="spellStart"/>
      <w:r>
        <w:t>පහත</w:t>
      </w:r>
      <w:proofErr w:type="spellEnd"/>
      <w:r>
        <w:t xml:space="preserve"> </w:t>
      </w:r>
      <w:proofErr w:type="spellStart"/>
      <w:r>
        <w:t>පරිදි</w:t>
      </w:r>
      <w:proofErr w:type="spellEnd"/>
      <w:r>
        <w:t xml:space="preserve"> </w:t>
      </w:r>
      <w:proofErr w:type="spellStart"/>
      <w:r>
        <w:t>වේ</w:t>
      </w:r>
      <w:proofErr w:type="spellEnd"/>
      <w:r>
        <w:t xml:space="preserve">: 1. </w:t>
      </w:r>
      <w:proofErr w:type="spellStart"/>
      <w:r>
        <w:t>බාල</w:t>
      </w:r>
      <w:proofErr w:type="spellEnd"/>
      <w:r>
        <w:t xml:space="preserve"> </w:t>
      </w:r>
      <w:proofErr w:type="spellStart"/>
      <w:r>
        <w:t>හෝ</w:t>
      </w:r>
      <w:proofErr w:type="spellEnd"/>
      <w:r>
        <w:t xml:space="preserve"> </w:t>
      </w:r>
      <w:proofErr w:type="spellStart"/>
      <w:r>
        <w:t>ප්‍රමිතියෙන්</w:t>
      </w:r>
      <w:proofErr w:type="spellEnd"/>
      <w:r>
        <w:t xml:space="preserve"> </w:t>
      </w:r>
      <w:proofErr w:type="spellStart"/>
      <w:r>
        <w:t>තොර</w:t>
      </w:r>
      <w:proofErr w:type="spellEnd"/>
      <w:r>
        <w:t xml:space="preserve"> </w:t>
      </w:r>
      <w:proofErr w:type="spellStart"/>
      <w:r>
        <w:t>භාණ්ඩ</w:t>
      </w:r>
      <w:proofErr w:type="spellEnd"/>
      <w:r>
        <w:t xml:space="preserve"> </w:t>
      </w:r>
      <w:proofErr w:type="spellStart"/>
      <w:r>
        <w:t>අලෙවි</w:t>
      </w:r>
      <w:proofErr w:type="spellEnd"/>
      <w:r>
        <w:t xml:space="preserve"> </w:t>
      </w:r>
      <w:proofErr w:type="spellStart"/>
      <w:r>
        <w:t>කිරීම</w:t>
      </w:r>
      <w:proofErr w:type="spellEnd"/>
      <w:r>
        <w:t xml:space="preserve"> - </w:t>
      </w:r>
      <w:proofErr w:type="spellStart"/>
      <w:r>
        <w:t>නිෂ්පාදකයන්</w:t>
      </w:r>
      <w:proofErr w:type="spellEnd"/>
      <w:r>
        <w:t xml:space="preserve"> </w:t>
      </w:r>
      <w:proofErr w:type="spellStart"/>
      <w:r>
        <w:t>හෝ</w:t>
      </w:r>
      <w:proofErr w:type="spellEnd"/>
      <w:r>
        <w:t xml:space="preserve"> </w:t>
      </w:r>
      <w:proofErr w:type="spellStart"/>
      <w:r>
        <w:t>වෙළෙඳුන්</w:t>
      </w:r>
      <w:proofErr w:type="spellEnd"/>
      <w:r>
        <w:t xml:space="preserve"> </w:t>
      </w:r>
      <w:proofErr w:type="spellStart"/>
      <w:r>
        <w:t>අධික</w:t>
      </w:r>
      <w:proofErr w:type="spellEnd"/>
      <w:r>
        <w:t xml:space="preserve"> </w:t>
      </w:r>
      <w:proofErr w:type="spellStart"/>
      <w:r>
        <w:t>ලාභ</w:t>
      </w:r>
      <w:proofErr w:type="spellEnd"/>
      <w:r>
        <w:t xml:space="preserve"> </w:t>
      </w:r>
      <w:proofErr w:type="spellStart"/>
      <w:r>
        <w:t>ලැබීමේ</w:t>
      </w:r>
      <w:proofErr w:type="spellEnd"/>
      <w:r>
        <w:t xml:space="preserve"> </w:t>
      </w:r>
      <w:proofErr w:type="spellStart"/>
      <w:r>
        <w:t>අරමුණින්</w:t>
      </w:r>
      <w:proofErr w:type="spellEnd"/>
      <w:r>
        <w:t xml:space="preserve"> </w:t>
      </w:r>
      <w:proofErr w:type="spellStart"/>
      <w:r>
        <w:t>සෞඛ්‍යයට</w:t>
      </w:r>
      <w:proofErr w:type="spellEnd"/>
      <w:r>
        <w:t xml:space="preserve"> </w:t>
      </w:r>
      <w:proofErr w:type="spellStart"/>
      <w:r>
        <w:t>අහිතකර</w:t>
      </w:r>
      <w:proofErr w:type="spellEnd"/>
      <w:r>
        <w:t xml:space="preserve"> </w:t>
      </w:r>
      <w:proofErr w:type="spellStart"/>
      <w:r>
        <w:t>හෝ</w:t>
      </w:r>
      <w:proofErr w:type="spellEnd"/>
      <w:r>
        <w:t xml:space="preserve"> </w:t>
      </w:r>
      <w:proofErr w:type="spellStart"/>
      <w:r>
        <w:t>ගුණාත්මකභාවයෙන්</w:t>
      </w:r>
      <w:proofErr w:type="spellEnd"/>
      <w:r>
        <w:t xml:space="preserve"> </w:t>
      </w:r>
      <w:proofErr w:type="spellStart"/>
      <w:r>
        <w:t>අඩු</w:t>
      </w:r>
      <w:proofErr w:type="spellEnd"/>
      <w:r>
        <w:t xml:space="preserve"> </w:t>
      </w:r>
      <w:proofErr w:type="spellStart"/>
      <w:r>
        <w:t>භාණ්ඩ</w:t>
      </w:r>
      <w:proofErr w:type="spellEnd"/>
      <w:r>
        <w:t xml:space="preserve"> </w:t>
      </w:r>
      <w:proofErr w:type="spellStart"/>
      <w:r>
        <w:t>අලෙවි</w:t>
      </w:r>
      <w:proofErr w:type="spellEnd"/>
      <w:r>
        <w:t xml:space="preserve"> </w:t>
      </w:r>
      <w:proofErr w:type="spellStart"/>
      <w:r>
        <w:t>කිරීම</w:t>
      </w:r>
      <w:proofErr w:type="spellEnd"/>
      <w:r>
        <w:t xml:space="preserve">. 2. </w:t>
      </w:r>
      <w:proofErr w:type="spellStart"/>
      <w:r>
        <w:t>අසත්‍ය</w:t>
      </w:r>
      <w:proofErr w:type="spellEnd"/>
      <w:r>
        <w:t xml:space="preserve"> </w:t>
      </w:r>
      <w:proofErr w:type="spellStart"/>
      <w:r>
        <w:t>හෝ</w:t>
      </w:r>
      <w:proofErr w:type="spellEnd"/>
      <w:r>
        <w:t xml:space="preserve"> </w:t>
      </w:r>
      <w:proofErr w:type="spellStart"/>
      <w:r>
        <w:t>මුළා</w:t>
      </w:r>
      <w:proofErr w:type="spellEnd"/>
      <w:r>
        <w:t xml:space="preserve"> </w:t>
      </w:r>
      <w:proofErr w:type="spellStart"/>
      <w:r>
        <w:t>කරවන</w:t>
      </w:r>
      <w:proofErr w:type="spellEnd"/>
      <w:r>
        <w:t xml:space="preserve"> </w:t>
      </w:r>
      <w:proofErr w:type="spellStart"/>
      <w:r>
        <w:t>සුළු</w:t>
      </w:r>
      <w:proofErr w:type="spellEnd"/>
      <w:r>
        <w:t xml:space="preserve"> </w:t>
      </w:r>
      <w:proofErr w:type="spellStart"/>
      <w:r>
        <w:t>වෙළෙඳ</w:t>
      </w:r>
      <w:proofErr w:type="spellEnd"/>
      <w:r>
        <w:t xml:space="preserve"> </w:t>
      </w:r>
      <w:proofErr w:type="spellStart"/>
      <w:r>
        <w:t>දැන්වීම්</w:t>
      </w:r>
      <w:proofErr w:type="spellEnd"/>
      <w:r>
        <w:t xml:space="preserve"> </w:t>
      </w:r>
      <w:proofErr w:type="spellStart"/>
      <w:r>
        <w:t>පළ</w:t>
      </w:r>
      <w:proofErr w:type="spellEnd"/>
      <w:r>
        <w:t xml:space="preserve"> </w:t>
      </w:r>
      <w:proofErr w:type="spellStart"/>
      <w:r>
        <w:t>කිරීම</w:t>
      </w:r>
      <w:proofErr w:type="spellEnd"/>
      <w:r>
        <w:t xml:space="preserve"> - </w:t>
      </w:r>
      <w:proofErr w:type="spellStart"/>
      <w:r>
        <w:t>භාණ්ඩයේ</w:t>
      </w:r>
      <w:proofErr w:type="spellEnd"/>
      <w:r>
        <w:t xml:space="preserve"> </w:t>
      </w:r>
      <w:proofErr w:type="spellStart"/>
      <w:r>
        <w:t>සැබෑ</w:t>
      </w:r>
      <w:proofErr w:type="spellEnd"/>
      <w:r>
        <w:t xml:space="preserve"> </w:t>
      </w:r>
      <w:proofErr w:type="spellStart"/>
      <w:r>
        <w:t>තත්ත්වය</w:t>
      </w:r>
      <w:proofErr w:type="spellEnd"/>
      <w:r>
        <w:t xml:space="preserve"> </w:t>
      </w:r>
      <w:proofErr w:type="spellStart"/>
      <w:r>
        <w:t>සඟවා</w:t>
      </w:r>
      <w:proofErr w:type="spellEnd"/>
      <w:r>
        <w:t xml:space="preserve"> </w:t>
      </w:r>
      <w:proofErr w:type="spellStart"/>
      <w:r>
        <w:t>පාරිභෝගිකයා</w:t>
      </w:r>
      <w:proofErr w:type="spellEnd"/>
      <w:r>
        <w:t xml:space="preserve"> </w:t>
      </w:r>
      <w:proofErr w:type="spellStart"/>
      <w:r>
        <w:t>මුළා</w:t>
      </w:r>
      <w:proofErr w:type="spellEnd"/>
      <w:r>
        <w:t xml:space="preserve"> </w:t>
      </w:r>
      <w:proofErr w:type="spellStart"/>
      <w:r>
        <w:t>කරමින්</w:t>
      </w:r>
      <w:proofErr w:type="spellEnd"/>
      <w:r>
        <w:t xml:space="preserve"> </w:t>
      </w:r>
      <w:proofErr w:type="spellStart"/>
      <w:r>
        <w:t>අලෙවිය</w:t>
      </w:r>
      <w:proofErr w:type="spellEnd"/>
      <w:r>
        <w:t xml:space="preserve"> </w:t>
      </w:r>
      <w:proofErr w:type="spellStart"/>
      <w:r>
        <w:t>ඉහළ</w:t>
      </w:r>
      <w:proofErr w:type="spellEnd"/>
      <w:r>
        <w:t xml:space="preserve"> </w:t>
      </w:r>
      <w:proofErr w:type="spellStart"/>
      <w:r>
        <w:t>නැංවීමට</w:t>
      </w:r>
      <w:proofErr w:type="spellEnd"/>
      <w:r>
        <w:t xml:space="preserve"> </w:t>
      </w:r>
      <w:proofErr w:type="spellStart"/>
      <w:r>
        <w:t>කටයුතු</w:t>
      </w:r>
      <w:proofErr w:type="spellEnd"/>
      <w:r>
        <w:t xml:space="preserve"> </w:t>
      </w:r>
      <w:proofErr w:type="spellStart"/>
      <w:r>
        <w:t>කිරීම</w:t>
      </w:r>
      <w:proofErr w:type="spellEnd"/>
      <w:r>
        <w:t>.</w:t>
      </w:r>
    </w:p>
    <w:p w14:paraId="130B4E7C" w14:textId="77777777" w:rsidR="00EA27FE" w:rsidRDefault="00000000">
      <w:pPr>
        <w:spacing w:after="120" w:line="240" w:lineRule="auto"/>
      </w:pPr>
      <w:r>
        <w:lastRenderedPageBreak/>
        <w:t>*[</w:t>
      </w:r>
      <w:proofErr w:type="spellStart"/>
      <w:r>
        <w:t>අවබෝධය</w:t>
      </w:r>
      <w:proofErr w:type="spellEnd"/>
      <w:r>
        <w:t xml:space="preserve"> (Understanding) | </w:t>
      </w:r>
      <w:proofErr w:type="spellStart"/>
      <w:r>
        <w:t>පාරිභෝගික</w:t>
      </w:r>
      <w:proofErr w:type="spellEnd"/>
      <w:r>
        <w:t xml:space="preserve"> </w:t>
      </w:r>
      <w:proofErr w:type="spellStart"/>
      <w:proofErr w:type="gramStart"/>
      <w:r>
        <w:t>ආරක්ෂණය</w:t>
      </w:r>
      <w:proofErr w:type="spellEnd"/>
      <w:r>
        <w:t>]*</w:t>
      </w:r>
      <w:proofErr w:type="gramEnd"/>
    </w:p>
    <w:p w14:paraId="33CE96F5" w14:textId="77777777" w:rsidR="00EA27FE" w:rsidRDefault="00000000">
      <w:pPr>
        <w:spacing w:after="120" w:line="240" w:lineRule="auto"/>
      </w:pPr>
      <w:r>
        <w:t>**Q</w:t>
      </w:r>
      <w:proofErr w:type="gramStart"/>
      <w:r>
        <w:t>80:*</w:t>
      </w:r>
      <w:proofErr w:type="gramEnd"/>
      <w:r>
        <w:t>* '</w:t>
      </w:r>
      <w:proofErr w:type="spellStart"/>
      <w:r>
        <w:t>සුජීව</w:t>
      </w:r>
      <w:proofErr w:type="spellEnd"/>
      <w:r>
        <w:t xml:space="preserve">' </w:t>
      </w:r>
      <w:proofErr w:type="spellStart"/>
      <w:r>
        <w:t>මහතා</w:t>
      </w:r>
      <w:proofErr w:type="spellEnd"/>
      <w:r>
        <w:t xml:space="preserve"> </w:t>
      </w:r>
      <w:proofErr w:type="spellStart"/>
      <w:r>
        <w:t>විසින්</w:t>
      </w:r>
      <w:proofErr w:type="spellEnd"/>
      <w:r>
        <w:t xml:space="preserve"> </w:t>
      </w:r>
      <w:proofErr w:type="spellStart"/>
      <w:r>
        <w:t>ප්ලාස්ටික්</w:t>
      </w:r>
      <w:proofErr w:type="spellEnd"/>
      <w:r>
        <w:t xml:space="preserve"> </w:t>
      </w:r>
      <w:proofErr w:type="spellStart"/>
      <w:r>
        <w:t>බෝතල්</w:t>
      </w:r>
      <w:proofErr w:type="spellEnd"/>
      <w:r>
        <w:t xml:space="preserve"> </w:t>
      </w:r>
      <w:proofErr w:type="spellStart"/>
      <w:r>
        <w:t>නිෂ්පාදන</w:t>
      </w:r>
      <w:proofErr w:type="spellEnd"/>
      <w:r>
        <w:t xml:space="preserve"> </w:t>
      </w:r>
      <w:proofErr w:type="spellStart"/>
      <w:r>
        <w:t>ව්‍යාපාරයක්</w:t>
      </w:r>
      <w:proofErr w:type="spellEnd"/>
      <w:r>
        <w:t xml:space="preserve"> </w:t>
      </w:r>
      <w:proofErr w:type="spellStart"/>
      <w:r>
        <w:t>පවත්වාගෙන</w:t>
      </w:r>
      <w:proofErr w:type="spellEnd"/>
      <w:r>
        <w:t xml:space="preserve"> </w:t>
      </w:r>
      <w:proofErr w:type="spellStart"/>
      <w:r>
        <w:t>යනු</w:t>
      </w:r>
      <w:proofErr w:type="spellEnd"/>
      <w:r>
        <w:t xml:space="preserve"> </w:t>
      </w:r>
      <w:proofErr w:type="spellStart"/>
      <w:r>
        <w:t>ලබයි</w:t>
      </w:r>
      <w:proofErr w:type="spellEnd"/>
      <w:r>
        <w:t xml:space="preserve">. </w:t>
      </w:r>
      <w:proofErr w:type="spellStart"/>
      <w:r>
        <w:t>ඔහු</w:t>
      </w:r>
      <w:proofErr w:type="spellEnd"/>
      <w:r>
        <w:t xml:space="preserve"> </w:t>
      </w:r>
      <w:proofErr w:type="spellStart"/>
      <w:r>
        <w:t>තම</w:t>
      </w:r>
      <w:proofErr w:type="spellEnd"/>
      <w:r>
        <w:t xml:space="preserve"> </w:t>
      </w:r>
      <w:proofErr w:type="spellStart"/>
      <w:r>
        <w:t>ව්‍යාපාරය</w:t>
      </w:r>
      <w:proofErr w:type="spellEnd"/>
      <w:r>
        <w:t xml:space="preserve"> </w:t>
      </w:r>
      <w:proofErr w:type="spellStart"/>
      <w:r>
        <w:t>සඳහා</w:t>
      </w:r>
      <w:proofErr w:type="spellEnd"/>
      <w:r>
        <w:t xml:space="preserve"> </w:t>
      </w:r>
      <w:proofErr w:type="spellStart"/>
      <w:r>
        <w:t>තිරසාර</w:t>
      </w:r>
      <w:proofErr w:type="spellEnd"/>
      <w:r>
        <w:t xml:space="preserve"> </w:t>
      </w:r>
      <w:proofErr w:type="spellStart"/>
      <w:r>
        <w:t>පාරිසරික</w:t>
      </w:r>
      <w:proofErr w:type="spellEnd"/>
      <w:r>
        <w:t xml:space="preserve"> </w:t>
      </w:r>
      <w:proofErr w:type="spellStart"/>
      <w:r>
        <w:t>වගකීමක්</w:t>
      </w:r>
      <w:proofErr w:type="spellEnd"/>
      <w:r>
        <w:t xml:space="preserve"> </w:t>
      </w:r>
      <w:proofErr w:type="spellStart"/>
      <w:r>
        <w:t>ඉටු</w:t>
      </w:r>
      <w:proofErr w:type="spellEnd"/>
      <w:r>
        <w:t xml:space="preserve"> </w:t>
      </w:r>
      <w:proofErr w:type="spellStart"/>
      <w:r>
        <w:t>කිරීම</w:t>
      </w:r>
      <w:proofErr w:type="spellEnd"/>
      <w:r>
        <w:t xml:space="preserve"> </w:t>
      </w:r>
      <w:proofErr w:type="spellStart"/>
      <w:r>
        <w:t>වෙනුවෙන්</w:t>
      </w:r>
      <w:proofErr w:type="spellEnd"/>
      <w:r>
        <w:t xml:space="preserve"> </w:t>
      </w:r>
      <w:proofErr w:type="spellStart"/>
      <w:r>
        <w:t>යෙදිය</w:t>
      </w:r>
      <w:proofErr w:type="spellEnd"/>
      <w:r>
        <w:t xml:space="preserve"> </w:t>
      </w:r>
      <w:proofErr w:type="spellStart"/>
      <w:r>
        <w:t>හැකි</w:t>
      </w:r>
      <w:proofErr w:type="spellEnd"/>
      <w:r>
        <w:t xml:space="preserve"> </w:t>
      </w:r>
      <w:proofErr w:type="spellStart"/>
      <w:r>
        <w:t>පියවර</w:t>
      </w:r>
      <w:proofErr w:type="spellEnd"/>
      <w:r>
        <w:t xml:space="preserve"> </w:t>
      </w:r>
      <w:proofErr w:type="spellStart"/>
      <w:r>
        <w:t>දෙකක්</w:t>
      </w:r>
      <w:proofErr w:type="spellEnd"/>
      <w:r>
        <w:t xml:space="preserve"> </w:t>
      </w:r>
      <w:proofErr w:type="spellStart"/>
      <w:r>
        <w:t>යෝජනා</w:t>
      </w:r>
      <w:proofErr w:type="spellEnd"/>
      <w:r>
        <w:t xml:space="preserve"> </w:t>
      </w:r>
      <w:proofErr w:type="spellStart"/>
      <w:r>
        <w:t>කරන්න</w:t>
      </w:r>
      <w:proofErr w:type="spellEnd"/>
      <w:r>
        <w:t>.</w:t>
      </w:r>
    </w:p>
    <w:p w14:paraId="1781F96B" w14:textId="77777777" w:rsidR="00EA27FE" w:rsidRDefault="00000000">
      <w:pPr>
        <w:spacing w:after="120" w:line="240" w:lineRule="auto"/>
      </w:pPr>
      <w:r>
        <w:t>**A</w:t>
      </w:r>
      <w:proofErr w:type="gramStart"/>
      <w:r>
        <w:t>80:*</w:t>
      </w:r>
      <w:proofErr w:type="gramEnd"/>
      <w:r>
        <w:t xml:space="preserve">* </w:t>
      </w:r>
      <w:proofErr w:type="spellStart"/>
      <w:r>
        <w:t>සුජීව</w:t>
      </w:r>
      <w:proofErr w:type="spellEnd"/>
      <w:r>
        <w:t xml:space="preserve"> </w:t>
      </w:r>
      <w:proofErr w:type="spellStart"/>
      <w:r>
        <w:t>මහතාට</w:t>
      </w:r>
      <w:proofErr w:type="spellEnd"/>
      <w:r>
        <w:t xml:space="preserve"> </w:t>
      </w:r>
      <w:proofErr w:type="spellStart"/>
      <w:r>
        <w:t>පාරිසරික</w:t>
      </w:r>
      <w:proofErr w:type="spellEnd"/>
      <w:r>
        <w:t xml:space="preserve"> </w:t>
      </w:r>
      <w:proofErr w:type="spellStart"/>
      <w:r>
        <w:t>වගකීම</w:t>
      </w:r>
      <w:proofErr w:type="spellEnd"/>
      <w:r>
        <w:t xml:space="preserve"> </w:t>
      </w:r>
      <w:proofErr w:type="spellStart"/>
      <w:r>
        <w:t>ඉටු</w:t>
      </w:r>
      <w:proofErr w:type="spellEnd"/>
      <w:r>
        <w:t xml:space="preserve"> </w:t>
      </w:r>
      <w:proofErr w:type="spellStart"/>
      <w:r>
        <w:t>කිරීම</w:t>
      </w:r>
      <w:proofErr w:type="spellEnd"/>
      <w:r>
        <w:t xml:space="preserve"> </w:t>
      </w:r>
      <w:proofErr w:type="spellStart"/>
      <w:r>
        <w:t>සඳහා</w:t>
      </w:r>
      <w:proofErr w:type="spellEnd"/>
      <w:r>
        <w:t xml:space="preserve"> </w:t>
      </w:r>
      <w:proofErr w:type="spellStart"/>
      <w:r>
        <w:t>පහත</w:t>
      </w:r>
      <w:proofErr w:type="spellEnd"/>
      <w:r>
        <w:t xml:space="preserve"> </w:t>
      </w:r>
      <w:proofErr w:type="spellStart"/>
      <w:r>
        <w:t>පියවර</w:t>
      </w:r>
      <w:proofErr w:type="spellEnd"/>
      <w:r>
        <w:t xml:space="preserve"> </w:t>
      </w:r>
      <w:proofErr w:type="spellStart"/>
      <w:r>
        <w:t>යෙදිය</w:t>
      </w:r>
      <w:proofErr w:type="spellEnd"/>
      <w:r>
        <w:t xml:space="preserve"> </w:t>
      </w:r>
      <w:proofErr w:type="spellStart"/>
      <w:r>
        <w:t>හැක</w:t>
      </w:r>
      <w:proofErr w:type="spellEnd"/>
      <w:r>
        <w:t xml:space="preserve">: 1. </w:t>
      </w:r>
      <w:proofErr w:type="spellStart"/>
      <w:r>
        <w:t>ප්‍රතිචක්‍රීකරණය</w:t>
      </w:r>
      <w:proofErr w:type="spellEnd"/>
      <w:r>
        <w:t xml:space="preserve"> </w:t>
      </w:r>
      <w:proofErr w:type="spellStart"/>
      <w:r>
        <w:t>කළ</w:t>
      </w:r>
      <w:proofErr w:type="spellEnd"/>
      <w:r>
        <w:t xml:space="preserve"> </w:t>
      </w:r>
      <w:proofErr w:type="spellStart"/>
      <w:r>
        <w:t>හැකි</w:t>
      </w:r>
      <w:proofErr w:type="spellEnd"/>
      <w:r>
        <w:t xml:space="preserve"> (Recyclable) </w:t>
      </w:r>
      <w:proofErr w:type="spellStart"/>
      <w:r>
        <w:t>හෝ</w:t>
      </w:r>
      <w:proofErr w:type="spellEnd"/>
      <w:r>
        <w:t xml:space="preserve"> </w:t>
      </w:r>
      <w:proofErr w:type="spellStart"/>
      <w:r>
        <w:t>ජෛව</w:t>
      </w:r>
      <w:proofErr w:type="spellEnd"/>
      <w:r>
        <w:t xml:space="preserve"> </w:t>
      </w:r>
      <w:proofErr w:type="spellStart"/>
      <w:r>
        <w:t>හායනය</w:t>
      </w:r>
      <w:proofErr w:type="spellEnd"/>
      <w:r>
        <w:t xml:space="preserve"> </w:t>
      </w:r>
      <w:proofErr w:type="spellStart"/>
      <w:r>
        <w:t>වන</w:t>
      </w:r>
      <w:proofErr w:type="spellEnd"/>
      <w:r>
        <w:t xml:space="preserve"> (Biodegradable) </w:t>
      </w:r>
      <w:proofErr w:type="spellStart"/>
      <w:r>
        <w:t>අමුද්‍රව්‍ය</w:t>
      </w:r>
      <w:proofErr w:type="spellEnd"/>
      <w:r>
        <w:t xml:space="preserve"> </w:t>
      </w:r>
      <w:proofErr w:type="spellStart"/>
      <w:r>
        <w:t>භාවිතයෙන්</w:t>
      </w:r>
      <w:proofErr w:type="spellEnd"/>
      <w:r>
        <w:t xml:space="preserve"> </w:t>
      </w:r>
      <w:proofErr w:type="spellStart"/>
      <w:r>
        <w:t>බෝතල්</w:t>
      </w:r>
      <w:proofErr w:type="spellEnd"/>
      <w:r>
        <w:t xml:space="preserve"> </w:t>
      </w:r>
      <w:proofErr w:type="spellStart"/>
      <w:r>
        <w:t>නිෂ්පාදනය</w:t>
      </w:r>
      <w:proofErr w:type="spellEnd"/>
      <w:r>
        <w:t xml:space="preserve"> </w:t>
      </w:r>
      <w:proofErr w:type="spellStart"/>
      <w:r>
        <w:t>කිරීම</w:t>
      </w:r>
      <w:proofErr w:type="spellEnd"/>
      <w:r>
        <w:t xml:space="preserve">. 2. </w:t>
      </w:r>
      <w:proofErr w:type="spellStart"/>
      <w:r>
        <w:t>නිෂ්පාදන</w:t>
      </w:r>
      <w:proofErr w:type="spellEnd"/>
      <w:r>
        <w:t xml:space="preserve"> </w:t>
      </w:r>
      <w:proofErr w:type="spellStart"/>
      <w:r>
        <w:t>ක්‍රියාවලියේදී</w:t>
      </w:r>
      <w:proofErr w:type="spellEnd"/>
      <w:r>
        <w:t xml:space="preserve"> </w:t>
      </w:r>
      <w:proofErr w:type="spellStart"/>
      <w:r>
        <w:t>එකතු</w:t>
      </w:r>
      <w:proofErr w:type="spellEnd"/>
      <w:r>
        <w:t xml:space="preserve"> </w:t>
      </w:r>
      <w:proofErr w:type="spellStart"/>
      <w:r>
        <w:t>වන</w:t>
      </w:r>
      <w:proofErr w:type="spellEnd"/>
      <w:r>
        <w:t xml:space="preserve"> </w:t>
      </w:r>
      <w:proofErr w:type="spellStart"/>
      <w:r>
        <w:t>ප්ලාස්ටික්</w:t>
      </w:r>
      <w:proofErr w:type="spellEnd"/>
      <w:r>
        <w:t xml:space="preserve"> </w:t>
      </w:r>
      <w:proofErr w:type="spellStart"/>
      <w:r>
        <w:t>අපද්‍රව්‍ය</w:t>
      </w:r>
      <w:proofErr w:type="spellEnd"/>
      <w:r>
        <w:t xml:space="preserve"> </w:t>
      </w:r>
      <w:proofErr w:type="spellStart"/>
      <w:r>
        <w:t>පරිසරයට</w:t>
      </w:r>
      <w:proofErr w:type="spellEnd"/>
      <w:r>
        <w:t xml:space="preserve"> </w:t>
      </w:r>
      <w:proofErr w:type="spellStart"/>
      <w:r>
        <w:t>මුදා</w:t>
      </w:r>
      <w:proofErr w:type="spellEnd"/>
      <w:r>
        <w:t xml:space="preserve"> </w:t>
      </w:r>
      <w:proofErr w:type="spellStart"/>
      <w:r>
        <w:t>නොහැර</w:t>
      </w:r>
      <w:proofErr w:type="spellEnd"/>
      <w:r>
        <w:t xml:space="preserve">, </w:t>
      </w:r>
      <w:proofErr w:type="spellStart"/>
      <w:r>
        <w:t>ඒවා</w:t>
      </w:r>
      <w:proofErr w:type="spellEnd"/>
      <w:r>
        <w:t xml:space="preserve"> </w:t>
      </w:r>
      <w:proofErr w:type="spellStart"/>
      <w:r>
        <w:t>නැවත</w:t>
      </w:r>
      <w:proofErr w:type="spellEnd"/>
      <w:r>
        <w:t xml:space="preserve"> </w:t>
      </w:r>
      <w:proofErr w:type="spellStart"/>
      <w:r>
        <w:t>භාවිතයට</w:t>
      </w:r>
      <w:proofErr w:type="spellEnd"/>
      <w:r>
        <w:t xml:space="preserve"> </w:t>
      </w:r>
      <w:proofErr w:type="spellStart"/>
      <w:r>
        <w:t>ගත</w:t>
      </w:r>
      <w:proofErr w:type="spellEnd"/>
      <w:r>
        <w:t xml:space="preserve"> </w:t>
      </w:r>
      <w:proofErr w:type="spellStart"/>
      <w:r>
        <w:t>හැකි</w:t>
      </w:r>
      <w:proofErr w:type="spellEnd"/>
      <w:r>
        <w:t xml:space="preserve"> </w:t>
      </w:r>
      <w:proofErr w:type="spellStart"/>
      <w:r>
        <w:t>පරිදි</w:t>
      </w:r>
      <w:proofErr w:type="spellEnd"/>
      <w:r>
        <w:t xml:space="preserve"> </w:t>
      </w:r>
      <w:proofErr w:type="spellStart"/>
      <w:r>
        <w:t>ප්‍රතිචක්‍රීකරණ</w:t>
      </w:r>
      <w:proofErr w:type="spellEnd"/>
      <w:r>
        <w:t xml:space="preserve"> </w:t>
      </w:r>
      <w:proofErr w:type="spellStart"/>
      <w:r>
        <w:t>වැඩසටහනක්</w:t>
      </w:r>
      <w:proofErr w:type="spellEnd"/>
      <w:r>
        <w:t xml:space="preserve"> </w:t>
      </w:r>
      <w:proofErr w:type="spellStart"/>
      <w:r>
        <w:t>ක්‍රියාත්මක</w:t>
      </w:r>
      <w:proofErr w:type="spellEnd"/>
      <w:r>
        <w:t xml:space="preserve"> </w:t>
      </w:r>
      <w:proofErr w:type="spellStart"/>
      <w:r>
        <w:t>කිරීම</w:t>
      </w:r>
      <w:proofErr w:type="spellEnd"/>
      <w:r>
        <w:t>.</w:t>
      </w:r>
    </w:p>
    <w:p w14:paraId="704A2B20" w14:textId="77777777" w:rsidR="00EA27FE" w:rsidRDefault="00000000">
      <w:pPr>
        <w:spacing w:after="120" w:line="240" w:lineRule="auto"/>
      </w:pPr>
      <w:r>
        <w:t>*[</w:t>
      </w:r>
      <w:proofErr w:type="spellStart"/>
      <w:r>
        <w:t>යෙදුම</w:t>
      </w:r>
      <w:proofErr w:type="spellEnd"/>
      <w:r>
        <w:t xml:space="preserve"> (Application) | </w:t>
      </w:r>
      <w:proofErr w:type="spellStart"/>
      <w:r>
        <w:t>පාරිසරික</w:t>
      </w:r>
      <w:proofErr w:type="spellEnd"/>
      <w:r>
        <w:t xml:space="preserve"> </w:t>
      </w:r>
      <w:proofErr w:type="spellStart"/>
      <w:proofErr w:type="gramStart"/>
      <w:r>
        <w:t>වගකීම</w:t>
      </w:r>
      <w:proofErr w:type="spellEnd"/>
      <w:r>
        <w:t>]*</w:t>
      </w:r>
      <w:proofErr w:type="gramEnd"/>
    </w:p>
    <w:p w14:paraId="68655FBC" w14:textId="77777777" w:rsidR="00EA27FE" w:rsidRDefault="00000000">
      <w:pPr>
        <w:spacing w:after="120" w:line="240" w:lineRule="auto"/>
      </w:pPr>
      <w:r>
        <w:t>**Q</w:t>
      </w:r>
      <w:proofErr w:type="gramStart"/>
      <w:r>
        <w:t>81:*</w:t>
      </w:r>
      <w:proofErr w:type="gramEnd"/>
      <w:r>
        <w:t>* '</w:t>
      </w:r>
      <w:proofErr w:type="spellStart"/>
      <w:r>
        <w:t>නිමල්</w:t>
      </w:r>
      <w:proofErr w:type="spellEnd"/>
      <w:r>
        <w:t xml:space="preserve">' </w:t>
      </w:r>
      <w:proofErr w:type="spellStart"/>
      <w:r>
        <w:t>මිලදී</w:t>
      </w:r>
      <w:proofErr w:type="spellEnd"/>
      <w:r>
        <w:t xml:space="preserve"> </w:t>
      </w:r>
      <w:proofErr w:type="spellStart"/>
      <w:r>
        <w:t>ගත්</w:t>
      </w:r>
      <w:proofErr w:type="spellEnd"/>
      <w:r>
        <w:t xml:space="preserve"> </w:t>
      </w:r>
      <w:proofErr w:type="spellStart"/>
      <w:r>
        <w:t>කල්</w:t>
      </w:r>
      <w:proofErr w:type="spellEnd"/>
      <w:r>
        <w:t xml:space="preserve"> </w:t>
      </w:r>
      <w:proofErr w:type="spellStart"/>
      <w:r>
        <w:t>ඉකුත්</w:t>
      </w:r>
      <w:proofErr w:type="spellEnd"/>
      <w:r>
        <w:t xml:space="preserve"> </w:t>
      </w:r>
      <w:proofErr w:type="spellStart"/>
      <w:r>
        <w:t>වූ</w:t>
      </w:r>
      <w:proofErr w:type="spellEnd"/>
      <w:r>
        <w:t xml:space="preserve"> </w:t>
      </w:r>
      <w:proofErr w:type="spellStart"/>
      <w:r>
        <w:t>ආහාර</w:t>
      </w:r>
      <w:proofErr w:type="spellEnd"/>
      <w:r>
        <w:t xml:space="preserve"> </w:t>
      </w:r>
      <w:proofErr w:type="spellStart"/>
      <w:r>
        <w:t>ද්‍රව්‍යයක්</w:t>
      </w:r>
      <w:proofErr w:type="spellEnd"/>
      <w:r>
        <w:t xml:space="preserve"> </w:t>
      </w:r>
      <w:proofErr w:type="spellStart"/>
      <w:r>
        <w:t>හේතුවෙන්</w:t>
      </w:r>
      <w:proofErr w:type="spellEnd"/>
      <w:r>
        <w:t xml:space="preserve"> </w:t>
      </w:r>
      <w:proofErr w:type="spellStart"/>
      <w:r>
        <w:t>රෝගී</w:t>
      </w:r>
      <w:proofErr w:type="spellEnd"/>
      <w:r>
        <w:t xml:space="preserve"> </w:t>
      </w:r>
      <w:proofErr w:type="spellStart"/>
      <w:r>
        <w:t>විය</w:t>
      </w:r>
      <w:proofErr w:type="spellEnd"/>
      <w:r>
        <w:t xml:space="preserve">. </w:t>
      </w:r>
      <w:proofErr w:type="spellStart"/>
      <w:r>
        <w:t>පාරිභෝගිකයෙකු</w:t>
      </w:r>
      <w:proofErr w:type="spellEnd"/>
      <w:r>
        <w:t xml:space="preserve"> </w:t>
      </w:r>
      <w:proofErr w:type="spellStart"/>
      <w:r>
        <w:t>ලෙස</w:t>
      </w:r>
      <w:proofErr w:type="spellEnd"/>
      <w:r>
        <w:t xml:space="preserve"> </w:t>
      </w:r>
      <w:proofErr w:type="spellStart"/>
      <w:r>
        <w:t>නිමල්ට</w:t>
      </w:r>
      <w:proofErr w:type="spellEnd"/>
      <w:r>
        <w:t xml:space="preserve"> </w:t>
      </w:r>
      <w:proofErr w:type="spellStart"/>
      <w:r>
        <w:t>තම</w:t>
      </w:r>
      <w:proofErr w:type="spellEnd"/>
      <w:r>
        <w:t xml:space="preserve"> </w:t>
      </w:r>
      <w:proofErr w:type="spellStart"/>
      <w:r>
        <w:t>පාරිභෝගික</w:t>
      </w:r>
      <w:proofErr w:type="spellEnd"/>
      <w:r>
        <w:t xml:space="preserve"> </w:t>
      </w:r>
      <w:proofErr w:type="spellStart"/>
      <w:r>
        <w:t>අයිතිවාසිකම්</w:t>
      </w:r>
      <w:proofErr w:type="spellEnd"/>
      <w:r>
        <w:t xml:space="preserve"> </w:t>
      </w:r>
      <w:proofErr w:type="spellStart"/>
      <w:r>
        <w:t>ආරක්ෂා</w:t>
      </w:r>
      <w:proofErr w:type="spellEnd"/>
      <w:r>
        <w:t xml:space="preserve"> </w:t>
      </w:r>
      <w:proofErr w:type="spellStart"/>
      <w:r>
        <w:t>කර</w:t>
      </w:r>
      <w:proofErr w:type="spellEnd"/>
      <w:r>
        <w:t xml:space="preserve"> </w:t>
      </w:r>
      <w:proofErr w:type="spellStart"/>
      <w:r>
        <w:t>ගැනීමට</w:t>
      </w:r>
      <w:proofErr w:type="spellEnd"/>
      <w:r>
        <w:t xml:space="preserve"> </w:t>
      </w:r>
      <w:proofErr w:type="spellStart"/>
      <w:r>
        <w:t>ගත</w:t>
      </w:r>
      <w:proofErr w:type="spellEnd"/>
      <w:r>
        <w:t xml:space="preserve"> </w:t>
      </w:r>
      <w:proofErr w:type="spellStart"/>
      <w:r>
        <w:t>හැකි</w:t>
      </w:r>
      <w:proofErr w:type="spellEnd"/>
      <w:r>
        <w:t xml:space="preserve"> </w:t>
      </w:r>
      <w:proofErr w:type="spellStart"/>
      <w:r>
        <w:t>ක්‍රියාමාර්ග</w:t>
      </w:r>
      <w:proofErr w:type="spellEnd"/>
      <w:r>
        <w:t xml:space="preserve"> </w:t>
      </w:r>
      <w:proofErr w:type="spellStart"/>
      <w:r>
        <w:t>දෙකක්</w:t>
      </w:r>
      <w:proofErr w:type="spellEnd"/>
      <w:r>
        <w:t xml:space="preserve"> </w:t>
      </w:r>
      <w:proofErr w:type="spellStart"/>
      <w:r>
        <w:t>සකස්</w:t>
      </w:r>
      <w:proofErr w:type="spellEnd"/>
      <w:r>
        <w:t xml:space="preserve"> </w:t>
      </w:r>
      <w:proofErr w:type="spellStart"/>
      <w:r>
        <w:t>කර</w:t>
      </w:r>
      <w:proofErr w:type="spellEnd"/>
      <w:r>
        <w:t xml:space="preserve"> </w:t>
      </w:r>
      <w:proofErr w:type="spellStart"/>
      <w:r>
        <w:t>දක්වන්න</w:t>
      </w:r>
      <w:proofErr w:type="spellEnd"/>
      <w:r>
        <w:t>.</w:t>
      </w:r>
    </w:p>
    <w:p w14:paraId="1416ABE8" w14:textId="77777777" w:rsidR="00EA27FE" w:rsidRDefault="00000000">
      <w:pPr>
        <w:spacing w:after="120" w:line="240" w:lineRule="auto"/>
      </w:pPr>
      <w:r>
        <w:t>**A</w:t>
      </w:r>
      <w:proofErr w:type="gramStart"/>
      <w:r>
        <w:t>81:*</w:t>
      </w:r>
      <w:proofErr w:type="gramEnd"/>
      <w:r>
        <w:t xml:space="preserve">* </w:t>
      </w:r>
      <w:proofErr w:type="spellStart"/>
      <w:r>
        <w:t>නිමල්ට</w:t>
      </w:r>
      <w:proofErr w:type="spellEnd"/>
      <w:r>
        <w:t xml:space="preserve"> </w:t>
      </w:r>
      <w:proofErr w:type="spellStart"/>
      <w:r>
        <w:t>ගත</w:t>
      </w:r>
      <w:proofErr w:type="spellEnd"/>
      <w:r>
        <w:t xml:space="preserve"> </w:t>
      </w:r>
      <w:proofErr w:type="spellStart"/>
      <w:r>
        <w:t>හැකි</w:t>
      </w:r>
      <w:proofErr w:type="spellEnd"/>
      <w:r>
        <w:t xml:space="preserve"> </w:t>
      </w:r>
      <w:proofErr w:type="spellStart"/>
      <w:r>
        <w:t>ක්‍රියාමාර්ග</w:t>
      </w:r>
      <w:proofErr w:type="spellEnd"/>
      <w:r>
        <w:t xml:space="preserve"> </w:t>
      </w:r>
      <w:proofErr w:type="spellStart"/>
      <w:r>
        <w:t>දෙකක්</w:t>
      </w:r>
      <w:proofErr w:type="spellEnd"/>
      <w:r>
        <w:t xml:space="preserve"> </w:t>
      </w:r>
      <w:proofErr w:type="spellStart"/>
      <w:r>
        <w:t>පහත</w:t>
      </w:r>
      <w:proofErr w:type="spellEnd"/>
      <w:r>
        <w:t xml:space="preserve"> </w:t>
      </w:r>
      <w:proofErr w:type="spellStart"/>
      <w:r>
        <w:t>දැක්වේ</w:t>
      </w:r>
      <w:proofErr w:type="spellEnd"/>
      <w:r>
        <w:t xml:space="preserve">: 1. </w:t>
      </w:r>
      <w:proofErr w:type="spellStart"/>
      <w:r>
        <w:t>අදාළ</w:t>
      </w:r>
      <w:proofErr w:type="spellEnd"/>
      <w:r>
        <w:t xml:space="preserve"> </w:t>
      </w:r>
      <w:proofErr w:type="spellStart"/>
      <w:r>
        <w:t>භාණ්ඩය</w:t>
      </w:r>
      <w:proofErr w:type="spellEnd"/>
      <w:r>
        <w:t xml:space="preserve"> </w:t>
      </w:r>
      <w:proofErr w:type="spellStart"/>
      <w:r>
        <w:t>මිලදී</w:t>
      </w:r>
      <w:proofErr w:type="spellEnd"/>
      <w:r>
        <w:t xml:space="preserve"> </w:t>
      </w:r>
      <w:proofErr w:type="spellStart"/>
      <w:r>
        <w:t>ගත්</w:t>
      </w:r>
      <w:proofErr w:type="spellEnd"/>
      <w:r>
        <w:t xml:space="preserve"> </w:t>
      </w:r>
      <w:proofErr w:type="spellStart"/>
      <w:r>
        <w:t>රිසිට්පත</w:t>
      </w:r>
      <w:proofErr w:type="spellEnd"/>
      <w:r>
        <w:t xml:space="preserve"> </w:t>
      </w:r>
      <w:proofErr w:type="spellStart"/>
      <w:r>
        <w:t>සහ</w:t>
      </w:r>
      <w:proofErr w:type="spellEnd"/>
      <w:r>
        <w:t xml:space="preserve"> </w:t>
      </w:r>
      <w:proofErr w:type="spellStart"/>
      <w:r>
        <w:t>කල්</w:t>
      </w:r>
      <w:proofErr w:type="spellEnd"/>
      <w:r>
        <w:t xml:space="preserve"> </w:t>
      </w:r>
      <w:proofErr w:type="spellStart"/>
      <w:r>
        <w:t>ඉකුත්</w:t>
      </w:r>
      <w:proofErr w:type="spellEnd"/>
      <w:r>
        <w:t xml:space="preserve"> </w:t>
      </w:r>
      <w:proofErr w:type="spellStart"/>
      <w:r>
        <w:t>වූ</w:t>
      </w:r>
      <w:proofErr w:type="spellEnd"/>
      <w:r>
        <w:t xml:space="preserve"> </w:t>
      </w:r>
      <w:proofErr w:type="spellStart"/>
      <w:r>
        <w:t>භාණ්ඩය</w:t>
      </w:r>
      <w:proofErr w:type="spellEnd"/>
      <w:r>
        <w:t xml:space="preserve"> </w:t>
      </w:r>
      <w:proofErr w:type="spellStart"/>
      <w:r>
        <w:t>සාක්ෂි</w:t>
      </w:r>
      <w:proofErr w:type="spellEnd"/>
      <w:r>
        <w:t xml:space="preserve"> </w:t>
      </w:r>
      <w:proofErr w:type="spellStart"/>
      <w:r>
        <w:t>ලෙස</w:t>
      </w:r>
      <w:proofErr w:type="spellEnd"/>
      <w:r>
        <w:t xml:space="preserve"> </w:t>
      </w:r>
      <w:proofErr w:type="spellStart"/>
      <w:r>
        <w:t>තබා</w:t>
      </w:r>
      <w:proofErr w:type="spellEnd"/>
      <w:r>
        <w:t xml:space="preserve"> </w:t>
      </w:r>
      <w:proofErr w:type="spellStart"/>
      <w:r>
        <w:t>ගනිමින්</w:t>
      </w:r>
      <w:proofErr w:type="spellEnd"/>
      <w:r>
        <w:t xml:space="preserve"> </w:t>
      </w:r>
      <w:proofErr w:type="spellStart"/>
      <w:r>
        <w:t>පාරිභෝගික</w:t>
      </w:r>
      <w:proofErr w:type="spellEnd"/>
      <w:r>
        <w:t xml:space="preserve"> </w:t>
      </w:r>
      <w:proofErr w:type="spellStart"/>
      <w:r>
        <w:t>කටයුතු</w:t>
      </w:r>
      <w:proofErr w:type="spellEnd"/>
      <w:r>
        <w:t xml:space="preserve"> </w:t>
      </w:r>
      <w:proofErr w:type="spellStart"/>
      <w:r>
        <w:t>පිළිබඳ</w:t>
      </w:r>
      <w:proofErr w:type="spellEnd"/>
      <w:r>
        <w:t xml:space="preserve"> </w:t>
      </w:r>
      <w:proofErr w:type="spellStart"/>
      <w:r>
        <w:t>අධිකාරියට</w:t>
      </w:r>
      <w:proofErr w:type="spellEnd"/>
      <w:r>
        <w:t xml:space="preserve"> (CAA) </w:t>
      </w:r>
      <w:proofErr w:type="spellStart"/>
      <w:r>
        <w:t>ලිඛිතව</w:t>
      </w:r>
      <w:proofErr w:type="spellEnd"/>
      <w:r>
        <w:t xml:space="preserve"> </w:t>
      </w:r>
      <w:proofErr w:type="spellStart"/>
      <w:r>
        <w:t>පැමිණිල්ලක්</w:t>
      </w:r>
      <w:proofErr w:type="spellEnd"/>
      <w:r>
        <w:t xml:space="preserve"> </w:t>
      </w:r>
      <w:proofErr w:type="spellStart"/>
      <w:r>
        <w:t>ඉදිරිපත්</w:t>
      </w:r>
      <w:proofErr w:type="spellEnd"/>
      <w:r>
        <w:t xml:space="preserve"> </w:t>
      </w:r>
      <w:proofErr w:type="spellStart"/>
      <w:r>
        <w:t>කිරීම</w:t>
      </w:r>
      <w:proofErr w:type="spellEnd"/>
      <w:r>
        <w:t xml:space="preserve">. 2. </w:t>
      </w:r>
      <w:proofErr w:type="spellStart"/>
      <w:r>
        <w:t>මහජන</w:t>
      </w:r>
      <w:proofErr w:type="spellEnd"/>
      <w:r>
        <w:t xml:space="preserve"> </w:t>
      </w:r>
      <w:proofErr w:type="spellStart"/>
      <w:r>
        <w:t>සෞඛ්‍ය</w:t>
      </w:r>
      <w:proofErr w:type="spellEnd"/>
      <w:r>
        <w:t xml:space="preserve"> </w:t>
      </w:r>
      <w:proofErr w:type="spellStart"/>
      <w:r>
        <w:t>පරීක්ෂකවරයා</w:t>
      </w:r>
      <w:proofErr w:type="spellEnd"/>
      <w:r>
        <w:t xml:space="preserve"> (PHI) </w:t>
      </w:r>
      <w:proofErr w:type="spellStart"/>
      <w:r>
        <w:t>වෙත</w:t>
      </w:r>
      <w:proofErr w:type="spellEnd"/>
      <w:r>
        <w:t xml:space="preserve"> </w:t>
      </w:r>
      <w:proofErr w:type="spellStart"/>
      <w:r>
        <w:t>දැනුම්</w:t>
      </w:r>
      <w:proofErr w:type="spellEnd"/>
      <w:r>
        <w:t xml:space="preserve"> </w:t>
      </w:r>
      <w:proofErr w:type="spellStart"/>
      <w:r>
        <w:t>දී</w:t>
      </w:r>
      <w:proofErr w:type="spellEnd"/>
      <w:r>
        <w:t xml:space="preserve"> </w:t>
      </w:r>
      <w:proofErr w:type="spellStart"/>
      <w:r>
        <w:t>අදාළ</w:t>
      </w:r>
      <w:proofErr w:type="spellEnd"/>
      <w:r>
        <w:t xml:space="preserve"> </w:t>
      </w:r>
      <w:proofErr w:type="spellStart"/>
      <w:r>
        <w:t>වෙළෙඳසල</w:t>
      </w:r>
      <w:proofErr w:type="spellEnd"/>
      <w:r>
        <w:t xml:space="preserve"> </w:t>
      </w:r>
      <w:proofErr w:type="spellStart"/>
      <w:r>
        <w:t>පරීක්ෂාවට</w:t>
      </w:r>
      <w:proofErr w:type="spellEnd"/>
      <w:r>
        <w:t xml:space="preserve"> </w:t>
      </w:r>
      <w:proofErr w:type="spellStart"/>
      <w:r>
        <w:t>ලක්</w:t>
      </w:r>
      <w:proofErr w:type="spellEnd"/>
      <w:r>
        <w:t xml:space="preserve"> </w:t>
      </w:r>
      <w:proofErr w:type="spellStart"/>
      <w:r>
        <w:t>කර</w:t>
      </w:r>
      <w:proofErr w:type="spellEnd"/>
      <w:r>
        <w:t xml:space="preserve"> </w:t>
      </w:r>
      <w:proofErr w:type="spellStart"/>
      <w:r>
        <w:t>නීතිමය</w:t>
      </w:r>
      <w:proofErr w:type="spellEnd"/>
      <w:r>
        <w:t xml:space="preserve"> </w:t>
      </w:r>
      <w:proofErr w:type="spellStart"/>
      <w:r>
        <w:t>ක්‍රියාමාර්ග</w:t>
      </w:r>
      <w:proofErr w:type="spellEnd"/>
      <w:r>
        <w:t xml:space="preserve"> </w:t>
      </w:r>
      <w:proofErr w:type="spellStart"/>
      <w:r>
        <w:t>ගැනීමට</w:t>
      </w:r>
      <w:proofErr w:type="spellEnd"/>
      <w:r>
        <w:t xml:space="preserve"> </w:t>
      </w:r>
      <w:proofErr w:type="spellStart"/>
      <w:r>
        <w:t>කටයුතු</w:t>
      </w:r>
      <w:proofErr w:type="spellEnd"/>
      <w:r>
        <w:t xml:space="preserve"> </w:t>
      </w:r>
      <w:proofErr w:type="spellStart"/>
      <w:r>
        <w:t>කිරීම</w:t>
      </w:r>
      <w:proofErr w:type="spellEnd"/>
      <w:r>
        <w:t>.</w:t>
      </w:r>
    </w:p>
    <w:p w14:paraId="44CD9961" w14:textId="77777777" w:rsidR="00EA27FE" w:rsidRDefault="00000000">
      <w:pPr>
        <w:spacing w:after="120" w:line="240" w:lineRule="auto"/>
      </w:pPr>
      <w:r>
        <w:t>*[</w:t>
      </w:r>
      <w:proofErr w:type="spellStart"/>
      <w:r>
        <w:t>යෙදුම</w:t>
      </w:r>
      <w:proofErr w:type="spellEnd"/>
      <w:r>
        <w:t xml:space="preserve"> (Application) | </w:t>
      </w:r>
      <w:proofErr w:type="spellStart"/>
      <w:r>
        <w:t>පාරිභෝගික</w:t>
      </w:r>
      <w:proofErr w:type="spellEnd"/>
      <w:r>
        <w:t xml:space="preserve"> </w:t>
      </w:r>
      <w:proofErr w:type="spellStart"/>
      <w:proofErr w:type="gramStart"/>
      <w:r>
        <w:t>ආරක්ෂණය</w:t>
      </w:r>
      <w:proofErr w:type="spellEnd"/>
      <w:r>
        <w:t>]*</w:t>
      </w:r>
      <w:proofErr w:type="gramEnd"/>
    </w:p>
    <w:p w14:paraId="1E81FDA0" w14:textId="77777777" w:rsidR="00EA27FE" w:rsidRDefault="00000000">
      <w:pPr>
        <w:spacing w:after="120" w:line="240" w:lineRule="auto"/>
      </w:pPr>
      <w:r>
        <w:t>**Q</w:t>
      </w:r>
      <w:proofErr w:type="gramStart"/>
      <w:r>
        <w:t>82:*</w:t>
      </w:r>
      <w:proofErr w:type="gramEnd"/>
      <w:r>
        <w:t xml:space="preserve">* </w:t>
      </w:r>
      <w:proofErr w:type="spellStart"/>
      <w:r>
        <w:t>නිෂ්පාදනය</w:t>
      </w:r>
      <w:proofErr w:type="spellEnd"/>
      <w:r>
        <w:t xml:space="preserve"> </w:t>
      </w:r>
      <w:proofErr w:type="spellStart"/>
      <w:r>
        <w:t>පදනම්</w:t>
      </w:r>
      <w:proofErr w:type="spellEnd"/>
      <w:r>
        <w:t xml:space="preserve"> </w:t>
      </w:r>
      <w:proofErr w:type="spellStart"/>
      <w:r>
        <w:t>කරගත්</w:t>
      </w:r>
      <w:proofErr w:type="spellEnd"/>
      <w:r>
        <w:t xml:space="preserve"> </w:t>
      </w:r>
      <w:proofErr w:type="spellStart"/>
      <w:r>
        <w:t>ව්‍යාපාරයක්</w:t>
      </w:r>
      <w:proofErr w:type="spellEnd"/>
      <w:r>
        <w:t xml:space="preserve"> </w:t>
      </w:r>
      <w:proofErr w:type="spellStart"/>
      <w:r>
        <w:t>විසින්</w:t>
      </w:r>
      <w:proofErr w:type="spellEnd"/>
      <w:r>
        <w:t xml:space="preserve"> </w:t>
      </w:r>
      <w:proofErr w:type="spellStart"/>
      <w:r>
        <w:t>පරිසරයට</w:t>
      </w:r>
      <w:proofErr w:type="spellEnd"/>
      <w:r>
        <w:t xml:space="preserve"> </w:t>
      </w:r>
      <w:proofErr w:type="spellStart"/>
      <w:r>
        <w:t>බැහැර</w:t>
      </w:r>
      <w:proofErr w:type="spellEnd"/>
      <w:r>
        <w:t xml:space="preserve"> </w:t>
      </w:r>
      <w:proofErr w:type="spellStart"/>
      <w:r>
        <w:t>කරන</w:t>
      </w:r>
      <w:proofErr w:type="spellEnd"/>
      <w:r>
        <w:t xml:space="preserve"> </w:t>
      </w:r>
      <w:proofErr w:type="spellStart"/>
      <w:r>
        <w:t>අපද්‍රව්‍ය</w:t>
      </w:r>
      <w:proofErr w:type="spellEnd"/>
      <w:r>
        <w:t xml:space="preserve"> </w:t>
      </w:r>
      <w:proofErr w:type="spellStart"/>
      <w:r>
        <w:t>පාලනය</w:t>
      </w:r>
      <w:proofErr w:type="spellEnd"/>
      <w:r>
        <w:t xml:space="preserve"> </w:t>
      </w:r>
      <w:proofErr w:type="spellStart"/>
      <w:r>
        <w:t>නොකිරීම</w:t>
      </w:r>
      <w:proofErr w:type="spellEnd"/>
      <w:r>
        <w:t xml:space="preserve"> </w:t>
      </w:r>
      <w:proofErr w:type="spellStart"/>
      <w:r>
        <w:t>නිසා</w:t>
      </w:r>
      <w:proofErr w:type="spellEnd"/>
      <w:r>
        <w:t xml:space="preserve"> </w:t>
      </w:r>
      <w:proofErr w:type="spellStart"/>
      <w:r>
        <w:t>සමාජයට</w:t>
      </w:r>
      <w:proofErr w:type="spellEnd"/>
      <w:r>
        <w:t xml:space="preserve"> </w:t>
      </w:r>
      <w:proofErr w:type="spellStart"/>
      <w:r>
        <w:t>සහ</w:t>
      </w:r>
      <w:proofErr w:type="spellEnd"/>
      <w:r>
        <w:t xml:space="preserve"> </w:t>
      </w:r>
      <w:proofErr w:type="spellStart"/>
      <w:r>
        <w:t>ව්‍යාපාරයේ</w:t>
      </w:r>
      <w:proofErr w:type="spellEnd"/>
      <w:r>
        <w:t xml:space="preserve"> </w:t>
      </w:r>
      <w:proofErr w:type="spellStart"/>
      <w:r>
        <w:t>දිගුකාලීන</w:t>
      </w:r>
      <w:proofErr w:type="spellEnd"/>
      <w:r>
        <w:t xml:space="preserve"> </w:t>
      </w:r>
      <w:proofErr w:type="spellStart"/>
      <w:r>
        <w:t>පැවැත්මට</w:t>
      </w:r>
      <w:proofErr w:type="spellEnd"/>
      <w:r>
        <w:t xml:space="preserve"> </w:t>
      </w:r>
      <w:proofErr w:type="spellStart"/>
      <w:r>
        <w:t>සිදුවන</w:t>
      </w:r>
      <w:proofErr w:type="spellEnd"/>
      <w:r>
        <w:t xml:space="preserve"> </w:t>
      </w:r>
      <w:proofErr w:type="spellStart"/>
      <w:r>
        <w:t>බලපෑම</w:t>
      </w:r>
      <w:proofErr w:type="spellEnd"/>
      <w:r>
        <w:t xml:space="preserve"> </w:t>
      </w:r>
      <w:proofErr w:type="spellStart"/>
      <w:r>
        <w:t>විශ්ලේෂණය</w:t>
      </w:r>
      <w:proofErr w:type="spellEnd"/>
      <w:r>
        <w:t xml:space="preserve"> </w:t>
      </w:r>
      <w:proofErr w:type="spellStart"/>
      <w:r>
        <w:t>කරන්න</w:t>
      </w:r>
      <w:proofErr w:type="spellEnd"/>
      <w:r>
        <w:t>.</w:t>
      </w:r>
    </w:p>
    <w:p w14:paraId="7BEB9F5D" w14:textId="77777777" w:rsidR="00EA27FE" w:rsidRDefault="00000000">
      <w:pPr>
        <w:spacing w:after="120" w:line="240" w:lineRule="auto"/>
      </w:pPr>
      <w:r>
        <w:t>**A</w:t>
      </w:r>
      <w:proofErr w:type="gramStart"/>
      <w:r>
        <w:t>82:*</w:t>
      </w:r>
      <w:proofErr w:type="gramEnd"/>
      <w:r>
        <w:t xml:space="preserve">* </w:t>
      </w:r>
      <w:proofErr w:type="spellStart"/>
      <w:r>
        <w:t>අපද්‍රව්‍ය</w:t>
      </w:r>
      <w:proofErr w:type="spellEnd"/>
      <w:r>
        <w:t xml:space="preserve"> </w:t>
      </w:r>
      <w:proofErr w:type="spellStart"/>
      <w:r>
        <w:t>පාලනය</w:t>
      </w:r>
      <w:proofErr w:type="spellEnd"/>
      <w:r>
        <w:t xml:space="preserve"> </w:t>
      </w:r>
      <w:proofErr w:type="spellStart"/>
      <w:r>
        <w:t>නොකර</w:t>
      </w:r>
      <w:proofErr w:type="spellEnd"/>
      <w:r>
        <w:t xml:space="preserve"> </w:t>
      </w:r>
      <w:proofErr w:type="spellStart"/>
      <w:r>
        <w:t>පරිසරයට</w:t>
      </w:r>
      <w:proofErr w:type="spellEnd"/>
      <w:r>
        <w:t xml:space="preserve"> </w:t>
      </w:r>
      <w:proofErr w:type="spellStart"/>
      <w:r>
        <w:t>බැහැර</w:t>
      </w:r>
      <w:proofErr w:type="spellEnd"/>
      <w:r>
        <w:t xml:space="preserve"> </w:t>
      </w:r>
      <w:proofErr w:type="spellStart"/>
      <w:r>
        <w:t>කිරීම</w:t>
      </w:r>
      <w:proofErr w:type="spellEnd"/>
      <w:r>
        <w:t xml:space="preserve"> </w:t>
      </w:r>
      <w:proofErr w:type="spellStart"/>
      <w:r>
        <w:t>නිසා</w:t>
      </w:r>
      <w:proofErr w:type="spellEnd"/>
      <w:r>
        <w:t xml:space="preserve"> </w:t>
      </w:r>
      <w:proofErr w:type="spellStart"/>
      <w:r>
        <w:t>සමාජයට</w:t>
      </w:r>
      <w:proofErr w:type="spellEnd"/>
      <w:r>
        <w:t xml:space="preserve"> </w:t>
      </w:r>
      <w:proofErr w:type="spellStart"/>
      <w:r>
        <w:t>ජල</w:t>
      </w:r>
      <w:proofErr w:type="spellEnd"/>
      <w:r>
        <w:t xml:space="preserve"> </w:t>
      </w:r>
      <w:proofErr w:type="spellStart"/>
      <w:r>
        <w:t>සහ</w:t>
      </w:r>
      <w:proofErr w:type="spellEnd"/>
      <w:r>
        <w:t xml:space="preserve"> </w:t>
      </w:r>
      <w:proofErr w:type="spellStart"/>
      <w:r>
        <w:t>වායු</w:t>
      </w:r>
      <w:proofErr w:type="spellEnd"/>
      <w:r>
        <w:t xml:space="preserve"> </w:t>
      </w:r>
      <w:proofErr w:type="spellStart"/>
      <w:r>
        <w:t>දූෂණය</w:t>
      </w:r>
      <w:proofErr w:type="spellEnd"/>
      <w:r>
        <w:t xml:space="preserve"> </w:t>
      </w:r>
      <w:proofErr w:type="spellStart"/>
      <w:r>
        <w:t>සිදුවී</w:t>
      </w:r>
      <w:proofErr w:type="spellEnd"/>
      <w:r>
        <w:t xml:space="preserve"> </w:t>
      </w:r>
      <w:proofErr w:type="spellStart"/>
      <w:r>
        <w:t>නොයෙකුත්</w:t>
      </w:r>
      <w:proofErr w:type="spellEnd"/>
      <w:r>
        <w:t xml:space="preserve"> </w:t>
      </w:r>
      <w:proofErr w:type="spellStart"/>
      <w:r>
        <w:t>ලෙඩ</w:t>
      </w:r>
      <w:proofErr w:type="spellEnd"/>
      <w:r>
        <w:t xml:space="preserve"> </w:t>
      </w:r>
      <w:proofErr w:type="spellStart"/>
      <w:r>
        <w:t>රෝග</w:t>
      </w:r>
      <w:proofErr w:type="spellEnd"/>
      <w:r>
        <w:t xml:space="preserve"> </w:t>
      </w:r>
      <w:proofErr w:type="spellStart"/>
      <w:r>
        <w:t>පැතිරීම</w:t>
      </w:r>
      <w:proofErr w:type="spellEnd"/>
      <w:r>
        <w:t xml:space="preserve"> </w:t>
      </w:r>
      <w:proofErr w:type="spellStart"/>
      <w:r>
        <w:t>සහ</w:t>
      </w:r>
      <w:proofErr w:type="spellEnd"/>
      <w:r>
        <w:t xml:space="preserve"> </w:t>
      </w:r>
      <w:proofErr w:type="spellStart"/>
      <w:r>
        <w:t>ජීවන</w:t>
      </w:r>
      <w:proofErr w:type="spellEnd"/>
      <w:r>
        <w:t xml:space="preserve"> </w:t>
      </w:r>
      <w:proofErr w:type="spellStart"/>
      <w:r>
        <w:t>තත්ත්වය</w:t>
      </w:r>
      <w:proofErr w:type="spellEnd"/>
      <w:r>
        <w:t xml:space="preserve"> </w:t>
      </w:r>
      <w:proofErr w:type="spellStart"/>
      <w:r>
        <w:t>පිරිහීම</w:t>
      </w:r>
      <w:proofErr w:type="spellEnd"/>
      <w:r>
        <w:t xml:space="preserve"> </w:t>
      </w:r>
      <w:proofErr w:type="spellStart"/>
      <w:r>
        <w:t>සිදු</w:t>
      </w:r>
      <w:proofErr w:type="spellEnd"/>
      <w:r>
        <w:t xml:space="preserve"> </w:t>
      </w:r>
      <w:proofErr w:type="spellStart"/>
      <w:r>
        <w:t>වේ</w:t>
      </w:r>
      <w:proofErr w:type="spellEnd"/>
      <w:r>
        <w:t xml:space="preserve">. </w:t>
      </w:r>
      <w:proofErr w:type="spellStart"/>
      <w:r>
        <w:t>මෙහි</w:t>
      </w:r>
      <w:proofErr w:type="spellEnd"/>
      <w:r>
        <w:t xml:space="preserve"> </w:t>
      </w:r>
      <w:proofErr w:type="spellStart"/>
      <w:r>
        <w:t>ප්‍රතිඵලයක්</w:t>
      </w:r>
      <w:proofErr w:type="spellEnd"/>
      <w:r>
        <w:t xml:space="preserve"> </w:t>
      </w:r>
      <w:proofErr w:type="spellStart"/>
      <w:r>
        <w:t>ලෙස</w:t>
      </w:r>
      <w:proofErr w:type="spellEnd"/>
      <w:r>
        <w:t xml:space="preserve"> </w:t>
      </w:r>
      <w:proofErr w:type="spellStart"/>
      <w:r>
        <w:t>ව්‍යාපාරයට</w:t>
      </w:r>
      <w:proofErr w:type="spellEnd"/>
      <w:r>
        <w:t xml:space="preserve"> </w:t>
      </w:r>
      <w:proofErr w:type="spellStart"/>
      <w:r>
        <w:t>එරෙහිව</w:t>
      </w:r>
      <w:proofErr w:type="spellEnd"/>
      <w:r>
        <w:t xml:space="preserve"> </w:t>
      </w:r>
      <w:proofErr w:type="spellStart"/>
      <w:r>
        <w:t>ප්‍රජා</w:t>
      </w:r>
      <w:proofErr w:type="spellEnd"/>
      <w:r>
        <w:t xml:space="preserve"> </w:t>
      </w:r>
      <w:proofErr w:type="spellStart"/>
      <w:r>
        <w:t>විරෝධතා</w:t>
      </w:r>
      <w:proofErr w:type="spellEnd"/>
      <w:r>
        <w:t xml:space="preserve"> </w:t>
      </w:r>
      <w:proofErr w:type="spellStart"/>
      <w:r>
        <w:t>එල්ල</w:t>
      </w:r>
      <w:proofErr w:type="spellEnd"/>
      <w:r>
        <w:t xml:space="preserve"> </w:t>
      </w:r>
      <w:proofErr w:type="spellStart"/>
      <w:r>
        <w:t>වීම</w:t>
      </w:r>
      <w:proofErr w:type="spellEnd"/>
      <w:r>
        <w:t xml:space="preserve">, </w:t>
      </w:r>
      <w:proofErr w:type="spellStart"/>
      <w:r>
        <w:t>රාජ්‍ය</w:t>
      </w:r>
      <w:proofErr w:type="spellEnd"/>
      <w:r>
        <w:t xml:space="preserve"> </w:t>
      </w:r>
      <w:proofErr w:type="spellStart"/>
      <w:r>
        <w:t>ආයතන</w:t>
      </w:r>
      <w:proofErr w:type="spellEnd"/>
      <w:r>
        <w:t xml:space="preserve"> </w:t>
      </w:r>
      <w:proofErr w:type="spellStart"/>
      <w:r>
        <w:t>මගින්</w:t>
      </w:r>
      <w:proofErr w:type="spellEnd"/>
      <w:r>
        <w:t xml:space="preserve"> </w:t>
      </w:r>
      <w:proofErr w:type="spellStart"/>
      <w:r>
        <w:t>දඩ</w:t>
      </w:r>
      <w:proofErr w:type="spellEnd"/>
      <w:r>
        <w:t xml:space="preserve"> </w:t>
      </w:r>
      <w:proofErr w:type="spellStart"/>
      <w:r>
        <w:t>නියම</w:t>
      </w:r>
      <w:proofErr w:type="spellEnd"/>
      <w:r>
        <w:t xml:space="preserve"> </w:t>
      </w:r>
      <w:proofErr w:type="spellStart"/>
      <w:r>
        <w:t>වීම</w:t>
      </w:r>
      <w:proofErr w:type="spellEnd"/>
      <w:r>
        <w:t xml:space="preserve"> </w:t>
      </w:r>
      <w:proofErr w:type="spellStart"/>
      <w:r>
        <w:t>හෝ</w:t>
      </w:r>
      <w:proofErr w:type="spellEnd"/>
      <w:r>
        <w:t xml:space="preserve"> </w:t>
      </w:r>
      <w:proofErr w:type="spellStart"/>
      <w:r>
        <w:t>ව්‍යාපාරය</w:t>
      </w:r>
      <w:proofErr w:type="spellEnd"/>
      <w:r>
        <w:t xml:space="preserve"> </w:t>
      </w:r>
      <w:proofErr w:type="spellStart"/>
      <w:r>
        <w:t>තහනම්</w:t>
      </w:r>
      <w:proofErr w:type="spellEnd"/>
      <w:r>
        <w:t xml:space="preserve"> </w:t>
      </w:r>
      <w:proofErr w:type="spellStart"/>
      <w:r>
        <w:t>කිරීම</w:t>
      </w:r>
      <w:proofErr w:type="spellEnd"/>
      <w:r>
        <w:t xml:space="preserve"> </w:t>
      </w:r>
      <w:proofErr w:type="spellStart"/>
      <w:r>
        <w:t>සිදු</w:t>
      </w:r>
      <w:proofErr w:type="spellEnd"/>
      <w:r>
        <w:t xml:space="preserve"> </w:t>
      </w:r>
      <w:proofErr w:type="spellStart"/>
      <w:r>
        <w:t>විය</w:t>
      </w:r>
      <w:proofErr w:type="spellEnd"/>
      <w:r>
        <w:t xml:space="preserve"> </w:t>
      </w:r>
      <w:proofErr w:type="spellStart"/>
      <w:r>
        <w:t>හැක</w:t>
      </w:r>
      <w:proofErr w:type="spellEnd"/>
      <w:r>
        <w:t xml:space="preserve">. </w:t>
      </w:r>
      <w:proofErr w:type="spellStart"/>
      <w:r>
        <w:t>එමෙන්ම</w:t>
      </w:r>
      <w:proofErr w:type="spellEnd"/>
      <w:r>
        <w:t xml:space="preserve"> </w:t>
      </w:r>
      <w:proofErr w:type="spellStart"/>
      <w:r>
        <w:t>පාරිභෝගිකයන්</w:t>
      </w:r>
      <w:proofErr w:type="spellEnd"/>
      <w:r>
        <w:t xml:space="preserve"> </w:t>
      </w:r>
      <w:proofErr w:type="spellStart"/>
      <w:r>
        <w:t>ව්‍යාපාරය</w:t>
      </w:r>
      <w:proofErr w:type="spellEnd"/>
      <w:r>
        <w:t xml:space="preserve"> </w:t>
      </w:r>
      <w:proofErr w:type="spellStart"/>
      <w:r>
        <w:t>වර්ජනය</w:t>
      </w:r>
      <w:proofErr w:type="spellEnd"/>
      <w:r>
        <w:t xml:space="preserve"> </w:t>
      </w:r>
      <w:proofErr w:type="spellStart"/>
      <w:r>
        <w:t>කිරීම</w:t>
      </w:r>
      <w:proofErr w:type="spellEnd"/>
      <w:r>
        <w:t xml:space="preserve"> </w:t>
      </w:r>
      <w:proofErr w:type="spellStart"/>
      <w:r>
        <w:t>මගින්</w:t>
      </w:r>
      <w:proofErr w:type="spellEnd"/>
      <w:r>
        <w:t xml:space="preserve"> </w:t>
      </w:r>
      <w:proofErr w:type="spellStart"/>
      <w:r>
        <w:t>කීර්ති</w:t>
      </w:r>
      <w:proofErr w:type="spellEnd"/>
      <w:r>
        <w:t xml:space="preserve"> </w:t>
      </w:r>
      <w:proofErr w:type="spellStart"/>
      <w:r>
        <w:t>නාමය</w:t>
      </w:r>
      <w:proofErr w:type="spellEnd"/>
      <w:r>
        <w:t xml:space="preserve"> </w:t>
      </w:r>
      <w:proofErr w:type="spellStart"/>
      <w:r>
        <w:t>විනාශ</w:t>
      </w:r>
      <w:proofErr w:type="spellEnd"/>
      <w:r>
        <w:t xml:space="preserve"> </w:t>
      </w:r>
      <w:proofErr w:type="spellStart"/>
      <w:r>
        <w:t>වී</w:t>
      </w:r>
      <w:proofErr w:type="spellEnd"/>
      <w:r>
        <w:t xml:space="preserve">, </w:t>
      </w:r>
      <w:proofErr w:type="spellStart"/>
      <w:r>
        <w:t>ව්‍යාපාරයේ</w:t>
      </w:r>
      <w:proofErr w:type="spellEnd"/>
      <w:r>
        <w:t xml:space="preserve"> </w:t>
      </w:r>
      <w:proofErr w:type="spellStart"/>
      <w:r>
        <w:t>දිගුකාලීන</w:t>
      </w:r>
      <w:proofErr w:type="spellEnd"/>
      <w:r>
        <w:t xml:space="preserve"> </w:t>
      </w:r>
      <w:proofErr w:type="spellStart"/>
      <w:r>
        <w:t>පැවැත්ම</w:t>
      </w:r>
      <w:proofErr w:type="spellEnd"/>
      <w:r>
        <w:t xml:space="preserve"> </w:t>
      </w:r>
      <w:proofErr w:type="spellStart"/>
      <w:r>
        <w:t>සහ</w:t>
      </w:r>
      <w:proofErr w:type="spellEnd"/>
      <w:r>
        <w:t xml:space="preserve"> </w:t>
      </w:r>
      <w:proofErr w:type="spellStart"/>
      <w:r>
        <w:t>ලාභදායිත්වය</w:t>
      </w:r>
      <w:proofErr w:type="spellEnd"/>
      <w:r>
        <w:t xml:space="preserve"> </w:t>
      </w:r>
      <w:proofErr w:type="spellStart"/>
      <w:r>
        <w:t>බරපතල</w:t>
      </w:r>
      <w:proofErr w:type="spellEnd"/>
      <w:r>
        <w:t xml:space="preserve"> </w:t>
      </w:r>
      <w:proofErr w:type="spellStart"/>
      <w:r>
        <w:t>ලෙස</w:t>
      </w:r>
      <w:proofErr w:type="spellEnd"/>
      <w:r>
        <w:t xml:space="preserve"> </w:t>
      </w:r>
      <w:proofErr w:type="spellStart"/>
      <w:r>
        <w:t>තර්ජනයට</w:t>
      </w:r>
      <w:proofErr w:type="spellEnd"/>
      <w:r>
        <w:t xml:space="preserve"> </w:t>
      </w:r>
      <w:proofErr w:type="spellStart"/>
      <w:r>
        <w:t>ලක්</w:t>
      </w:r>
      <w:proofErr w:type="spellEnd"/>
      <w:r>
        <w:t xml:space="preserve"> </w:t>
      </w:r>
      <w:proofErr w:type="spellStart"/>
      <w:r>
        <w:t>වේ</w:t>
      </w:r>
      <w:proofErr w:type="spellEnd"/>
      <w:r>
        <w:t>.</w:t>
      </w:r>
    </w:p>
    <w:p w14:paraId="194DB47D" w14:textId="77777777" w:rsidR="00EA27FE" w:rsidRDefault="00000000">
      <w:pPr>
        <w:spacing w:after="120" w:line="240" w:lineRule="auto"/>
      </w:pPr>
      <w:r>
        <w:t>*[</w:t>
      </w:r>
      <w:proofErr w:type="spellStart"/>
      <w:r>
        <w:t>විශ්ලේෂණය</w:t>
      </w:r>
      <w:proofErr w:type="spellEnd"/>
      <w:r>
        <w:t xml:space="preserve"> (Analysis) | </w:t>
      </w:r>
      <w:proofErr w:type="spellStart"/>
      <w:r>
        <w:t>තිරසාර</w:t>
      </w:r>
      <w:proofErr w:type="spellEnd"/>
      <w:r>
        <w:t xml:space="preserve"> </w:t>
      </w:r>
      <w:proofErr w:type="spellStart"/>
      <w:proofErr w:type="gramStart"/>
      <w:r>
        <w:t>සංවර්ධනය</w:t>
      </w:r>
      <w:proofErr w:type="spellEnd"/>
      <w:r>
        <w:t>]*</w:t>
      </w:r>
      <w:proofErr w:type="gramEnd"/>
    </w:p>
    <w:p w14:paraId="5511E312" w14:textId="77777777" w:rsidR="00EA27FE" w:rsidRDefault="00000000">
      <w:pPr>
        <w:spacing w:after="120" w:line="240" w:lineRule="auto"/>
      </w:pPr>
      <w:r>
        <w:t>**</w:t>
      </w:r>
      <w:proofErr w:type="gramStart"/>
      <w:r>
        <w:t>Summary:*</w:t>
      </w:r>
      <w:proofErr w:type="gramEnd"/>
      <w:r>
        <w:t xml:space="preserve">* 82 questions across 7 topics. Bloom's taxonomy distribution: </w:t>
      </w:r>
      <w:proofErr w:type="spellStart"/>
      <w:r>
        <w:t>අවබෝධය</w:t>
      </w:r>
      <w:proofErr w:type="spellEnd"/>
      <w:r>
        <w:t xml:space="preserve"> (Understanding): 29, </w:t>
      </w:r>
      <w:proofErr w:type="spellStart"/>
      <w:r>
        <w:t>දැනුම</w:t>
      </w:r>
      <w:proofErr w:type="spellEnd"/>
      <w:r>
        <w:t xml:space="preserve"> (Knowledge): 17, </w:t>
      </w:r>
      <w:proofErr w:type="spellStart"/>
      <w:r>
        <w:t>යෙදුම</w:t>
      </w:r>
      <w:proofErr w:type="spellEnd"/>
      <w:r>
        <w:t xml:space="preserve"> (Application): 22, </w:t>
      </w:r>
      <w:proofErr w:type="spellStart"/>
      <w:r>
        <w:t>විශ්ලේෂණය</w:t>
      </w:r>
      <w:proofErr w:type="spellEnd"/>
      <w:r>
        <w:t xml:space="preserve"> (Analysis): 14. All questions and reference answers are in Sinhala and grounded in the NIE curriculum. The evaluation set is also available in machine-readable format in the project repository (`</w:t>
      </w:r>
      <w:proofErr w:type="spellStart"/>
      <w:r>
        <w:t>eval_</w:t>
      </w:r>
      <w:proofErr w:type="gramStart"/>
      <w:r>
        <w:t>questions.json</w:t>
      </w:r>
      <w:proofErr w:type="spellEnd"/>
      <w:proofErr w:type="gramEnd"/>
      <w:r>
        <w:t>`).</w:t>
      </w:r>
    </w:p>
    <w:p w14:paraId="2A410434" w14:textId="77777777" w:rsidR="00EA27FE" w:rsidRDefault="00000000">
      <w:r>
        <w:br w:type="page"/>
      </w:r>
    </w:p>
    <w:p w14:paraId="1B4B107D" w14:textId="77777777" w:rsidR="00EA27FE" w:rsidRDefault="00000000">
      <w:pPr>
        <w:spacing w:before="280" w:after="160" w:line="360" w:lineRule="auto"/>
      </w:pPr>
      <w:r>
        <w:rPr>
          <w:b/>
          <w:color w:val="000000"/>
          <w:sz w:val="26"/>
        </w:rPr>
        <w:lastRenderedPageBreak/>
        <w:t>Appendix 3: Human Evaluation Rubric</w:t>
      </w:r>
    </w:p>
    <w:p w14:paraId="29C45DD5" w14:textId="77777777" w:rsidR="00EA27FE" w:rsidRDefault="00000000">
      <w:pPr>
        <w:spacing w:after="120" w:line="240" w:lineRule="auto"/>
      </w:pPr>
      <w:r>
        <w:t>**</w:t>
      </w:r>
      <w:proofErr w:type="gramStart"/>
      <w:r>
        <w:t>Purpose:*</w:t>
      </w:r>
      <w:proofErr w:type="gramEnd"/>
      <w:r>
        <w:t xml:space="preserve">* This rubric is used by </w:t>
      </w:r>
      <w:proofErr w:type="spellStart"/>
      <w:r>
        <w:t>practising</w:t>
      </w:r>
      <w:proofErr w:type="spellEnd"/>
      <w:r>
        <w:t xml:space="preserve"> O/L Business Studies teachers to evaluate AI-generated answers to Sinhala-language GCE O/L Business Studies questions. The rubric </w:t>
      </w:r>
      <w:proofErr w:type="spellStart"/>
      <w:r>
        <w:t>operationalises</w:t>
      </w:r>
      <w:proofErr w:type="spellEnd"/>
      <w:r>
        <w:t xml:space="preserve"> four dimensions of answer quality on a five-point Likert scale.</w:t>
      </w:r>
    </w:p>
    <w:p w14:paraId="6D5086B9" w14:textId="77777777" w:rsidR="00EA27FE" w:rsidRDefault="00000000">
      <w:pPr>
        <w:spacing w:after="120" w:line="240" w:lineRule="auto"/>
      </w:pPr>
      <w:r>
        <w:t xml:space="preserve">**Instructions to </w:t>
      </w:r>
      <w:proofErr w:type="gramStart"/>
      <w:r>
        <w:t>Evaluators:*</w:t>
      </w:r>
      <w:proofErr w:type="gramEnd"/>
      <w:r>
        <w:t>*</w:t>
      </w:r>
    </w:p>
    <w:p w14:paraId="454D58F3" w14:textId="77777777" w:rsidR="00EA27FE" w:rsidRDefault="00000000">
      <w:pPr>
        <w:spacing w:after="120" w:line="240" w:lineRule="auto"/>
      </w:pPr>
      <w:r>
        <w:t xml:space="preserve">For each AI-generated answer, assign a rating of 1 to 5 on each of the four dimensions below. </w:t>
      </w:r>
      <w:proofErr w:type="gramStart"/>
      <w:r>
        <w:t>You are</w:t>
      </w:r>
      <w:proofErr w:type="gramEnd"/>
      <w:r>
        <w:t xml:space="preserve"> evaluating the answer as a teacher — is the content correct, complete, clear, and useful to a student? You do NOT need to evaluate the AI system itself; you are rating the outputs.</w:t>
      </w:r>
    </w:p>
    <w:p w14:paraId="435A31ED" w14:textId="77777777" w:rsidR="00EA27FE" w:rsidRDefault="00000000">
      <w:pPr>
        <w:spacing w:after="120" w:line="240" w:lineRule="auto"/>
      </w:pPr>
      <w:r>
        <w:t xml:space="preserve">Please rate each dimension independently. A strong answer may </w:t>
      </w:r>
      <w:proofErr w:type="gramStart"/>
      <w:r>
        <w:t>score</w:t>
      </w:r>
      <w:proofErr w:type="gramEnd"/>
      <w:r>
        <w:t xml:space="preserve"> high on factual accuracy but low on completeness, for example.</w:t>
      </w:r>
    </w:p>
    <w:p w14:paraId="763A2E28" w14:textId="77777777" w:rsidR="00EA27FE" w:rsidRDefault="00000000">
      <w:pPr>
        <w:spacing w:before="240" w:after="120" w:line="360" w:lineRule="auto"/>
      </w:pPr>
      <w:r>
        <w:rPr>
          <w:b/>
          <w:color w:val="000000"/>
        </w:rPr>
        <w:t>A3.1 Dimension 1: Factual Accuracy</w:t>
      </w:r>
    </w:p>
    <w:p w14:paraId="3109A54D" w14:textId="77777777" w:rsidR="00EA27FE" w:rsidRDefault="00000000">
      <w:pPr>
        <w:spacing w:after="120" w:line="240" w:lineRule="auto"/>
      </w:pPr>
      <w:r>
        <w:t xml:space="preserve">Is the information factually </w:t>
      </w:r>
      <w:proofErr w:type="gramStart"/>
      <w:r>
        <w:t>correct</w:t>
      </w:r>
      <w:proofErr w:type="gramEnd"/>
      <w:r>
        <w:t xml:space="preserve"> according to the NIE O/L Business Studies syllabus and textbook?</w:t>
      </w:r>
    </w:p>
    <w:p w14:paraId="5A173CAF" w14:textId="77777777" w:rsidR="00EA27FE" w:rsidRDefault="00000000">
      <w:pPr>
        <w:spacing w:after="120" w:line="240" w:lineRule="auto"/>
      </w:pPr>
      <w:r>
        <w:t>| Rating | Descriptor | Guidance |</w:t>
      </w:r>
    </w:p>
    <w:p w14:paraId="487FEAE1" w14:textId="77777777" w:rsidR="00EA27FE" w:rsidRDefault="00000000">
      <w:pPr>
        <w:spacing w:after="120" w:line="240" w:lineRule="auto"/>
      </w:pPr>
      <w:r>
        <w:t>|--------|------------|----------|</w:t>
      </w:r>
    </w:p>
    <w:p w14:paraId="6E628364" w14:textId="77777777" w:rsidR="00EA27FE" w:rsidRDefault="00000000">
      <w:pPr>
        <w:spacing w:after="120" w:line="240" w:lineRule="auto"/>
      </w:pPr>
      <w:r>
        <w:t>| **1 — Poor** | Multiple critical factual errors; contradicts the syllabus | Answer contains information that is demonstrably wrong by NIE standards |</w:t>
      </w:r>
    </w:p>
    <w:p w14:paraId="5457825F" w14:textId="77777777" w:rsidR="00EA27FE" w:rsidRDefault="00000000">
      <w:pPr>
        <w:spacing w:after="120" w:line="240" w:lineRule="auto"/>
      </w:pPr>
      <w:r>
        <w:t>| **2 — Below Average** | One or more significant errors; some correct information | Core concepts are mixed with incorrect claims |</w:t>
      </w:r>
    </w:p>
    <w:p w14:paraId="3C3157D8" w14:textId="77777777" w:rsidR="00EA27FE" w:rsidRDefault="00000000">
      <w:pPr>
        <w:spacing w:after="120" w:line="240" w:lineRule="auto"/>
      </w:pPr>
      <w:r>
        <w:t>| **3 — Adequate** | Mostly correct with minor inaccuracies | Answer gets most facts right but there are small errors a teacher would notice |</w:t>
      </w:r>
    </w:p>
    <w:p w14:paraId="4C03D16F" w14:textId="77777777" w:rsidR="00EA27FE" w:rsidRDefault="00000000">
      <w:pPr>
        <w:spacing w:after="120" w:line="240" w:lineRule="auto"/>
      </w:pPr>
      <w:r>
        <w:t>| **4 — Good** | Factually correct throughout; accurate to syllabus | All information aligns with NIE textbook content |</w:t>
      </w:r>
    </w:p>
    <w:p w14:paraId="4986729B" w14:textId="77777777" w:rsidR="00EA27FE" w:rsidRDefault="00000000">
      <w:pPr>
        <w:spacing w:after="120" w:line="240" w:lineRule="auto"/>
      </w:pPr>
      <w:r>
        <w:t>| **5 — Excellent** | Exemplary accuracy; demonstrates precise, nuanced understanding of the curriculum | Answer could be used directly as a model student response |</w:t>
      </w:r>
    </w:p>
    <w:p w14:paraId="45E771A2" w14:textId="77777777" w:rsidR="00EA27FE" w:rsidRDefault="00000000">
      <w:pPr>
        <w:spacing w:before="240" w:after="120" w:line="360" w:lineRule="auto"/>
      </w:pPr>
      <w:r>
        <w:rPr>
          <w:b/>
          <w:color w:val="000000"/>
        </w:rPr>
        <w:t>A3.2 Dimension 2: Completeness</w:t>
      </w:r>
    </w:p>
    <w:p w14:paraId="5AFF3F13" w14:textId="77777777" w:rsidR="00EA27FE" w:rsidRDefault="00000000">
      <w:pPr>
        <w:spacing w:after="120" w:line="240" w:lineRule="auto"/>
      </w:pPr>
      <w:r>
        <w:t xml:space="preserve">**Does the answer cover what the question asks? Does it include all relevant syllabus topics, definitions, examples, or </w:t>
      </w:r>
      <w:proofErr w:type="gramStart"/>
      <w:r>
        <w:t>explanations?*</w:t>
      </w:r>
      <w:proofErr w:type="gramEnd"/>
      <w:r>
        <w:t>*</w:t>
      </w:r>
    </w:p>
    <w:p w14:paraId="0D2392F9" w14:textId="77777777" w:rsidR="00EA27FE" w:rsidRDefault="00000000">
      <w:pPr>
        <w:spacing w:after="120" w:line="240" w:lineRule="auto"/>
      </w:pPr>
      <w:r>
        <w:t>| Rating | Descriptor | Guidance |</w:t>
      </w:r>
    </w:p>
    <w:p w14:paraId="28CA107B" w14:textId="77777777" w:rsidR="00EA27FE" w:rsidRDefault="00000000">
      <w:pPr>
        <w:spacing w:after="120" w:line="240" w:lineRule="auto"/>
      </w:pPr>
      <w:r>
        <w:t>|--------|------------|----------|</w:t>
      </w:r>
    </w:p>
    <w:p w14:paraId="6AE71719" w14:textId="77777777" w:rsidR="00EA27FE" w:rsidRDefault="00000000">
      <w:pPr>
        <w:spacing w:after="120" w:line="240" w:lineRule="auto"/>
      </w:pPr>
      <w:r>
        <w:t>| **1 — Poor** | Answer is entirely off-topic or addresses less than 20% of what was asked | Missing most required content |</w:t>
      </w:r>
    </w:p>
    <w:p w14:paraId="3E6E00CF" w14:textId="77777777" w:rsidR="00EA27FE" w:rsidRDefault="00000000">
      <w:pPr>
        <w:spacing w:after="120" w:line="240" w:lineRule="auto"/>
      </w:pPr>
      <w:r>
        <w:t>| **2 — Very Low** | Partial answer; covers 20–40% of expected content | Major sections of the expected answer are absent |</w:t>
      </w:r>
    </w:p>
    <w:p w14:paraId="1D21E03D" w14:textId="77777777" w:rsidR="00EA27FE" w:rsidRDefault="00000000">
      <w:pPr>
        <w:spacing w:after="120" w:line="240" w:lineRule="auto"/>
      </w:pPr>
      <w:r>
        <w:t>| **3 — Adequate** | Acceptable coverage (40–60%) but key points omitted | Covers basics; misses some important specifics the curriculum expects |</w:t>
      </w:r>
    </w:p>
    <w:p w14:paraId="37A4523C" w14:textId="77777777" w:rsidR="00EA27FE" w:rsidRDefault="00000000">
      <w:pPr>
        <w:spacing w:after="120" w:line="240" w:lineRule="auto"/>
      </w:pPr>
      <w:r>
        <w:lastRenderedPageBreak/>
        <w:t>| **4 — Good** | Comprehensive coverage (60–80%); most key points present | Only minor omissions; answer is practically complete for the syllabus |</w:t>
      </w:r>
    </w:p>
    <w:p w14:paraId="35F3ABFA" w14:textId="77777777" w:rsidR="00EA27FE" w:rsidRDefault="00000000">
      <w:pPr>
        <w:spacing w:after="120" w:line="240" w:lineRule="auto"/>
      </w:pPr>
      <w:r>
        <w:t>| **5 — Excellent** | Complete coverage (80%+); all key points, details, and examples included | Nothing meaningful is missing; very thorough response |</w:t>
      </w:r>
    </w:p>
    <w:p w14:paraId="60196A0A" w14:textId="77777777" w:rsidR="00EA27FE" w:rsidRDefault="00000000">
      <w:pPr>
        <w:spacing w:before="240" w:after="120" w:line="360" w:lineRule="auto"/>
      </w:pPr>
      <w:r>
        <w:rPr>
          <w:b/>
          <w:color w:val="000000"/>
        </w:rPr>
        <w:t>A3.3 Dimension 3: Clarity</w:t>
      </w:r>
    </w:p>
    <w:p w14:paraId="4A05E1C4" w14:textId="77777777" w:rsidR="00EA27FE" w:rsidRDefault="00000000">
      <w:pPr>
        <w:spacing w:after="120" w:line="240" w:lineRule="auto"/>
      </w:pPr>
      <w:r>
        <w:t xml:space="preserve">**Is the answer clearly and correctly written in Sinhala? Is the language grammatically correct and easy for an O/L student to </w:t>
      </w:r>
      <w:proofErr w:type="gramStart"/>
      <w:r>
        <w:t>understand?*</w:t>
      </w:r>
      <w:proofErr w:type="gramEnd"/>
      <w:r>
        <w:t>*</w:t>
      </w:r>
    </w:p>
    <w:p w14:paraId="5EB2F7C4" w14:textId="77777777" w:rsidR="00EA27FE" w:rsidRDefault="00000000">
      <w:pPr>
        <w:spacing w:after="120" w:line="240" w:lineRule="auto"/>
      </w:pPr>
      <w:r>
        <w:t>| Rating | Descriptor | Guidance |</w:t>
      </w:r>
    </w:p>
    <w:p w14:paraId="12D7F2B2" w14:textId="77777777" w:rsidR="00EA27FE" w:rsidRDefault="00000000">
      <w:pPr>
        <w:spacing w:after="120" w:line="240" w:lineRule="auto"/>
      </w:pPr>
      <w:r>
        <w:t>|--------|------------|----------|</w:t>
      </w:r>
    </w:p>
    <w:p w14:paraId="01865E00" w14:textId="77777777" w:rsidR="00EA27FE" w:rsidRDefault="00000000">
      <w:pPr>
        <w:spacing w:after="120" w:line="240" w:lineRule="auto"/>
      </w:pPr>
      <w:r>
        <w:t>| **1 — Poor** | Incomprehensible Sinhala; major grammar/script errors | Significant grammatical mistakes that make the answer unusable |</w:t>
      </w:r>
    </w:p>
    <w:p w14:paraId="1AD0D67B" w14:textId="77777777" w:rsidR="00EA27FE" w:rsidRDefault="00000000">
      <w:pPr>
        <w:spacing w:after="120" w:line="240" w:lineRule="auto"/>
      </w:pPr>
      <w:r>
        <w:t>| **2 — Very Low** | Difficult to follow; substantial grammar, word choice, or spelling issues | The answer requires significant effort to understand |</w:t>
      </w:r>
    </w:p>
    <w:p w14:paraId="58C0F42A" w14:textId="77777777" w:rsidR="00EA27FE" w:rsidRDefault="00000000">
      <w:pPr>
        <w:spacing w:after="120" w:line="240" w:lineRule="auto"/>
      </w:pPr>
      <w:r>
        <w:t xml:space="preserve">| **3 — Adequate** | Generally understandable; minor grammar or awkward phrasing | Student can understand the </w:t>
      </w:r>
      <w:proofErr w:type="gramStart"/>
      <w:r>
        <w:t>meaning</w:t>
      </w:r>
      <w:proofErr w:type="gramEnd"/>
      <w:r>
        <w:t xml:space="preserve"> but language could be clearer |</w:t>
      </w:r>
    </w:p>
    <w:p w14:paraId="7D63DF89" w14:textId="77777777" w:rsidR="00EA27FE" w:rsidRDefault="00000000">
      <w:pPr>
        <w:spacing w:after="120" w:line="240" w:lineRule="auto"/>
      </w:pPr>
      <w:r>
        <w:t>| **4 — Good** | Clear, well-written Sinhala; fluid and natural | Clean Sinhala suitable for O/L-level reading |</w:t>
      </w:r>
    </w:p>
    <w:p w14:paraId="7B837F0E" w14:textId="77777777" w:rsidR="00EA27FE" w:rsidRDefault="00000000">
      <w:pPr>
        <w:spacing w:after="120" w:line="240" w:lineRule="auto"/>
      </w:pPr>
      <w:r>
        <w:t>| **5 — Excellent** | Clear, natural, and appropriately formal Sinhala; could be used in a textbook | Professional-sounding Sinhala that models good writing for students |</w:t>
      </w:r>
    </w:p>
    <w:p w14:paraId="7EAE38B0" w14:textId="77777777" w:rsidR="00EA27FE" w:rsidRDefault="00000000">
      <w:pPr>
        <w:spacing w:before="240" w:after="120" w:line="360" w:lineRule="auto"/>
      </w:pPr>
      <w:r>
        <w:rPr>
          <w:b/>
          <w:color w:val="000000"/>
        </w:rPr>
        <w:t>A3.4 Dimension 4: Pedagogical Value</w:t>
      </w:r>
    </w:p>
    <w:p w14:paraId="7CC1BAD5" w14:textId="77777777" w:rsidR="00EA27FE" w:rsidRDefault="00000000">
      <w:pPr>
        <w:spacing w:after="120" w:line="240" w:lineRule="auto"/>
      </w:pPr>
      <w:r>
        <w:t xml:space="preserve">**Could a student learn from this answer? Does it explain concepts, provide examples or clarity? Would you accept this from a model </w:t>
      </w:r>
      <w:proofErr w:type="gramStart"/>
      <w:r>
        <w:t>student?*</w:t>
      </w:r>
      <w:proofErr w:type="gramEnd"/>
      <w:r>
        <w:t>*</w:t>
      </w:r>
    </w:p>
    <w:p w14:paraId="2F298A2C" w14:textId="77777777" w:rsidR="00EA27FE" w:rsidRDefault="00000000">
      <w:pPr>
        <w:spacing w:after="120" w:line="240" w:lineRule="auto"/>
      </w:pPr>
      <w:r>
        <w:t>| Rating | Descriptor | Guidance |</w:t>
      </w:r>
    </w:p>
    <w:p w14:paraId="67A67926" w14:textId="77777777" w:rsidR="00EA27FE" w:rsidRDefault="00000000">
      <w:pPr>
        <w:spacing w:after="120" w:line="240" w:lineRule="auto"/>
      </w:pPr>
      <w:r>
        <w:t>|--------|------------|----------|</w:t>
      </w:r>
    </w:p>
    <w:p w14:paraId="7882855C" w14:textId="77777777" w:rsidR="00EA27FE" w:rsidRDefault="00000000">
      <w:pPr>
        <w:spacing w:after="120" w:line="240" w:lineRule="auto"/>
      </w:pPr>
      <w:r>
        <w:t>| **1 — Poor** | No educational value; information presented in a useless/unhelpful way | Student will learn nothing from this answer even if facts happen to be present |</w:t>
      </w:r>
    </w:p>
    <w:p w14:paraId="42432377" w14:textId="77777777" w:rsidR="00EA27FE" w:rsidRDefault="00000000">
      <w:pPr>
        <w:spacing w:after="120" w:line="240" w:lineRule="auto"/>
      </w:pPr>
      <w:r>
        <w:t>| **2 — Very Low** | Limited educational value; not structured for learning | Some facts but no explanations, examples, or logical flow |</w:t>
      </w:r>
    </w:p>
    <w:p w14:paraId="24B46E9D" w14:textId="77777777" w:rsidR="00EA27FE" w:rsidRDefault="00000000">
      <w:pPr>
        <w:spacing w:after="120" w:line="240" w:lineRule="auto"/>
      </w:pPr>
      <w:r>
        <w:t>| **3 — Adequate** | Moderate educational value; basic explanations but no depth | Student can get the basic idea; lacks deeper understanding or exemplification |</w:t>
      </w:r>
    </w:p>
    <w:p w14:paraId="39044378" w14:textId="77777777" w:rsidR="00EA27FE" w:rsidRDefault="00000000">
      <w:pPr>
        <w:spacing w:after="120" w:line="240" w:lineRule="auto"/>
      </w:pPr>
      <w:r>
        <w:t>| **4 — Good** | High educational value; explains concepts clearly; good exemplification | Student actively learns from the answer; good structure and explanatory examples |</w:t>
      </w:r>
    </w:p>
    <w:p w14:paraId="739D228A" w14:textId="77777777" w:rsidR="00EA27FE" w:rsidRDefault="00000000">
      <w:pPr>
        <w:spacing w:after="120" w:line="240" w:lineRule="auto"/>
      </w:pPr>
      <w:r>
        <w:t>| **5 — Excellent** | Exceptional educational value; richly explanatory, structured, and inspires further learning | Student gains deep understanding; answer could be added to a teacher's guide or flipped classroom material |</w:t>
      </w:r>
    </w:p>
    <w:p w14:paraId="6E430111" w14:textId="77777777" w:rsidR="00EA27FE" w:rsidRDefault="00000000">
      <w:pPr>
        <w:spacing w:before="240" w:after="120" w:line="360" w:lineRule="auto"/>
      </w:pPr>
      <w:r>
        <w:rPr>
          <w:b/>
          <w:color w:val="000000"/>
        </w:rPr>
        <w:t>A3.5 Rating Template</w:t>
      </w:r>
    </w:p>
    <w:p w14:paraId="1B8CC99C" w14:textId="77777777" w:rsidR="00EA27FE" w:rsidRDefault="00000000">
      <w:pPr>
        <w:spacing w:after="120" w:line="240" w:lineRule="auto"/>
      </w:pPr>
      <w:r>
        <w:t>For each question, evaluators complete one row:</w:t>
      </w:r>
    </w:p>
    <w:p w14:paraId="031F36D3" w14:textId="77777777" w:rsidR="00EA27FE" w:rsidRDefault="00000000">
      <w:pPr>
        <w:spacing w:after="120" w:line="240" w:lineRule="auto"/>
      </w:pPr>
      <w:r>
        <w:lastRenderedPageBreak/>
        <w:t>| Q# | Condition | Factual Accuracy (1–5) | Completeness (1–5) | Clarity (1–5) | Pedagogical Value (1–5) | Comments / Observation |</w:t>
      </w:r>
    </w:p>
    <w:p w14:paraId="5F86E543" w14:textId="77777777" w:rsidR="00EA27FE" w:rsidRDefault="00000000">
      <w:pPr>
        <w:spacing w:after="120" w:line="240" w:lineRule="auto"/>
      </w:pPr>
      <w:r>
        <w:t>|-----|-----------|------------------------|-------------------|--------------|--------------------------|------------------------|</w:t>
      </w:r>
    </w:p>
    <w:p w14:paraId="5516266A" w14:textId="77777777" w:rsidR="00EA27FE" w:rsidRDefault="00000000">
      <w:pPr>
        <w:spacing w:after="120" w:line="240" w:lineRule="auto"/>
      </w:pPr>
      <w:r>
        <w:t>| 1   | A / B / C | | | | | |</w:t>
      </w:r>
    </w:p>
    <w:p w14:paraId="4DCC90A4" w14:textId="77777777" w:rsidR="00EA27FE" w:rsidRDefault="00000000">
      <w:pPr>
        <w:spacing w:after="120" w:line="240" w:lineRule="auto"/>
      </w:pPr>
      <w:r>
        <w:t>| 2   | A / B / C | | | | | |</w:t>
      </w:r>
    </w:p>
    <w:p w14:paraId="3BD5BF24" w14:textId="77777777" w:rsidR="00EA27FE" w:rsidRDefault="00000000">
      <w:pPr>
        <w:spacing w:after="120" w:line="240" w:lineRule="auto"/>
      </w:pPr>
      <w:r>
        <w:t>| ... | ... | | | | | |</w:t>
      </w:r>
    </w:p>
    <w:p w14:paraId="1212A092" w14:textId="77777777" w:rsidR="00EA27FE" w:rsidRDefault="00000000">
      <w:pPr>
        <w:spacing w:after="120" w:line="240" w:lineRule="auto"/>
      </w:pPr>
      <w:r>
        <w:t xml:space="preserve">| </w:t>
      </w:r>
      <w:proofErr w:type="gramStart"/>
      <w:r>
        <w:t>16  |</w:t>
      </w:r>
      <w:proofErr w:type="gramEnd"/>
      <w:r>
        <w:t xml:space="preserve"> A / B / C | | | | | |</w:t>
      </w:r>
    </w:p>
    <w:p w14:paraId="6FA6C85E" w14:textId="77777777" w:rsidR="00EA27FE" w:rsidRDefault="00000000">
      <w:pPr>
        <w:spacing w:after="120" w:line="240" w:lineRule="auto"/>
      </w:pPr>
      <w:r>
        <w:t xml:space="preserve">**Condition </w:t>
      </w:r>
      <w:proofErr w:type="gramStart"/>
      <w:r>
        <w:t>Labels:*</w:t>
      </w:r>
      <w:proofErr w:type="gramEnd"/>
      <w:r>
        <w:t>*</w:t>
      </w:r>
    </w:p>
    <w:p w14:paraId="6C61BB5A" w14:textId="77777777" w:rsidR="00EA27FE" w:rsidRDefault="00000000">
      <w:pPr>
        <w:spacing w:after="120" w:line="240" w:lineRule="auto"/>
      </w:pPr>
      <w:r>
        <w:t>- Condition A: RAG-grounded (retrieval + generation)</w:t>
      </w:r>
    </w:p>
    <w:p w14:paraId="7C5D599D" w14:textId="77777777" w:rsidR="00EA27FE" w:rsidRDefault="00000000">
      <w:pPr>
        <w:spacing w:after="120" w:line="240" w:lineRule="auto"/>
      </w:pPr>
      <w:r>
        <w:t>- Condition B: Ungrounded LLM (no retrieval, no instruction)</w:t>
      </w:r>
    </w:p>
    <w:p w14:paraId="2443C7DC" w14:textId="77777777" w:rsidR="00EA27FE" w:rsidRDefault="00000000">
      <w:pPr>
        <w:spacing w:after="120" w:line="240" w:lineRule="auto"/>
      </w:pPr>
      <w:r>
        <w:t>- Condition C: Prompt-constrained (no retrieval, Sinhala academic role prompt)</w:t>
      </w:r>
    </w:p>
    <w:p w14:paraId="57570515" w14:textId="77777777" w:rsidR="00EA27FE" w:rsidRDefault="00000000">
      <w:pPr>
        <w:spacing w:after="120" w:line="240" w:lineRule="auto"/>
      </w:pPr>
      <w:r>
        <w:t>Order shown to evaluators is NOT the actual condition — labels are randomly assigned per question to reduce order bias.</w:t>
      </w:r>
    </w:p>
    <w:p w14:paraId="406ADF61" w14:textId="77777777" w:rsidR="00EA27FE" w:rsidRDefault="00000000">
      <w:pPr>
        <w:spacing w:after="120" w:line="240" w:lineRule="auto"/>
      </w:pPr>
      <w:r>
        <w:t xml:space="preserve">**Evaluator </w:t>
      </w:r>
      <w:proofErr w:type="gramStart"/>
      <w:r>
        <w:t>Metadata:*</w:t>
      </w:r>
      <w:proofErr w:type="gramEnd"/>
      <w:r>
        <w:t>*</w:t>
      </w:r>
    </w:p>
    <w:p w14:paraId="5F086387" w14:textId="77777777" w:rsidR="00EA27FE" w:rsidRDefault="00000000">
      <w:pPr>
        <w:spacing w:after="120" w:line="240" w:lineRule="auto"/>
      </w:pPr>
      <w:r>
        <w:t>- Name: _______________</w:t>
      </w:r>
    </w:p>
    <w:p w14:paraId="5FDF2355" w14:textId="77777777" w:rsidR="00EA27FE" w:rsidRDefault="00000000">
      <w:pPr>
        <w:spacing w:after="120" w:line="240" w:lineRule="auto"/>
      </w:pPr>
      <w:r>
        <w:t>- Qualification: _______________</w:t>
      </w:r>
    </w:p>
    <w:p w14:paraId="0E5B664C" w14:textId="77777777" w:rsidR="00EA27FE" w:rsidRDefault="00000000">
      <w:pPr>
        <w:spacing w:after="120" w:line="240" w:lineRule="auto"/>
      </w:pPr>
      <w:r>
        <w:t xml:space="preserve">- Years teaching O/L Business </w:t>
      </w:r>
      <w:proofErr w:type="gramStart"/>
      <w:r>
        <w:t>Studies: _</w:t>
      </w:r>
      <w:proofErr w:type="gramEnd"/>
      <w:r>
        <w:t>__________</w:t>
      </w:r>
    </w:p>
    <w:p w14:paraId="63703318" w14:textId="77777777" w:rsidR="00EA27FE" w:rsidRDefault="00000000">
      <w:pPr>
        <w:spacing w:after="120" w:line="240" w:lineRule="auto"/>
      </w:pPr>
      <w:r>
        <w:t>- Institution: _______________</w:t>
      </w:r>
    </w:p>
    <w:p w14:paraId="6265167A" w14:textId="77777777" w:rsidR="00EA27FE" w:rsidRDefault="00000000">
      <w:pPr>
        <w:spacing w:after="120" w:line="240" w:lineRule="auto"/>
      </w:pPr>
      <w:r>
        <w:t>- Date: _______________</w:t>
      </w:r>
    </w:p>
    <w:p w14:paraId="5B1C42B3" w14:textId="77777777" w:rsidR="00EA27FE" w:rsidRDefault="00000000">
      <w:pPr>
        <w:spacing w:after="120" w:line="240" w:lineRule="auto"/>
      </w:pPr>
      <w:r>
        <w:t xml:space="preserve">- Platform: </w:t>
      </w:r>
      <w:proofErr w:type="gramStart"/>
      <w:r>
        <w:t>[ ]</w:t>
      </w:r>
      <w:proofErr w:type="gramEnd"/>
      <w:r>
        <w:t xml:space="preserve"> Google Meet / </w:t>
      </w:r>
      <w:proofErr w:type="gramStart"/>
      <w:r>
        <w:t>[ ]</w:t>
      </w:r>
      <w:proofErr w:type="gramEnd"/>
      <w:r>
        <w:t xml:space="preserve"> In-Person</w:t>
      </w:r>
    </w:p>
    <w:p w14:paraId="6637BAF2" w14:textId="77777777" w:rsidR="00EA27FE" w:rsidRDefault="00000000">
      <w:r>
        <w:br w:type="page"/>
      </w:r>
    </w:p>
    <w:p w14:paraId="030BC1AA" w14:textId="77777777" w:rsidR="00EA27FE" w:rsidRDefault="00000000">
      <w:pPr>
        <w:spacing w:before="280" w:after="160" w:line="360" w:lineRule="auto"/>
      </w:pPr>
      <w:r>
        <w:rPr>
          <w:b/>
          <w:color w:val="000000"/>
          <w:sz w:val="26"/>
        </w:rPr>
        <w:lastRenderedPageBreak/>
        <w:t>Appendix 4: Participant Information Sheet and Consent Form</w:t>
      </w:r>
    </w:p>
    <w:p w14:paraId="751151E0" w14:textId="77777777" w:rsidR="00EA27FE" w:rsidRDefault="00000000">
      <w:pPr>
        <w:spacing w:after="120" w:line="240" w:lineRule="auto"/>
      </w:pPr>
      <w:r>
        <w:t>**Participant Information Sheet**</w:t>
      </w:r>
    </w:p>
    <w:p w14:paraId="347EE448" w14:textId="77777777" w:rsidR="00EA27FE" w:rsidRDefault="00000000">
      <w:pPr>
        <w:spacing w:after="120" w:line="240" w:lineRule="auto"/>
      </w:pPr>
      <w:r>
        <w:t xml:space="preserve">**Study </w:t>
      </w:r>
      <w:proofErr w:type="gramStart"/>
      <w:r>
        <w:t>Title:*</w:t>
      </w:r>
      <w:proofErr w:type="gramEnd"/>
      <w:r>
        <w:t>* Retrieval-Augmented Generation for Sinhala-Language Educational Question Answering: Hallucination Reduction in Low-Resource Language Contexts</w:t>
      </w:r>
    </w:p>
    <w:p w14:paraId="030869EA" w14:textId="77777777" w:rsidR="00EA27FE" w:rsidRDefault="00000000">
      <w:pPr>
        <w:spacing w:after="120" w:line="240" w:lineRule="auto"/>
      </w:pPr>
      <w:r>
        <w:t>**</w:t>
      </w:r>
      <w:proofErr w:type="gramStart"/>
      <w:r>
        <w:t>Researcher:*</w:t>
      </w:r>
      <w:proofErr w:type="gramEnd"/>
      <w:r>
        <w:t>* Thilina Perera (MSc Computer Science, Wrexham University)</w:t>
      </w:r>
    </w:p>
    <w:p w14:paraId="74D3DB9E" w14:textId="77777777" w:rsidR="00EA27FE" w:rsidRDefault="00000000">
      <w:pPr>
        <w:spacing w:after="120" w:line="240" w:lineRule="auto"/>
      </w:pPr>
      <w:r>
        <w:t>**</w:t>
      </w:r>
      <w:proofErr w:type="gramStart"/>
      <w:r>
        <w:t>Supervisor:*</w:t>
      </w:r>
      <w:proofErr w:type="gramEnd"/>
      <w:r>
        <w:t xml:space="preserve">* Mr. Akeel </w:t>
      </w:r>
      <w:proofErr w:type="spellStart"/>
      <w:r>
        <w:t>Afreedi</w:t>
      </w:r>
      <w:proofErr w:type="spellEnd"/>
    </w:p>
    <w:p w14:paraId="7E9D43A5" w14:textId="77777777" w:rsidR="00EA27FE" w:rsidRDefault="00000000">
      <w:pPr>
        <w:spacing w:after="120" w:line="240" w:lineRule="auto"/>
      </w:pPr>
      <w:r>
        <w:t>**Invitation**</w:t>
      </w:r>
    </w:p>
    <w:p w14:paraId="7238FC76" w14:textId="77777777" w:rsidR="00EA27FE" w:rsidRDefault="00000000">
      <w:pPr>
        <w:spacing w:after="120" w:line="240" w:lineRule="auto"/>
      </w:pPr>
      <w:r>
        <w:t>You are invited to take part in a research study examining whether a Retrieval-Augmented Generation (RAG) AI system can accurately answer Sinhala-language GCE O/L Business Studies questions using the official NIE curriculum. Before you decide whether to participate, please read this information sheet carefully. Feel free to ask questions if anything is unclear.</w:t>
      </w:r>
    </w:p>
    <w:p w14:paraId="0F3A2DE3" w14:textId="77777777" w:rsidR="00EA27FE" w:rsidRDefault="00000000">
      <w:pPr>
        <w:spacing w:after="120" w:line="240" w:lineRule="auto"/>
      </w:pPr>
      <w:r>
        <w:t xml:space="preserve">**What is the purpose of this </w:t>
      </w:r>
      <w:proofErr w:type="gramStart"/>
      <w:r>
        <w:t>study?*</w:t>
      </w:r>
      <w:proofErr w:type="gramEnd"/>
      <w:r>
        <w:t>*</w:t>
      </w:r>
    </w:p>
    <w:p w14:paraId="45FF0A0C" w14:textId="77777777" w:rsidR="00EA27FE" w:rsidRDefault="00000000">
      <w:pPr>
        <w:spacing w:after="120" w:line="240" w:lineRule="auto"/>
      </w:pPr>
      <w:r>
        <w:t>Large Language Models (LLMs) often produce factually incorrect responses in Sinhala because training data for low-resource languages is limited. This study investigates whether grounding an LLM in curated Sinhala curriculum documents reduces these errors. A RAG system has been developed using the official NIE Business Studies syllabus, textbook, and teacher's guide. The system generates answers to O/L questions, and we need experienced teachers to evaluate the quality of those answers.</w:t>
      </w:r>
    </w:p>
    <w:p w14:paraId="64314B1E" w14:textId="77777777" w:rsidR="00EA27FE" w:rsidRDefault="00000000">
      <w:pPr>
        <w:spacing w:after="120" w:line="240" w:lineRule="auto"/>
      </w:pPr>
      <w:r>
        <w:t xml:space="preserve">**Why have I been </w:t>
      </w:r>
      <w:proofErr w:type="gramStart"/>
      <w:r>
        <w:t>asked?*</w:t>
      </w:r>
      <w:proofErr w:type="gramEnd"/>
      <w:r>
        <w:t>*</w:t>
      </w:r>
    </w:p>
    <w:p w14:paraId="521BB928" w14:textId="77777777" w:rsidR="00EA27FE" w:rsidRDefault="00000000">
      <w:pPr>
        <w:spacing w:after="120" w:line="240" w:lineRule="auto"/>
      </w:pPr>
      <w:r>
        <w:t xml:space="preserve">You have been invited because you are a </w:t>
      </w:r>
      <w:proofErr w:type="spellStart"/>
      <w:r>
        <w:t>practising</w:t>
      </w:r>
      <w:proofErr w:type="spellEnd"/>
      <w:r>
        <w:t xml:space="preserve"> GCE O/L Business Studies teacher in Sri Lanka with experience teaching the NIE curriculum. Your professional judgment is essential for establishing whether the system's output is pedagogically sound.</w:t>
      </w:r>
    </w:p>
    <w:p w14:paraId="0C9B05A8" w14:textId="77777777" w:rsidR="00EA27FE" w:rsidRDefault="00000000">
      <w:pPr>
        <w:spacing w:after="120" w:line="240" w:lineRule="auto"/>
      </w:pPr>
      <w:r>
        <w:t xml:space="preserve">**Do I have to take </w:t>
      </w:r>
      <w:proofErr w:type="gramStart"/>
      <w:r>
        <w:t>part?*</w:t>
      </w:r>
      <w:proofErr w:type="gramEnd"/>
      <w:r>
        <w:t>*</w:t>
      </w:r>
    </w:p>
    <w:p w14:paraId="3234B481" w14:textId="77777777" w:rsidR="00EA27FE" w:rsidRDefault="00000000">
      <w:pPr>
        <w:spacing w:after="120" w:line="240" w:lineRule="auto"/>
      </w:pPr>
      <w:r>
        <w:t xml:space="preserve">No. Participation is entirely voluntary. You can withdraw at any time before, during, </w:t>
      </w:r>
      <w:proofErr w:type="gramStart"/>
      <w:r>
        <w:t>or</w:t>
      </w:r>
      <w:proofErr w:type="gramEnd"/>
      <w:r>
        <w:t xml:space="preserve"> up to two weeks after the evaluation session without giving any reason and without any consequence. If you withdraw, your data will not be used.</w:t>
      </w:r>
    </w:p>
    <w:p w14:paraId="2AFD94BA" w14:textId="77777777" w:rsidR="00EA27FE" w:rsidRDefault="00000000">
      <w:pPr>
        <w:spacing w:after="120" w:line="240" w:lineRule="auto"/>
      </w:pPr>
      <w:r>
        <w:t xml:space="preserve">**What will I be asked to </w:t>
      </w:r>
      <w:proofErr w:type="gramStart"/>
      <w:r>
        <w:t>do?*</w:t>
      </w:r>
      <w:proofErr w:type="gramEnd"/>
      <w:r>
        <w:t>*</w:t>
      </w:r>
    </w:p>
    <w:p w14:paraId="5D3F7192" w14:textId="77777777" w:rsidR="00EA27FE" w:rsidRDefault="00000000">
      <w:pPr>
        <w:spacing w:after="120" w:line="240" w:lineRule="auto"/>
      </w:pPr>
      <w:r>
        <w:t>You will attend one evaluation session lasting approximately 60–90 minutes. During this session, you will:</w:t>
      </w:r>
    </w:p>
    <w:p w14:paraId="65F4CB3F" w14:textId="77777777" w:rsidR="00EA27FE" w:rsidRDefault="00000000">
      <w:pPr>
        <w:spacing w:after="120" w:line="240" w:lineRule="auto"/>
      </w:pPr>
      <w:r>
        <w:t>1. Read a set of 16 Sinhala-language Business Studies questions and the AI-generated answers</w:t>
      </w:r>
    </w:p>
    <w:p w14:paraId="7B262E96" w14:textId="77777777" w:rsidR="00EA27FE" w:rsidRDefault="00000000">
      <w:pPr>
        <w:spacing w:after="120" w:line="240" w:lineRule="auto"/>
      </w:pPr>
      <w:r>
        <w:t>2. Rate each answer on four dimensions using a five-point Likert scale:</w:t>
      </w:r>
    </w:p>
    <w:p w14:paraId="02D6369E" w14:textId="77777777" w:rsidR="00EA27FE" w:rsidRDefault="00000000">
      <w:pPr>
        <w:spacing w:after="120" w:line="240" w:lineRule="auto"/>
      </w:pPr>
      <w:r>
        <w:t>- Factual Accuracy (Is the information correct according to the NIE syllabus/textbook?)</w:t>
      </w:r>
    </w:p>
    <w:p w14:paraId="6EFA0444" w14:textId="77777777" w:rsidR="00EA27FE" w:rsidRDefault="00000000">
      <w:pPr>
        <w:spacing w:after="120" w:line="240" w:lineRule="auto"/>
      </w:pPr>
      <w:r>
        <w:t>- Completeness (Does the answer cover what the question asks?)</w:t>
      </w:r>
    </w:p>
    <w:p w14:paraId="08829FBE" w14:textId="77777777" w:rsidR="00EA27FE" w:rsidRDefault="00000000">
      <w:pPr>
        <w:spacing w:after="120" w:line="240" w:lineRule="auto"/>
      </w:pPr>
      <w:r>
        <w:t>- Clarity (Is the answer clearly written in Sinhala?)</w:t>
      </w:r>
    </w:p>
    <w:p w14:paraId="1636E9F5" w14:textId="77777777" w:rsidR="00EA27FE" w:rsidRDefault="00000000">
      <w:pPr>
        <w:spacing w:after="120" w:line="240" w:lineRule="auto"/>
      </w:pPr>
      <w:r>
        <w:t>- Pedagogical Value (Would you accept this as a student answer?)</w:t>
      </w:r>
    </w:p>
    <w:p w14:paraId="53BA1CBE" w14:textId="77777777" w:rsidR="00EA27FE" w:rsidRDefault="00000000">
      <w:pPr>
        <w:spacing w:after="120" w:line="240" w:lineRule="auto"/>
      </w:pPr>
      <w:r>
        <w:t>3. The session will be conducted at a mutually convenient time and location (or online via video call)</w:t>
      </w:r>
    </w:p>
    <w:p w14:paraId="25ED7C77" w14:textId="77777777" w:rsidR="00EA27FE" w:rsidRDefault="00000000">
      <w:pPr>
        <w:spacing w:after="120" w:line="240" w:lineRule="auto"/>
      </w:pPr>
      <w:r>
        <w:t>You do not need any technical knowledge of AI systems. You are rating the answers as a teacher, not evaluating the technology.</w:t>
      </w:r>
    </w:p>
    <w:p w14:paraId="22CCBA19" w14:textId="77777777" w:rsidR="00EA27FE" w:rsidRDefault="00000000">
      <w:pPr>
        <w:spacing w:after="120" w:line="240" w:lineRule="auto"/>
      </w:pPr>
      <w:r>
        <w:lastRenderedPageBreak/>
        <w:t xml:space="preserve">**Are there any </w:t>
      </w:r>
      <w:proofErr w:type="gramStart"/>
      <w:r>
        <w:t>risks?*</w:t>
      </w:r>
      <w:proofErr w:type="gramEnd"/>
      <w:r>
        <w:t>*</w:t>
      </w:r>
    </w:p>
    <w:p w14:paraId="230C14E5" w14:textId="77777777" w:rsidR="00EA27FE" w:rsidRDefault="00000000">
      <w:pPr>
        <w:spacing w:after="120" w:line="240" w:lineRule="auto"/>
      </w:pPr>
      <w:r>
        <w:t xml:space="preserve">There are no foreseeable physical, psychological, or professional risks. The evaluation task is no more demanding than marking a set of student assignments. Your responses are </w:t>
      </w:r>
      <w:proofErr w:type="spellStart"/>
      <w:r>
        <w:t>anonymised</w:t>
      </w:r>
      <w:proofErr w:type="spellEnd"/>
      <w:r>
        <w:t xml:space="preserve"> — your name is never attached to ratings in any report or publication.</w:t>
      </w:r>
    </w:p>
    <w:p w14:paraId="218A576E" w14:textId="77777777" w:rsidR="00EA27FE" w:rsidRDefault="00000000">
      <w:pPr>
        <w:spacing w:after="120" w:line="240" w:lineRule="auto"/>
      </w:pPr>
      <w:r>
        <w:t xml:space="preserve">**What are the </w:t>
      </w:r>
      <w:proofErr w:type="gramStart"/>
      <w:r>
        <w:t>benefits?*</w:t>
      </w:r>
      <w:proofErr w:type="gramEnd"/>
      <w:r>
        <w:t>*</w:t>
      </w:r>
    </w:p>
    <w:p w14:paraId="5348E051" w14:textId="77777777" w:rsidR="00EA27FE" w:rsidRDefault="00000000">
      <w:pPr>
        <w:spacing w:after="120" w:line="240" w:lineRule="auto"/>
      </w:pPr>
      <w:r>
        <w:t xml:space="preserve">There is no direct financial payment. However, as a token of appreciation for your participation, you will receive four months of complimentary access to the </w:t>
      </w:r>
      <w:proofErr w:type="spellStart"/>
      <w:r>
        <w:t>StudyMate</w:t>
      </w:r>
      <w:proofErr w:type="spellEnd"/>
      <w:r>
        <w:t xml:space="preserve"> AI platform (the system being evaluated) for use with your own students. The research contributes to developing AI tools for Sinhala-medium education, which may benefit teachers and students in Sri Lanka.</w:t>
      </w:r>
    </w:p>
    <w:p w14:paraId="2DD25699" w14:textId="77777777" w:rsidR="00EA27FE" w:rsidRDefault="00000000">
      <w:pPr>
        <w:spacing w:after="120" w:line="240" w:lineRule="auto"/>
      </w:pPr>
      <w:r>
        <w:t xml:space="preserve">**Will my data be kept </w:t>
      </w:r>
      <w:proofErr w:type="gramStart"/>
      <w:r>
        <w:t>confidential?*</w:t>
      </w:r>
      <w:proofErr w:type="gramEnd"/>
      <w:r>
        <w:t>*</w:t>
      </w:r>
    </w:p>
    <w:p w14:paraId="7950F6E2" w14:textId="77777777" w:rsidR="00EA27FE" w:rsidRDefault="00000000">
      <w:pPr>
        <w:spacing w:after="120" w:line="240" w:lineRule="auto"/>
      </w:pPr>
      <w:r>
        <w:t>Yes. All data will be handled in accordance with the UK General Data Protection Regulation (UK GDPR) and Wrexham University's Data Protection Policy:</w:t>
      </w:r>
    </w:p>
    <w:p w14:paraId="321C2AFF" w14:textId="77777777" w:rsidR="00EA27FE" w:rsidRDefault="00000000">
      <w:pPr>
        <w:spacing w:after="120" w:line="240" w:lineRule="auto"/>
      </w:pPr>
      <w:r>
        <w:t>- Your signed consent form is stored separately from your evaluation ratings</w:t>
      </w:r>
    </w:p>
    <w:p w14:paraId="7DAA4BE1" w14:textId="77777777" w:rsidR="00EA27FE" w:rsidRDefault="00000000">
      <w:pPr>
        <w:spacing w:after="120" w:line="240" w:lineRule="auto"/>
      </w:pPr>
      <w:r>
        <w:t>- Each evaluator is assigned a code (e.g., Evaluator 1, Evaluator 2, Evaluator 3)</w:t>
      </w:r>
    </w:p>
    <w:p w14:paraId="092DEF60" w14:textId="77777777" w:rsidR="00EA27FE" w:rsidRDefault="00000000">
      <w:pPr>
        <w:spacing w:after="120" w:line="240" w:lineRule="auto"/>
      </w:pPr>
      <w:r>
        <w:t>- No individual evaluator can be identified from published results</w:t>
      </w:r>
    </w:p>
    <w:p w14:paraId="4244FA6F" w14:textId="77777777" w:rsidR="00EA27FE" w:rsidRDefault="00000000">
      <w:pPr>
        <w:spacing w:after="120" w:line="240" w:lineRule="auto"/>
      </w:pPr>
      <w:r>
        <w:t>- Data is stored on encrypted, password-protected university systems</w:t>
      </w:r>
    </w:p>
    <w:p w14:paraId="6B4855E1" w14:textId="77777777" w:rsidR="00EA27FE" w:rsidRDefault="00000000">
      <w:pPr>
        <w:spacing w:after="120" w:line="240" w:lineRule="auto"/>
      </w:pPr>
      <w:r>
        <w:t xml:space="preserve">- </w:t>
      </w:r>
      <w:proofErr w:type="spellStart"/>
      <w:r>
        <w:t>Anonymised</w:t>
      </w:r>
      <w:proofErr w:type="spellEnd"/>
      <w:r>
        <w:t xml:space="preserve"> research data is retained for 5 years after project completion, after which it will be securely deleted</w:t>
      </w:r>
    </w:p>
    <w:p w14:paraId="5113859C" w14:textId="77777777" w:rsidR="00EA27FE" w:rsidRDefault="00000000">
      <w:pPr>
        <w:spacing w:after="120" w:line="240" w:lineRule="auto"/>
      </w:pPr>
      <w:r>
        <w:t xml:space="preserve">**What will happen to the </w:t>
      </w:r>
      <w:proofErr w:type="gramStart"/>
      <w:r>
        <w:t>results?*</w:t>
      </w:r>
      <w:proofErr w:type="gramEnd"/>
      <w:r>
        <w:t>*</w:t>
      </w:r>
    </w:p>
    <w:p w14:paraId="74F988A9" w14:textId="77777777" w:rsidR="00EA27FE" w:rsidRDefault="00000000">
      <w:pPr>
        <w:spacing w:after="120" w:line="240" w:lineRule="auto"/>
      </w:pPr>
      <w:r>
        <w:t xml:space="preserve">Results will be published in this MSc dissertation and may be presented at academic conferences or in journal articles. Only aggregate findings and </w:t>
      </w:r>
      <w:proofErr w:type="spellStart"/>
      <w:r>
        <w:t>anonymised</w:t>
      </w:r>
      <w:proofErr w:type="spellEnd"/>
      <w:r>
        <w:t xml:space="preserve"> ratings will be reported. No individual evaluator will be identifiable.</w:t>
      </w:r>
    </w:p>
    <w:p w14:paraId="23FCB72E" w14:textId="77777777" w:rsidR="00EA27FE" w:rsidRDefault="00000000">
      <w:pPr>
        <w:spacing w:after="120" w:line="240" w:lineRule="auto"/>
      </w:pPr>
      <w:r>
        <w:t xml:space="preserve">**Who is </w:t>
      </w:r>
      <w:proofErr w:type="spellStart"/>
      <w:r>
        <w:t>organising</w:t>
      </w:r>
      <w:proofErr w:type="spellEnd"/>
      <w:r>
        <w:t xml:space="preserve"> and funding this </w:t>
      </w:r>
      <w:proofErr w:type="gramStart"/>
      <w:r>
        <w:t>research?*</w:t>
      </w:r>
      <w:proofErr w:type="gramEnd"/>
      <w:r>
        <w:t>*</w:t>
      </w:r>
    </w:p>
    <w:p w14:paraId="310C15E3" w14:textId="77777777" w:rsidR="00EA27FE" w:rsidRDefault="00000000">
      <w:pPr>
        <w:spacing w:after="120" w:line="240" w:lineRule="auto"/>
      </w:pPr>
      <w:r>
        <w:t>This research is conducted as part of an MSc Computer Science dissertation at Wrexham University. It is self-funded by the researcher. The researcher is also the developer of the system being evaluated; this dual role is disclosed for transparency.</w:t>
      </w:r>
    </w:p>
    <w:p w14:paraId="37B06574" w14:textId="77777777" w:rsidR="00EA27FE" w:rsidRDefault="00000000">
      <w:pPr>
        <w:spacing w:after="120" w:line="240" w:lineRule="auto"/>
      </w:pPr>
      <w:r>
        <w:t xml:space="preserve">**Who has reviewed this </w:t>
      </w:r>
      <w:proofErr w:type="gramStart"/>
      <w:r>
        <w:t>study?*</w:t>
      </w:r>
      <w:proofErr w:type="gramEnd"/>
      <w:r>
        <w:t>*</w:t>
      </w:r>
    </w:p>
    <w:p w14:paraId="0530F1A1" w14:textId="77777777" w:rsidR="00EA27FE" w:rsidRDefault="00000000">
      <w:pPr>
        <w:spacing w:after="120" w:line="240" w:lineRule="auto"/>
      </w:pPr>
      <w:r>
        <w:t xml:space="preserve">This research has been reviewed and approved by the MSc Computer Science </w:t>
      </w:r>
      <w:proofErr w:type="spellStart"/>
      <w:r>
        <w:t>programme</w:t>
      </w:r>
      <w:proofErr w:type="spellEnd"/>
      <w:r>
        <w:t xml:space="preserve"> team at Wrexham University.</w:t>
      </w:r>
    </w:p>
    <w:p w14:paraId="41B262D6" w14:textId="77777777" w:rsidR="00EA27FE" w:rsidRDefault="00000000">
      <w:pPr>
        <w:spacing w:after="120" w:line="240" w:lineRule="auto"/>
      </w:pPr>
      <w:r>
        <w:t>**Contact for further information or complaints**</w:t>
      </w:r>
    </w:p>
    <w:p w14:paraId="7386922B" w14:textId="77777777" w:rsidR="00EA27FE" w:rsidRDefault="00000000">
      <w:pPr>
        <w:spacing w:after="120" w:line="240" w:lineRule="auto"/>
      </w:pPr>
      <w:r>
        <w:t>- Researcher: Thilina Perera</w:t>
      </w:r>
    </w:p>
    <w:p w14:paraId="0CA26114" w14:textId="77777777" w:rsidR="00EA27FE" w:rsidRDefault="00000000">
      <w:pPr>
        <w:spacing w:after="120" w:line="240" w:lineRule="auto"/>
      </w:pPr>
      <w:r>
        <w:t xml:space="preserve">- Supervisor: Mr. Akeel </w:t>
      </w:r>
      <w:proofErr w:type="spellStart"/>
      <w:r>
        <w:t>Afreedi</w:t>
      </w:r>
      <w:proofErr w:type="spellEnd"/>
      <w:r>
        <w:t xml:space="preserve"> (NLP, LLM, Low-Resource Language expertise)</w:t>
      </w:r>
    </w:p>
    <w:p w14:paraId="4C72EDA5" w14:textId="77777777" w:rsidR="00EA27FE" w:rsidRDefault="00000000">
      <w:pPr>
        <w:spacing w:after="120" w:line="240" w:lineRule="auto"/>
      </w:pPr>
      <w:r>
        <w:t>Thank you for considering participation in this study.</w:t>
      </w:r>
    </w:p>
    <w:p w14:paraId="7013A150" w14:textId="77777777" w:rsidR="00EA27FE" w:rsidRDefault="00000000">
      <w:pPr>
        <w:spacing w:after="120" w:line="240" w:lineRule="auto"/>
      </w:pPr>
      <w:r>
        <w:t>**</w:t>
      </w:r>
      <w:proofErr w:type="gramStart"/>
      <w:r>
        <w:t>Date:*</w:t>
      </w:r>
      <w:proofErr w:type="gramEnd"/>
      <w:r>
        <w:t xml:space="preserve">* August </w:t>
      </w:r>
      <w:proofErr w:type="gramStart"/>
      <w:r>
        <w:t>2026  |</w:t>
      </w:r>
      <w:proofErr w:type="gramEnd"/>
      <w:r>
        <w:t xml:space="preserve">  **</w:t>
      </w:r>
      <w:proofErr w:type="gramStart"/>
      <w:r>
        <w:t>Version:*</w:t>
      </w:r>
      <w:proofErr w:type="gramEnd"/>
      <w:r>
        <w:t>* 1.0</w:t>
      </w:r>
    </w:p>
    <w:p w14:paraId="3C207A1E" w14:textId="77777777" w:rsidR="00EA27FE" w:rsidRDefault="00000000">
      <w:pPr>
        <w:spacing w:after="120" w:line="240" w:lineRule="auto"/>
      </w:pPr>
      <w:r>
        <w:t>**Informed Consent Form**</w:t>
      </w:r>
    </w:p>
    <w:p w14:paraId="44F994B5" w14:textId="77777777" w:rsidR="00EA27FE" w:rsidRDefault="00000000">
      <w:pPr>
        <w:spacing w:after="120" w:line="240" w:lineRule="auto"/>
      </w:pPr>
      <w:r>
        <w:t xml:space="preserve">**Study </w:t>
      </w:r>
      <w:proofErr w:type="gramStart"/>
      <w:r>
        <w:t>Title:*</w:t>
      </w:r>
      <w:proofErr w:type="gramEnd"/>
      <w:r>
        <w:t>* Retrieval-Augmented Generation for Sinhala-Language Educational Question Answering: Hallucination Reduction in Low-Resource Language Contexts</w:t>
      </w:r>
    </w:p>
    <w:p w14:paraId="35CACC5B" w14:textId="77777777" w:rsidR="00EA27FE" w:rsidRDefault="00000000">
      <w:pPr>
        <w:spacing w:after="120" w:line="240" w:lineRule="auto"/>
      </w:pPr>
      <w:r>
        <w:t>**</w:t>
      </w:r>
      <w:proofErr w:type="gramStart"/>
      <w:r>
        <w:t>Researcher:*</w:t>
      </w:r>
      <w:proofErr w:type="gramEnd"/>
      <w:r>
        <w:t>* Thilina Perera (MSc Computer Science, Wrexham University)</w:t>
      </w:r>
    </w:p>
    <w:p w14:paraId="400E886A" w14:textId="77777777" w:rsidR="00EA27FE" w:rsidRDefault="00000000">
      <w:pPr>
        <w:spacing w:after="120" w:line="240" w:lineRule="auto"/>
      </w:pPr>
      <w:r>
        <w:lastRenderedPageBreak/>
        <w:t xml:space="preserve">Please </w:t>
      </w:r>
      <w:proofErr w:type="gramStart"/>
      <w:r>
        <w:t>initial</w:t>
      </w:r>
      <w:proofErr w:type="gramEnd"/>
      <w:r>
        <w:t xml:space="preserve"> each box to indicate your agreement:</w:t>
      </w:r>
    </w:p>
    <w:p w14:paraId="08941DAF" w14:textId="77777777" w:rsidR="00EA27FE" w:rsidRDefault="00000000">
      <w:pPr>
        <w:spacing w:after="120" w:line="240" w:lineRule="auto"/>
      </w:pPr>
      <w:r>
        <w:t>| Statement | Initial |</w:t>
      </w:r>
    </w:p>
    <w:p w14:paraId="35436784" w14:textId="77777777" w:rsidR="00EA27FE" w:rsidRDefault="00000000">
      <w:pPr>
        <w:spacing w:after="120" w:line="240" w:lineRule="auto"/>
      </w:pPr>
      <w:proofErr w:type="gramStart"/>
      <w:r>
        <w:t>|-----------|---------|</w:t>
      </w:r>
      <w:proofErr w:type="gramEnd"/>
    </w:p>
    <w:p w14:paraId="75E6FB7B" w14:textId="77777777" w:rsidR="00EA27FE" w:rsidRDefault="00000000">
      <w:pPr>
        <w:spacing w:after="120" w:line="240" w:lineRule="auto"/>
      </w:pPr>
      <w:r>
        <w:t>| 1. I confirm that I have read and understood the Participant Information Sheet (Version 1.0, August 2026) for the above study. I have had the opportunity to ask questions and have had these answered satisfactorily. | |</w:t>
      </w:r>
    </w:p>
    <w:p w14:paraId="394A974B" w14:textId="77777777" w:rsidR="00EA27FE" w:rsidRDefault="00000000">
      <w:pPr>
        <w:spacing w:after="120" w:line="240" w:lineRule="auto"/>
      </w:pPr>
      <w:r>
        <w:t>| 2. I understand that my participation is voluntary and that I am free to withdraw at any time up to two weeks after the evaluation session, without giving any reason and without my legal rights being affected. | |</w:t>
      </w:r>
    </w:p>
    <w:p w14:paraId="7D9AEA97" w14:textId="77777777" w:rsidR="00EA27FE" w:rsidRDefault="00000000">
      <w:pPr>
        <w:spacing w:after="120" w:line="240" w:lineRule="auto"/>
      </w:pPr>
      <w:r>
        <w:t xml:space="preserve">| 3. I understand that my evaluation ratings will be </w:t>
      </w:r>
      <w:proofErr w:type="spellStart"/>
      <w:r>
        <w:t>anonymised</w:t>
      </w:r>
      <w:proofErr w:type="spellEnd"/>
      <w:r>
        <w:t xml:space="preserve"> (identified only by a code such as Evaluator 1) and that no individual evaluator will be identifiable in any report or publication. | |</w:t>
      </w:r>
    </w:p>
    <w:p w14:paraId="3B269499" w14:textId="77777777" w:rsidR="00EA27FE" w:rsidRDefault="00000000">
      <w:pPr>
        <w:spacing w:after="120" w:line="240" w:lineRule="auto"/>
      </w:pPr>
      <w:r>
        <w:t xml:space="preserve">| 4. I understand that </w:t>
      </w:r>
      <w:proofErr w:type="spellStart"/>
      <w:r>
        <w:t>anonymised</w:t>
      </w:r>
      <w:proofErr w:type="spellEnd"/>
      <w:r>
        <w:t xml:space="preserve"> research data will be retained for five years after project completion and then securely deleted. | |</w:t>
      </w:r>
    </w:p>
    <w:p w14:paraId="521F813B" w14:textId="77777777" w:rsidR="00EA27FE" w:rsidRDefault="00000000">
      <w:pPr>
        <w:spacing w:after="120" w:line="240" w:lineRule="auto"/>
      </w:pPr>
      <w:r>
        <w:t>| 5. I agree to take part in the above study. | |</w:t>
      </w:r>
    </w:p>
    <w:p w14:paraId="1DAD917F" w14:textId="77777777" w:rsidR="00EA27FE" w:rsidRDefault="00000000">
      <w:pPr>
        <w:spacing w:after="120" w:line="240" w:lineRule="auto"/>
      </w:pPr>
      <w:r>
        <w:t>| | |</w:t>
      </w:r>
    </w:p>
    <w:p w14:paraId="26B37F8B" w14:textId="77777777" w:rsidR="00EA27FE" w:rsidRDefault="00000000">
      <w:pPr>
        <w:spacing w:after="120" w:line="240" w:lineRule="auto"/>
      </w:pPr>
      <w:proofErr w:type="gramStart"/>
      <w:r>
        <w:t>|---|---|</w:t>
      </w:r>
      <w:proofErr w:type="gramEnd"/>
    </w:p>
    <w:p w14:paraId="4F30B922" w14:textId="77777777" w:rsidR="00EA27FE" w:rsidRDefault="00000000">
      <w:pPr>
        <w:spacing w:after="120" w:line="240" w:lineRule="auto"/>
      </w:pPr>
      <w:r>
        <w:t xml:space="preserve">| **Name of </w:t>
      </w:r>
      <w:proofErr w:type="gramStart"/>
      <w:r>
        <w:t>Participant:*</w:t>
      </w:r>
      <w:proofErr w:type="gramEnd"/>
      <w:r>
        <w:t>* | |</w:t>
      </w:r>
    </w:p>
    <w:p w14:paraId="1B3B2BB0" w14:textId="77777777" w:rsidR="00EA27FE" w:rsidRDefault="00000000">
      <w:pPr>
        <w:spacing w:after="120" w:line="240" w:lineRule="auto"/>
      </w:pPr>
      <w:r>
        <w:t>| **</w:t>
      </w:r>
      <w:proofErr w:type="gramStart"/>
      <w:r>
        <w:t>Signature:*</w:t>
      </w:r>
      <w:proofErr w:type="gramEnd"/>
      <w:r>
        <w:t>* | |</w:t>
      </w:r>
    </w:p>
    <w:p w14:paraId="4807CCB7" w14:textId="77777777" w:rsidR="00EA27FE" w:rsidRDefault="00000000">
      <w:pPr>
        <w:spacing w:after="120" w:line="240" w:lineRule="auto"/>
      </w:pPr>
      <w:r>
        <w:t>| **</w:t>
      </w:r>
      <w:proofErr w:type="gramStart"/>
      <w:r>
        <w:t>Date:*</w:t>
      </w:r>
      <w:proofErr w:type="gramEnd"/>
      <w:r>
        <w:t>* | |</w:t>
      </w:r>
    </w:p>
    <w:p w14:paraId="6E4550C9" w14:textId="77777777" w:rsidR="00EA27FE" w:rsidRDefault="00000000">
      <w:pPr>
        <w:spacing w:after="120" w:line="240" w:lineRule="auto"/>
      </w:pPr>
      <w:r>
        <w:t>| | |</w:t>
      </w:r>
    </w:p>
    <w:p w14:paraId="743913B8" w14:textId="77777777" w:rsidR="00EA27FE" w:rsidRDefault="00000000">
      <w:pPr>
        <w:spacing w:after="120" w:line="240" w:lineRule="auto"/>
      </w:pPr>
      <w:proofErr w:type="gramStart"/>
      <w:r>
        <w:t>|---|---|</w:t>
      </w:r>
      <w:proofErr w:type="gramEnd"/>
    </w:p>
    <w:p w14:paraId="4CB67ED7" w14:textId="77777777" w:rsidR="00EA27FE" w:rsidRDefault="00000000">
      <w:pPr>
        <w:spacing w:after="120" w:line="240" w:lineRule="auto"/>
      </w:pPr>
      <w:r>
        <w:t xml:space="preserve">| **Name of </w:t>
      </w:r>
      <w:proofErr w:type="gramStart"/>
      <w:r>
        <w:t>Researcher:*</w:t>
      </w:r>
      <w:proofErr w:type="gramEnd"/>
      <w:r>
        <w:t>* | Thilina Perera |</w:t>
      </w:r>
    </w:p>
    <w:p w14:paraId="102CE7D5" w14:textId="77777777" w:rsidR="00EA27FE" w:rsidRDefault="00000000">
      <w:pPr>
        <w:spacing w:after="120" w:line="240" w:lineRule="auto"/>
      </w:pPr>
      <w:r>
        <w:t>| **</w:t>
      </w:r>
      <w:proofErr w:type="gramStart"/>
      <w:r>
        <w:t>Signature:*</w:t>
      </w:r>
      <w:proofErr w:type="gramEnd"/>
      <w:r>
        <w:t>* | |</w:t>
      </w:r>
    </w:p>
    <w:p w14:paraId="25C6952C" w14:textId="77777777" w:rsidR="00EA27FE" w:rsidRDefault="00000000">
      <w:pPr>
        <w:spacing w:after="120" w:line="240" w:lineRule="auto"/>
      </w:pPr>
      <w:r>
        <w:t>| **</w:t>
      </w:r>
      <w:proofErr w:type="gramStart"/>
      <w:r>
        <w:t>Date:*</w:t>
      </w:r>
      <w:proofErr w:type="gramEnd"/>
      <w:r>
        <w:t>* | |</w:t>
      </w:r>
    </w:p>
    <w:p w14:paraId="4E5574B4" w14:textId="77777777" w:rsidR="00EA27FE" w:rsidRDefault="00000000">
      <w:pPr>
        <w:spacing w:after="120" w:line="240" w:lineRule="auto"/>
      </w:pPr>
      <w:r>
        <w:t xml:space="preserve">*One copy to be retained by the participant; one copy to be retained by the </w:t>
      </w:r>
      <w:proofErr w:type="gramStart"/>
      <w:r>
        <w:t>researcher.*</w:t>
      </w:r>
      <w:proofErr w:type="gramEnd"/>
    </w:p>
    <w:p w14:paraId="3F6AEE50" w14:textId="77777777" w:rsidR="00EA27FE" w:rsidRDefault="00000000">
      <w:r>
        <w:br w:type="page"/>
      </w:r>
    </w:p>
    <w:p w14:paraId="04455380" w14:textId="77777777" w:rsidR="00EA27FE" w:rsidRDefault="00000000">
      <w:pPr>
        <w:spacing w:before="280" w:after="160" w:line="360" w:lineRule="auto"/>
      </w:pPr>
      <w:r>
        <w:rPr>
          <w:b/>
          <w:color w:val="000000"/>
          <w:sz w:val="26"/>
        </w:rPr>
        <w:lastRenderedPageBreak/>
        <w:t>Appendix 5: Participant Approval Record</w:t>
      </w:r>
    </w:p>
    <w:p w14:paraId="72A10035" w14:textId="77777777" w:rsidR="00EA27FE" w:rsidRDefault="00000000">
      <w:pPr>
        <w:spacing w:after="120" w:line="240" w:lineRule="auto"/>
      </w:pPr>
      <w:r>
        <w:t>The following teachers confirmed their voluntary participation via email on **1 August 2026**, after receiving the Participant Information Sheet and invitation:</w:t>
      </w:r>
    </w:p>
    <w:p w14:paraId="2591DFA0" w14:textId="77777777" w:rsidR="00EA27FE" w:rsidRDefault="00000000">
      <w:pPr>
        <w:spacing w:after="120" w:line="240" w:lineRule="auto"/>
      </w:pPr>
      <w:r>
        <w:t>| Evaluator | Email | Date &amp; Time (UTC+5:30) | Confirmation |</w:t>
      </w:r>
    </w:p>
    <w:p w14:paraId="683CC607" w14:textId="77777777" w:rsidR="00EA27FE" w:rsidRDefault="00000000">
      <w:pPr>
        <w:spacing w:after="120" w:line="240" w:lineRule="auto"/>
      </w:pPr>
      <w:proofErr w:type="gramStart"/>
      <w:r>
        <w:t>|-----------|-------|------------------------|--------------|</w:t>
      </w:r>
      <w:proofErr w:type="gramEnd"/>
    </w:p>
    <w:p w14:paraId="7E85F0A0" w14:textId="77777777" w:rsidR="00EA27FE" w:rsidRDefault="00000000">
      <w:pPr>
        <w:spacing w:after="120" w:line="240" w:lineRule="auto"/>
      </w:pPr>
      <w:r>
        <w:t xml:space="preserve">| **Evaluator 1** (Mrs. Buddhika Fernando) | </w:t>
      </w:r>
      <w:proofErr w:type="spellStart"/>
      <w:proofErr w:type="gramStart"/>
      <w:r>
        <w:t>buddhika.fernando</w:t>
      </w:r>
      <w:proofErr w:type="spellEnd"/>
      <w:proofErr w:type="gramEnd"/>
      <w:r>
        <w:t>@[school].lk | 1 Aug 2026, 10:55 AM | "I would like to participate this project" |</w:t>
      </w:r>
    </w:p>
    <w:p w14:paraId="736D3484" w14:textId="77777777" w:rsidR="00EA27FE" w:rsidRDefault="00000000">
      <w:pPr>
        <w:spacing w:after="120" w:line="240" w:lineRule="auto"/>
      </w:pPr>
      <w:r>
        <w:t xml:space="preserve">| **Evaluator 2** (Ms. Nimesha Perera) | </w:t>
      </w:r>
      <w:proofErr w:type="spellStart"/>
      <w:proofErr w:type="gramStart"/>
      <w:r>
        <w:t>nimesha.perera</w:t>
      </w:r>
      <w:proofErr w:type="spellEnd"/>
      <w:proofErr w:type="gramEnd"/>
      <w:r>
        <w:t>@[school].lk | 1 Aug 2026, 11:05 AM | "I would be happy to participate in your research study and help evaluate the AI system. Please let me know the next steps or when you would like to schedule the review session." |</w:t>
      </w:r>
    </w:p>
    <w:p w14:paraId="3F8498AD" w14:textId="77777777" w:rsidR="00EA27FE" w:rsidRDefault="00000000">
      <w:pPr>
        <w:spacing w:after="120" w:line="240" w:lineRule="auto"/>
      </w:pPr>
      <w:r>
        <w:t xml:space="preserve">Both evaluators are </w:t>
      </w:r>
      <w:proofErr w:type="spellStart"/>
      <w:r>
        <w:t>practising</w:t>
      </w:r>
      <w:proofErr w:type="spellEnd"/>
      <w:r>
        <w:t xml:space="preserve"> GCE O/L Business Studies teachers in Sri Lanka with direct experience teaching the NIE curriculum. Their consent was obtained in accordance with the process described in the Participant Information Sheet above. Signed consent forms (Appendix 4) were collected prior to the evaluation session.</w:t>
      </w:r>
    </w:p>
    <w:p w14:paraId="5CE1EDE7" w14:textId="77777777" w:rsidR="00EA27FE" w:rsidRDefault="00000000">
      <w:pPr>
        <w:spacing w:after="120" w:line="240" w:lineRule="auto"/>
      </w:pPr>
      <w:r>
        <w:t>**A5.1 Supporting Evidence: Email Confirmations (redacted)**</w:t>
      </w:r>
    </w:p>
    <w:p w14:paraId="62709494" w14:textId="526B88C0" w:rsidR="00EA27FE" w:rsidRDefault="00000000">
      <w:pPr>
        <w:spacing w:after="120" w:line="240" w:lineRule="auto"/>
      </w:pPr>
      <w:r>
        <w:t xml:space="preserve">The screenshots below show the original email exchanges confirming participation. Evaluator names and personal email addresses have been redacted to protect participant anonymity, consistent with the GDPR-compliant data handling described in </w:t>
      </w:r>
      <w:r w:rsidR="00A40160">
        <w:t>section</w:t>
      </w:r>
      <w:r>
        <w:t>3.13.2 and the Participant Information Sheet (Appendix 4).</w:t>
      </w:r>
    </w:p>
    <w:p w14:paraId="1400CD8E" w14:textId="77777777" w:rsidR="00EA27FE" w:rsidRDefault="00000000">
      <w:pPr>
        <w:jc w:val="center"/>
      </w:pPr>
      <w:r>
        <w:rPr>
          <w:noProof/>
        </w:rPr>
        <w:drawing>
          <wp:inline distT="0" distB="0" distL="0" distR="0" wp14:anchorId="149B26CC" wp14:editId="1F2C2353">
            <wp:extent cx="5029200" cy="284961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bf_redacted.png"/>
                    <pic:cNvPicPr/>
                  </pic:nvPicPr>
                  <pic:blipFill>
                    <a:blip r:embed="rId30"/>
                    <a:stretch>
                      <a:fillRect/>
                    </a:stretch>
                  </pic:blipFill>
                  <pic:spPr>
                    <a:xfrm>
                      <a:off x="0" y="0"/>
                      <a:ext cx="5029200" cy="2849617"/>
                    </a:xfrm>
                    <a:prstGeom prst="rect">
                      <a:avLst/>
                    </a:prstGeom>
                  </pic:spPr>
                </pic:pic>
              </a:graphicData>
            </a:graphic>
          </wp:inline>
        </w:drawing>
      </w:r>
    </w:p>
    <w:p w14:paraId="7DDA879D" w14:textId="77777777" w:rsidR="00EA27FE" w:rsidRDefault="00000000">
      <w:pPr>
        <w:spacing w:after="240" w:line="240" w:lineRule="auto"/>
        <w:jc w:val="center"/>
      </w:pPr>
      <w:r>
        <w:rPr>
          <w:i/>
          <w:sz w:val="20"/>
        </w:rPr>
        <w:t>Appendix 5.1a: Email confirmation from Evaluator 1 (redacted)</w:t>
      </w:r>
    </w:p>
    <w:p w14:paraId="439199BB" w14:textId="77777777" w:rsidR="00EA27FE" w:rsidRDefault="00000000">
      <w:pPr>
        <w:spacing w:after="120" w:line="240" w:lineRule="auto"/>
      </w:pPr>
      <w:r>
        <w:t xml:space="preserve">*Appendix 5.1a: Evaluator 1's email reply confirming voluntary participation ("I would like to </w:t>
      </w:r>
      <w:proofErr w:type="gramStart"/>
      <w:r>
        <w:t>participate</w:t>
      </w:r>
      <w:proofErr w:type="gramEnd"/>
      <w:r>
        <w:t xml:space="preserve"> this project"), sent 1 August 2026. Sender name and email address </w:t>
      </w:r>
      <w:proofErr w:type="gramStart"/>
      <w:r>
        <w:t>redacted.*</w:t>
      </w:r>
      <w:proofErr w:type="gramEnd"/>
    </w:p>
    <w:p w14:paraId="43C372F9" w14:textId="77777777" w:rsidR="00EA27FE" w:rsidRDefault="00000000">
      <w:pPr>
        <w:jc w:val="center"/>
      </w:pPr>
      <w:r>
        <w:rPr>
          <w:noProof/>
        </w:rPr>
        <w:lastRenderedPageBreak/>
        <w:drawing>
          <wp:inline distT="0" distB="0" distL="0" distR="0" wp14:anchorId="7B53D801" wp14:editId="5A9288AF">
            <wp:extent cx="5029200" cy="317342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np_redacted.png"/>
                    <pic:cNvPicPr/>
                  </pic:nvPicPr>
                  <pic:blipFill>
                    <a:blip r:embed="rId31"/>
                    <a:stretch>
                      <a:fillRect/>
                    </a:stretch>
                  </pic:blipFill>
                  <pic:spPr>
                    <a:xfrm>
                      <a:off x="0" y="0"/>
                      <a:ext cx="5029200" cy="3173421"/>
                    </a:xfrm>
                    <a:prstGeom prst="rect">
                      <a:avLst/>
                    </a:prstGeom>
                  </pic:spPr>
                </pic:pic>
              </a:graphicData>
            </a:graphic>
          </wp:inline>
        </w:drawing>
      </w:r>
    </w:p>
    <w:p w14:paraId="3C1EA4B5" w14:textId="77777777" w:rsidR="00EA27FE" w:rsidRDefault="00000000">
      <w:pPr>
        <w:spacing w:after="240" w:line="240" w:lineRule="auto"/>
        <w:jc w:val="center"/>
      </w:pPr>
      <w:r>
        <w:rPr>
          <w:i/>
          <w:sz w:val="20"/>
        </w:rPr>
        <w:t>Appendix 5.1b: Email confirmation from Evaluator 2 (redacted)</w:t>
      </w:r>
    </w:p>
    <w:p w14:paraId="7EA17CF5" w14:textId="77777777" w:rsidR="00EA27FE" w:rsidRDefault="00000000">
      <w:pPr>
        <w:spacing w:after="120" w:line="240" w:lineRule="auto"/>
      </w:pPr>
      <w:r>
        <w:t xml:space="preserve">*Appendix 5.1b: Evaluator 2's email reply confirming voluntary participation and requesting scheduling details, sent 1 August 2026. Sender name and email address </w:t>
      </w:r>
      <w:proofErr w:type="gramStart"/>
      <w:r>
        <w:t>redacted.*</w:t>
      </w:r>
      <w:proofErr w:type="gramEnd"/>
    </w:p>
    <w:p w14:paraId="1443AE9B" w14:textId="77777777" w:rsidR="00EA27FE" w:rsidRDefault="00000000">
      <w:pPr>
        <w:spacing w:after="120" w:line="240" w:lineRule="auto"/>
      </w:pPr>
      <w:r>
        <w:t>**A5.2 Session Scheduling: Human Evaluation via Google Meet**</w:t>
      </w:r>
    </w:p>
    <w:p w14:paraId="038E1D7F" w14:textId="77777777" w:rsidR="00EA27FE" w:rsidRDefault="00000000">
      <w:pPr>
        <w:spacing w:after="120" w:line="240" w:lineRule="auto"/>
      </w:pPr>
      <w:r>
        <w:t>The following email confirms the scheduling of the human evaluation session, conducted via Google Meet on 1 August 2026 at 2:00 PM (Sri Lanka Time), with both evaluators together with the researcher walking through the evaluation rubric and rating sheet.</w:t>
      </w:r>
    </w:p>
    <w:p w14:paraId="7E0E328D" w14:textId="77777777" w:rsidR="00EA27FE" w:rsidRDefault="00000000">
      <w:pPr>
        <w:jc w:val="center"/>
      </w:pPr>
      <w:r>
        <w:rPr>
          <w:noProof/>
        </w:rPr>
        <w:drawing>
          <wp:inline distT="0" distB="0" distL="0" distR="0" wp14:anchorId="42929830" wp14:editId="0CE53186">
            <wp:extent cx="5029200" cy="3002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scheduling_email.png"/>
                    <pic:cNvPicPr/>
                  </pic:nvPicPr>
                  <pic:blipFill>
                    <a:blip r:embed="rId32"/>
                    <a:stretch>
                      <a:fillRect/>
                    </a:stretch>
                  </pic:blipFill>
                  <pic:spPr>
                    <a:xfrm>
                      <a:off x="0" y="0"/>
                      <a:ext cx="5029200" cy="3002800"/>
                    </a:xfrm>
                    <a:prstGeom prst="rect">
                      <a:avLst/>
                    </a:prstGeom>
                  </pic:spPr>
                </pic:pic>
              </a:graphicData>
            </a:graphic>
          </wp:inline>
        </w:drawing>
      </w:r>
    </w:p>
    <w:p w14:paraId="01B64BE1" w14:textId="77777777" w:rsidR="00EA27FE" w:rsidRDefault="00000000">
      <w:pPr>
        <w:spacing w:after="240" w:line="240" w:lineRule="auto"/>
        <w:jc w:val="center"/>
      </w:pPr>
      <w:r>
        <w:rPr>
          <w:i/>
          <w:sz w:val="20"/>
        </w:rPr>
        <w:t>Appendix 5.2: Scheduling email for the human evaluation session</w:t>
      </w:r>
    </w:p>
    <w:p w14:paraId="4989A591" w14:textId="371CAFC3" w:rsidR="00EA27FE" w:rsidRDefault="00000000">
      <w:pPr>
        <w:spacing w:after="120" w:line="240" w:lineRule="auto"/>
      </w:pPr>
      <w:r>
        <w:t>*Appendix 5.2: Scheduling email sent to both evaluators confirming the Google Meet session time and attaching the evaluation rubric (`evaluation_rubric.pdf`) and rating sheet (`rating_sheet.xlsx`) ahead of the session. This documents that human evaluation (</w:t>
      </w:r>
      <w:r w:rsidR="00A40160">
        <w:t>section</w:t>
      </w:r>
      <w:r>
        <w:t xml:space="preserve">3.7, </w:t>
      </w:r>
      <w:r w:rsidR="00A40160">
        <w:lastRenderedPageBreak/>
        <w:t>section</w:t>
      </w:r>
      <w:r>
        <w:t xml:space="preserve">7.3) was conducted as a live, synchronous session rather than an asynchronous </w:t>
      </w:r>
      <w:proofErr w:type="gramStart"/>
      <w:r>
        <w:t>survey.*</w:t>
      </w:r>
      <w:proofErr w:type="gramEnd"/>
    </w:p>
    <w:p w14:paraId="40A199AC" w14:textId="77777777" w:rsidR="00EA27FE" w:rsidRDefault="00000000">
      <w:r>
        <w:br w:type="page"/>
      </w:r>
    </w:p>
    <w:p w14:paraId="12913ED8" w14:textId="77777777" w:rsidR="00EA27FE" w:rsidRDefault="00000000">
      <w:pPr>
        <w:spacing w:before="280" w:after="160" w:line="360" w:lineRule="auto"/>
      </w:pPr>
      <w:r>
        <w:rPr>
          <w:b/>
          <w:color w:val="000000"/>
          <w:sz w:val="26"/>
        </w:rPr>
        <w:lastRenderedPageBreak/>
        <w:t>Appendix 6: Evaluation Configuration and Sample Output</w:t>
      </w:r>
    </w:p>
    <w:p w14:paraId="69249266" w14:textId="77777777" w:rsidR="00EA27FE" w:rsidRDefault="00000000">
      <w:pPr>
        <w:spacing w:after="120" w:line="240" w:lineRule="auto"/>
      </w:pPr>
      <w:r>
        <w:t xml:space="preserve">**Evaluation </w:t>
      </w:r>
      <w:proofErr w:type="gramStart"/>
      <w:r>
        <w:t>Configuration:*</w:t>
      </w:r>
      <w:proofErr w:type="gramEnd"/>
      <w:r>
        <w:t>*</w:t>
      </w:r>
    </w:p>
    <w:p w14:paraId="3B113A28" w14:textId="77777777" w:rsidR="00EA27FE" w:rsidRDefault="00000000">
      <w:pPr>
        <w:spacing w:after="120" w:line="240" w:lineRule="auto"/>
      </w:pPr>
      <w:r>
        <w:t>- Test Set: 82 GCE O/L Business Studies questions (Sinhala medium)</w:t>
      </w:r>
    </w:p>
    <w:p w14:paraId="1EF0E7FA" w14:textId="77777777" w:rsidR="00EA27FE" w:rsidRDefault="00000000">
      <w:pPr>
        <w:spacing w:after="120" w:line="240" w:lineRule="auto"/>
      </w:pPr>
      <w:r>
        <w:t xml:space="preserve">- Embedding Models: </w:t>
      </w:r>
      <w:proofErr w:type="spellStart"/>
      <w:r>
        <w:t>intfloat</w:t>
      </w:r>
      <w:proofErr w:type="spellEnd"/>
      <w:r>
        <w:t>/multilingual-e5-large, BAAI/bge-m3 (1024-dim, cosine metric)</w:t>
      </w:r>
    </w:p>
    <w:p w14:paraId="1B001453" w14:textId="77777777" w:rsidR="00EA27FE" w:rsidRDefault="00000000">
      <w:pPr>
        <w:spacing w:after="120" w:line="240" w:lineRule="auto"/>
      </w:pPr>
      <w:r>
        <w:t xml:space="preserve">- LLM Backend: DeepSeek v4 Pro (local OpenAI-compatible endpoint, temperature=0.2, </w:t>
      </w:r>
      <w:proofErr w:type="spellStart"/>
      <w:r>
        <w:t>max_tokens</w:t>
      </w:r>
      <w:proofErr w:type="spellEnd"/>
      <w:r>
        <w:t>=800)</w:t>
      </w:r>
    </w:p>
    <w:p w14:paraId="6D1877F6" w14:textId="77777777" w:rsidR="00EA27FE" w:rsidRDefault="00000000">
      <w:pPr>
        <w:spacing w:after="120" w:line="240" w:lineRule="auto"/>
      </w:pPr>
      <w:r>
        <w:t>- Baseline Conditions:</w:t>
      </w:r>
    </w:p>
    <w:p w14:paraId="5EBF00F7" w14:textId="77777777" w:rsidR="00EA27FE" w:rsidRDefault="00000000">
      <w:pPr>
        <w:spacing w:after="120" w:line="240" w:lineRule="auto"/>
      </w:pPr>
      <w:r>
        <w:t>- Baseline A (Ungrounded): Direct LLM response without context or prompt</w:t>
      </w:r>
    </w:p>
    <w:p w14:paraId="6094F372" w14:textId="77777777" w:rsidR="00EA27FE" w:rsidRDefault="00000000">
      <w:pPr>
        <w:spacing w:after="120" w:line="240" w:lineRule="auto"/>
      </w:pPr>
      <w:r>
        <w:t>- Baseline B (Prompt-Constrained): LLM response with Sinhala expert tutor role prompt</w:t>
      </w:r>
    </w:p>
    <w:p w14:paraId="4D4C55F2" w14:textId="77777777" w:rsidR="00EA27FE" w:rsidRDefault="00000000">
      <w:pPr>
        <w:spacing w:after="120" w:line="240" w:lineRule="auto"/>
      </w:pPr>
      <w:r>
        <w:t>- Statistical Software: Python 3.11, SciPy (Wilcoxon signed-rank test), NumPy, Pandas</w:t>
      </w:r>
    </w:p>
    <w:p w14:paraId="048A1696" w14:textId="77777777" w:rsidR="00EA27FE" w:rsidRDefault="00000000">
      <w:pPr>
        <w:spacing w:after="120" w:line="240" w:lineRule="auto"/>
      </w:pPr>
      <w:r>
        <w:t xml:space="preserve">**Sample Output Comparison (Question Q1: </w:t>
      </w:r>
      <w:proofErr w:type="spellStart"/>
      <w:r>
        <w:t>ව්‍යාපාරයක්</w:t>
      </w:r>
      <w:proofErr w:type="spellEnd"/>
      <w:r>
        <w:t xml:space="preserve"> </w:t>
      </w:r>
      <w:proofErr w:type="spellStart"/>
      <w:r>
        <w:t>යනු</w:t>
      </w:r>
      <w:proofErr w:type="spellEnd"/>
      <w:r>
        <w:t xml:space="preserve"> </w:t>
      </w:r>
      <w:proofErr w:type="spellStart"/>
      <w:r>
        <w:t>කුමක්දැයි</w:t>
      </w:r>
      <w:proofErr w:type="spellEnd"/>
      <w:r>
        <w:t xml:space="preserve"> </w:t>
      </w:r>
      <w:proofErr w:type="spellStart"/>
      <w:r>
        <w:t>අර්ථ</w:t>
      </w:r>
      <w:proofErr w:type="spellEnd"/>
      <w:r>
        <w:t xml:space="preserve"> </w:t>
      </w:r>
      <w:proofErr w:type="spellStart"/>
      <w:r>
        <w:t>දක්වන්න</w:t>
      </w:r>
      <w:proofErr w:type="spellEnd"/>
      <w:proofErr w:type="gramStart"/>
      <w:r>
        <w:t>):*</w:t>
      </w:r>
      <w:proofErr w:type="gramEnd"/>
      <w:r>
        <w:t>*</w:t>
      </w:r>
    </w:p>
    <w:p w14:paraId="40911AA9" w14:textId="77777777" w:rsidR="00EA27FE" w:rsidRDefault="00000000">
      <w:pPr>
        <w:spacing w:after="120" w:line="240" w:lineRule="auto"/>
      </w:pPr>
      <w:r>
        <w:t xml:space="preserve">- **Reference </w:t>
      </w:r>
      <w:proofErr w:type="gramStart"/>
      <w:r>
        <w:t>Answer:*</w:t>
      </w:r>
      <w:proofErr w:type="gramEnd"/>
      <w:r>
        <w:t xml:space="preserve">* </w:t>
      </w:r>
      <w:proofErr w:type="spellStart"/>
      <w:r>
        <w:t>මිනිස්</w:t>
      </w:r>
      <w:proofErr w:type="spellEnd"/>
      <w:r>
        <w:t xml:space="preserve"> </w:t>
      </w:r>
      <w:proofErr w:type="spellStart"/>
      <w:r>
        <w:t>අවශ්‍යතා</w:t>
      </w:r>
      <w:proofErr w:type="spellEnd"/>
      <w:r>
        <w:t xml:space="preserve"> </w:t>
      </w:r>
      <w:proofErr w:type="spellStart"/>
      <w:r>
        <w:t>සහ</w:t>
      </w:r>
      <w:proofErr w:type="spellEnd"/>
      <w:r>
        <w:t xml:space="preserve"> </w:t>
      </w:r>
      <w:proofErr w:type="spellStart"/>
      <w:r>
        <w:t>වුවමනා</w:t>
      </w:r>
      <w:proofErr w:type="spellEnd"/>
      <w:r>
        <w:t xml:space="preserve"> </w:t>
      </w:r>
      <w:proofErr w:type="spellStart"/>
      <w:r>
        <w:t>සපයා</w:t>
      </w:r>
      <w:proofErr w:type="spellEnd"/>
      <w:r>
        <w:t xml:space="preserve"> </w:t>
      </w:r>
      <w:proofErr w:type="spellStart"/>
      <w:r>
        <w:t>ගනිමින්</w:t>
      </w:r>
      <w:proofErr w:type="spellEnd"/>
      <w:r>
        <w:t xml:space="preserve"> </w:t>
      </w:r>
      <w:proofErr w:type="spellStart"/>
      <w:r>
        <w:t>ලාභ</w:t>
      </w:r>
      <w:proofErr w:type="spellEnd"/>
      <w:r>
        <w:t xml:space="preserve"> </w:t>
      </w:r>
      <w:proofErr w:type="spellStart"/>
      <w:r>
        <w:t>ලැබීමේ</w:t>
      </w:r>
      <w:proofErr w:type="spellEnd"/>
      <w:r>
        <w:t xml:space="preserve"> </w:t>
      </w:r>
      <w:proofErr w:type="spellStart"/>
      <w:r>
        <w:t>හෝ</w:t>
      </w:r>
      <w:proofErr w:type="spellEnd"/>
      <w:r>
        <w:t xml:space="preserve"> </w:t>
      </w:r>
      <w:proofErr w:type="spellStart"/>
      <w:r>
        <w:t>නොලැබීමේ</w:t>
      </w:r>
      <w:proofErr w:type="spellEnd"/>
      <w:r>
        <w:t xml:space="preserve"> </w:t>
      </w:r>
      <w:proofErr w:type="spellStart"/>
      <w:r>
        <w:t>අරමුණින්</w:t>
      </w:r>
      <w:proofErr w:type="spellEnd"/>
      <w:r>
        <w:t xml:space="preserve"> </w:t>
      </w:r>
      <w:proofErr w:type="spellStart"/>
      <w:r>
        <w:t>භාණ්ඩ</w:t>
      </w:r>
      <w:proofErr w:type="spellEnd"/>
      <w:r>
        <w:t xml:space="preserve"> </w:t>
      </w:r>
      <w:proofErr w:type="spellStart"/>
      <w:r>
        <w:t>හා</w:t>
      </w:r>
      <w:proofErr w:type="spellEnd"/>
      <w:r>
        <w:t xml:space="preserve"> </w:t>
      </w:r>
      <w:proofErr w:type="spellStart"/>
      <w:r>
        <w:t>සේවා</w:t>
      </w:r>
      <w:proofErr w:type="spellEnd"/>
      <w:r>
        <w:t xml:space="preserve"> </w:t>
      </w:r>
      <w:proofErr w:type="spellStart"/>
      <w:r>
        <w:t>නිෂ්පාදනය</w:t>
      </w:r>
      <w:proofErr w:type="spellEnd"/>
      <w:r>
        <w:t xml:space="preserve"> </w:t>
      </w:r>
      <w:proofErr w:type="spellStart"/>
      <w:r>
        <w:t>කිරීම</w:t>
      </w:r>
      <w:proofErr w:type="spellEnd"/>
      <w:r>
        <w:t xml:space="preserve"> </w:t>
      </w:r>
      <w:proofErr w:type="spellStart"/>
      <w:r>
        <w:t>සහ</w:t>
      </w:r>
      <w:proofErr w:type="spellEnd"/>
      <w:r>
        <w:t xml:space="preserve"> </w:t>
      </w:r>
      <w:proofErr w:type="spellStart"/>
      <w:r>
        <w:t>සැපයීම</w:t>
      </w:r>
      <w:proofErr w:type="spellEnd"/>
      <w:r>
        <w:t xml:space="preserve"> </w:t>
      </w:r>
      <w:proofErr w:type="spellStart"/>
      <w:r>
        <w:t>සම්බන්ධයෙන්</w:t>
      </w:r>
      <w:proofErr w:type="spellEnd"/>
      <w:r>
        <w:t xml:space="preserve"> </w:t>
      </w:r>
      <w:proofErr w:type="spellStart"/>
      <w:r>
        <w:t>සිදු</w:t>
      </w:r>
      <w:proofErr w:type="spellEnd"/>
      <w:r>
        <w:t xml:space="preserve"> </w:t>
      </w:r>
      <w:proofErr w:type="spellStart"/>
      <w:r>
        <w:t>කරනු</w:t>
      </w:r>
      <w:proofErr w:type="spellEnd"/>
      <w:r>
        <w:t xml:space="preserve"> </w:t>
      </w:r>
      <w:proofErr w:type="spellStart"/>
      <w:r>
        <w:t>ලබන</w:t>
      </w:r>
      <w:proofErr w:type="spellEnd"/>
      <w:r>
        <w:t xml:space="preserve"> </w:t>
      </w:r>
      <w:proofErr w:type="spellStart"/>
      <w:r>
        <w:t>ඕනෑම</w:t>
      </w:r>
      <w:proofErr w:type="spellEnd"/>
      <w:r>
        <w:t xml:space="preserve"> </w:t>
      </w:r>
      <w:proofErr w:type="spellStart"/>
      <w:r>
        <w:t>ආර්ථික</w:t>
      </w:r>
      <w:proofErr w:type="spellEnd"/>
      <w:r>
        <w:t xml:space="preserve"> </w:t>
      </w:r>
      <w:proofErr w:type="spellStart"/>
      <w:r>
        <w:t>කටයුත්තක්</w:t>
      </w:r>
      <w:proofErr w:type="spellEnd"/>
      <w:r>
        <w:t xml:space="preserve"> </w:t>
      </w:r>
      <w:proofErr w:type="spellStart"/>
      <w:r>
        <w:t>ව්‍යාපාරයක්</w:t>
      </w:r>
      <w:proofErr w:type="spellEnd"/>
      <w:r>
        <w:t xml:space="preserve"> </w:t>
      </w:r>
      <w:proofErr w:type="spellStart"/>
      <w:r>
        <w:t>ලෙස</w:t>
      </w:r>
      <w:proofErr w:type="spellEnd"/>
      <w:r>
        <w:t xml:space="preserve"> </w:t>
      </w:r>
      <w:proofErr w:type="spellStart"/>
      <w:r>
        <w:t>හඳුන්වනු</w:t>
      </w:r>
      <w:proofErr w:type="spellEnd"/>
      <w:r>
        <w:t xml:space="preserve"> </w:t>
      </w:r>
      <w:proofErr w:type="spellStart"/>
      <w:r>
        <w:t>ලැබේ</w:t>
      </w:r>
      <w:proofErr w:type="spellEnd"/>
      <w:r>
        <w:t>.</w:t>
      </w:r>
    </w:p>
    <w:p w14:paraId="19B898A4" w14:textId="77777777" w:rsidR="00EA27FE" w:rsidRDefault="00000000">
      <w:pPr>
        <w:spacing w:after="120" w:line="240" w:lineRule="auto"/>
      </w:pPr>
      <w:r>
        <w:t xml:space="preserve">- **RAG-Grounded </w:t>
      </w:r>
      <w:proofErr w:type="gramStart"/>
      <w:r>
        <w:t>Answer:*</w:t>
      </w:r>
      <w:proofErr w:type="gramEnd"/>
      <w:r>
        <w:t xml:space="preserve">* </w:t>
      </w:r>
      <w:proofErr w:type="spellStart"/>
      <w:r>
        <w:t>මිනිස්</w:t>
      </w:r>
      <w:proofErr w:type="spellEnd"/>
      <w:r>
        <w:t xml:space="preserve"> </w:t>
      </w:r>
      <w:proofErr w:type="spellStart"/>
      <w:r>
        <w:t>අවශ්‍යතා</w:t>
      </w:r>
      <w:proofErr w:type="spellEnd"/>
      <w:r>
        <w:t xml:space="preserve"> </w:t>
      </w:r>
      <w:proofErr w:type="spellStart"/>
      <w:r>
        <w:t>සහ</w:t>
      </w:r>
      <w:proofErr w:type="spellEnd"/>
      <w:r>
        <w:t xml:space="preserve"> </w:t>
      </w:r>
      <w:proofErr w:type="spellStart"/>
      <w:r>
        <w:t>වුවමනාවන්</w:t>
      </w:r>
      <w:proofErr w:type="spellEnd"/>
      <w:r>
        <w:t xml:space="preserve"> </w:t>
      </w:r>
      <w:proofErr w:type="spellStart"/>
      <w:r>
        <w:t>තෘප්තිමත්</w:t>
      </w:r>
      <w:proofErr w:type="spellEnd"/>
      <w:r>
        <w:t xml:space="preserve"> </w:t>
      </w:r>
      <w:proofErr w:type="spellStart"/>
      <w:r>
        <w:t>කිරීම</w:t>
      </w:r>
      <w:proofErr w:type="spellEnd"/>
      <w:r>
        <w:t xml:space="preserve"> </w:t>
      </w:r>
      <w:proofErr w:type="spellStart"/>
      <w:r>
        <w:t>සඳහා</w:t>
      </w:r>
      <w:proofErr w:type="spellEnd"/>
      <w:r>
        <w:t xml:space="preserve"> </w:t>
      </w:r>
      <w:proofErr w:type="spellStart"/>
      <w:r>
        <w:t>ලාභ</w:t>
      </w:r>
      <w:proofErr w:type="spellEnd"/>
      <w:r>
        <w:t xml:space="preserve"> </w:t>
      </w:r>
      <w:proofErr w:type="spellStart"/>
      <w:r>
        <w:t>ලැබීමේ</w:t>
      </w:r>
      <w:proofErr w:type="spellEnd"/>
      <w:r>
        <w:t xml:space="preserve"> </w:t>
      </w:r>
      <w:proofErr w:type="spellStart"/>
      <w:r>
        <w:t>හෝ</w:t>
      </w:r>
      <w:proofErr w:type="spellEnd"/>
      <w:r>
        <w:t xml:space="preserve"> </w:t>
      </w:r>
      <w:proofErr w:type="spellStart"/>
      <w:r>
        <w:t>නොලැබීමේ</w:t>
      </w:r>
      <w:proofErr w:type="spellEnd"/>
      <w:r>
        <w:t xml:space="preserve"> </w:t>
      </w:r>
      <w:proofErr w:type="spellStart"/>
      <w:r>
        <w:t>අරමුණින්</w:t>
      </w:r>
      <w:proofErr w:type="spellEnd"/>
      <w:r>
        <w:t xml:space="preserve"> </w:t>
      </w:r>
      <w:proofErr w:type="spellStart"/>
      <w:r>
        <w:t>භාණ්ඩ</w:t>
      </w:r>
      <w:proofErr w:type="spellEnd"/>
      <w:r>
        <w:t xml:space="preserve"> </w:t>
      </w:r>
      <w:proofErr w:type="spellStart"/>
      <w:r>
        <w:t>හා</w:t>
      </w:r>
      <w:proofErr w:type="spellEnd"/>
      <w:r>
        <w:t xml:space="preserve"> </w:t>
      </w:r>
      <w:proofErr w:type="spellStart"/>
      <w:r>
        <w:t>සේවා</w:t>
      </w:r>
      <w:proofErr w:type="spellEnd"/>
      <w:r>
        <w:t xml:space="preserve"> </w:t>
      </w:r>
      <w:proofErr w:type="spellStart"/>
      <w:r>
        <w:t>නිෂ්පාදනය</w:t>
      </w:r>
      <w:proofErr w:type="spellEnd"/>
      <w:r>
        <w:t xml:space="preserve"> </w:t>
      </w:r>
      <w:proofErr w:type="spellStart"/>
      <w:r>
        <w:t>කිරීම</w:t>
      </w:r>
      <w:proofErr w:type="spellEnd"/>
      <w:r>
        <w:t xml:space="preserve"> </w:t>
      </w:r>
      <w:proofErr w:type="spellStart"/>
      <w:r>
        <w:t>හා</w:t>
      </w:r>
      <w:proofErr w:type="spellEnd"/>
      <w:r>
        <w:t xml:space="preserve"> </w:t>
      </w:r>
      <w:proofErr w:type="spellStart"/>
      <w:r>
        <w:t>බෙදා</w:t>
      </w:r>
      <w:proofErr w:type="spellEnd"/>
      <w:r>
        <w:t xml:space="preserve"> </w:t>
      </w:r>
      <w:proofErr w:type="spellStart"/>
      <w:r>
        <w:t>හැරීම</w:t>
      </w:r>
      <w:proofErr w:type="spellEnd"/>
      <w:r>
        <w:t xml:space="preserve"> </w:t>
      </w:r>
      <w:proofErr w:type="spellStart"/>
      <w:r>
        <w:t>සඳහා</w:t>
      </w:r>
      <w:proofErr w:type="spellEnd"/>
      <w:r>
        <w:t xml:space="preserve"> </w:t>
      </w:r>
      <w:proofErr w:type="spellStart"/>
      <w:r>
        <w:t>සිදු</w:t>
      </w:r>
      <w:proofErr w:type="spellEnd"/>
      <w:r>
        <w:t xml:space="preserve"> </w:t>
      </w:r>
      <w:proofErr w:type="spellStart"/>
      <w:r>
        <w:t>කරනු</w:t>
      </w:r>
      <w:proofErr w:type="spellEnd"/>
      <w:r>
        <w:t xml:space="preserve"> </w:t>
      </w:r>
      <w:proofErr w:type="spellStart"/>
      <w:r>
        <w:t>ලබන</w:t>
      </w:r>
      <w:proofErr w:type="spellEnd"/>
      <w:r>
        <w:t xml:space="preserve"> </w:t>
      </w:r>
      <w:proofErr w:type="spellStart"/>
      <w:r>
        <w:t>ආර්ථික</w:t>
      </w:r>
      <w:proofErr w:type="spellEnd"/>
      <w:r>
        <w:t xml:space="preserve"> </w:t>
      </w:r>
      <w:proofErr w:type="spellStart"/>
      <w:r>
        <w:t>ක්‍රියාකාරකම්</w:t>
      </w:r>
      <w:proofErr w:type="spellEnd"/>
      <w:r>
        <w:t xml:space="preserve"> </w:t>
      </w:r>
      <w:proofErr w:type="spellStart"/>
      <w:r>
        <w:t>ව්‍යාපාරයක්</w:t>
      </w:r>
      <w:proofErr w:type="spellEnd"/>
      <w:r>
        <w:t xml:space="preserve"> </w:t>
      </w:r>
      <w:proofErr w:type="spellStart"/>
      <w:r>
        <w:t>ලෙස</w:t>
      </w:r>
      <w:proofErr w:type="spellEnd"/>
      <w:r>
        <w:t xml:space="preserve"> </w:t>
      </w:r>
      <w:proofErr w:type="spellStart"/>
      <w:r>
        <w:t>හැඳින්වේ</w:t>
      </w:r>
      <w:proofErr w:type="spellEnd"/>
      <w:r>
        <w:t>. (Faithfulness: 0.94, Relevancy: 0.91)</w:t>
      </w:r>
    </w:p>
    <w:p w14:paraId="59C49DD9" w14:textId="77777777" w:rsidR="00EA27FE" w:rsidRDefault="00000000">
      <w:pPr>
        <w:spacing w:after="120" w:line="240" w:lineRule="auto"/>
      </w:pPr>
      <w:r>
        <w:t>- **Baseline A (Ungrounded</w:t>
      </w:r>
      <w:proofErr w:type="gramStart"/>
      <w:r>
        <w:t>):*</w:t>
      </w:r>
      <w:proofErr w:type="gramEnd"/>
      <w:r>
        <w:t xml:space="preserve">* </w:t>
      </w:r>
      <w:proofErr w:type="spellStart"/>
      <w:r>
        <w:t>ව්‍යාපාරයක්</w:t>
      </w:r>
      <w:proofErr w:type="spellEnd"/>
      <w:r>
        <w:t xml:space="preserve"> </w:t>
      </w:r>
      <w:proofErr w:type="spellStart"/>
      <w:r>
        <w:t>යනු</w:t>
      </w:r>
      <w:proofErr w:type="spellEnd"/>
      <w:r>
        <w:t xml:space="preserve"> </w:t>
      </w:r>
      <w:proofErr w:type="spellStart"/>
      <w:r>
        <w:t>මුදල්</w:t>
      </w:r>
      <w:proofErr w:type="spellEnd"/>
      <w:r>
        <w:t xml:space="preserve"> </w:t>
      </w:r>
      <w:proofErr w:type="spellStart"/>
      <w:r>
        <w:t>ඉපැයීමේ</w:t>
      </w:r>
      <w:proofErr w:type="spellEnd"/>
      <w:r>
        <w:t xml:space="preserve"> </w:t>
      </w:r>
      <w:proofErr w:type="spellStart"/>
      <w:r>
        <w:t>අරමුණින්</w:t>
      </w:r>
      <w:proofErr w:type="spellEnd"/>
      <w:r>
        <w:t xml:space="preserve"> </w:t>
      </w:r>
      <w:proofErr w:type="spellStart"/>
      <w:r>
        <w:t>කරන</w:t>
      </w:r>
      <w:proofErr w:type="spellEnd"/>
      <w:r>
        <w:t xml:space="preserve"> </w:t>
      </w:r>
      <w:proofErr w:type="spellStart"/>
      <w:r>
        <w:t>ඕනෑම</w:t>
      </w:r>
      <w:proofErr w:type="spellEnd"/>
      <w:r>
        <w:t xml:space="preserve"> </w:t>
      </w:r>
      <w:proofErr w:type="spellStart"/>
      <w:r>
        <w:t>දෙයකි</w:t>
      </w:r>
      <w:proofErr w:type="spellEnd"/>
      <w:r>
        <w:t>. (Faithfulness: 0.52, Relevancy: 0.60 - Incomplete definition)</w:t>
      </w:r>
    </w:p>
    <w:p w14:paraId="66E8789A" w14:textId="77777777" w:rsidR="00EA27FE" w:rsidRDefault="00000000">
      <w:pPr>
        <w:spacing w:after="120" w:line="240" w:lineRule="auto"/>
      </w:pPr>
      <w:r>
        <w:t>- **Baseline B (Prompt-Constrained</w:t>
      </w:r>
      <w:proofErr w:type="gramStart"/>
      <w:r>
        <w:t>):*</w:t>
      </w:r>
      <w:proofErr w:type="gramEnd"/>
      <w:r>
        <w:t xml:space="preserve">* </w:t>
      </w:r>
      <w:proofErr w:type="spellStart"/>
      <w:r>
        <w:t>අ.පො.ස</w:t>
      </w:r>
      <w:proofErr w:type="spellEnd"/>
      <w:r>
        <w:t xml:space="preserve">. </w:t>
      </w:r>
      <w:proofErr w:type="spellStart"/>
      <w:r>
        <w:t>සාමාන්‍ය</w:t>
      </w:r>
      <w:proofErr w:type="spellEnd"/>
      <w:r>
        <w:t xml:space="preserve"> </w:t>
      </w:r>
      <w:proofErr w:type="spellStart"/>
      <w:r>
        <w:t>පෙළ</w:t>
      </w:r>
      <w:proofErr w:type="spellEnd"/>
      <w:r>
        <w:t xml:space="preserve"> </w:t>
      </w:r>
      <w:proofErr w:type="spellStart"/>
      <w:r>
        <w:t>ව්‍යාපාර</w:t>
      </w:r>
      <w:proofErr w:type="spellEnd"/>
      <w:r>
        <w:t xml:space="preserve"> </w:t>
      </w:r>
      <w:proofErr w:type="spellStart"/>
      <w:r>
        <w:t>අධ්‍යයන</w:t>
      </w:r>
      <w:proofErr w:type="spellEnd"/>
      <w:r>
        <w:t xml:space="preserve"> </w:t>
      </w:r>
      <w:proofErr w:type="spellStart"/>
      <w:r>
        <w:t>විෂය</w:t>
      </w:r>
      <w:proofErr w:type="spellEnd"/>
      <w:r>
        <w:t xml:space="preserve"> </w:t>
      </w:r>
      <w:proofErr w:type="spellStart"/>
      <w:r>
        <w:t>නිර්දේශයට</w:t>
      </w:r>
      <w:proofErr w:type="spellEnd"/>
      <w:r>
        <w:t xml:space="preserve"> </w:t>
      </w:r>
      <w:proofErr w:type="spellStart"/>
      <w:r>
        <w:t>අනුව</w:t>
      </w:r>
      <w:proofErr w:type="spellEnd"/>
      <w:r>
        <w:t xml:space="preserve">, </w:t>
      </w:r>
      <w:proofErr w:type="spellStart"/>
      <w:r>
        <w:t>ව්‍යාපාරයක්</w:t>
      </w:r>
      <w:proofErr w:type="spellEnd"/>
      <w:r>
        <w:t xml:space="preserve"> </w:t>
      </w:r>
      <w:proofErr w:type="spellStart"/>
      <w:r>
        <w:t>යනු</w:t>
      </w:r>
      <w:proofErr w:type="spellEnd"/>
      <w:r>
        <w:t xml:space="preserve"> </w:t>
      </w:r>
      <w:proofErr w:type="spellStart"/>
      <w:r>
        <w:t>මිනිස්</w:t>
      </w:r>
      <w:proofErr w:type="spellEnd"/>
      <w:r>
        <w:t xml:space="preserve"> </w:t>
      </w:r>
      <w:proofErr w:type="spellStart"/>
      <w:r>
        <w:t>අවශ්‍යතා</w:t>
      </w:r>
      <w:proofErr w:type="spellEnd"/>
      <w:r>
        <w:t xml:space="preserve"> </w:t>
      </w:r>
      <w:proofErr w:type="spellStart"/>
      <w:r>
        <w:t>සපුරාලීමට</w:t>
      </w:r>
      <w:proofErr w:type="spellEnd"/>
      <w:r>
        <w:t xml:space="preserve"> </w:t>
      </w:r>
      <w:proofErr w:type="spellStart"/>
      <w:r>
        <w:t>කරන</w:t>
      </w:r>
      <w:proofErr w:type="spellEnd"/>
      <w:r>
        <w:t xml:space="preserve"> </w:t>
      </w:r>
      <w:proofErr w:type="spellStart"/>
      <w:r>
        <w:t>නිෂ්පාදන</w:t>
      </w:r>
      <w:proofErr w:type="spellEnd"/>
      <w:r>
        <w:t xml:space="preserve"> </w:t>
      </w:r>
      <w:proofErr w:type="spellStart"/>
      <w:r>
        <w:t>කටයුතු</w:t>
      </w:r>
      <w:proofErr w:type="spellEnd"/>
      <w:r>
        <w:t xml:space="preserve"> </w:t>
      </w:r>
      <w:proofErr w:type="spellStart"/>
      <w:r>
        <w:t>වේ</w:t>
      </w:r>
      <w:proofErr w:type="spellEnd"/>
      <w:r>
        <w:t>. (Faithfulness: 0.71, Relevancy: 0.75 - Misses non-profit purpose)</w:t>
      </w:r>
    </w:p>
    <w:p w14:paraId="7F67A5ED" w14:textId="77777777" w:rsidR="00EA27FE" w:rsidRDefault="00000000">
      <w:r>
        <w:br w:type="page"/>
      </w:r>
    </w:p>
    <w:p w14:paraId="46556A36" w14:textId="77777777" w:rsidR="00EA27FE" w:rsidRDefault="00000000">
      <w:pPr>
        <w:spacing w:before="280" w:after="160" w:line="360" w:lineRule="auto"/>
      </w:pPr>
      <w:r>
        <w:rPr>
          <w:b/>
          <w:color w:val="000000"/>
          <w:sz w:val="26"/>
        </w:rPr>
        <w:lastRenderedPageBreak/>
        <w:t>Appendix 7: Statistical Test Logs and Inter-Rater Reliability</w:t>
      </w:r>
    </w:p>
    <w:p w14:paraId="55D86FDC" w14:textId="77777777" w:rsidR="00EA27FE" w:rsidRDefault="00000000">
      <w:pPr>
        <w:spacing w:after="120" w:line="240" w:lineRule="auto"/>
      </w:pPr>
      <w:r>
        <w:t xml:space="preserve">**Wilcoxon Signed-Rank Test </w:t>
      </w:r>
      <w:proofErr w:type="gramStart"/>
      <w:r>
        <w:t>Summary:*</w:t>
      </w:r>
      <w:proofErr w:type="gramEnd"/>
      <w:r>
        <w:t>*</w:t>
      </w:r>
    </w:p>
    <w:p w14:paraId="6B482762" w14:textId="77777777" w:rsidR="00EA27FE" w:rsidRDefault="00000000">
      <w:pPr>
        <w:spacing w:after="120" w:line="240" w:lineRule="auto"/>
      </w:pPr>
      <w:r>
        <w:t>- Automated RAG vs Baseline A: W = 372.0, p = 1.62 × 10⁻⁸</w:t>
      </w:r>
    </w:p>
    <w:p w14:paraId="4A1BB9FC" w14:textId="77777777" w:rsidR="00EA27FE" w:rsidRDefault="00000000">
      <w:pPr>
        <w:spacing w:after="120" w:line="240" w:lineRule="auto"/>
      </w:pPr>
      <w:r>
        <w:t>- Human Accuracy RAG vs Baseline A: W = 13,525.0, p &lt; 0.0001</w:t>
      </w:r>
    </w:p>
    <w:p w14:paraId="24BADB3B" w14:textId="77777777" w:rsidR="00EA27FE" w:rsidRDefault="00000000">
      <w:pPr>
        <w:spacing w:after="120" w:line="240" w:lineRule="auto"/>
      </w:pPr>
      <w:r>
        <w:t>- Human Accuracy RAG vs Baseline B: W = 13,403.0, p &lt; 0.0001</w:t>
      </w:r>
    </w:p>
    <w:p w14:paraId="2F792261" w14:textId="77777777" w:rsidR="00EA27FE" w:rsidRDefault="00000000">
      <w:pPr>
        <w:spacing w:after="120" w:line="240" w:lineRule="auto"/>
      </w:pPr>
      <w:r>
        <w:t>- Human Completeness RAG vs Baseline A: W = 13,529.5, p &lt; 0.0001</w:t>
      </w:r>
    </w:p>
    <w:p w14:paraId="5528A2B4" w14:textId="77777777" w:rsidR="00EA27FE" w:rsidRDefault="00000000">
      <w:pPr>
        <w:spacing w:after="120" w:line="240" w:lineRule="auto"/>
      </w:pPr>
      <w:r>
        <w:t>- Human Clarity RAG vs Baseline A: W = 13,444.5, p &lt; 0.0001</w:t>
      </w:r>
    </w:p>
    <w:p w14:paraId="12F6A777" w14:textId="77777777" w:rsidR="00EA27FE" w:rsidRDefault="00000000">
      <w:pPr>
        <w:spacing w:after="120" w:line="240" w:lineRule="auto"/>
      </w:pPr>
      <w:r>
        <w:t>**Inter-Rater Reliability (Cohen's Kappa &amp; Pearson r</w:t>
      </w:r>
      <w:proofErr w:type="gramStart"/>
      <w:r>
        <w:t>):*</w:t>
      </w:r>
      <w:proofErr w:type="gramEnd"/>
      <w:r>
        <w:t>*</w:t>
      </w:r>
    </w:p>
    <w:p w14:paraId="1B832C11" w14:textId="77777777" w:rsidR="00EA27FE" w:rsidRDefault="00000000">
      <w:pPr>
        <w:spacing w:after="120" w:line="240" w:lineRule="auto"/>
      </w:pPr>
      <w:r>
        <w:t>- Factual Accuracy: r = 0.794, p = 0.0000</w:t>
      </w:r>
    </w:p>
    <w:p w14:paraId="123E459F" w14:textId="77777777" w:rsidR="00EA27FE" w:rsidRDefault="00000000">
      <w:pPr>
        <w:spacing w:after="120" w:line="240" w:lineRule="auto"/>
      </w:pPr>
      <w:r>
        <w:t>- Completeness: r = 0.726, p = 0.0000</w:t>
      </w:r>
    </w:p>
    <w:p w14:paraId="7A019623" w14:textId="77777777" w:rsidR="00EA27FE" w:rsidRDefault="00000000">
      <w:pPr>
        <w:spacing w:after="120" w:line="240" w:lineRule="auto"/>
      </w:pPr>
      <w:r>
        <w:t>- Clarity: r = 0.622, p = 0.0000</w:t>
      </w:r>
    </w:p>
    <w:p w14:paraId="29E9B174" w14:textId="77777777" w:rsidR="00EA27FE" w:rsidRDefault="00000000">
      <w:pPr>
        <w:spacing w:after="120" w:line="240" w:lineRule="auto"/>
      </w:pPr>
      <w:r>
        <w:t>- Pedagogical Value: r = 0.724, p = 0.0000</w:t>
      </w:r>
    </w:p>
    <w:sectPr w:rsidR="00EA27FE" w:rsidSect="00034616">
      <w:headerReference w:type="default" r:id="rId35"/>
      <w:footerReference w:type="default" r:id="rId36"/>
      <w:pgSz w:w="11906" w:h="16838"/>
      <w:pgMar w:top="1417" w:right="1417" w:bottom="1417" w:left="1417"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4F334" w14:textId="77777777" w:rsidR="0052438F" w:rsidRDefault="0052438F">
      <w:pPr>
        <w:spacing w:after="0" w:line="240" w:lineRule="auto"/>
      </w:pPr>
      <w:r>
        <w:separator/>
      </w:r>
    </w:p>
  </w:endnote>
  <w:endnote w:type="continuationSeparator" w:id="0">
    <w:p w14:paraId="339CD629" w14:textId="77777777" w:rsidR="0052438F" w:rsidRDefault="005243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6E39F" w14:textId="27B4375F" w:rsidR="00EA27FE" w:rsidRDefault="00DD4F9E">
    <w:pPr>
      <w:pStyle w:val="Footer"/>
    </w:pPr>
    <w:r>
      <w:rPr>
        <w:sz w:val="18"/>
      </w:rPr>
      <w:t>Molligoda Arachchige Anoj Thilina Perera (S25021960</w:t>
    </w:r>
    <w:proofErr w:type="gramStart"/>
    <w:r>
      <w:rPr>
        <w:sz w:val="18"/>
      </w:rPr>
      <w:t>)</w:t>
    </w:r>
    <w:r>
      <w:tab/>
    </w:r>
    <w:r>
      <w:tab/>
    </w:r>
    <w:r>
      <w:rPr>
        <w:sz w:val="18"/>
      </w:rPr>
      <w:t>MSc</w:t>
    </w:r>
    <w:proofErr w:type="gramEnd"/>
    <w:r>
      <w:rPr>
        <w:sz w:val="18"/>
      </w:rPr>
      <w:t xml:space="preserve"> Computer Science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E111D" w14:textId="25C9E3A6" w:rsidR="00EA27FE" w:rsidRDefault="00DD4F9E">
    <w:pPr>
      <w:pStyle w:val="Footer"/>
    </w:pPr>
    <w:r>
      <w:rPr>
        <w:sz w:val="18"/>
      </w:rPr>
      <w:t>Molligoda Arachchige Anoj Thilina. (S25021960</w:t>
    </w:r>
    <w:proofErr w:type="gramStart"/>
    <w:r>
      <w:rPr>
        <w:sz w:val="18"/>
      </w:rPr>
      <w:t>)</w:t>
    </w:r>
    <w:r>
      <w:tab/>
    </w:r>
    <w:r>
      <w:tab/>
    </w:r>
    <w:r>
      <w:rPr>
        <w:sz w:val="18"/>
      </w:rPr>
      <w:t>MSc</w:t>
    </w:r>
    <w:proofErr w:type="gramEnd"/>
    <w:r>
      <w:rPr>
        <w:sz w:val="18"/>
      </w:rPr>
      <w:t xml:space="preserve"> Computer Science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A85E1" w14:textId="77777777" w:rsidR="00EA27FE" w:rsidRDefault="00000000">
    <w:pPr>
      <w:pStyle w:val="Footer"/>
    </w:pPr>
    <w:r>
      <w:rPr>
        <w:sz w:val="18"/>
      </w:rPr>
      <w:t>M.A.A.T. Perera (S25021960</w:t>
    </w:r>
    <w:proofErr w:type="gramStart"/>
    <w:r>
      <w:rPr>
        <w:sz w:val="18"/>
      </w:rPr>
      <w:t>)</w:t>
    </w:r>
    <w:r>
      <w:tab/>
    </w:r>
    <w:r>
      <w:tab/>
    </w:r>
    <w:r>
      <w:rPr>
        <w:sz w:val="18"/>
      </w:rPr>
      <w:t>MSc</w:t>
    </w:r>
    <w:proofErr w:type="gramEnd"/>
    <w:r>
      <w:rPr>
        <w:sz w:val="18"/>
      </w:rPr>
      <w:t xml:space="preserve"> Computer Science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AB779" w14:textId="77777777" w:rsidR="0052438F" w:rsidRDefault="0052438F">
      <w:pPr>
        <w:spacing w:after="0" w:line="240" w:lineRule="auto"/>
      </w:pPr>
      <w:r>
        <w:separator/>
      </w:r>
    </w:p>
  </w:footnote>
  <w:footnote w:type="continuationSeparator" w:id="0">
    <w:p w14:paraId="757A3044" w14:textId="77777777" w:rsidR="0052438F" w:rsidRDefault="005243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097093"/>
      <w:docPartObj>
        <w:docPartGallery w:val="Page Numbers (Top of Page)"/>
        <w:docPartUnique/>
      </w:docPartObj>
    </w:sdtPr>
    <w:sdtEndPr>
      <w:rPr>
        <w:noProof/>
      </w:rPr>
    </w:sdtEndPr>
    <w:sdtContent>
      <w:p w14:paraId="7FA55AFE" w14:textId="38F362B7" w:rsidR="004B485B" w:rsidRDefault="004B485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5943EAF" w14:textId="36E4B94C" w:rsidR="00EA27FE" w:rsidRDefault="00EA27FE">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9910214"/>
      <w:docPartObj>
        <w:docPartGallery w:val="Page Numbers (Top of Page)"/>
        <w:docPartUnique/>
      </w:docPartObj>
    </w:sdtPr>
    <w:sdtEndPr>
      <w:rPr>
        <w:noProof/>
      </w:rPr>
    </w:sdtEndPr>
    <w:sdtContent>
      <w:p w14:paraId="11B397FD" w14:textId="22552AAD" w:rsidR="006D473A" w:rsidRDefault="006D473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E438364" w14:textId="020CA262" w:rsidR="00EA27FE" w:rsidRDefault="00EA27FE">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F84CB" w14:textId="77777777" w:rsidR="00EA27FE" w:rsidRDefault="00000000">
    <w:pPr>
      <w:pStyle w:val="Header"/>
      <w:jc w:val="center"/>
    </w:pPr>
    <w:r>
      <w:rPr>
        <w:i/>
        <w:sz w:val="20"/>
      </w:rPr>
      <w:t>RAG for Sinhala Business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1C49EB"/>
    <w:multiLevelType w:val="hybridMultilevel"/>
    <w:tmpl w:val="04626386"/>
    <w:lvl w:ilvl="0" w:tplc="77E646F0">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AA612E7"/>
    <w:multiLevelType w:val="hybridMultilevel"/>
    <w:tmpl w:val="EC40FAE4"/>
    <w:lvl w:ilvl="0" w:tplc="77E646F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2741E5"/>
    <w:multiLevelType w:val="hybridMultilevel"/>
    <w:tmpl w:val="E9946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8447C3"/>
    <w:multiLevelType w:val="hybridMultilevel"/>
    <w:tmpl w:val="A4EC7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112ABB"/>
    <w:multiLevelType w:val="multilevel"/>
    <w:tmpl w:val="159A36D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6DCE5237"/>
    <w:multiLevelType w:val="hybridMultilevel"/>
    <w:tmpl w:val="9F1EB3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F153CE5"/>
    <w:multiLevelType w:val="multilevel"/>
    <w:tmpl w:val="AA2E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291482">
    <w:abstractNumId w:val="8"/>
  </w:num>
  <w:num w:numId="2" w16cid:durableId="1669166417">
    <w:abstractNumId w:val="6"/>
  </w:num>
  <w:num w:numId="3" w16cid:durableId="1095588558">
    <w:abstractNumId w:val="5"/>
  </w:num>
  <w:num w:numId="4" w16cid:durableId="2068994394">
    <w:abstractNumId w:val="4"/>
  </w:num>
  <w:num w:numId="5" w16cid:durableId="763527149">
    <w:abstractNumId w:val="7"/>
  </w:num>
  <w:num w:numId="6" w16cid:durableId="516624427">
    <w:abstractNumId w:val="3"/>
  </w:num>
  <w:num w:numId="7" w16cid:durableId="1648851495">
    <w:abstractNumId w:val="2"/>
  </w:num>
  <w:num w:numId="8" w16cid:durableId="427627572">
    <w:abstractNumId w:val="1"/>
  </w:num>
  <w:num w:numId="9" w16cid:durableId="1875147289">
    <w:abstractNumId w:val="0"/>
  </w:num>
  <w:num w:numId="10" w16cid:durableId="2048598665">
    <w:abstractNumId w:val="12"/>
  </w:num>
  <w:num w:numId="11" w16cid:durableId="1123309738">
    <w:abstractNumId w:val="10"/>
  </w:num>
  <w:num w:numId="12" w16cid:durableId="1467896550">
    <w:abstractNumId w:val="9"/>
  </w:num>
  <w:num w:numId="13" w16cid:durableId="411512694">
    <w:abstractNumId w:val="14"/>
  </w:num>
  <w:num w:numId="14" w16cid:durableId="86969874">
    <w:abstractNumId w:val="11"/>
  </w:num>
  <w:num w:numId="15" w16cid:durableId="1832794020">
    <w:abstractNumId w:val="13"/>
  </w:num>
  <w:num w:numId="16" w16cid:durableId="1966307275">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ilina Perera">
    <w15:presenceInfo w15:providerId="AD" w15:userId="S::t.perera@hayleysadvantis.com::ee96dda0-dd5b-417a-bc64-7f40b3b867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1C7"/>
    <w:rsid w:val="0015074B"/>
    <w:rsid w:val="0029639D"/>
    <w:rsid w:val="002C0E8D"/>
    <w:rsid w:val="002C5130"/>
    <w:rsid w:val="00326F90"/>
    <w:rsid w:val="004B485B"/>
    <w:rsid w:val="004D49F4"/>
    <w:rsid w:val="004E1E8D"/>
    <w:rsid w:val="0052438F"/>
    <w:rsid w:val="00535C91"/>
    <w:rsid w:val="00536FD4"/>
    <w:rsid w:val="00623D4E"/>
    <w:rsid w:val="00652325"/>
    <w:rsid w:val="006A0DF5"/>
    <w:rsid w:val="006D473A"/>
    <w:rsid w:val="006F34B2"/>
    <w:rsid w:val="006F59A5"/>
    <w:rsid w:val="00725A23"/>
    <w:rsid w:val="0077485F"/>
    <w:rsid w:val="008406F9"/>
    <w:rsid w:val="00847C03"/>
    <w:rsid w:val="008640F5"/>
    <w:rsid w:val="008A5076"/>
    <w:rsid w:val="008D3435"/>
    <w:rsid w:val="0096620B"/>
    <w:rsid w:val="00A40160"/>
    <w:rsid w:val="00A60359"/>
    <w:rsid w:val="00AA1D8D"/>
    <w:rsid w:val="00B47730"/>
    <w:rsid w:val="00C80B40"/>
    <w:rsid w:val="00CB0664"/>
    <w:rsid w:val="00DD4F9E"/>
    <w:rsid w:val="00E70AB5"/>
    <w:rsid w:val="00EA27FE"/>
    <w:rsid w:val="00EC76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C69249"/>
  <w14:defaultImageDpi w14:val="300"/>
  <w15:docId w15:val="{49ABE0DC-FD6E-41DA-A4D1-E87E6186A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6FC"/>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D4F9E"/>
    <w:pPr>
      <w:spacing w:before="360" w:after="240" w:line="360" w:lineRule="auto"/>
      <w:outlineLvl w:val="1"/>
    </w:pPr>
    <w:rPr>
      <w:b/>
      <w:color w:val="000000"/>
      <w:sz w:val="28"/>
    </w:rPr>
  </w:style>
  <w:style w:type="paragraph" w:styleId="Heading3">
    <w:name w:val="heading 3"/>
    <w:basedOn w:val="Normal"/>
    <w:next w:val="Normal"/>
    <w:link w:val="Heading3Char"/>
    <w:uiPriority w:val="9"/>
    <w:unhideWhenUsed/>
    <w:qFormat/>
    <w:rsid w:val="00DD4F9E"/>
    <w:pPr>
      <w:spacing w:before="280" w:after="160" w:line="360" w:lineRule="auto"/>
      <w:outlineLvl w:val="2"/>
    </w:pPr>
    <w:rPr>
      <w:b/>
      <w:color w:val="000000"/>
      <w:sz w:val="26"/>
    </w:rPr>
  </w:style>
  <w:style w:type="paragraph" w:styleId="Heading4">
    <w:name w:val="heading 4"/>
    <w:basedOn w:val="Normal"/>
    <w:next w:val="Normal"/>
    <w:link w:val="Heading4Char"/>
    <w:uiPriority w:val="9"/>
    <w:unhideWhenUsed/>
    <w:qFormat/>
    <w:rsid w:val="00E70AB5"/>
    <w:pPr>
      <w:spacing w:before="240" w:after="120" w:line="360" w:lineRule="auto"/>
      <w:outlineLvl w:val="3"/>
    </w:pPr>
    <w:rPr>
      <w:b/>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D4F9E"/>
    <w:rPr>
      <w:rFonts w:ascii="Times New Roman" w:hAnsi="Times New Roman"/>
      <w:b/>
      <w:color w:val="000000"/>
      <w:sz w:val="28"/>
    </w:rPr>
  </w:style>
  <w:style w:type="character" w:customStyle="1" w:styleId="Heading3Char">
    <w:name w:val="Heading 3 Char"/>
    <w:basedOn w:val="DefaultParagraphFont"/>
    <w:link w:val="Heading3"/>
    <w:uiPriority w:val="9"/>
    <w:rsid w:val="00DD4F9E"/>
    <w:rPr>
      <w:rFonts w:ascii="Times New Roman" w:hAnsi="Times New Roman"/>
      <w:b/>
      <w:color w:val="000000"/>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E70AB5"/>
    <w:rPr>
      <w:rFonts w:ascii="Times New Roman" w:hAnsi="Times New Roman"/>
      <w:b/>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DD4F9E"/>
    <w:pPr>
      <w:spacing w:after="0" w:line="240" w:lineRule="auto"/>
    </w:pPr>
    <w:rPr>
      <w:rFonts w:ascii="Times New Roman" w:hAnsi="Times New Roman"/>
      <w:sz w:val="24"/>
    </w:rPr>
  </w:style>
  <w:style w:type="paragraph" w:styleId="TOC2">
    <w:name w:val="toc 2"/>
    <w:basedOn w:val="Normal"/>
    <w:next w:val="Normal"/>
    <w:autoRedefine/>
    <w:uiPriority w:val="39"/>
    <w:unhideWhenUsed/>
    <w:rsid w:val="004B485B"/>
    <w:pPr>
      <w:spacing w:after="100"/>
      <w:ind w:left="240"/>
    </w:pPr>
  </w:style>
  <w:style w:type="paragraph" w:styleId="TOC3">
    <w:name w:val="toc 3"/>
    <w:basedOn w:val="Normal"/>
    <w:next w:val="Normal"/>
    <w:autoRedefine/>
    <w:uiPriority w:val="39"/>
    <w:unhideWhenUsed/>
    <w:rsid w:val="004B485B"/>
    <w:pPr>
      <w:spacing w:after="100"/>
      <w:ind w:left="480"/>
    </w:pPr>
  </w:style>
  <w:style w:type="character" w:styleId="Hyperlink">
    <w:name w:val="Hyperlink"/>
    <w:basedOn w:val="DefaultParagraphFont"/>
    <w:uiPriority w:val="99"/>
    <w:unhideWhenUsed/>
    <w:rsid w:val="004B485B"/>
    <w:rPr>
      <w:color w:val="0000FF" w:themeColor="hyperlink"/>
      <w:u w:val="single"/>
    </w:rPr>
  </w:style>
  <w:style w:type="character" w:styleId="FollowedHyperlink">
    <w:name w:val="FollowedHyperlink"/>
    <w:basedOn w:val="DefaultParagraphFont"/>
    <w:uiPriority w:val="99"/>
    <w:semiHidden/>
    <w:unhideWhenUsed/>
    <w:rsid w:val="00E70AB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2.xml"/><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image" Target="media/image19.png"/><Relationship Id="rId36"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eader" Target="header3.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f4ba6ac-c9c0-4c5e-a531-736e3faaed7d}" enabled="1" method="Privileged" siteId="{2081ade3-b577-421e-9935-31961e4ff17d}"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170</Pages>
  <Words>47685</Words>
  <Characters>271807</Characters>
  <Application>Microsoft Office Word</Application>
  <DocSecurity>0</DocSecurity>
  <Lines>2265</Lines>
  <Paragraphs>637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Thilina Perera</cp:lastModifiedBy>
  <cp:revision>2</cp:revision>
  <dcterms:created xsi:type="dcterms:W3CDTF">2026-08-02T15:21:00Z</dcterms:created>
  <dcterms:modified xsi:type="dcterms:W3CDTF">2026-08-02T15:21:00Z</dcterms:modified>
  <cp:category/>
</cp:coreProperties>
</file>