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pPr>
        <w:spacing w:before="360" w:after="240" w:line="360" w:lineRule="auto"/>
      </w:pPr>
      <w:r>
        <w:rPr>
          <w:b/>
          <w:color w:val="000000"/>
          <w:sz w:val="28"/>
        </w:rPr>
        <w:lastRenderedPageBreak/>
        <w:t>Acknowledgements</w:t>
      </w:r>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B485B">
        <w:rPr>
          <w:b/>
          <w:bCs/>
          <w:rPrChange w:id="0" w:author="Thilina Perera" w:date="2026-08-02T16:21:00Z" w16du:dateUtc="2026-08-02T10:51:00Z">
            <w:rPr/>
          </w:rPrChange>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77777777"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B485B">
        <w:rPr>
          <w:b/>
          <w:bCs/>
          <w:rPrChange w:id="1" w:author="Thilina Perera" w:date="2026-08-02T16:22:00Z" w16du:dateUtc="2026-08-02T10:52:00Z">
            <w:rPr/>
          </w:rPrChange>
        </w:rPr>
        <w:t>Mrs. Buddhika Fernando</w:t>
      </w:r>
      <w:r>
        <w:t xml:space="preserve"> and </w:t>
      </w:r>
      <w:del w:id="2" w:author="Thilina Perera" w:date="2026-08-02T16:22:00Z" w16du:dateUtc="2026-08-02T10:52:00Z">
        <w:r w:rsidRPr="004B485B" w:rsidDel="004B485B">
          <w:rPr>
            <w:b/>
            <w:bCs/>
            <w:rPrChange w:id="3" w:author="Thilina Perera" w:date="2026-08-02T16:22:00Z" w16du:dateUtc="2026-08-02T10:52:00Z">
              <w:rPr/>
            </w:rPrChange>
          </w:rPr>
          <w:delText>**</w:delText>
        </w:r>
      </w:del>
      <w:r w:rsidRPr="004B485B">
        <w:rPr>
          <w:b/>
          <w:bCs/>
          <w:rPrChange w:id="4" w:author="Thilina Perera" w:date="2026-08-02T16:22:00Z" w16du:dateUtc="2026-08-02T10:52:00Z">
            <w:rPr/>
          </w:rPrChange>
        </w:rPr>
        <w:t>Ms. Nimesha Perera</w:t>
      </w:r>
      <w:del w:id="5" w:author="Thilina Perera" w:date="2026-08-02T16:22:00Z" w16du:dateUtc="2026-08-02T10:52:00Z">
        <w:r w:rsidDel="004B485B">
          <w:delText>**</w:delText>
        </w:r>
      </w:del>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pPr>
        <w:spacing w:before="360" w:after="240" w:line="360" w:lineRule="auto"/>
      </w:pPr>
      <w:r>
        <w:rPr>
          <w:b/>
          <w:color w:val="000000"/>
          <w:sz w:val="28"/>
        </w:rPr>
        <w:lastRenderedPageBreak/>
        <w:t>Abstract</w:t>
      </w:r>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13277221" w14:textId="77777777" w:rsidR="00EA27FE" w:rsidRDefault="00000000">
      <w:pPr>
        <w:spacing w:after="240" w:line="360" w:lineRule="auto"/>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6B5210A9" w14:textId="77777777" w:rsidR="00EA27FE" w:rsidRDefault="00000000">
      <w:pPr>
        <w:spacing w:after="240" w:line="360" w:lineRule="auto"/>
      </w:pPr>
      <w:r>
        <w:t>Keywords: Retrieval-Augmented Generation, RAG, Sinhala NLP, Low-Resource Languages, Hallucination, Business Education, DeepSeek, Embedding Models, ChromaDB</w:t>
      </w:r>
    </w:p>
    <w:p w14:paraId="465617D5" w14:textId="77777777" w:rsidR="00EA27FE" w:rsidRDefault="00000000">
      <w:r>
        <w:br w:type="page"/>
      </w:r>
    </w:p>
    <w:customXmlInsRangeStart w:id="6" w:author="Thilina Perera" w:date="2026-08-02T16:22:00Z"/>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customXmlInsRangeEnd w:id="6"/>
        <w:p w14:paraId="086AEAD7" w14:textId="71EF28B4" w:rsidR="004B485B" w:rsidRDefault="004B485B">
          <w:pPr>
            <w:pStyle w:val="TOCHeading"/>
            <w:rPr>
              <w:ins w:id="7" w:author="Thilina Perera" w:date="2026-08-02T16:22:00Z" w16du:dateUtc="2026-08-02T10:52:00Z"/>
            </w:rPr>
          </w:pPr>
          <w:ins w:id="8" w:author="Thilina Perera" w:date="2026-08-02T16:22:00Z" w16du:dateUtc="2026-08-02T10:52:00Z">
            <w:r>
              <w:t>Contents</w:t>
            </w:r>
          </w:ins>
        </w:p>
        <w:p w14:paraId="07531426" w14:textId="5EAD36D8" w:rsidR="004B485B" w:rsidRDefault="004B485B">
          <w:pPr>
            <w:pStyle w:val="TOC2"/>
            <w:tabs>
              <w:tab w:val="right" w:leader="dot" w:pos="9062"/>
            </w:tabs>
            <w:rPr>
              <w:ins w:id="9" w:author="Thilina Perera" w:date="2026-08-02T16:23:00Z" w16du:dateUtc="2026-08-02T10:53:00Z"/>
              <w:rFonts w:asciiTheme="minorHAnsi" w:hAnsiTheme="minorHAnsi"/>
              <w:noProof/>
              <w:kern w:val="2"/>
              <w:szCs w:val="24"/>
              <w14:ligatures w14:val="standardContextual"/>
            </w:rPr>
          </w:pPr>
          <w:ins w:id="10" w:author="Thilina Perera" w:date="2026-08-02T16:22:00Z" w16du:dateUtc="2026-08-02T10:52:00Z">
            <w:r>
              <w:fldChar w:fldCharType="begin"/>
            </w:r>
            <w:r>
              <w:instrText xml:space="preserve"> TOC \o "1-3" \h \z \u </w:instrText>
            </w:r>
            <w:r>
              <w:fldChar w:fldCharType="separate"/>
            </w:r>
          </w:ins>
          <w:ins w:id="11" w:author="Thilina Perera" w:date="2026-08-02T16:23:00Z" w16du:dateUtc="2026-08-02T10:53:00Z">
            <w:r w:rsidRPr="00C57384">
              <w:rPr>
                <w:rStyle w:val="Hyperlink"/>
                <w:noProof/>
              </w:rPr>
              <w:fldChar w:fldCharType="begin"/>
            </w:r>
            <w:r w:rsidRPr="00C57384">
              <w:rPr>
                <w:rStyle w:val="Hyperlink"/>
                <w:noProof/>
              </w:rPr>
              <w:instrText xml:space="preserve"> </w:instrText>
            </w:r>
            <w:r>
              <w:rPr>
                <w:noProof/>
              </w:rPr>
              <w:instrText>HYPERLINK \l "_Toc236580244"</w:instrText>
            </w:r>
            <w:r w:rsidRPr="00C57384">
              <w:rPr>
                <w:rStyle w:val="Hyperlink"/>
                <w:noProof/>
              </w:rPr>
              <w:instrText xml:space="preserve"> </w:instrText>
            </w:r>
            <w:r w:rsidRPr="00C57384">
              <w:rPr>
                <w:rStyle w:val="Hyperlink"/>
                <w:noProof/>
              </w:rPr>
            </w:r>
            <w:r w:rsidRPr="00C57384">
              <w:rPr>
                <w:rStyle w:val="Hyperlink"/>
                <w:noProof/>
              </w:rPr>
              <w:fldChar w:fldCharType="separate"/>
            </w:r>
            <w:r w:rsidRPr="00C57384">
              <w:rPr>
                <w:rStyle w:val="Hyperlink"/>
                <w:noProof/>
              </w:rPr>
              <w:t>Chapter 1: Introduction</w:t>
            </w:r>
            <w:r>
              <w:rPr>
                <w:noProof/>
                <w:webHidden/>
              </w:rPr>
              <w:tab/>
            </w:r>
            <w:r>
              <w:rPr>
                <w:noProof/>
                <w:webHidden/>
              </w:rPr>
              <w:fldChar w:fldCharType="begin"/>
            </w:r>
            <w:r>
              <w:rPr>
                <w:noProof/>
                <w:webHidden/>
              </w:rPr>
              <w:instrText xml:space="preserve"> PAGEREF _Toc236580244 \h </w:instrText>
            </w:r>
            <w:r>
              <w:rPr>
                <w:noProof/>
                <w:webHidden/>
              </w:rPr>
            </w:r>
            <w:r>
              <w:rPr>
                <w:noProof/>
                <w:webHidden/>
              </w:rPr>
              <w:fldChar w:fldCharType="separate"/>
            </w:r>
            <w:r>
              <w:rPr>
                <w:noProof/>
                <w:webHidden/>
              </w:rPr>
              <w:t>2</w:t>
            </w:r>
            <w:r>
              <w:rPr>
                <w:noProof/>
                <w:webHidden/>
              </w:rPr>
              <w:fldChar w:fldCharType="end"/>
            </w:r>
            <w:r w:rsidRPr="00C57384">
              <w:rPr>
                <w:rStyle w:val="Hyperlink"/>
                <w:noProof/>
              </w:rPr>
              <w:fldChar w:fldCharType="end"/>
            </w:r>
          </w:ins>
        </w:p>
        <w:p w14:paraId="19389DD2" w14:textId="3348B423" w:rsidR="004B485B" w:rsidRDefault="004B485B">
          <w:pPr>
            <w:pStyle w:val="TOC3"/>
            <w:tabs>
              <w:tab w:val="right" w:leader="dot" w:pos="9062"/>
            </w:tabs>
            <w:rPr>
              <w:ins w:id="12" w:author="Thilina Perera" w:date="2026-08-02T16:23:00Z" w16du:dateUtc="2026-08-02T10:53:00Z"/>
              <w:rFonts w:asciiTheme="minorHAnsi" w:hAnsiTheme="minorHAnsi"/>
              <w:noProof/>
              <w:kern w:val="2"/>
              <w:szCs w:val="24"/>
              <w14:ligatures w14:val="standardContextual"/>
            </w:rPr>
          </w:pPr>
          <w:ins w:id="13" w:author="Thilina Perera" w:date="2026-08-02T16:23:00Z" w16du:dateUtc="2026-08-02T10:53:00Z">
            <w:r w:rsidRPr="00C57384">
              <w:rPr>
                <w:rStyle w:val="Hyperlink"/>
                <w:noProof/>
              </w:rPr>
              <w:fldChar w:fldCharType="begin"/>
            </w:r>
            <w:r w:rsidRPr="00C57384">
              <w:rPr>
                <w:rStyle w:val="Hyperlink"/>
                <w:noProof/>
              </w:rPr>
              <w:instrText xml:space="preserve"> </w:instrText>
            </w:r>
            <w:r>
              <w:rPr>
                <w:noProof/>
              </w:rPr>
              <w:instrText>HYPERLINK \l "_Toc236580245"</w:instrText>
            </w:r>
            <w:r w:rsidRPr="00C57384">
              <w:rPr>
                <w:rStyle w:val="Hyperlink"/>
                <w:noProof/>
              </w:rPr>
              <w:instrText xml:space="preserve"> </w:instrText>
            </w:r>
            <w:r w:rsidRPr="00C57384">
              <w:rPr>
                <w:rStyle w:val="Hyperlink"/>
                <w:noProof/>
              </w:rPr>
            </w:r>
            <w:r w:rsidRPr="00C57384">
              <w:rPr>
                <w:rStyle w:val="Hyperlink"/>
                <w:noProof/>
              </w:rPr>
              <w:fldChar w:fldCharType="separate"/>
            </w:r>
            <w:r w:rsidRPr="00C57384">
              <w:rPr>
                <w:rStyle w:val="Hyperlink"/>
                <w:noProof/>
              </w:rPr>
              <w:t>1.1 Background and Context</w:t>
            </w:r>
            <w:r>
              <w:rPr>
                <w:noProof/>
                <w:webHidden/>
              </w:rPr>
              <w:tab/>
            </w:r>
            <w:r>
              <w:rPr>
                <w:noProof/>
                <w:webHidden/>
              </w:rPr>
              <w:fldChar w:fldCharType="begin"/>
            </w:r>
            <w:r>
              <w:rPr>
                <w:noProof/>
                <w:webHidden/>
              </w:rPr>
              <w:instrText xml:space="preserve"> PAGEREF _Toc236580245 \h </w:instrText>
            </w:r>
            <w:r>
              <w:rPr>
                <w:noProof/>
                <w:webHidden/>
              </w:rPr>
            </w:r>
            <w:r>
              <w:rPr>
                <w:noProof/>
                <w:webHidden/>
              </w:rPr>
              <w:fldChar w:fldCharType="separate"/>
            </w:r>
            <w:r>
              <w:rPr>
                <w:noProof/>
                <w:webHidden/>
              </w:rPr>
              <w:t>2</w:t>
            </w:r>
            <w:r>
              <w:rPr>
                <w:noProof/>
                <w:webHidden/>
              </w:rPr>
              <w:fldChar w:fldCharType="end"/>
            </w:r>
            <w:r w:rsidRPr="00C57384">
              <w:rPr>
                <w:rStyle w:val="Hyperlink"/>
                <w:noProof/>
              </w:rPr>
              <w:fldChar w:fldCharType="end"/>
            </w:r>
          </w:ins>
        </w:p>
        <w:p w14:paraId="2C0B349E" w14:textId="5C554FBB" w:rsidR="004B485B" w:rsidRDefault="004B485B">
          <w:pPr>
            <w:pStyle w:val="TOC3"/>
            <w:tabs>
              <w:tab w:val="right" w:leader="dot" w:pos="9062"/>
            </w:tabs>
            <w:rPr>
              <w:ins w:id="14" w:author="Thilina Perera" w:date="2026-08-02T16:23:00Z" w16du:dateUtc="2026-08-02T10:53:00Z"/>
              <w:rFonts w:asciiTheme="minorHAnsi" w:hAnsiTheme="minorHAnsi"/>
              <w:noProof/>
              <w:kern w:val="2"/>
              <w:szCs w:val="24"/>
              <w14:ligatures w14:val="standardContextual"/>
            </w:rPr>
          </w:pPr>
          <w:ins w:id="15" w:author="Thilina Perera" w:date="2026-08-02T16:23:00Z" w16du:dateUtc="2026-08-02T10:53:00Z">
            <w:r w:rsidRPr="00C57384">
              <w:rPr>
                <w:rStyle w:val="Hyperlink"/>
                <w:noProof/>
              </w:rPr>
              <w:fldChar w:fldCharType="begin"/>
            </w:r>
            <w:r w:rsidRPr="00C57384">
              <w:rPr>
                <w:rStyle w:val="Hyperlink"/>
                <w:noProof/>
              </w:rPr>
              <w:instrText xml:space="preserve"> </w:instrText>
            </w:r>
            <w:r>
              <w:rPr>
                <w:noProof/>
              </w:rPr>
              <w:instrText>HYPERLINK \l "_Toc236580246"</w:instrText>
            </w:r>
            <w:r w:rsidRPr="00C57384">
              <w:rPr>
                <w:rStyle w:val="Hyperlink"/>
                <w:noProof/>
              </w:rPr>
              <w:instrText xml:space="preserve"> </w:instrText>
            </w:r>
            <w:r w:rsidRPr="00C57384">
              <w:rPr>
                <w:rStyle w:val="Hyperlink"/>
                <w:noProof/>
              </w:rPr>
            </w:r>
            <w:r w:rsidRPr="00C57384">
              <w:rPr>
                <w:rStyle w:val="Hyperlink"/>
                <w:noProof/>
              </w:rPr>
              <w:fldChar w:fldCharType="separate"/>
            </w:r>
            <w:r w:rsidRPr="00C57384">
              <w:rPr>
                <w:rStyle w:val="Hyperlink"/>
                <w:noProof/>
              </w:rPr>
              <w:t>1.2 Problem Statement</w:t>
            </w:r>
            <w:r>
              <w:rPr>
                <w:noProof/>
                <w:webHidden/>
              </w:rPr>
              <w:tab/>
            </w:r>
            <w:r>
              <w:rPr>
                <w:noProof/>
                <w:webHidden/>
              </w:rPr>
              <w:fldChar w:fldCharType="begin"/>
            </w:r>
            <w:r>
              <w:rPr>
                <w:noProof/>
                <w:webHidden/>
              </w:rPr>
              <w:instrText xml:space="preserve"> PAGEREF _Toc236580246 \h </w:instrText>
            </w:r>
            <w:r>
              <w:rPr>
                <w:noProof/>
                <w:webHidden/>
              </w:rPr>
            </w:r>
            <w:r>
              <w:rPr>
                <w:noProof/>
                <w:webHidden/>
              </w:rPr>
              <w:fldChar w:fldCharType="separate"/>
            </w:r>
            <w:r>
              <w:rPr>
                <w:noProof/>
                <w:webHidden/>
              </w:rPr>
              <w:t>3</w:t>
            </w:r>
            <w:r>
              <w:rPr>
                <w:noProof/>
                <w:webHidden/>
              </w:rPr>
              <w:fldChar w:fldCharType="end"/>
            </w:r>
            <w:r w:rsidRPr="00C57384">
              <w:rPr>
                <w:rStyle w:val="Hyperlink"/>
                <w:noProof/>
              </w:rPr>
              <w:fldChar w:fldCharType="end"/>
            </w:r>
          </w:ins>
        </w:p>
        <w:p w14:paraId="3AF0A4C1" w14:textId="44EE5522" w:rsidR="004B485B" w:rsidDel="004B485B" w:rsidRDefault="004B485B">
          <w:pPr>
            <w:pStyle w:val="TOC2"/>
            <w:tabs>
              <w:tab w:val="right" w:leader="dot" w:pos="9062"/>
            </w:tabs>
            <w:rPr>
              <w:del w:id="16" w:author="Thilina Perera" w:date="2026-08-02T16:22:00Z" w16du:dateUtc="2026-08-02T10:52:00Z"/>
              <w:noProof/>
            </w:rPr>
          </w:pPr>
          <w:del w:id="17" w:author="Thilina Perera" w:date="2026-08-02T16:22:00Z" w16du:dateUtc="2026-08-02T10:52:00Z">
            <w:r w:rsidRPr="004B485B" w:rsidDel="004B485B">
              <w:rPr>
                <w:rStyle w:val="Hyperlink"/>
                <w:noProof/>
              </w:rPr>
              <w:delText>Chapter 1: Introduction</w:delText>
            </w:r>
            <w:r w:rsidDel="004B485B">
              <w:rPr>
                <w:noProof/>
                <w:webHidden/>
              </w:rPr>
              <w:tab/>
              <w:delText>2</w:delText>
            </w:r>
          </w:del>
        </w:p>
        <w:p w14:paraId="3CED4E0B" w14:textId="0785DFE9" w:rsidR="004B485B" w:rsidDel="004B485B" w:rsidRDefault="004B485B">
          <w:pPr>
            <w:pStyle w:val="TOC3"/>
            <w:tabs>
              <w:tab w:val="right" w:leader="dot" w:pos="9062"/>
            </w:tabs>
            <w:rPr>
              <w:del w:id="18" w:author="Thilina Perera" w:date="2026-08-02T16:22:00Z" w16du:dateUtc="2026-08-02T10:52:00Z"/>
              <w:noProof/>
            </w:rPr>
          </w:pPr>
          <w:del w:id="19" w:author="Thilina Perera" w:date="2026-08-02T16:22:00Z" w16du:dateUtc="2026-08-02T10:52:00Z">
            <w:r w:rsidRPr="004B485B" w:rsidDel="004B485B">
              <w:rPr>
                <w:rStyle w:val="Hyperlink"/>
                <w:noProof/>
              </w:rPr>
              <w:delText>1.1 Background and Context</w:delText>
            </w:r>
            <w:r w:rsidDel="004B485B">
              <w:rPr>
                <w:noProof/>
                <w:webHidden/>
              </w:rPr>
              <w:tab/>
              <w:delText>2</w:delText>
            </w:r>
          </w:del>
        </w:p>
        <w:p w14:paraId="08BFF959" w14:textId="66915ECF" w:rsidR="004B485B" w:rsidRDefault="004B485B">
          <w:pPr>
            <w:rPr>
              <w:ins w:id="20" w:author="Thilina Perera" w:date="2026-08-02T16:22:00Z" w16du:dateUtc="2026-08-02T10:52:00Z"/>
            </w:rPr>
          </w:pPr>
          <w:ins w:id="21" w:author="Thilina Perera" w:date="2026-08-02T16:22:00Z" w16du:dateUtc="2026-08-02T10:52:00Z">
            <w:r>
              <w:rPr>
                <w:b/>
                <w:bCs/>
                <w:noProof/>
              </w:rPr>
              <w:fldChar w:fldCharType="end"/>
            </w:r>
          </w:ins>
        </w:p>
        <w:customXmlInsRangeStart w:id="22" w:author="Thilina Perera" w:date="2026-08-02T16:22:00Z"/>
      </w:sdtContent>
    </w:sdt>
    <w:customXmlInsRangeEnd w:id="22"/>
    <w:p w14:paraId="4AD28C4B" w14:textId="77777777" w:rsidR="004B485B" w:rsidRDefault="004B485B">
      <w:pPr>
        <w:spacing w:before="360" w:after="240" w:line="360" w:lineRule="auto"/>
        <w:rPr>
          <w:ins w:id="23" w:author="Thilina Perera" w:date="2026-08-02T16:22:00Z" w16du:dateUtc="2026-08-02T10:52:00Z"/>
          <w:b/>
          <w:color w:val="000000"/>
          <w:sz w:val="28"/>
        </w:rPr>
      </w:pPr>
    </w:p>
    <w:p w14:paraId="190D9435" w14:textId="77777777" w:rsidR="004B485B" w:rsidRDefault="004B485B">
      <w:pPr>
        <w:spacing w:before="360" w:after="240" w:line="360" w:lineRule="auto"/>
        <w:rPr>
          <w:ins w:id="24" w:author="Thilina Perera" w:date="2026-08-02T16:22:00Z" w16du:dateUtc="2026-08-02T10:52:00Z"/>
          <w:b/>
          <w:color w:val="000000"/>
          <w:sz w:val="28"/>
        </w:rPr>
      </w:pPr>
    </w:p>
    <w:p w14:paraId="6FDD2AB5" w14:textId="06F8FCF9" w:rsidR="00EA27FE" w:rsidRDefault="00000000">
      <w:pPr>
        <w:spacing w:before="360" w:after="240" w:line="360" w:lineRule="auto"/>
      </w:pPr>
      <w:r>
        <w:rPr>
          <w:b/>
          <w:color w:val="000000"/>
          <w:sz w:val="28"/>
        </w:rPr>
        <w:t>Table of Contents</w:t>
      </w:r>
    </w:p>
    <w:p w14:paraId="12BC43EA" w14:textId="77777777" w:rsidR="00EA27FE" w:rsidRDefault="00000000">
      <w:pPr>
        <w:spacing w:after="240" w:line="360" w:lineRule="auto"/>
      </w:pPr>
      <w:r>
        <w:t>- Acknowledgements</w:t>
      </w:r>
    </w:p>
    <w:p w14:paraId="5B8619AF" w14:textId="77777777" w:rsidR="00EA27FE" w:rsidRDefault="00000000">
      <w:pPr>
        <w:spacing w:after="240" w:line="360" w:lineRule="auto"/>
      </w:pPr>
      <w:r>
        <w:t>- Abstract</w:t>
      </w:r>
    </w:p>
    <w:p w14:paraId="429438D3" w14:textId="77777777" w:rsidR="00EA27FE" w:rsidRDefault="00000000">
      <w:pPr>
        <w:spacing w:after="240" w:line="360" w:lineRule="auto"/>
      </w:pPr>
      <w:r>
        <w:t>- List of Figures</w:t>
      </w:r>
    </w:p>
    <w:p w14:paraId="4B54BFDB" w14:textId="77777777" w:rsidR="00EA27FE" w:rsidRDefault="00000000">
      <w:pPr>
        <w:spacing w:after="240" w:line="360" w:lineRule="auto"/>
      </w:pPr>
      <w:r>
        <w:rPr>
          <w:b/>
        </w:rPr>
        <w:t>Chapter 1: Introduction</w:t>
      </w:r>
    </w:p>
    <w:p w14:paraId="0D512029" w14:textId="77777777" w:rsidR="00EA27FE" w:rsidRDefault="00000000">
      <w:pPr>
        <w:spacing w:after="240" w:line="360" w:lineRule="auto"/>
      </w:pPr>
      <w:r>
        <w:rPr>
          <w:b/>
        </w:rPr>
        <w:t>Chapter 2: Literature Review</w:t>
      </w:r>
    </w:p>
    <w:p w14:paraId="7C4B7213" w14:textId="77777777" w:rsidR="00EA27FE" w:rsidRDefault="00000000">
      <w:pPr>
        <w:spacing w:after="240" w:line="360" w:lineRule="auto"/>
      </w:pPr>
      <w:r>
        <w:rPr>
          <w:b/>
        </w:rPr>
        <w:t>Chapter 3: Methodology</w:t>
      </w:r>
    </w:p>
    <w:p w14:paraId="7564310B" w14:textId="77777777" w:rsidR="00EA27FE" w:rsidRDefault="00000000">
      <w:pPr>
        <w:spacing w:after="240" w:line="360" w:lineRule="auto"/>
      </w:pPr>
      <w:r>
        <w:rPr>
          <w:b/>
        </w:rPr>
        <w:t>Chapter 4: Investigation and Analysis</w:t>
      </w:r>
    </w:p>
    <w:p w14:paraId="1FBA73CD" w14:textId="77777777" w:rsidR="00EA27FE" w:rsidRDefault="00000000">
      <w:pPr>
        <w:spacing w:after="240" w:line="360" w:lineRule="auto"/>
      </w:pPr>
      <w:r>
        <w:rPr>
          <w:b/>
        </w:rPr>
        <w:t>Chapter 5: Design</w:t>
      </w:r>
    </w:p>
    <w:p w14:paraId="4EF93C3D" w14:textId="77777777" w:rsidR="00EA27FE" w:rsidRDefault="00000000">
      <w:pPr>
        <w:spacing w:after="240" w:line="360" w:lineRule="auto"/>
      </w:pPr>
      <w:r>
        <w:rPr>
          <w:b/>
        </w:rPr>
        <w:t>Chapter 6: Implementation</w:t>
      </w:r>
    </w:p>
    <w:p w14:paraId="4A88D5EA" w14:textId="77777777" w:rsidR="00EA27FE" w:rsidRDefault="00000000">
      <w:pPr>
        <w:spacing w:after="240" w:line="360" w:lineRule="auto"/>
      </w:pPr>
      <w:r>
        <w:rPr>
          <w:b/>
        </w:rPr>
        <w:t>Chapter 7: Evaluation of Product</w:t>
      </w:r>
    </w:p>
    <w:p w14:paraId="7E833F1B" w14:textId="77777777" w:rsidR="00EA27FE" w:rsidRDefault="00000000">
      <w:pPr>
        <w:spacing w:after="240" w:line="360" w:lineRule="auto"/>
      </w:pPr>
      <w:r>
        <w:rPr>
          <w:b/>
        </w:rPr>
        <w:t>Chapter 8: Critical Evaluation of Project</w:t>
      </w:r>
    </w:p>
    <w:p w14:paraId="0C18EB7E" w14:textId="77777777" w:rsidR="00EA27FE" w:rsidRDefault="00000000">
      <w:pPr>
        <w:spacing w:after="240" w:line="360" w:lineRule="auto"/>
      </w:pPr>
      <w:r>
        <w:rPr>
          <w:b/>
        </w:rPr>
        <w:t>Chapter 9: Conclusion</w:t>
      </w:r>
    </w:p>
    <w:p w14:paraId="330EFDD7" w14:textId="77777777" w:rsidR="00EA27FE" w:rsidRDefault="00000000">
      <w:pPr>
        <w:spacing w:after="240" w:line="360" w:lineRule="auto"/>
      </w:pPr>
      <w:r>
        <w:rPr>
          <w:b/>
        </w:rPr>
        <w:t>References</w:t>
      </w:r>
    </w:p>
    <w:p w14:paraId="612CFC5E" w14:textId="77777777" w:rsidR="00EA27FE" w:rsidRDefault="00000000">
      <w:pPr>
        <w:spacing w:after="240" w:line="360" w:lineRule="auto"/>
      </w:pPr>
      <w:r>
        <w:rPr>
          <w:b/>
        </w:rPr>
        <w:t>Appendices</w:t>
      </w:r>
    </w:p>
    <w:p w14:paraId="15DA8522" w14:textId="77777777" w:rsidR="00EA27FE" w:rsidRDefault="00000000">
      <w:r>
        <w:lastRenderedPageBreak/>
        <w:br w:type="page"/>
      </w:r>
    </w:p>
    <w:p w14:paraId="7B321ACD" w14:textId="77777777" w:rsidR="00EA27FE" w:rsidRDefault="00000000">
      <w:pPr>
        <w:spacing w:before="360" w:after="240" w:line="360" w:lineRule="auto"/>
      </w:pPr>
      <w:r>
        <w:rPr>
          <w:b/>
          <w:color w:val="000000"/>
          <w:sz w:val="28"/>
        </w:rPr>
        <w:lastRenderedPageBreak/>
        <w:t>List of Figures</w:t>
      </w:r>
    </w:p>
    <w:p w14:paraId="4C3B262E" w14:textId="77777777" w:rsidR="00EA27FE" w:rsidRDefault="00000000">
      <w:pPr>
        <w:spacing w:after="240" w:line="360" w:lineRule="auto"/>
      </w:pPr>
      <w:r>
        <w:t>Figure 1.1: Sinhala LLM Hallucination — Gemini vs Source Textbook (§1.1)</w:t>
      </w:r>
    </w:p>
    <w:p w14:paraId="1434885B" w14:textId="77777777" w:rsidR="00EA27FE" w:rsidRDefault="00000000">
      <w:pPr>
        <w:spacing w:after="240" w:line="360" w:lineRule="auto"/>
      </w:pPr>
      <w:r>
        <w:t>Figure 2.1: RAG Architecture — 4-Phase Pipeline (§2.3)</w:t>
      </w:r>
    </w:p>
    <w:p w14:paraId="3E5FD623" w14:textId="77777777" w:rsidR="00EA27FE" w:rsidRDefault="00000000">
      <w:pPr>
        <w:spacing w:after="240" w:line="360" w:lineRule="auto"/>
      </w:pPr>
      <w:r>
        <w:t>Figure 2.2: Research Gap Positioning (§2.10)</w:t>
      </w:r>
    </w:p>
    <w:p w14:paraId="7DA6D6B3" w14:textId="77777777" w:rsidR="00EA27FE" w:rsidRDefault="00000000">
      <w:pPr>
        <w:spacing w:after="240" w:line="360" w:lineRule="auto"/>
      </w:pPr>
      <w:r>
        <w:t>Figure 3.3: RAG Architecture and Evaluation Design (§3.2)</w:t>
      </w:r>
    </w:p>
    <w:p w14:paraId="04879701" w14:textId="77777777" w:rsidR="00EA27FE" w:rsidRDefault="00000000">
      <w:pPr>
        <w:spacing w:after="240" w:line="360" w:lineRule="auto"/>
      </w:pPr>
      <w:r>
        <w:t>Figure 3.4: Evaluation Design (§3.7)</w:t>
      </w:r>
    </w:p>
    <w:p w14:paraId="60B8AC25" w14:textId="77777777" w:rsidR="00EA27FE" w:rsidRDefault="00000000">
      <w:pPr>
        <w:spacing w:after="240" w:line="360" w:lineRule="auto"/>
      </w:pPr>
      <w:r>
        <w:t>Figure 3.5: Dissertation Project Timetable — Gantt Chart (§3.10)</w:t>
      </w:r>
    </w:p>
    <w:p w14:paraId="27B0FCC8" w14:textId="77777777" w:rsidR="00EA27FE" w:rsidRDefault="00000000">
      <w:pPr>
        <w:spacing w:after="240" w:line="360" w:lineRule="auto"/>
      </w:pPr>
      <w:r>
        <w:t>Figure 5.1: High-Level RAG System Architecture (§5.1)</w:t>
      </w:r>
    </w:p>
    <w:p w14:paraId="4BDE495D" w14:textId="77777777" w:rsidR="00EA27FE" w:rsidRDefault="00000000">
      <w:pPr>
        <w:spacing w:after="240" w:line="360" w:lineRule="auto"/>
      </w:pPr>
      <w:r>
        <w:t>Figure 6.1: Cloudflare Workers Deployment Architecture (§6.5.2)</w:t>
      </w:r>
    </w:p>
    <w:p w14:paraId="29B16448" w14:textId="77777777" w:rsidR="00EA27FE" w:rsidRDefault="00EA27FE">
      <w:pPr>
        <w:sectPr w:rsidR="00EA27FE" w:rsidSect="004B485B">
          <w:headerReference w:type="default" r:id="rId8"/>
          <w:footerReference w:type="default" r:id="rId9"/>
          <w:pgSz w:w="11906" w:h="16838"/>
          <w:pgMar w:top="1417" w:right="1417" w:bottom="1417" w:left="1417" w:header="720" w:footer="720" w:gutter="0"/>
          <w:pgNumType w:fmt="lowerRoman" w:start="1"/>
          <w:cols w:space="720"/>
          <w:titlePg/>
          <w:docGrid w:linePitch="360"/>
          <w:sectPrChange w:id="29" w:author="Thilina Perera" w:date="2026-08-02T16:21:00Z" w16du:dateUtc="2026-08-02T10:51:00Z">
            <w:sectPr w:rsidR="00EA27FE" w:rsidSect="004B485B">
              <w:pgMar w:top="1417" w:right="1417" w:bottom="1417" w:left="1417" w:header="720" w:footer="720" w:gutter="0"/>
              <w:pgNumType w:fmt="decimal" w:start="0"/>
            </w:sectPr>
          </w:sectPrChange>
        </w:sectPr>
      </w:pPr>
    </w:p>
    <w:p w14:paraId="1560DC6D" w14:textId="77777777" w:rsidR="00EA27FE" w:rsidRDefault="00000000">
      <w:r>
        <w:lastRenderedPageBreak/>
        <w:br w:type="page"/>
      </w:r>
    </w:p>
    <w:p w14:paraId="3FF4F2E7" w14:textId="77777777" w:rsidR="00EA27FE" w:rsidRPr="00DD4F9E" w:rsidRDefault="00000000" w:rsidP="002C5130">
      <w:pPr>
        <w:pStyle w:val="Heading2"/>
      </w:pPr>
      <w:bookmarkStart w:id="30" w:name="_Toc236580244"/>
      <w:r w:rsidRPr="00DD4F9E">
        <w:lastRenderedPageBreak/>
        <w:t>Chapter 1: Introduction</w:t>
      </w:r>
      <w:bookmarkEnd w:id="30"/>
    </w:p>
    <w:p w14:paraId="33174F53" w14:textId="77777777" w:rsidR="00EA27FE" w:rsidRPr="00DD4F9E" w:rsidRDefault="00000000" w:rsidP="00DD4F9E">
      <w:pPr>
        <w:pStyle w:val="Heading3"/>
      </w:pPr>
      <w:bookmarkStart w:id="31" w:name="_Toc236580245"/>
      <w:r w:rsidRPr="00DD4F9E">
        <w:t>1.1 Background and Context</w:t>
      </w:r>
      <w:bookmarkEnd w:id="31"/>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approach can successfully close the existing gap between LLM's superior ability to generate </w:t>
      </w:r>
      <w:r>
        <w:lastRenderedPageBreak/>
        <w:t>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7118D6DA">
            <wp:extent cx="5029200" cy="490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029200" cy="4903333"/>
                    </a:xfrm>
                    <a:prstGeom prst="rect">
                      <a:avLst/>
                    </a:prstGeom>
                  </pic:spPr>
                </pic:pic>
              </a:graphicData>
            </a:graphic>
          </wp:inline>
        </w:drawing>
      </w:r>
    </w:p>
    <w:p w14:paraId="20EF61FA" w14:textId="77777777" w:rsidR="00EA27FE" w:rsidRDefault="00000000">
      <w:pPr>
        <w:spacing w:after="240" w:line="240" w:lineRule="auto"/>
        <w:jc w:val="center"/>
      </w:pPr>
      <w:r>
        <w:rPr>
          <w:i/>
          <w:sz w:val="20"/>
        </w:rPr>
        <w:t>Figure 1.1: Sinhala LLM Hallucination — Gemini vs Source Textbook</w:t>
      </w:r>
    </w:p>
    <w:p w14:paraId="1A8E85B8" w14:textId="77777777" w:rsidR="00EA27FE" w:rsidRDefault="00000000">
      <w:pPr>
        <w:spacing w:after="240" w:line="240" w:lineRule="auto"/>
        <w:jc w:val="center"/>
      </w:pPr>
      <w:r>
        <w:rPr>
          <w:i/>
          <w:sz w:val="20"/>
        </w:rPr>
        <w:t>Figure 1.1: A real hallucination captured during preliminary investigation. 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t>
      </w:r>
    </w:p>
    <w:p w14:paraId="68ACABC6" w14:textId="77777777" w:rsidR="00EA27FE" w:rsidRDefault="00000000" w:rsidP="004B485B">
      <w:pPr>
        <w:pStyle w:val="Heading3"/>
        <w:pPrChange w:id="32" w:author="Thilina Perera" w:date="2026-08-02T16:23:00Z" w16du:dateUtc="2026-08-02T10:53:00Z">
          <w:pPr>
            <w:spacing w:before="280" w:after="160" w:line="360" w:lineRule="auto"/>
          </w:pPr>
        </w:pPrChange>
      </w:pPr>
      <w:bookmarkStart w:id="33" w:name="_Toc236580246"/>
      <w:r>
        <w:t>1.2 Problem Statement</w:t>
      </w:r>
      <w:bookmarkEnd w:id="33"/>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w:t>
      </w:r>
      <w:r>
        <w:lastRenderedPageBreak/>
        <w:t>education in the Sinhala medium in Business subjects. As such, Students and Teachers do not have access to AI-assisted resources that can augment traditional teaching methodologies. 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Default="00000000">
      <w:pPr>
        <w:spacing w:before="280" w:after="160" w:line="360" w:lineRule="auto"/>
      </w:pPr>
      <w:r>
        <w:rPr>
          <w:b/>
          <w:color w:val="000000"/>
          <w:sz w:val="26"/>
        </w:rPr>
        <w:t>1.3 Research Aim and Objectives</w:t>
      </w:r>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w:t>
      </w:r>
      <w:r>
        <w:lastRenderedPageBreak/>
        <w:t>compatible API Client for conducting LLM-inference; Use DeepSeek V4-Pro as the 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Default="00000000">
      <w:pPr>
        <w:spacing w:before="280" w:after="160" w:line="360" w:lineRule="auto"/>
      </w:pPr>
      <w:r>
        <w:rPr>
          <w:b/>
          <w:color w:val="000000"/>
          <w:sz w:val="26"/>
        </w:rPr>
        <w:t>1.4 Research Questions</w:t>
      </w:r>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2235"/>
        <w:gridCol w:w="6837"/>
      </w:tblGrid>
      <w:tr w:rsidR="00EA27FE" w14:paraId="575B563E" w14:textId="77777777" w:rsidTr="00DD4F9E">
        <w:tc>
          <w:tcPr>
            <w:tcW w:w="2235" w:type="dxa"/>
            <w:shd w:val="clear" w:color="auto" w:fill="D9E2F3"/>
          </w:tcPr>
          <w:p w14:paraId="68001810" w14:textId="77777777" w:rsidR="00EA27FE" w:rsidRDefault="00000000">
            <w:r>
              <w:rPr>
                <w:b/>
                <w:sz w:val="20"/>
              </w:rPr>
              <w:t>Identifier</w:t>
            </w:r>
          </w:p>
        </w:tc>
        <w:tc>
          <w:tcPr>
            <w:tcW w:w="6837" w:type="dxa"/>
            <w:shd w:val="clear" w:color="auto" w:fill="D9E2F3"/>
          </w:tcPr>
          <w:p w14:paraId="66A80882" w14:textId="77777777" w:rsidR="00EA27FE" w:rsidRDefault="00000000">
            <w:r>
              <w:rPr>
                <w:b/>
                <w:sz w:val="20"/>
              </w:rPr>
              <w:t>Research Question</w:t>
            </w:r>
          </w:p>
        </w:tc>
      </w:tr>
      <w:tr w:rsidR="00EA27FE" w14:paraId="47D6F910" w14:textId="77777777" w:rsidTr="00DD4F9E">
        <w:tc>
          <w:tcPr>
            <w:tcW w:w="2235" w:type="dxa"/>
          </w:tcPr>
          <w:p w14:paraId="66085B64" w14:textId="77777777" w:rsidR="00EA27FE" w:rsidRDefault="00000000">
            <w:r>
              <w:rPr>
                <w:sz w:val="20"/>
              </w:rPr>
              <w:t>**RQ1**</w:t>
            </w:r>
          </w:p>
        </w:tc>
        <w:tc>
          <w:tcPr>
            <w:tcW w:w="6837"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DD4F9E">
        <w:tc>
          <w:tcPr>
            <w:tcW w:w="2235" w:type="dxa"/>
          </w:tcPr>
          <w:p w14:paraId="1D1DAC90" w14:textId="77777777" w:rsidR="00EA27FE" w:rsidRDefault="00000000">
            <w:r>
              <w:rPr>
                <w:sz w:val="20"/>
              </w:rPr>
              <w:t>**RQ2**</w:t>
            </w:r>
          </w:p>
        </w:tc>
        <w:tc>
          <w:tcPr>
            <w:tcW w:w="6837"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DD4F9E">
        <w:tc>
          <w:tcPr>
            <w:tcW w:w="2235" w:type="dxa"/>
          </w:tcPr>
          <w:p w14:paraId="725764F6" w14:textId="77777777" w:rsidR="00EA27FE" w:rsidRDefault="00000000">
            <w:r>
              <w:rPr>
                <w:sz w:val="20"/>
              </w:rPr>
              <w:t>**RQ3** (Optional)</w:t>
            </w:r>
          </w:p>
        </w:tc>
        <w:tc>
          <w:tcPr>
            <w:tcW w:w="6837"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8862BBF" w14:textId="77777777" w:rsidR="00EA27FE" w:rsidRDefault="00EA27FE"/>
    <w:p w14:paraId="3E48FE4D" w14:textId="77777777" w:rsidR="00EA27FE" w:rsidRDefault="00000000">
      <w:pPr>
        <w:spacing w:after="240" w:line="360" w:lineRule="auto"/>
      </w:pPr>
      <w:r>
        <w:rPr>
          <w:b/>
        </w:rPr>
        <w:lastRenderedPageBreak/>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1150A77E" w14:textId="77777777" w:rsidR="00EA27FE" w:rsidRDefault="00000000">
      <w:pPr>
        <w:spacing w:before="280" w:after="160" w:line="360" w:lineRule="auto"/>
      </w:pPr>
      <w:r>
        <w:rPr>
          <w:b/>
          <w:color w:val="000000"/>
          <w:sz w:val="26"/>
        </w:rPr>
        <w:t>1.5 Scope and Delimitations</w:t>
      </w:r>
    </w:p>
    <w:p w14:paraId="5E36463E" w14:textId="77777777" w:rsidR="00EA27FE" w:rsidRDefault="00000000">
      <w:pPr>
        <w:spacing w:after="240" w:line="360" w:lineRule="auto"/>
      </w:pPr>
      <w:r>
        <w:rPr>
          <w:b/>
        </w:rPr>
        <w:t>Table 1.1</w:t>
      </w:r>
      <w:r>
        <w:t xml:space="preserve"> consolidates the study's scope boundaries.</w:t>
      </w:r>
    </w:p>
    <w:tbl>
      <w:tblPr>
        <w:tblStyle w:val="TableGrid"/>
        <w:tblW w:w="0" w:type="auto"/>
        <w:tblLook w:val="04A0" w:firstRow="1" w:lastRow="0" w:firstColumn="1" w:lastColumn="0" w:noHBand="0" w:noVBand="1"/>
      </w:tblPr>
      <w:tblGrid>
        <w:gridCol w:w="3024"/>
        <w:gridCol w:w="3024"/>
        <w:gridCol w:w="3024"/>
      </w:tblGrid>
      <w:tr w:rsidR="00EA27FE" w14:paraId="18BBD079" w14:textId="77777777">
        <w:tc>
          <w:tcPr>
            <w:tcW w:w="3024" w:type="dxa"/>
            <w:shd w:val="clear" w:color="auto" w:fill="D9E2F3"/>
          </w:tcPr>
          <w:p w14:paraId="63319E93" w14:textId="77777777" w:rsidR="00EA27FE" w:rsidRDefault="00000000">
            <w:r>
              <w:rPr>
                <w:b/>
                <w:sz w:val="20"/>
              </w:rPr>
              <w:t>In Scope</w:t>
            </w:r>
          </w:p>
        </w:tc>
        <w:tc>
          <w:tcPr>
            <w:tcW w:w="3024" w:type="dxa"/>
            <w:shd w:val="clear" w:color="auto" w:fill="D9E2F3"/>
          </w:tcPr>
          <w:p w14:paraId="019D5662" w14:textId="77777777" w:rsidR="00EA27FE" w:rsidRDefault="00000000">
            <w:r>
              <w:rPr>
                <w:b/>
                <w:sz w:val="20"/>
              </w:rPr>
              <w:t>Out of Scope</w:t>
            </w:r>
          </w:p>
        </w:tc>
        <w:tc>
          <w:tcPr>
            <w:tcW w:w="3024" w:type="dxa"/>
            <w:shd w:val="clear" w:color="auto" w:fill="D9E2F3"/>
          </w:tcPr>
          <w:p w14:paraId="0C078D13" w14:textId="77777777" w:rsidR="00EA27FE" w:rsidRDefault="00000000">
            <w:r>
              <w:rPr>
                <w:b/>
                <w:sz w:val="20"/>
              </w:rPr>
              <w:t>Rationale</w:t>
            </w:r>
          </w:p>
        </w:tc>
      </w:tr>
      <w:tr w:rsidR="00EA27FE" w14:paraId="61ED636E" w14:textId="77777777">
        <w:tc>
          <w:tcPr>
            <w:tcW w:w="3024" w:type="dxa"/>
          </w:tcPr>
          <w:p w14:paraId="78396445" w14:textId="77777777" w:rsidR="00EA27FE" w:rsidRDefault="00000000">
            <w:r>
              <w:rPr>
                <w:sz w:val="20"/>
              </w:rPr>
              <w:t>GCE O/L Business Studies curriculum (NIE syllabus only)</w:t>
            </w:r>
          </w:p>
        </w:tc>
        <w:tc>
          <w:tcPr>
            <w:tcW w:w="3024" w:type="dxa"/>
          </w:tcPr>
          <w:p w14:paraId="4CC89700" w14:textId="77777777" w:rsidR="00EA27FE" w:rsidRDefault="00000000">
            <w:r>
              <w:rPr>
                <w:sz w:val="20"/>
              </w:rPr>
              <w:t>Other O/L subjects; A/L Business Studies or Economics</w:t>
            </w:r>
          </w:p>
        </w:tc>
        <w:tc>
          <w:tcPr>
            <w:tcW w:w="3024" w:type="dxa"/>
          </w:tcPr>
          <w:p w14:paraId="4655BAD5" w14:textId="77777777" w:rsidR="00EA27FE" w:rsidRDefault="00000000">
            <w:r>
              <w:rPr>
                <w:sz w:val="20"/>
              </w:rPr>
              <w:t>Single-subject focus enables deep knowledge base construction</w:t>
            </w:r>
          </w:p>
        </w:tc>
      </w:tr>
      <w:tr w:rsidR="00EA27FE" w14:paraId="0C992C91" w14:textId="77777777">
        <w:tc>
          <w:tcPr>
            <w:tcW w:w="3024" w:type="dxa"/>
          </w:tcPr>
          <w:p w14:paraId="6B0C5BEF" w14:textId="77777777" w:rsidR="00EA27FE" w:rsidRDefault="00000000">
            <w:r>
              <w:rPr>
                <w:sz w:val="20"/>
              </w:rPr>
              <w:t>Sinhala-language content only</w:t>
            </w:r>
          </w:p>
        </w:tc>
        <w:tc>
          <w:tcPr>
            <w:tcW w:w="3024" w:type="dxa"/>
          </w:tcPr>
          <w:p w14:paraId="542FCC05" w14:textId="77777777" w:rsidR="00EA27FE" w:rsidRDefault="00000000">
            <w:r>
              <w:rPr>
                <w:sz w:val="20"/>
              </w:rPr>
              <w:t>Sinhala-English code-switching; Tamil-medium content</w:t>
            </w:r>
          </w:p>
        </w:tc>
        <w:tc>
          <w:tcPr>
            <w:tcW w:w="3024" w:type="dxa"/>
          </w:tcPr>
          <w:p w14:paraId="48B2C0BF" w14:textId="77777777" w:rsidR="00EA27FE" w:rsidRDefault="00000000">
            <w:r>
              <w:rPr>
                <w:sz w:val="20"/>
              </w:rPr>
              <w:t>Code-switching introduces bilingual retrieval complexity beyond controlled-experiment scope</w:t>
            </w:r>
          </w:p>
        </w:tc>
      </w:tr>
      <w:tr w:rsidR="00EA27FE" w14:paraId="63842FB0" w14:textId="77777777">
        <w:tc>
          <w:tcPr>
            <w:tcW w:w="3024" w:type="dxa"/>
          </w:tcPr>
          <w:p w14:paraId="6B4F6D99" w14:textId="77777777" w:rsidR="00EA27FE" w:rsidRDefault="00000000">
            <w:r>
              <w:rPr>
                <w:sz w:val="20"/>
              </w:rPr>
              <w:t>RAG architecture: sentence_transformers, Chroma, DeepSeek v4 Pro</w:t>
            </w:r>
          </w:p>
        </w:tc>
        <w:tc>
          <w:tcPr>
            <w:tcW w:w="3024" w:type="dxa"/>
          </w:tcPr>
          <w:p w14:paraId="612C65E4" w14:textId="77777777" w:rsidR="00EA27FE" w:rsidRDefault="00000000">
            <w:r>
              <w:rPr>
                <w:sz w:val="20"/>
              </w:rPr>
              <w:t>Fine-tuned Sinhala LLMs</w:t>
            </w:r>
          </w:p>
        </w:tc>
        <w:tc>
          <w:tcPr>
            <w:tcW w:w="3024" w:type="dxa"/>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tc>
          <w:tcPr>
            <w:tcW w:w="3024" w:type="dxa"/>
          </w:tcPr>
          <w:p w14:paraId="61265CA9" w14:textId="77777777" w:rsidR="00EA27FE" w:rsidRDefault="00000000">
            <w:r>
              <w:rPr>
                <w:sz w:val="20"/>
              </w:rPr>
              <w:t>multilingual-E5 and BGE-M3 embeddings</w:t>
            </w:r>
          </w:p>
        </w:tc>
        <w:tc>
          <w:tcPr>
            <w:tcW w:w="3024" w:type="dxa"/>
          </w:tcPr>
          <w:p w14:paraId="17BDA48D" w14:textId="77777777" w:rsidR="00EA27FE" w:rsidRDefault="00000000">
            <w:r>
              <w:rPr>
                <w:sz w:val="20"/>
              </w:rPr>
              <w:t>Monolingual Sinhala embeddings</w:t>
            </w:r>
          </w:p>
        </w:tc>
        <w:tc>
          <w:tcPr>
            <w:tcW w:w="3024" w:type="dxa"/>
          </w:tcPr>
          <w:p w14:paraId="615E70F0" w14:textId="77777777" w:rsidR="00EA27FE" w:rsidRDefault="00000000">
            <w:r>
              <w:rPr>
                <w:sz w:val="20"/>
              </w:rPr>
              <w:t>No production-quality monolingual Sinhala embedding model exists at comparable scale</w:t>
            </w:r>
          </w:p>
        </w:tc>
      </w:tr>
      <w:tr w:rsidR="00EA27FE" w14:paraId="7D8A6030" w14:textId="77777777">
        <w:tc>
          <w:tcPr>
            <w:tcW w:w="3024" w:type="dxa"/>
          </w:tcPr>
          <w:p w14:paraId="7B0F6863" w14:textId="77777777" w:rsidR="00EA27FE" w:rsidRDefault="00000000">
            <w:r>
              <w:rPr>
                <w:sz w:val="20"/>
              </w:rPr>
              <w:t>Automated evaluation: embedding-based cosine similarity</w:t>
            </w:r>
          </w:p>
        </w:tc>
        <w:tc>
          <w:tcPr>
            <w:tcW w:w="3024" w:type="dxa"/>
          </w:tcPr>
          <w:p w14:paraId="1924957A" w14:textId="77777777" w:rsidR="00EA27FE" w:rsidRDefault="00000000">
            <w:r>
              <w:rPr>
                <w:sz w:val="20"/>
              </w:rPr>
              <w:t>LLM-as-judge evaluation</w:t>
            </w:r>
          </w:p>
        </w:tc>
        <w:tc>
          <w:tcPr>
            <w:tcW w:w="3024" w:type="dxa"/>
          </w:tcPr>
          <w:p w14:paraId="2B87385F" w14:textId="77777777" w:rsidR="00EA27FE" w:rsidRDefault="00000000">
            <w:r>
              <w:rPr>
                <w:sz w:val="20"/>
              </w:rPr>
              <w:t>LLM judges documented as unreliable for low-resource languages [75]</w:t>
            </w:r>
          </w:p>
        </w:tc>
      </w:tr>
      <w:tr w:rsidR="00EA27FE" w14:paraId="42860553" w14:textId="77777777">
        <w:tc>
          <w:tcPr>
            <w:tcW w:w="3024" w:type="dxa"/>
          </w:tcPr>
          <w:p w14:paraId="4098FCCF" w14:textId="77777777" w:rsidR="00EA27FE" w:rsidRDefault="00000000">
            <w:r>
              <w:rPr>
                <w:sz w:val="20"/>
              </w:rPr>
              <w:t>Human evaluation: 2 O/L Business Studies teachers</w:t>
            </w:r>
          </w:p>
        </w:tc>
        <w:tc>
          <w:tcPr>
            <w:tcW w:w="3024" w:type="dxa"/>
          </w:tcPr>
          <w:p w14:paraId="48277647" w14:textId="77777777" w:rsidR="00EA27FE" w:rsidRDefault="00000000">
            <w:r>
              <w:rPr>
                <w:sz w:val="20"/>
              </w:rPr>
              <w:t>Large-scale student trials or classroom deployment</w:t>
            </w:r>
          </w:p>
        </w:tc>
        <w:tc>
          <w:tcPr>
            <w:tcW w:w="3024" w:type="dxa"/>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tc>
          <w:tcPr>
            <w:tcW w:w="3024" w:type="dxa"/>
          </w:tcPr>
          <w:p w14:paraId="2A872136" w14:textId="77777777" w:rsidR="00EA27FE" w:rsidRDefault="00000000">
            <w:r>
              <w:rPr>
                <w:sz w:val="20"/>
              </w:rPr>
              <w:t>Publicly available NIE documents</w:t>
            </w:r>
          </w:p>
        </w:tc>
        <w:tc>
          <w:tcPr>
            <w:tcW w:w="3024" w:type="dxa"/>
          </w:tcPr>
          <w:p w14:paraId="1D11E937" w14:textId="77777777" w:rsidR="00EA27FE" w:rsidRDefault="00000000">
            <w:r>
              <w:rPr>
                <w:sz w:val="20"/>
              </w:rPr>
              <w:t>Proprietary or private textbook content</w:t>
            </w:r>
          </w:p>
        </w:tc>
        <w:tc>
          <w:tcPr>
            <w:tcW w:w="3024" w:type="dxa"/>
          </w:tcPr>
          <w:p w14:paraId="532C993A" w14:textId="77777777" w:rsidR="00EA27FE" w:rsidRDefault="00000000">
            <w:r>
              <w:rPr>
                <w:sz w:val="20"/>
              </w:rPr>
              <w:t>Public domain ensures reproducibility</w:t>
            </w:r>
          </w:p>
        </w:tc>
      </w:tr>
      <w:tr w:rsidR="00EA27FE" w14:paraId="67FBAAA3" w14:textId="77777777">
        <w:tc>
          <w:tcPr>
            <w:tcW w:w="3024" w:type="dxa"/>
          </w:tcPr>
          <w:p w14:paraId="09635DB2" w14:textId="77777777" w:rsidR="00EA27FE" w:rsidRDefault="00000000">
            <w:r>
              <w:rPr>
                <w:sz w:val="20"/>
              </w:rPr>
              <w:t>60–80 curated evaluation questions</w:t>
            </w:r>
          </w:p>
        </w:tc>
        <w:tc>
          <w:tcPr>
            <w:tcW w:w="3024" w:type="dxa"/>
          </w:tcPr>
          <w:p w14:paraId="440E2B8A" w14:textId="77777777" w:rsidR="00EA27FE" w:rsidRDefault="00000000">
            <w:r>
              <w:rPr>
                <w:sz w:val="20"/>
              </w:rPr>
              <w:t>Full bank beyond existing past papers</w:t>
            </w:r>
          </w:p>
        </w:tc>
        <w:tc>
          <w:tcPr>
            <w:tcW w:w="3024" w:type="dxa"/>
          </w:tcPr>
          <w:p w14:paraId="6EA9179C" w14:textId="77777777" w:rsidR="00EA27FE" w:rsidRDefault="00000000">
            <w:r>
              <w:rPr>
                <w:sz w:val="20"/>
              </w:rPr>
              <w:t>Enables robust statistical comparisons; exhaustive bank coverage is future work</w:t>
            </w:r>
          </w:p>
        </w:tc>
      </w:tr>
      <w:tr w:rsidR="00EA27FE" w14:paraId="483AA1E8" w14:textId="77777777">
        <w:tc>
          <w:tcPr>
            <w:tcW w:w="3024" w:type="dxa"/>
          </w:tcPr>
          <w:p w14:paraId="3CCE2FDE" w14:textId="77777777" w:rsidR="00EA27FE" w:rsidRDefault="00000000">
            <w:r>
              <w:rPr>
                <w:sz w:val="20"/>
              </w:rPr>
              <w:t>Sri Lankan educational context</w:t>
            </w:r>
          </w:p>
        </w:tc>
        <w:tc>
          <w:tcPr>
            <w:tcW w:w="3024" w:type="dxa"/>
          </w:tcPr>
          <w:p w14:paraId="4D0F2CC4" w14:textId="77777777" w:rsidR="00EA27FE" w:rsidRDefault="00000000">
            <w:r>
              <w:rPr>
                <w:sz w:val="20"/>
              </w:rPr>
              <w:t>Sinhala-speaking communities outside Sri Lanka</w:t>
            </w:r>
          </w:p>
        </w:tc>
        <w:tc>
          <w:tcPr>
            <w:tcW w:w="3024" w:type="dxa"/>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77777777" w:rsidR="00EA27FE" w:rsidRDefault="00000000">
      <w:pPr>
        <w:spacing w:after="240" w:line="240" w:lineRule="auto"/>
        <w:jc w:val="center"/>
      </w:pPr>
      <w:r>
        <w:rPr>
          <w:i/>
          <w:sz w:val="20"/>
        </w:rPr>
        <w:t>Table 1.1: Scope boundaries and delimitations of the study.</w:t>
      </w:r>
    </w:p>
    <w:p w14:paraId="6B901A9F" w14:textId="77777777" w:rsidR="00EA27FE" w:rsidRDefault="00000000">
      <w:pPr>
        <w:spacing w:before="280" w:after="160" w:line="360" w:lineRule="auto"/>
      </w:pPr>
      <w:r>
        <w:rPr>
          <w:b/>
          <w:color w:val="000000"/>
          <w:sz w:val="26"/>
        </w:rPr>
        <w:t>1.6 Significance of the Study</w:t>
      </w:r>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w:t>
      </w:r>
      <w:r>
        <w:lastRenderedPageBreak/>
        <w:t xml:space="preserve">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pPr>
        <w:spacing w:before="280" w:after="160" w:line="360" w:lineRule="auto"/>
      </w:pPr>
      <w:r>
        <w:rPr>
          <w:b/>
          <w:color w:val="000000"/>
          <w:sz w:val="26"/>
        </w:rPr>
        <w:t>1.7 Structure of the Dissertation</w:t>
      </w:r>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pPr>
        <w:spacing w:before="360" w:after="240" w:line="360" w:lineRule="auto"/>
      </w:pPr>
      <w:r>
        <w:rPr>
          <w:b/>
          <w:color w:val="000000"/>
          <w:sz w:val="28"/>
        </w:rPr>
        <w:lastRenderedPageBreak/>
        <w:t>Chapter 2: Literature Review</w:t>
      </w:r>
    </w:p>
    <w:p w14:paraId="55910C98" w14:textId="77777777" w:rsidR="00EA27FE" w:rsidRDefault="00000000">
      <w:pPr>
        <w:spacing w:before="280" w:after="160" w:line="360" w:lineRule="auto"/>
      </w:pPr>
      <w:r>
        <w:rPr>
          <w:b/>
          <w:color w:val="000000"/>
          <w:sz w:val="26"/>
        </w:rPr>
        <w:t>2.1 Evolution of Large Language Models and the Persistence of Hallucination</w:t>
      </w:r>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pPr>
        <w:spacing w:before="280" w:after="160" w:line="360" w:lineRule="auto"/>
      </w:pPr>
      <w:r>
        <w:rPr>
          <w:b/>
          <w:color w:val="000000"/>
          <w:sz w:val="26"/>
        </w:rPr>
        <w:t>2.2 A Taxonomy of Hallucination and Its Stakes for Educational Applications</w:t>
      </w:r>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pPr>
        <w:spacing w:before="280" w:after="160" w:line="360" w:lineRule="auto"/>
      </w:pPr>
      <w:r>
        <w:rPr>
          <w:b/>
          <w:color w:val="000000"/>
          <w:sz w:val="26"/>
        </w:rPr>
        <w:t>2.3 Retrieval-Augmented Generation: Foundations and Mechanism</w:t>
      </w:r>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77777777" w:rsidR="00EA27FE" w:rsidRDefault="00000000">
      <w:pPr>
        <w:spacing w:after="240" w:line="360" w:lineRule="auto"/>
      </w:pPr>
      <w:r>
        <w:t>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0E820095">
            <wp:extent cx="5029200" cy="403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a:blip r:embed="rId11"/>
                    <a:stretch>
                      <a:fillRect/>
                    </a:stretch>
                  </pic:blipFill>
                  <pic:spPr>
                    <a:xfrm>
                      <a:off x="0" y="0"/>
                      <a:ext cx="5029200" cy="4038203"/>
                    </a:xfrm>
                    <a:prstGeom prst="rect">
                      <a:avLst/>
                    </a:prstGeom>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6FCF0436" w14:textId="77777777" w:rsidR="00EA27FE" w:rsidRDefault="00000000">
      <w:pPr>
        <w:spacing w:after="240" w:line="240" w:lineRule="auto"/>
        <w:jc w:val="center"/>
        <w:rPr>
          <w:i/>
          <w:sz w:val="20"/>
        </w:rPr>
      </w:pPr>
      <w:r>
        <w:rPr>
          <w:i/>
          <w:sz w:val="20"/>
        </w:rPr>
        <w:t>Figure 2.1: RAG architecture as implemented — Ingest (extract, chunk, embed, index into Chroma) → Retrieve (embed query, top-k retrieval) → Augment (inject context into prompt) → Generate (DeepSeek v4 Pro produces the answer). Adapted from [6].</w:t>
      </w:r>
    </w:p>
    <w:p w14:paraId="2A3677BC" w14:textId="77777777" w:rsidR="00DD4F9E" w:rsidRDefault="00DD4F9E">
      <w:pPr>
        <w:spacing w:after="240" w:line="240" w:lineRule="auto"/>
        <w:jc w:val="center"/>
      </w:pPr>
    </w:p>
    <w:p w14:paraId="73E17317" w14:textId="77777777" w:rsidR="00EA27FE" w:rsidRDefault="00000000">
      <w:pPr>
        <w:spacing w:before="280" w:after="160" w:line="360" w:lineRule="auto"/>
      </w:pPr>
      <w:r>
        <w:rPr>
          <w:b/>
          <w:color w:val="000000"/>
          <w:sz w:val="26"/>
        </w:rPr>
        <w:lastRenderedPageBreak/>
        <w:t>2.4 RAG Variants, Architectural Optimizations and Configuration Sensitivity</w:t>
      </w:r>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accuracy. One of the most influential configurable options in a standard RAG pipeline is the </w:t>
      </w:r>
      <w:r>
        <w:lastRenderedPageBreak/>
        <w:t>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pPr>
        <w:spacing w:before="280" w:after="160" w:line="360" w:lineRule="auto"/>
      </w:pPr>
      <w:r>
        <w:rPr>
          <w:b/>
          <w:color w:val="000000"/>
          <w:sz w:val="26"/>
        </w:rPr>
        <w:t>2.5 Cross-Lingual NLP and the Digital Language Divide</w:t>
      </w:r>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t xml:space="preserve">Retrieval tasks highlight this divide especially clearly because they require alignment at the semantic level between representations of queries and passages rather than fluent text </w:t>
      </w:r>
      <w:r>
        <w:lastRenderedPageBreak/>
        <w:t>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pPr>
        <w:spacing w:before="280" w:after="160" w:line="360" w:lineRule="auto"/>
      </w:pPr>
      <w:r>
        <w:rPr>
          <w:b/>
          <w:color w:val="000000"/>
          <w:sz w:val="26"/>
        </w:rPr>
        <w:t>2.6 Sinhala Natural Language Processing: State of the Art and Its Limits</w:t>
      </w:r>
    </w:p>
    <w:p w14:paraId="0079E876" w14:textId="77777777" w:rsidR="00EA27FE" w:rsidRDefault="00000000">
      <w:pPr>
        <w:spacing w:after="240" w:line="360" w:lineRule="auto"/>
      </w:pPr>
      <w:r>
        <w:t>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lastRenderedPageBreak/>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77777777" w:rsidR="00EA27FE" w:rsidRDefault="00000000">
      <w:pPr>
        <w:spacing w:after="240" w:line="360" w:lineRule="auto"/>
      </w:pPr>
      <w:r>
        <w:t>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pPr>
        <w:spacing w:before="280" w:after="160" w:line="360" w:lineRule="auto"/>
      </w:pPr>
      <w:r>
        <w:rPr>
          <w:b/>
          <w:color w:val="000000"/>
          <w:sz w:val="26"/>
        </w:rPr>
        <w:lastRenderedPageBreak/>
        <w:t>2.7 Retrieval-Augmented Generation in Education</w:t>
      </w:r>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pPr>
        <w:spacing w:before="280" w:after="160" w:line="360" w:lineRule="auto"/>
      </w:pPr>
      <w:r>
        <w:rPr>
          <w:b/>
          <w:color w:val="000000"/>
          <w:sz w:val="26"/>
        </w:rPr>
        <w:t>2.8 Evaluation Frameworks for Retrieval-Augmented Generation</w:t>
      </w:r>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w:t>
      </w:r>
      <w:r>
        <w:lastRenderedPageBreak/>
        <w:t>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pPr>
        <w:spacing w:before="280" w:after="160" w:line="360" w:lineRule="auto"/>
      </w:pPr>
      <w:r>
        <w:rPr>
          <w:b/>
          <w:color w:val="000000"/>
          <w:sz w:val="26"/>
        </w:rPr>
        <w:t>2.9 Recent Research Evidence</w:t>
      </w:r>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lastRenderedPageBreak/>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pPr>
        <w:spacing w:before="280" w:after="160" w:line="360" w:lineRule="auto"/>
      </w:pPr>
      <w:r>
        <w:rPr>
          <w:b/>
          <w:color w:val="000000"/>
          <w:sz w:val="26"/>
        </w:rPr>
        <w:t>2.10 Research Gap and Contribution</w:t>
      </w:r>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06E88345">
            <wp:extent cx="5029200" cy="3802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a:blip r:embed="rId12"/>
                    <a:stretch>
                      <a:fillRect/>
                    </a:stretch>
                  </pic:blipFill>
                  <pic:spPr>
                    <a:xfrm>
                      <a:off x="0" y="0"/>
                      <a:ext cx="5029200" cy="3802319"/>
                    </a:xfrm>
                    <a:prstGeom prst="rect">
                      <a:avLst/>
                    </a:prstGeom>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5F6BA56D" w14:textId="77777777" w:rsidR="00EA27FE" w:rsidRDefault="00000000">
      <w:pPr>
        <w:spacing w:after="240" w:line="240" w:lineRule="auto"/>
        <w:jc w:val="center"/>
      </w:pPr>
      <w:r>
        <w:rPr>
          <w:i/>
          <w:sz w:val="20"/>
        </w:rPr>
        <w: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t>
      </w:r>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 xml:space="preserve">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w:t>
      </w:r>
      <w:r>
        <w:lastRenderedPageBreak/>
        <w:t>Embeddings along with various Chunking Strategies applied to Educational Text written in Sinhala, to address the absence of evaluations of Sinhala-specific representations noted 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77777777" w:rsidR="00EA27FE" w:rsidRDefault="00000000">
      <w:pPr>
        <w:spacing w:before="360" w:after="240" w:line="360" w:lineRule="auto"/>
      </w:pPr>
      <w:r>
        <w:rPr>
          <w:b/>
          <w:color w:val="000000"/>
          <w:sz w:val="28"/>
        </w:rPr>
        <w:lastRenderedPageBreak/>
        <w:t>Chapter 3: Methodology</w:t>
      </w:r>
    </w:p>
    <w:p w14:paraId="1431A24B" w14:textId="77777777" w:rsidR="00EA27FE" w:rsidRDefault="00000000">
      <w:pPr>
        <w:spacing w:before="280" w:after="160" w:line="360" w:lineRule="auto"/>
      </w:pPr>
      <w:r>
        <w:rPr>
          <w:b/>
          <w:color w:val="000000"/>
          <w:sz w:val="26"/>
        </w:rPr>
        <w:t>3.1 Research Philosophy and Approach</w:t>
      </w:r>
    </w:p>
    <w:p w14:paraId="4F2BC1CE" w14:textId="77777777" w:rsidR="00EA27FE" w:rsidRDefault="00000000">
      <w:pPr>
        <w:spacing w:after="240" w:line="360" w:lineRule="auto"/>
      </w:pPr>
      <w:r>
        <w:rPr>
          <w:b/>
        </w:rPr>
        <w:t>Table 3.1: Research Methodology (Saunders Research Onion)</w:t>
      </w:r>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052F76E1" w14:textId="77777777" w:rsidR="00EA27FE" w:rsidRDefault="00EA27FE"/>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pPr>
        <w:spacing w:before="280" w:after="160" w:line="360" w:lineRule="auto"/>
      </w:pPr>
      <w:r>
        <w:rPr>
          <w:b/>
          <w:color w:val="000000"/>
          <w:sz w:val="26"/>
        </w:rPr>
        <w:t>3.2 Research Design</w:t>
      </w:r>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lastRenderedPageBreak/>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drawing>
          <wp:inline distT="0" distB="0" distL="0" distR="0" wp14:anchorId="2100A8F6" wp14:editId="7B3BA927">
            <wp:extent cx="6095970" cy="470670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a:blip r:embed="rId13"/>
                    <a:stretch>
                      <a:fillRect/>
                    </a:stretch>
                  </pic:blipFill>
                  <pic:spPr>
                    <a:xfrm>
                      <a:off x="0" y="0"/>
                      <a:ext cx="6109528" cy="4717170"/>
                    </a:xfrm>
                    <a:prstGeom prst="rect">
                      <a:avLst/>
                    </a:prstGeom>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58FFD4DE" w14:textId="77777777" w:rsidR="00EA27FE" w:rsidRDefault="00000000">
      <w:pPr>
        <w:spacing w:after="240" w:line="240" w:lineRule="auto"/>
        <w:jc w:val="center"/>
      </w:pPr>
      <w:r>
        <w:rPr>
          <w:i/>
          <w:sz w:val="20"/>
        </w:rPr>
        <w:lastRenderedPageBreak/>
        <w: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t>
      </w:r>
    </w:p>
    <w:p w14:paraId="69963F08" w14:textId="77777777" w:rsidR="00EA27FE" w:rsidRDefault="00000000">
      <w:pPr>
        <w:spacing w:before="280" w:after="160" w:line="360" w:lineRule="auto"/>
      </w:pPr>
      <w:r>
        <w:rPr>
          <w:b/>
          <w:color w:val="000000"/>
          <w:sz w:val="26"/>
        </w:rPr>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Default="00000000">
      <w:pPr>
        <w:spacing w:before="240" w:after="120" w:line="360" w:lineRule="auto"/>
      </w:pPr>
      <w:r>
        <w:rPr>
          <w:b/>
          <w:color w:val="000000"/>
        </w:rPr>
        <w:t>3.3.1 Document Collection</w:t>
      </w:r>
    </w:p>
    <w:p w14:paraId="62A7ED4B" w14:textId="77777777" w:rsidR="00EA27FE" w:rsidRDefault="00000000">
      <w:pPr>
        <w:spacing w:after="240" w:line="360" w:lineRule="auto"/>
      </w:pPr>
      <w: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14:paraId="5F474956" w14:textId="77777777" w:rsidR="00EA27FE" w:rsidRDefault="00000000">
      <w:pPr>
        <w:spacing w:before="240" w:after="120" w:line="360" w:lineRule="auto"/>
      </w:pPr>
      <w:r>
        <w:rPr>
          <w:b/>
          <w:color w:val="000000"/>
        </w:rP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pPr>
        <w:spacing w:before="240" w:after="120" w:line="360" w:lineRule="auto"/>
      </w:pPr>
      <w:r>
        <w:rPr>
          <w:b/>
          <w:color w:val="000000"/>
        </w:rP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pPr>
        <w:spacing w:before="240" w:after="120" w:line="360" w:lineRule="auto"/>
      </w:pPr>
      <w:r>
        <w:rPr>
          <w:b/>
          <w:color w:val="000000"/>
        </w:rPr>
        <w:t>3.3.4 Question Set Compilation</w:t>
      </w:r>
    </w:p>
    <w:p w14:paraId="6D25B4D7" w14:textId="77777777" w:rsidR="00EA27FE" w:rsidRDefault="00000000">
      <w:pPr>
        <w:spacing w:after="240" w:line="360" w:lineRule="auto"/>
      </w:pPr>
      <w:r>
        <w:lastRenderedPageBreak/>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pPr>
        <w:spacing w:before="280" w:after="160" w:line="360" w:lineRule="auto"/>
      </w:pPr>
      <w:r>
        <w:rPr>
          <w:b/>
          <w:color w:val="000000"/>
          <w:sz w:val="26"/>
        </w:rPr>
        <w:t>3.4 RAG Pipeline Development</w:t>
      </w:r>
    </w:p>
    <w:p w14:paraId="03408C73" w14:textId="77777777" w:rsidR="00EA27FE" w:rsidRDefault="00000000">
      <w:pPr>
        <w:spacing w:after="240" w:line="360" w:lineRule="auto"/>
      </w:pPr>
      <w:r>
        <w:t>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§5.3.</w:t>
      </w:r>
    </w:p>
    <w:p w14:paraId="5E58D3DE" w14:textId="77777777" w:rsidR="00EA27FE" w:rsidRDefault="00000000">
      <w:pPr>
        <w:spacing w:before="240" w:after="120" w:line="360" w:lineRule="auto"/>
      </w:pPr>
      <w:r>
        <w:rPr>
          <w:b/>
          <w:color w:val="000000"/>
        </w:rPr>
        <w:t>3.4.1 Ingestion Pipeline (Design Overview)</w:t>
      </w:r>
    </w:p>
    <w:p w14:paraId="10C4DF6B" w14:textId="77777777" w:rsidR="00EA27FE" w:rsidRDefault="00000000">
      <w:pPr>
        <w:spacing w:after="240" w:line="360" w:lineRule="auto"/>
      </w:pPr>
      <w:r>
        <w:t>Documents extracted in §3.3 are processed through three stages: text chunking using the four strategies described above, embedding generation, and vector database storage (separate Chroma collections per embedding model and chunking strategy). The engineerial detail is presented in §6.1.</w:t>
      </w:r>
    </w:p>
    <w:p w14:paraId="6BBBC856" w14:textId="77777777" w:rsidR="00EA27FE" w:rsidRDefault="00000000">
      <w:pPr>
        <w:spacing w:before="240" w:after="120" w:line="360" w:lineRule="auto"/>
      </w:pPr>
      <w:r>
        <w:rPr>
          <w:b/>
          <w:color w:val="000000"/>
        </w:rP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pPr>
        <w:spacing w:before="240" w:after="120" w:line="360" w:lineRule="auto"/>
      </w:pPr>
      <w:r>
        <w:rPr>
          <w:b/>
          <w:color w:val="000000"/>
        </w:rP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pPr>
        <w:spacing w:before="280" w:after="160" w:line="360" w:lineRule="auto"/>
      </w:pPr>
      <w:r>
        <w:rPr>
          <w:b/>
          <w:color w:val="000000"/>
          <w:sz w:val="26"/>
        </w:rPr>
        <w:lastRenderedPageBreak/>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14:paraId="16513D3D" w14:textId="77777777" w:rsidR="00EA27FE" w:rsidRDefault="00000000">
      <w:pPr>
        <w:spacing w:before="280" w:after="160" w:line="360" w:lineRule="auto"/>
      </w:pPr>
      <w:r>
        <w:rPr>
          <w:b/>
          <w:color w:val="000000"/>
          <w:sz w:val="26"/>
        </w:rP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pPr>
        <w:spacing w:before="240" w:after="120" w:line="360" w:lineRule="auto"/>
      </w:pPr>
      <w:r>
        <w:rPr>
          <w:b/>
          <w:color w:val="000000"/>
        </w:rP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 xml:space="preserve">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w:t>
      </w:r>
      <w:r>
        <w:lastRenderedPageBreak/>
        <w:t>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pPr>
        <w:spacing w:before="240" w:after="120" w:line="360" w:lineRule="auto"/>
      </w:pPr>
      <w:r>
        <w:rPr>
          <w:b/>
          <w:color w:val="000000"/>
        </w:rP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pPr>
        <w:spacing w:before="280" w:after="160" w:line="360" w:lineRule="auto"/>
      </w:pPr>
      <w:r>
        <w:rPr>
          <w:b/>
          <w:color w:val="000000"/>
          <w:sz w:val="26"/>
        </w:rPr>
        <w:t>3.7 Human Validation Protocol</w:t>
      </w:r>
    </w:p>
    <w:p w14:paraId="4C0C6B97" w14:textId="77777777" w:rsidR="00EA27FE" w:rsidRDefault="00000000">
      <w:pPr>
        <w:spacing w:before="240" w:after="120" w:line="360" w:lineRule="auto"/>
      </w:pPr>
      <w:r>
        <w:rPr>
          <w:b/>
          <w:color w:val="000000"/>
        </w:rPr>
        <w:t>3.7.1 Evaluator Recruitment</w:t>
      </w:r>
    </w:p>
    <w:p w14:paraId="13884E89" w14:textId="77777777" w:rsidR="00EA27FE" w:rsidRDefault="00000000">
      <w:pPr>
        <w:spacing w:after="240" w:line="360" w:lineRule="auto"/>
      </w:pPr>
      <w: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14:paraId="6F39869A" w14:textId="77777777" w:rsidR="00EA27FE" w:rsidRDefault="00000000">
      <w:pPr>
        <w:spacing w:before="240" w:after="120" w:line="360" w:lineRule="auto"/>
      </w:pPr>
      <w:r>
        <w:rPr>
          <w:b/>
          <w:color w:val="000000"/>
        </w:rP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lastRenderedPageBreak/>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drawing>
          <wp:inline distT="0" distB="0" distL="0" distR="0" wp14:anchorId="1986F530" wp14:editId="6978FF63">
            <wp:extent cx="5029200" cy="3959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a:blip r:embed="rId14"/>
                    <a:stretch>
                      <a:fillRect/>
                    </a:stretch>
                  </pic:blipFill>
                  <pic:spPr>
                    <a:xfrm>
                      <a:off x="0" y="0"/>
                      <a:ext cx="5029200" cy="3959441"/>
                    </a:xfrm>
                    <a:prstGeom prst="rect">
                      <a:avLst/>
                    </a:prstGeom>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68FC92D4" w14:textId="77777777" w:rsidR="00EA27FE" w:rsidRDefault="00000000">
      <w:pPr>
        <w:spacing w:after="240" w:line="240" w:lineRule="auto"/>
        <w:jc w:val="center"/>
      </w:pPr>
      <w:r>
        <w:rPr>
          <w:i/>
          <w:sz w:val="20"/>
        </w:rPr>
        <w: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t>
      </w:r>
    </w:p>
    <w:p w14:paraId="3C99AEA0" w14:textId="77777777" w:rsidR="00EA27FE" w:rsidRDefault="00000000">
      <w:pPr>
        <w:spacing w:before="240" w:after="120" w:line="360" w:lineRule="auto"/>
      </w:pPr>
      <w:r>
        <w:rPr>
          <w:b/>
          <w:color w:val="000000"/>
        </w:rP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lastRenderedPageBreak/>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pPr>
        <w:spacing w:before="280" w:after="160" w:line="360" w:lineRule="auto"/>
      </w:pPr>
      <w:r>
        <w:rPr>
          <w:b/>
          <w:color w:val="000000"/>
          <w:sz w:val="26"/>
        </w:rPr>
        <w:t>3.8 Statistical Analysis Plan</w:t>
      </w:r>
    </w:p>
    <w:p w14:paraId="7DDE88EE" w14:textId="77777777" w:rsidR="00EA27FE" w:rsidRDefault="00000000">
      <w:pPr>
        <w:spacing w:before="240" w:after="120" w:line="360" w:lineRule="auto"/>
      </w:pPr>
      <w:r>
        <w:rPr>
          <w:b/>
          <w:color w:val="000000"/>
        </w:rP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 xml:space="preserve">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w:t>
      </w:r>
      <w:r>
        <w:lastRenderedPageBreak/>
        <w:t>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pPr>
        <w:spacing w:before="280" w:after="160" w:line="360" w:lineRule="auto"/>
      </w:pPr>
      <w:r>
        <w:rPr>
          <w:b/>
          <w:color w:val="000000"/>
          <w:sz w:val="26"/>
        </w:rPr>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t xml:space="preserve">Iterative #1: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t>Iterative #2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t>Iterative #3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lastRenderedPageBreak/>
        <w:t>Iterative #4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pPr>
        <w:spacing w:before="280" w:after="160" w:line="360" w:lineRule="auto"/>
      </w:pPr>
      <w:r>
        <w:rPr>
          <w:b/>
          <w:color w:val="000000"/>
          <w:sz w:val="26"/>
        </w:rPr>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pPr>
        <w:spacing w:before="240" w:after="120" w:line="360" w:lineRule="auto"/>
      </w:pPr>
      <w:r>
        <w:rPr>
          <w:b/>
          <w:color w:val="000000"/>
        </w:rP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6D4FDEAB" w14:textId="77777777" w:rsidR="00EA27FE" w:rsidRDefault="00EA27FE"/>
    <w:p w14:paraId="2C1E35EA" w14:textId="77777777" w:rsidR="00EA27FE" w:rsidRDefault="00000000">
      <w:pPr>
        <w:spacing w:before="240" w:after="120" w:line="360" w:lineRule="auto"/>
      </w:pPr>
      <w:r>
        <w:rPr>
          <w:b/>
          <w:color w:val="000000"/>
        </w:rPr>
        <w:t>3.10.2 Gantt Chart</w:t>
      </w:r>
    </w:p>
    <w:p w14:paraId="1E072C26" w14:textId="77777777" w:rsidR="00EA27FE" w:rsidRDefault="00000000">
      <w:pPr>
        <w:jc w:val="center"/>
      </w:pPr>
      <w:r>
        <w:rPr>
          <w:noProof/>
        </w:rPr>
        <w:lastRenderedPageBreak/>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pPr>
      <w:r>
        <w:rPr>
          <w:i/>
          <w:sz w:val="20"/>
        </w:rPr>
        <w:t>Figure 3.5: Dissertation Project Timetable — Gantt Chart</w:t>
      </w:r>
    </w:p>
    <w:p w14:paraId="61D5D6D0" w14:textId="77777777" w:rsidR="00EA27FE" w:rsidRDefault="00000000">
      <w:pPr>
        <w:spacing w:after="240" w:line="240" w:lineRule="auto"/>
        <w:jc w:val="center"/>
      </w:pPr>
      <w:r>
        <w:rPr>
          <w:i/>
          <w:sz w:val="20"/>
        </w:rPr>
        <w:t>Figure 3.5: Project timeline — five phases (Literature Review, Proposal, Data Collection, Design &amp; Development, Evaluation &amp; Write-Up), April 1 – August 2, 2026. Overlapping phases reflect the iterative development methodology (§3.9) rather than a strict waterfall sequence.</w:t>
      </w:r>
    </w:p>
    <w:p w14:paraId="639EDFA6" w14:textId="77777777" w:rsidR="00EA27FE" w:rsidRDefault="00000000">
      <w:pPr>
        <w:spacing w:before="240" w:after="120" w:line="360" w:lineRule="auto"/>
      </w:pPr>
      <w:r>
        <w:rPr>
          <w:b/>
          <w:color w:val="000000"/>
        </w:rP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7AC0244C" w14:textId="77777777" w:rsidR="00EA27FE" w:rsidRDefault="00EA27FE"/>
    <w:p w14:paraId="383D6A53" w14:textId="77777777" w:rsidR="00EA27FE" w:rsidRDefault="00000000">
      <w:pPr>
        <w:spacing w:before="280" w:after="160" w:line="360" w:lineRule="auto"/>
      </w:pPr>
      <w:r>
        <w:rPr>
          <w:b/>
          <w:color w:val="000000"/>
          <w:sz w:val="26"/>
        </w:rPr>
        <w:t>3.11 Resource Requirements</w:t>
      </w:r>
    </w:p>
    <w:p w14:paraId="2724CF97" w14:textId="77777777" w:rsidR="00EA27FE" w:rsidRDefault="00000000">
      <w:pPr>
        <w:spacing w:before="240" w:after="120" w:line="360" w:lineRule="auto"/>
      </w:pPr>
      <w:r>
        <w:rPr>
          <w:b/>
          <w:color w:val="000000"/>
        </w:rP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 xml:space="preserve">Communicates with DeepSeek via local </w:t>
            </w:r>
            <w:r>
              <w:rPr>
                <w:sz w:val="20"/>
              </w:rPr>
              <w:lastRenderedPageBreak/>
              <w:t>endpoint and 9router</w:t>
            </w:r>
          </w:p>
        </w:tc>
      </w:tr>
      <w:tr w:rsidR="00EA27FE" w14:paraId="3A1417F5" w14:textId="77777777" w:rsidTr="00DD4F9E">
        <w:tc>
          <w:tcPr>
            <w:tcW w:w="2093" w:type="dxa"/>
          </w:tcPr>
          <w:p w14:paraId="550E48D4" w14:textId="77777777" w:rsidR="00EA27FE" w:rsidRDefault="00000000">
            <w:r>
              <w:rPr>
                <w:sz w:val="20"/>
              </w:rPr>
              <w:lastRenderedPageBreak/>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4EF223D4" w14:textId="77777777" w:rsidR="00EA27FE" w:rsidRDefault="00EA27FE"/>
    <w:p w14:paraId="3A556C42" w14:textId="77777777" w:rsidR="00EA27FE" w:rsidRDefault="00000000">
      <w:pPr>
        <w:spacing w:before="240" w:after="120" w:line="360" w:lineRule="auto"/>
      </w:pPr>
      <w:r>
        <w:rPr>
          <w:b/>
          <w:color w:val="000000"/>
        </w:rPr>
        <w:t>3.11.2 Budget</w:t>
      </w:r>
    </w:p>
    <w:tbl>
      <w:tblPr>
        <w:tblStyle w:val="TableGrid"/>
        <w:tblW w:w="0" w:type="auto"/>
        <w:tblLook w:val="04A0" w:firstRow="1" w:lastRow="0" w:firstColumn="1" w:lastColumn="0" w:noHBand="0" w:noVBand="1"/>
      </w:tblPr>
      <w:tblGrid>
        <w:gridCol w:w="2376"/>
        <w:gridCol w:w="2552"/>
        <w:gridCol w:w="4144"/>
      </w:tblGrid>
      <w:tr w:rsidR="00EA27FE" w14:paraId="04460ED3" w14:textId="77777777" w:rsidTr="00DD4F9E">
        <w:tc>
          <w:tcPr>
            <w:tcW w:w="2376" w:type="dxa"/>
            <w:shd w:val="clear" w:color="auto" w:fill="D9E2F3"/>
          </w:tcPr>
          <w:p w14:paraId="7A26FD8F" w14:textId="77777777" w:rsidR="00EA27FE" w:rsidRDefault="00000000">
            <w:r>
              <w:rPr>
                <w:b/>
                <w:sz w:val="20"/>
              </w:rPr>
              <w:t>Item</w:t>
            </w:r>
          </w:p>
        </w:tc>
        <w:tc>
          <w:tcPr>
            <w:tcW w:w="2552" w:type="dxa"/>
            <w:shd w:val="clear" w:color="auto" w:fill="D9E2F3"/>
          </w:tcPr>
          <w:p w14:paraId="44DA5222" w14:textId="77777777" w:rsidR="00EA27FE" w:rsidRDefault="00000000">
            <w:r>
              <w:rPr>
                <w:b/>
                <w:sz w:val="20"/>
              </w:rPr>
              <w:t>Cost</w:t>
            </w:r>
          </w:p>
        </w:tc>
        <w:tc>
          <w:tcPr>
            <w:tcW w:w="4144" w:type="dxa"/>
            <w:shd w:val="clear" w:color="auto" w:fill="D9E2F3"/>
          </w:tcPr>
          <w:p w14:paraId="068DAD82" w14:textId="77777777" w:rsidR="00EA27FE" w:rsidRDefault="00000000">
            <w:r>
              <w:rPr>
                <w:b/>
                <w:sz w:val="20"/>
              </w:rPr>
              <w:t>Notes</w:t>
            </w:r>
          </w:p>
        </w:tc>
      </w:tr>
      <w:tr w:rsidR="00EA27FE" w14:paraId="70C9F0B4" w14:textId="77777777" w:rsidTr="00DD4F9E">
        <w:tc>
          <w:tcPr>
            <w:tcW w:w="2376" w:type="dxa"/>
          </w:tcPr>
          <w:p w14:paraId="0EB369C8" w14:textId="77777777" w:rsidR="00EA27FE" w:rsidRDefault="00000000">
            <w:r>
              <w:rPr>
                <w:sz w:val="20"/>
              </w:rPr>
              <w:t>API usage (LLM + embeddings)</w:t>
            </w:r>
          </w:p>
        </w:tc>
        <w:tc>
          <w:tcPr>
            <w:tcW w:w="2552" w:type="dxa"/>
          </w:tcPr>
          <w:p w14:paraId="13EDC8D1" w14:textId="77777777" w:rsidR="00EA27FE" w:rsidRDefault="00000000">
            <w:r>
              <w:rPr>
                <w:sz w:val="20"/>
              </w:rPr>
              <w:t>LKR 0</w:t>
            </w:r>
          </w:p>
        </w:tc>
        <w:tc>
          <w:tcPr>
            <w:tcW w:w="4144" w:type="dxa"/>
          </w:tcPr>
          <w:p w14:paraId="243DC561" w14:textId="77777777" w:rsidR="00EA27FE" w:rsidRDefault="00000000">
            <w:r>
              <w:rPr>
                <w:sz w:val="20"/>
              </w:rPr>
              <w:t>Free tiers: Gemini, OpenCode, Cloudflare Workers AI, Ollama local</w:t>
            </w:r>
          </w:p>
        </w:tc>
      </w:tr>
      <w:tr w:rsidR="00EA27FE" w14:paraId="26E92D50" w14:textId="77777777" w:rsidTr="00DD4F9E">
        <w:tc>
          <w:tcPr>
            <w:tcW w:w="2376" w:type="dxa"/>
          </w:tcPr>
          <w:p w14:paraId="0E241AC3" w14:textId="77777777" w:rsidR="00EA27FE" w:rsidRDefault="00000000">
            <w:r>
              <w:rPr>
                <w:sz w:val="20"/>
              </w:rPr>
              <w:t>VPS for testing</w:t>
            </w:r>
          </w:p>
        </w:tc>
        <w:tc>
          <w:tcPr>
            <w:tcW w:w="2552" w:type="dxa"/>
          </w:tcPr>
          <w:p w14:paraId="1A235793" w14:textId="77777777" w:rsidR="00EA27FE" w:rsidRDefault="00000000">
            <w:r>
              <w:rPr>
                <w:sz w:val="20"/>
              </w:rPr>
              <w:t>~LKR 7,500</w:t>
            </w:r>
          </w:p>
        </w:tc>
        <w:tc>
          <w:tcPr>
            <w:tcW w:w="4144" w:type="dxa"/>
          </w:tcPr>
          <w:p w14:paraId="58E366BC" w14:textId="77777777" w:rsidR="00EA27FE" w:rsidRDefault="00000000">
            <w:r>
              <w:rPr>
                <w:sz w:val="20"/>
              </w:rPr>
              <w:t>Contabo VPS, ~USD 7/month × 3 months</w:t>
            </w:r>
          </w:p>
        </w:tc>
      </w:tr>
      <w:tr w:rsidR="00EA27FE" w14:paraId="3CB28041" w14:textId="77777777" w:rsidTr="00DD4F9E">
        <w:tc>
          <w:tcPr>
            <w:tcW w:w="2376" w:type="dxa"/>
          </w:tcPr>
          <w:p w14:paraId="5A7C28EF" w14:textId="77777777" w:rsidR="00EA27FE" w:rsidRDefault="00000000">
            <w:r>
              <w:rPr>
                <w:sz w:val="20"/>
              </w:rPr>
              <w:t>Vector database (local)</w:t>
            </w:r>
          </w:p>
        </w:tc>
        <w:tc>
          <w:tcPr>
            <w:tcW w:w="2552" w:type="dxa"/>
          </w:tcPr>
          <w:p w14:paraId="683B2E9D" w14:textId="77777777" w:rsidR="00EA27FE" w:rsidRDefault="00000000">
            <w:r>
              <w:rPr>
                <w:sz w:val="20"/>
              </w:rPr>
              <w:t>LKR 0</w:t>
            </w:r>
          </w:p>
        </w:tc>
        <w:tc>
          <w:tcPr>
            <w:tcW w:w="4144" w:type="dxa"/>
          </w:tcPr>
          <w:p w14:paraId="41783C6A" w14:textId="77777777" w:rsidR="00EA27FE" w:rsidRDefault="00000000">
            <w:r>
              <w:rPr>
                <w:sz w:val="20"/>
              </w:rPr>
              <w:t>Chroma runs locally</w:t>
            </w:r>
          </w:p>
        </w:tc>
      </w:tr>
      <w:tr w:rsidR="00EA27FE" w14:paraId="46B69282" w14:textId="77777777" w:rsidTr="00DD4F9E">
        <w:tc>
          <w:tcPr>
            <w:tcW w:w="2376" w:type="dxa"/>
          </w:tcPr>
          <w:p w14:paraId="26EF1DF9" w14:textId="77777777" w:rsidR="00EA27FE" w:rsidRDefault="00000000">
            <w:r>
              <w:rPr>
                <w:sz w:val="20"/>
              </w:rPr>
              <w:t>Teacher honoraria</w:t>
            </w:r>
          </w:p>
        </w:tc>
        <w:tc>
          <w:tcPr>
            <w:tcW w:w="2552" w:type="dxa"/>
          </w:tcPr>
          <w:p w14:paraId="3E5DA390" w14:textId="77777777" w:rsidR="00EA27FE" w:rsidRDefault="00000000">
            <w:r>
              <w:rPr>
                <w:sz w:val="20"/>
              </w:rPr>
              <w:t>LKR 0</w:t>
            </w:r>
          </w:p>
        </w:tc>
        <w:tc>
          <w:tcPr>
            <w:tcW w:w="4144" w:type="dxa"/>
          </w:tcPr>
          <w:p w14:paraId="29589771" w14:textId="77777777" w:rsidR="00EA27FE" w:rsidRDefault="00000000">
            <w:r>
              <w:rPr>
                <w:sz w:val="20"/>
              </w:rPr>
              <w:t>In-kind: 4-month free platform access</w:t>
            </w:r>
          </w:p>
        </w:tc>
      </w:tr>
      <w:tr w:rsidR="00EA27FE" w14:paraId="241DAA3C" w14:textId="77777777" w:rsidTr="00DD4F9E">
        <w:tc>
          <w:tcPr>
            <w:tcW w:w="2376" w:type="dxa"/>
          </w:tcPr>
          <w:p w14:paraId="651F5180" w14:textId="77777777" w:rsidR="00EA27FE" w:rsidRDefault="00000000">
            <w:r>
              <w:rPr>
                <w:sz w:val="20"/>
              </w:rPr>
              <w:t>**Total**</w:t>
            </w:r>
          </w:p>
        </w:tc>
        <w:tc>
          <w:tcPr>
            <w:tcW w:w="2552" w:type="dxa"/>
          </w:tcPr>
          <w:p w14:paraId="7D869841" w14:textId="77777777" w:rsidR="00EA27FE" w:rsidRDefault="00000000">
            <w:r>
              <w:rPr>
                <w:sz w:val="20"/>
              </w:rPr>
              <w:t>**~LKR 7,500**</w:t>
            </w:r>
          </w:p>
        </w:tc>
        <w:tc>
          <w:tcPr>
            <w:tcW w:w="4144" w:type="dxa"/>
          </w:tcPr>
          <w:p w14:paraId="2F8BE003" w14:textId="77777777" w:rsidR="00EA27FE" w:rsidRDefault="00000000">
            <w:r>
              <w:rPr>
                <w:sz w:val="20"/>
              </w:rPr>
              <w:t>**~£19**</w:t>
            </w:r>
          </w:p>
        </w:tc>
      </w:tr>
    </w:tbl>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pPr>
        <w:spacing w:before="280" w:after="160" w:line="360" w:lineRule="auto"/>
      </w:pPr>
      <w:r>
        <w:rPr>
          <w:b/>
          <w:color w:val="000000"/>
          <w:sz w:val="26"/>
        </w:rPr>
        <w:t>3.12 Risk Assessment and Mitigation</w:t>
      </w:r>
    </w:p>
    <w:tbl>
      <w:tblPr>
        <w:tblStyle w:val="TableGrid"/>
        <w:tblW w:w="0" w:type="auto"/>
        <w:tblLook w:val="04A0" w:firstRow="1" w:lastRow="0" w:firstColumn="1" w:lastColumn="0" w:noHBand="0" w:noVBand="1"/>
      </w:tblPr>
      <w:tblGrid>
        <w:gridCol w:w="1951"/>
        <w:gridCol w:w="1418"/>
        <w:gridCol w:w="1417"/>
        <w:gridCol w:w="4286"/>
      </w:tblGrid>
      <w:tr w:rsidR="00EA27FE" w14:paraId="3909CDE2" w14:textId="77777777" w:rsidTr="00DD4F9E">
        <w:tc>
          <w:tcPr>
            <w:tcW w:w="1951" w:type="dxa"/>
            <w:shd w:val="clear" w:color="auto" w:fill="D9E2F3"/>
          </w:tcPr>
          <w:p w14:paraId="0343F5B9" w14:textId="77777777" w:rsidR="00EA27FE" w:rsidRDefault="00000000">
            <w:r>
              <w:rPr>
                <w:b/>
                <w:sz w:val="20"/>
              </w:rPr>
              <w:t>Risk</w:t>
            </w:r>
          </w:p>
        </w:tc>
        <w:tc>
          <w:tcPr>
            <w:tcW w:w="1418" w:type="dxa"/>
            <w:shd w:val="clear" w:color="auto" w:fill="D9E2F3"/>
          </w:tcPr>
          <w:p w14:paraId="61366CC8" w14:textId="77777777" w:rsidR="00EA27FE" w:rsidRDefault="00000000">
            <w:r>
              <w:rPr>
                <w:b/>
                <w:sz w:val="20"/>
              </w:rPr>
              <w:t>Likelihood</w:t>
            </w:r>
          </w:p>
        </w:tc>
        <w:tc>
          <w:tcPr>
            <w:tcW w:w="1417" w:type="dxa"/>
            <w:shd w:val="clear" w:color="auto" w:fill="D9E2F3"/>
          </w:tcPr>
          <w:p w14:paraId="7FF825CC" w14:textId="77777777" w:rsidR="00EA27FE" w:rsidRDefault="00000000">
            <w:r>
              <w:rPr>
                <w:b/>
                <w:sz w:val="20"/>
              </w:rPr>
              <w:t>Impact</w:t>
            </w:r>
          </w:p>
        </w:tc>
        <w:tc>
          <w:tcPr>
            <w:tcW w:w="4286" w:type="dxa"/>
            <w:shd w:val="clear" w:color="auto" w:fill="D9E2F3"/>
          </w:tcPr>
          <w:p w14:paraId="6DCEFE97" w14:textId="77777777" w:rsidR="00EA27FE" w:rsidRDefault="00000000">
            <w:r>
              <w:rPr>
                <w:b/>
                <w:sz w:val="20"/>
              </w:rPr>
              <w:t>Mitigation</w:t>
            </w:r>
          </w:p>
        </w:tc>
      </w:tr>
      <w:tr w:rsidR="00EA27FE" w14:paraId="4CD0E8B2" w14:textId="77777777" w:rsidTr="00DD4F9E">
        <w:tc>
          <w:tcPr>
            <w:tcW w:w="1951" w:type="dxa"/>
          </w:tcPr>
          <w:p w14:paraId="482C27A6" w14:textId="77777777" w:rsidR="00EA27FE" w:rsidRDefault="00000000">
            <w:r>
              <w:rPr>
                <w:sz w:val="20"/>
              </w:rPr>
              <w:t>AI model incapability with Sinhala</w:t>
            </w:r>
          </w:p>
        </w:tc>
        <w:tc>
          <w:tcPr>
            <w:tcW w:w="1418" w:type="dxa"/>
          </w:tcPr>
          <w:p w14:paraId="60F9EF42" w14:textId="77777777" w:rsidR="00EA27FE" w:rsidRDefault="00000000">
            <w:r>
              <w:rPr>
                <w:sz w:val="20"/>
              </w:rPr>
              <w:t>High</w:t>
            </w:r>
          </w:p>
        </w:tc>
        <w:tc>
          <w:tcPr>
            <w:tcW w:w="1417" w:type="dxa"/>
          </w:tcPr>
          <w:p w14:paraId="6F5C9CA7" w14:textId="77777777" w:rsidR="00EA27FE" w:rsidRDefault="00000000">
            <w:r>
              <w:rPr>
                <w:sz w:val="20"/>
              </w:rPr>
              <w:t>High</w:t>
            </w:r>
          </w:p>
        </w:tc>
        <w:tc>
          <w:tcPr>
            <w:tcW w:w="4286" w:type="dxa"/>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DD4F9E">
        <w:tc>
          <w:tcPr>
            <w:tcW w:w="1951" w:type="dxa"/>
          </w:tcPr>
          <w:p w14:paraId="057BD7B9" w14:textId="77777777" w:rsidR="00EA27FE" w:rsidRDefault="00000000">
            <w:r>
              <w:rPr>
                <w:sz w:val="20"/>
              </w:rPr>
              <w:t>Poor retrieval quality for Sinhala</w:t>
            </w:r>
          </w:p>
        </w:tc>
        <w:tc>
          <w:tcPr>
            <w:tcW w:w="1418" w:type="dxa"/>
          </w:tcPr>
          <w:p w14:paraId="7B0F8CA0" w14:textId="77777777" w:rsidR="00EA27FE" w:rsidRDefault="00000000">
            <w:r>
              <w:rPr>
                <w:sz w:val="20"/>
              </w:rPr>
              <w:t>Medium</w:t>
            </w:r>
          </w:p>
        </w:tc>
        <w:tc>
          <w:tcPr>
            <w:tcW w:w="1417" w:type="dxa"/>
          </w:tcPr>
          <w:p w14:paraId="1E92CDB7" w14:textId="77777777" w:rsidR="00EA27FE" w:rsidRDefault="00000000">
            <w:r>
              <w:rPr>
                <w:sz w:val="20"/>
              </w:rPr>
              <w:t>High</w:t>
            </w:r>
          </w:p>
        </w:tc>
        <w:tc>
          <w:tcPr>
            <w:tcW w:w="4286" w:type="dxa"/>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DD4F9E">
        <w:tc>
          <w:tcPr>
            <w:tcW w:w="1951" w:type="dxa"/>
          </w:tcPr>
          <w:p w14:paraId="427103ED" w14:textId="77777777" w:rsidR="00EA27FE" w:rsidRDefault="00000000">
            <w:r>
              <w:rPr>
                <w:sz w:val="20"/>
              </w:rPr>
              <w:t>Human evaluator dropout</w:t>
            </w:r>
          </w:p>
        </w:tc>
        <w:tc>
          <w:tcPr>
            <w:tcW w:w="1418" w:type="dxa"/>
          </w:tcPr>
          <w:p w14:paraId="04B0614F" w14:textId="77777777" w:rsidR="00EA27FE" w:rsidRDefault="00000000">
            <w:r>
              <w:rPr>
                <w:sz w:val="20"/>
              </w:rPr>
              <w:t>Low</w:t>
            </w:r>
          </w:p>
        </w:tc>
        <w:tc>
          <w:tcPr>
            <w:tcW w:w="1417" w:type="dxa"/>
          </w:tcPr>
          <w:p w14:paraId="7D91CEBD" w14:textId="77777777" w:rsidR="00EA27FE" w:rsidRDefault="00000000">
            <w:r>
              <w:rPr>
                <w:sz w:val="20"/>
              </w:rPr>
              <w:t>Medium</w:t>
            </w:r>
          </w:p>
        </w:tc>
        <w:tc>
          <w:tcPr>
            <w:tcW w:w="4286" w:type="dxa"/>
          </w:tcPr>
          <w:p w14:paraId="5DB52DF5" w14:textId="77777777" w:rsidR="00EA27FE" w:rsidRDefault="00000000">
            <w:r>
              <w:rPr>
                <w:sz w:val="20"/>
              </w:rPr>
              <w:t>Recruit 3 evaluators; prepare backup contacts</w:t>
            </w:r>
          </w:p>
        </w:tc>
      </w:tr>
      <w:tr w:rsidR="00EA27FE" w14:paraId="5471E33C" w14:textId="77777777" w:rsidTr="00DD4F9E">
        <w:tc>
          <w:tcPr>
            <w:tcW w:w="1951" w:type="dxa"/>
          </w:tcPr>
          <w:p w14:paraId="40D6CBD4" w14:textId="77777777" w:rsidR="00EA27FE" w:rsidRDefault="00000000">
            <w:r>
              <w:rPr>
                <w:sz w:val="20"/>
              </w:rPr>
              <w:t>LLM hallucination in evaluation context</w:t>
            </w:r>
          </w:p>
        </w:tc>
        <w:tc>
          <w:tcPr>
            <w:tcW w:w="1418" w:type="dxa"/>
          </w:tcPr>
          <w:p w14:paraId="0B566799" w14:textId="77777777" w:rsidR="00EA27FE" w:rsidRDefault="00000000">
            <w:r>
              <w:rPr>
                <w:sz w:val="20"/>
              </w:rPr>
              <w:t>Medium</w:t>
            </w:r>
          </w:p>
        </w:tc>
        <w:tc>
          <w:tcPr>
            <w:tcW w:w="1417" w:type="dxa"/>
          </w:tcPr>
          <w:p w14:paraId="0CD11B6C" w14:textId="77777777" w:rsidR="00EA27FE" w:rsidRDefault="00000000">
            <w:r>
              <w:rPr>
                <w:sz w:val="20"/>
              </w:rPr>
              <w:t>Medium</w:t>
            </w:r>
          </w:p>
        </w:tc>
        <w:tc>
          <w:tcPr>
            <w:tcW w:w="4286" w:type="dxa"/>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DD4F9E">
        <w:tc>
          <w:tcPr>
            <w:tcW w:w="1951" w:type="dxa"/>
          </w:tcPr>
          <w:p w14:paraId="30276976" w14:textId="77777777" w:rsidR="00EA27FE" w:rsidRDefault="00000000">
            <w:r>
              <w:rPr>
                <w:sz w:val="20"/>
              </w:rPr>
              <w:t>Technical integration failures</w:t>
            </w:r>
          </w:p>
        </w:tc>
        <w:tc>
          <w:tcPr>
            <w:tcW w:w="1418" w:type="dxa"/>
          </w:tcPr>
          <w:p w14:paraId="7305A696" w14:textId="77777777" w:rsidR="00EA27FE" w:rsidRDefault="00000000">
            <w:r>
              <w:rPr>
                <w:sz w:val="20"/>
              </w:rPr>
              <w:t>Low</w:t>
            </w:r>
          </w:p>
        </w:tc>
        <w:tc>
          <w:tcPr>
            <w:tcW w:w="1417" w:type="dxa"/>
          </w:tcPr>
          <w:p w14:paraId="3AD4B6B6" w14:textId="77777777" w:rsidR="00EA27FE" w:rsidRDefault="00000000">
            <w:r>
              <w:rPr>
                <w:sz w:val="20"/>
              </w:rPr>
              <w:t>Medium</w:t>
            </w:r>
          </w:p>
        </w:tc>
        <w:tc>
          <w:tcPr>
            <w:tcW w:w="4286" w:type="dxa"/>
          </w:tcPr>
          <w:p w14:paraId="0D724574" w14:textId="77777777" w:rsidR="00EA27FE" w:rsidRDefault="00000000">
            <w:r>
              <w:rPr>
                <w:sz w:val="20"/>
              </w:rPr>
              <w:t>Maintain modular architecture; Chroma zero-dependency deployment; 9router provider fallback</w:t>
            </w:r>
          </w:p>
        </w:tc>
      </w:tr>
      <w:tr w:rsidR="00EA27FE" w14:paraId="520284D2" w14:textId="77777777" w:rsidTr="00DD4F9E">
        <w:tc>
          <w:tcPr>
            <w:tcW w:w="1951" w:type="dxa"/>
          </w:tcPr>
          <w:p w14:paraId="5291704D" w14:textId="77777777" w:rsidR="00EA27FE" w:rsidRDefault="00000000">
            <w:r>
              <w:rPr>
                <w:sz w:val="20"/>
              </w:rPr>
              <w:t>Insufficient statistical power</w:t>
            </w:r>
          </w:p>
        </w:tc>
        <w:tc>
          <w:tcPr>
            <w:tcW w:w="1418" w:type="dxa"/>
          </w:tcPr>
          <w:p w14:paraId="308E2DBD" w14:textId="77777777" w:rsidR="00EA27FE" w:rsidRDefault="00000000">
            <w:r>
              <w:rPr>
                <w:sz w:val="20"/>
              </w:rPr>
              <w:t>Medium</w:t>
            </w:r>
          </w:p>
        </w:tc>
        <w:tc>
          <w:tcPr>
            <w:tcW w:w="1417" w:type="dxa"/>
          </w:tcPr>
          <w:p w14:paraId="597D777D" w14:textId="77777777" w:rsidR="00EA27FE" w:rsidRDefault="00000000">
            <w:r>
              <w:rPr>
                <w:sz w:val="20"/>
              </w:rPr>
              <w:t>Medium</w:t>
            </w:r>
          </w:p>
        </w:tc>
        <w:tc>
          <w:tcPr>
            <w:tcW w:w="4286" w:type="dxa"/>
          </w:tcPr>
          <w:p w14:paraId="3D5DC95B" w14:textId="77777777" w:rsidR="00EA27FE" w:rsidRDefault="00000000">
            <w:r>
              <w:rPr>
                <w:sz w:val="20"/>
              </w:rPr>
              <w:t>82-question set across 7 topics; Wilcoxon paired design maximises power</w:t>
            </w:r>
          </w:p>
        </w:tc>
      </w:tr>
      <w:tr w:rsidR="00EA27FE" w14:paraId="58FB5049" w14:textId="77777777" w:rsidTr="00DD4F9E">
        <w:tc>
          <w:tcPr>
            <w:tcW w:w="1951" w:type="dxa"/>
          </w:tcPr>
          <w:p w14:paraId="45AE412F" w14:textId="77777777" w:rsidR="00EA27FE" w:rsidRDefault="00000000">
            <w:r>
              <w:rPr>
                <w:sz w:val="20"/>
              </w:rPr>
              <w:t>Time overrun</w:t>
            </w:r>
          </w:p>
        </w:tc>
        <w:tc>
          <w:tcPr>
            <w:tcW w:w="1418" w:type="dxa"/>
          </w:tcPr>
          <w:p w14:paraId="49077A32" w14:textId="77777777" w:rsidR="00EA27FE" w:rsidRDefault="00000000">
            <w:r>
              <w:rPr>
                <w:sz w:val="20"/>
              </w:rPr>
              <w:t>Medium</w:t>
            </w:r>
          </w:p>
        </w:tc>
        <w:tc>
          <w:tcPr>
            <w:tcW w:w="1417" w:type="dxa"/>
          </w:tcPr>
          <w:p w14:paraId="3EE7AD00" w14:textId="77777777" w:rsidR="00EA27FE" w:rsidRDefault="00000000">
            <w:r>
              <w:rPr>
                <w:sz w:val="20"/>
              </w:rPr>
              <w:t>High</w:t>
            </w:r>
          </w:p>
        </w:tc>
        <w:tc>
          <w:tcPr>
            <w:tcW w:w="4286" w:type="dxa"/>
          </w:tcPr>
          <w:p w14:paraId="58E4B4DC" w14:textId="77777777" w:rsidR="00EA27FE" w:rsidRDefault="00000000">
            <w:r>
              <w:rPr>
                <w:sz w:val="20"/>
              </w:rPr>
              <w:t>Build buffer into timeline; prioritise core RQs; defer RQ3 if necessary</w:t>
            </w:r>
          </w:p>
        </w:tc>
      </w:tr>
    </w:tbl>
    <w:p w14:paraId="3C43DDBB" w14:textId="77777777" w:rsidR="00EA27FE" w:rsidRDefault="00EA27FE"/>
    <w:p w14:paraId="129E2747" w14:textId="77777777" w:rsidR="00EA27FE" w:rsidRDefault="00000000">
      <w:pPr>
        <w:spacing w:before="280" w:after="160" w:line="360" w:lineRule="auto"/>
      </w:pPr>
      <w:r>
        <w:rPr>
          <w:b/>
          <w:color w:val="000000"/>
          <w:sz w:val="26"/>
        </w:rPr>
        <w:t>3.13 Ethical Considerations</w:t>
      </w:r>
    </w:p>
    <w:p w14:paraId="58558830" w14:textId="77777777" w:rsidR="00EA27FE" w:rsidRDefault="00000000">
      <w:pPr>
        <w:spacing w:after="240" w:line="360" w:lineRule="auto"/>
      </w:pPr>
      <w:r>
        <w:lastRenderedPageBreak/>
        <w:t>This research adheres to Wrexham University's Research Ethics Policy and BERA (2018) guidelines. Ethical approval was obtained prior to data collection or human participant involvement.</w:t>
      </w:r>
    </w:p>
    <w:p w14:paraId="64567885" w14:textId="77777777" w:rsidR="00EA27FE" w:rsidRDefault="00000000">
      <w:pPr>
        <w:spacing w:before="240" w:after="120" w:line="360" w:lineRule="auto"/>
      </w:pPr>
      <w:r>
        <w:rPr>
          <w:b/>
          <w:color w:val="000000"/>
        </w:rPr>
        <w:t>3.13.1 Data Ethics</w:t>
      </w:r>
    </w:p>
    <w:p w14:paraId="645A7369" w14:textId="77777777" w:rsidR="00EA27FE" w:rsidRDefault="00000000">
      <w:pPr>
        <w:spacing w:after="240" w:line="360" w:lineRule="auto"/>
      </w:pPr>
      <w: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pPr>
        <w:spacing w:before="240" w:after="120" w:line="360" w:lineRule="auto"/>
      </w:pPr>
      <w:r>
        <w:rPr>
          <w:b/>
          <w:color w:val="000000"/>
        </w:rP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lastRenderedPageBreak/>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pPr>
        <w:spacing w:before="240" w:after="120" w:line="360" w:lineRule="auto"/>
      </w:pPr>
      <w:r>
        <w:rPr>
          <w:b/>
          <w:color w:val="000000"/>
        </w:rPr>
        <w:t>3.13.3 AI Ethics</w:t>
      </w:r>
    </w:p>
    <w:p w14:paraId="01E49125" w14:textId="77777777" w:rsidR="00EA27FE" w:rsidRDefault="00000000">
      <w:pPr>
        <w:spacing w:after="240" w:line="360" w:lineRule="auto"/>
      </w:pPr>
      <w:r>
        <w:t>Hallucinations in Educational Contexts.</w:t>
      </w:r>
    </w:p>
    <w:p w14:paraId="38A0D91C" w14:textId="77777777" w:rsidR="00EA27FE" w:rsidRDefault="00000000">
      <w:pPr>
        <w:spacing w:after="240" w:line="360" w:lineRule="auto"/>
      </w:pPr>
      <w:r>
        <w:lastRenderedPageBreak/>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Default="00000000">
      <w:pPr>
        <w:spacing w:after="240" w:line="360" w:lineRule="auto"/>
      </w:pPr>
      <w:r>
        <w:t>Use of Retrieval-Augmented Generation (RAG) to Mitigate Hallucinations.</w:t>
      </w:r>
    </w:p>
    <w:p w14:paraId="16A58BD6" w14:textId="77777777" w:rsidR="00EA27FE" w:rsidRDefault="00000000">
      <w:pPr>
        <w:spacing w:after="240" w:line="360" w:lineRule="auto"/>
      </w:pPr>
      <w:r>
        <w:t>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§2.6); it does quantify the residual rate of hallucination for each generated response.</w:t>
      </w:r>
    </w:p>
    <w:p w14:paraId="67F24497" w14:textId="77777777" w:rsidR="00EA27FE" w:rsidRDefault="00000000">
      <w:pPr>
        <w:spacing w:after="240" w:line="360" w:lineRule="auto"/>
      </w:pPr>
      <w:r>
        <w:t>Use of Supervision Only.</w:t>
      </w:r>
    </w:p>
    <w:p w14:paraId="543E495E" w14:textId="77777777" w:rsidR="00EA27FE" w:rsidRDefault="00000000">
      <w:pPr>
        <w:spacing w:after="240" w:line="360" w:lineRule="auto"/>
      </w:pPr>
      <w:r>
        <w:t>This project has been developed as a teacher assistance tool, rather than as a means for un-supervised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Default="00000000">
      <w:pPr>
        <w:spacing w:after="240" w:line="360" w:lineRule="auto"/>
      </w:pPr>
      <w:r>
        <w:t>Enhancing Equity and Access.</w:t>
      </w:r>
    </w:p>
    <w:p w14:paraId="0DD9E1B6" w14:textId="77777777" w:rsidR="00EA27FE" w:rsidRDefault="00000000">
      <w:pPr>
        <w:spacing w:after="240" w:line="360" w:lineRule="auto"/>
      </w:pPr>
      <w: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Default="00000000">
      <w:pPr>
        <w:spacing w:after="240" w:line="360" w:lineRule="auto"/>
      </w:pPr>
      <w:r>
        <w:t>Environmental Impact.</w:t>
      </w:r>
    </w:p>
    <w:p w14:paraId="02D06B41" w14:textId="77777777" w:rsidR="00EA27FE" w:rsidRDefault="00000000">
      <w:pPr>
        <w:spacing w:after="240" w:line="360" w:lineRule="auto"/>
      </w:pPr>
      <w:r>
        <w:t>Our system has minimal environmental cost. All embedding were created locally on a single workstation (multilingual-E5, 560M parameters). We do not currently utilize any GPU cluster(s).</w:t>
      </w:r>
    </w:p>
    <w:p w14:paraId="10AF5C61" w14:textId="77777777" w:rsidR="00EA27FE" w:rsidRDefault="00000000">
      <w:pPr>
        <w:spacing w:before="240" w:after="120" w:line="360" w:lineRule="auto"/>
      </w:pPr>
      <w:r>
        <w:rPr>
          <w:b/>
          <w:color w:val="000000"/>
        </w:rPr>
        <w:lastRenderedPageBreak/>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pPr>
        <w:spacing w:before="360" w:after="240" w:line="360" w:lineRule="auto"/>
      </w:pPr>
      <w:r>
        <w:rPr>
          <w:b/>
          <w:color w:val="000000"/>
          <w:sz w:val="28"/>
        </w:rP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77777777" w:rsidR="00EA27FE" w:rsidRDefault="00000000">
      <w:pPr>
        <w:spacing w:after="240" w:line="360" w:lineRule="auto"/>
      </w:pPr>
      <w:r>
        <w:t>The three aspects of the issue being researched are presented fully within §1.2.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77777777" w:rsidR="00EA27FE" w:rsidRDefault="00000000">
      <w:pPr>
        <w:spacing w:after="240" w:line="360" w:lineRule="auto"/>
      </w:pPr>
      <w:r>
        <w:t>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§2.10 are compared and contrasted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77777777" w:rsidR="00EA27FE" w:rsidRDefault="00000000">
      <w:pPr>
        <w:spacing w:after="240" w:line="360" w:lineRule="auto"/>
      </w:pPr>
      <w:r>
        <w:t>The whole experimental design is described in §3.2: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§4.4 and implemented in §6.3. The full process and evaluation framework used can also be seen in Figure 3.3 in §3.2</w:t>
      </w:r>
    </w:p>
    <w:p w14:paraId="0CBC5833" w14:textId="77777777" w:rsidR="00EA27FE" w:rsidRDefault="00000000">
      <w:pPr>
        <w:spacing w:before="280" w:after="160" w:line="360" w:lineRule="auto"/>
      </w:pPr>
      <w:r>
        <w:rPr>
          <w:b/>
          <w:color w:val="000000"/>
          <w:sz w:val="26"/>
        </w:rPr>
        <w:t>4.4 Baseline Conditions</w:t>
      </w:r>
    </w:p>
    <w:p w14:paraId="309043DE" w14:textId="77777777" w:rsidR="00EA27FE" w:rsidRDefault="00000000">
      <w:pPr>
        <w:spacing w:after="240" w:line="360" w:lineRule="auto"/>
      </w:pPr>
      <w:r>
        <w:t>The two ungrounded base-line cases that were created to determine the influence of retrieval augmentation as opposed to all other factors -- such as a "grounded" vs. "ungrounded" LLM and a "prompt-constrained" but still "ungounded" LLM -- were fully described in §3.5.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29885CFD" w14:textId="77777777" w:rsidR="00EA27FE" w:rsidRDefault="00000000">
      <w:r>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50673232">
            <wp:extent cx="5029200" cy="34444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a:blip r:embed="rId16"/>
                    <a:stretch>
                      <a:fillRect/>
                    </a:stretch>
                  </pic:blipFill>
                  <pic:spPr>
                    <a:xfrm>
                      <a:off x="0" y="0"/>
                      <a:ext cx="5029200" cy="3444478"/>
                    </a:xfrm>
                    <a:prstGeom prst="rect">
                      <a:avLst/>
                    </a:prstGeom>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7CEAA93D" w14:textId="77777777" w:rsidR="00EA27FE" w:rsidRDefault="00000000">
      <w:pPr>
        <w:spacing w:after="240" w:line="240" w:lineRule="auto"/>
        <w:jc w:val="center"/>
      </w:pPr>
      <w:r>
        <w:rPr>
          <w:i/>
          <w:sz w:val="20"/>
        </w:rPr>
        <w:t>Figure 5.1: High-Level RAG System Architecture — Knowledge Base (source documents) → Ingestion Pipeline (extract, clean, chunk, embed) → Vector Database (Chroma) → Query Pipeline (embed, retrieve, assemble context) → Generation Layer (DeepSeek v4 Pro).</w:t>
      </w:r>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lastRenderedPageBreak/>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77777777" w:rsidR="00EA27FE" w:rsidRDefault="00000000">
      <w:pPr>
        <w:spacing w:after="240" w:line="360" w:lineRule="auto"/>
      </w:pPr>
      <w:r>
        <w:t>1. Create an empty index/collection that will have the correct number of dimensions and use the appropriate distance metric</w:t>
      </w:r>
    </w:p>
    <w:p w14:paraId="7BC81678" w14:textId="77777777" w:rsidR="00EA27FE" w:rsidRDefault="00000000">
      <w:pPr>
        <w:spacing w:after="240" w:line="360" w:lineRule="auto"/>
      </w:pPr>
      <w:r>
        <w:t>2. Process documents through ingestion pipe line for the selected chunking strategy</w:t>
      </w:r>
    </w:p>
    <w:p w14:paraId="4612E497" w14:textId="77777777" w:rsidR="00EA27FE" w:rsidRDefault="00000000">
      <w:pPr>
        <w:spacing w:after="240" w:line="360" w:lineRule="auto"/>
      </w:pPr>
      <w:r>
        <w:t>3. Generate embeddings for all chunks based upon the selected embedder model</w:t>
      </w:r>
    </w:p>
    <w:p w14:paraId="5DD85D61" w14:textId="77777777" w:rsidR="00EA27FE" w:rsidRDefault="00000000">
      <w:pPr>
        <w:spacing w:after="240" w:line="360" w:lineRule="auto"/>
      </w:pPr>
      <w:r>
        <w:t>4. Upset embeddings for chunks with their respective metadata within the vector database</w:t>
      </w:r>
    </w:p>
    <w:p w14:paraId="50833AFD" w14:textId="77777777" w:rsidR="00EA27FE" w:rsidRDefault="00000000">
      <w:pPr>
        <w:spacing w:after="240" w:line="360" w:lineRule="auto"/>
      </w:pPr>
      <w:r>
        <w:t>5. 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 xml:space="preserve">The Retrieval Module is capable of supporting a configurable top-k value (default = 5) as well as a Minimum Similarity Threshold to enable filtering of Low-Reliability Results. All </w:t>
      </w:r>
      <w:r>
        <w:lastRenderedPageBreak/>
        <w:t>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particular challenges that require special preprocessing. Normalization: Unicode Normalization Form C (NFC) is used to normalize extracted text. This form composes decomposed character sequences into canonical composed </w:t>
      </w:r>
      <w:r>
        <w:lastRenderedPageBreak/>
        <w:t>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w:t>
      </w:r>
      <w:r>
        <w:lastRenderedPageBreak/>
        <w:t>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225043AC" w14:textId="77777777" w:rsidR="00EA27FE" w:rsidRDefault="00000000">
      <w:pPr>
        <w:spacing w:after="240" w:line="360" w:lineRule="auto"/>
      </w:pPr>
      <w:r>
        <w:t>Table 4.1 summarises the trade-offs between the four strategies.</w:t>
      </w:r>
    </w:p>
    <w:p w14:paraId="7C40CF3C" w14:textId="77777777" w:rsidR="00EA27FE" w:rsidRDefault="00000000">
      <w:pPr>
        <w:spacing w:after="240" w:line="360" w:lineRule="auto"/>
      </w:pPr>
      <w:r>
        <w:rPr>
          <w:b/>
        </w:rPr>
        <w:t>Table 4.1: Comparison of Chunking Strategies</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Semantic-Section</w:t>
            </w:r>
          </w:p>
        </w:tc>
        <w:tc>
          <w:tcPr>
            <w:tcW w:w="1512" w:type="dxa"/>
          </w:tcPr>
          <w:p w14:paraId="5E5AD706" w14:textId="77777777" w:rsidR="00EA27FE" w:rsidRDefault="00000000">
            <w:r>
              <w:rPr>
                <w:sz w:val="20"/>
              </w:rPr>
              <w:t>Variable, topic-length</w:t>
            </w:r>
          </w:p>
        </w:tc>
        <w:tc>
          <w:tcPr>
            <w:tcW w:w="1512" w:type="dxa"/>
          </w:tcPr>
          <w:p w14:paraId="5DF7F83D" w14:textId="77777777" w:rsidR="00EA27FE" w:rsidRDefault="00000000">
            <w:r>
              <w:rPr>
                <w:sz w:val="20"/>
              </w:rPr>
              <w:t>Curriculum topic numbers (1.1, 2.3)</w:t>
            </w:r>
          </w:p>
        </w:tc>
        <w:tc>
          <w:tcPr>
            <w:tcW w:w="1512" w:type="dxa"/>
          </w:tcPr>
          <w:p w14:paraId="0CFB2E0E" w14:textId="77777777" w:rsidR="00EA27FE" w:rsidRDefault="00000000">
            <w:r>
              <w:rPr>
                <w:sz w:val="20"/>
              </w:rPr>
              <w:t>High — preserves complete pedagogical units</w:t>
            </w:r>
          </w:p>
        </w:tc>
        <w:tc>
          <w:tcPr>
            <w:tcW w:w="1512" w:type="dxa"/>
          </w:tcPr>
          <w:p w14:paraId="1B228629" w14:textId="77777777" w:rsidR="00EA27FE" w:rsidRDefault="00000000">
            <w:r>
              <w:rPr>
                <w:sz w:val="20"/>
              </w:rPr>
              <w:t>Coarse, topic-dependent</w:t>
            </w:r>
          </w:p>
        </w:tc>
        <w:tc>
          <w:tcPr>
            <w:tcW w:w="1512" w:type="dxa"/>
          </w:tcPr>
          <w:p w14:paraId="168199C8" w14:textId="77777777" w:rsidR="00EA27FE" w:rsidRDefault="00000000">
            <w:r>
              <w:rPr>
                <w:sz w:val="20"/>
              </w:rPr>
              <w:t>Coherent chunks; uneven size can affect embedding quality</w:t>
            </w:r>
          </w:p>
        </w:tc>
      </w:tr>
      <w:tr w:rsidR="00EA27FE" w14:paraId="7B54E83D" w14:textId="77777777">
        <w:tc>
          <w:tcPr>
            <w:tcW w:w="1512" w:type="dxa"/>
          </w:tcPr>
          <w:p w14:paraId="4ED95225" w14:textId="77777777" w:rsidR="00EA27FE" w:rsidRDefault="00000000">
            <w:r>
              <w:rPr>
                <w:sz w:val="20"/>
              </w:rPr>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2DC9671C" w14:textId="77777777" w:rsidR="00EA27FE" w:rsidRDefault="00EA27FE"/>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
      <w:tblGrid>
        <w:gridCol w:w="2268"/>
        <w:gridCol w:w="2268"/>
        <w:gridCol w:w="2268"/>
        <w:gridCol w:w="2268"/>
      </w:tblGrid>
      <w:tr w:rsidR="00EA27FE" w14:paraId="47B2A463" w14:textId="77777777">
        <w:tc>
          <w:tcPr>
            <w:tcW w:w="2268" w:type="dxa"/>
            <w:shd w:val="clear" w:color="auto" w:fill="D9E2F3"/>
          </w:tcPr>
          <w:p w14:paraId="2708B812" w14:textId="77777777" w:rsidR="00EA27FE" w:rsidRDefault="00000000">
            <w:r>
              <w:rPr>
                <w:b/>
                <w:sz w:val="20"/>
              </w:rPr>
              <w:t>Component</w:t>
            </w:r>
          </w:p>
        </w:tc>
        <w:tc>
          <w:tcPr>
            <w:tcW w:w="2268" w:type="dxa"/>
            <w:shd w:val="clear" w:color="auto" w:fill="D9E2F3"/>
          </w:tcPr>
          <w:p w14:paraId="148A56AB" w14:textId="77777777" w:rsidR="00EA27FE" w:rsidRDefault="00000000">
            <w:r>
              <w:rPr>
                <w:b/>
                <w:sz w:val="20"/>
              </w:rPr>
              <w:t>Technology</w:t>
            </w:r>
          </w:p>
        </w:tc>
        <w:tc>
          <w:tcPr>
            <w:tcW w:w="2268" w:type="dxa"/>
            <w:shd w:val="clear" w:color="auto" w:fill="D9E2F3"/>
          </w:tcPr>
          <w:p w14:paraId="1A2BA694" w14:textId="77777777" w:rsidR="00EA27FE" w:rsidRDefault="00000000">
            <w:r>
              <w:rPr>
                <w:b/>
                <w:sz w:val="20"/>
              </w:rPr>
              <w:t>Version</w:t>
            </w:r>
          </w:p>
        </w:tc>
        <w:tc>
          <w:tcPr>
            <w:tcW w:w="2268" w:type="dxa"/>
            <w:shd w:val="clear" w:color="auto" w:fill="D9E2F3"/>
          </w:tcPr>
          <w:p w14:paraId="17A2480C" w14:textId="77777777" w:rsidR="00EA27FE" w:rsidRDefault="00000000">
            <w:r>
              <w:rPr>
                <w:b/>
                <w:sz w:val="20"/>
              </w:rPr>
              <w:t>Justification</w:t>
            </w:r>
          </w:p>
        </w:tc>
      </w:tr>
      <w:tr w:rsidR="00EA27FE" w14:paraId="5816786D" w14:textId="77777777">
        <w:tc>
          <w:tcPr>
            <w:tcW w:w="2268" w:type="dxa"/>
          </w:tcPr>
          <w:p w14:paraId="2B59545D" w14:textId="77777777" w:rsidR="00EA27FE" w:rsidRDefault="00000000">
            <w:r>
              <w:rPr>
                <w:sz w:val="20"/>
              </w:rPr>
              <w:t>Programming Language</w:t>
            </w:r>
          </w:p>
        </w:tc>
        <w:tc>
          <w:tcPr>
            <w:tcW w:w="2268" w:type="dxa"/>
          </w:tcPr>
          <w:p w14:paraId="1D064AEE" w14:textId="77777777" w:rsidR="00EA27FE" w:rsidRDefault="00000000">
            <w:r>
              <w:rPr>
                <w:sz w:val="20"/>
              </w:rPr>
              <w:t>Python</w:t>
            </w:r>
          </w:p>
        </w:tc>
        <w:tc>
          <w:tcPr>
            <w:tcW w:w="2268" w:type="dxa"/>
          </w:tcPr>
          <w:p w14:paraId="15754975" w14:textId="77777777" w:rsidR="00EA27FE" w:rsidRDefault="00000000">
            <w:r>
              <w:rPr>
                <w:sz w:val="20"/>
              </w:rPr>
              <w:t>3.11+</w:t>
            </w:r>
          </w:p>
        </w:tc>
        <w:tc>
          <w:tcPr>
            <w:tcW w:w="2268" w:type="dxa"/>
          </w:tcPr>
          <w:p w14:paraId="4F8FBB6F" w14:textId="77777777" w:rsidR="00EA27FE" w:rsidRDefault="00000000">
            <w:r>
              <w:rPr>
                <w:sz w:val="20"/>
              </w:rPr>
              <w:t>Dominant ecosystem for NLP/ML; sentence_transformers and chromadb are Python-native</w:t>
            </w:r>
          </w:p>
        </w:tc>
      </w:tr>
      <w:tr w:rsidR="00EA27FE" w14:paraId="4C9D191C" w14:textId="77777777">
        <w:tc>
          <w:tcPr>
            <w:tcW w:w="2268" w:type="dxa"/>
          </w:tcPr>
          <w:p w14:paraId="7116C509" w14:textId="77777777" w:rsidR="00EA27FE" w:rsidRDefault="00000000">
            <w:r>
              <w:rPr>
                <w:sz w:val="20"/>
              </w:rPr>
              <w:t>Embedding Models</w:t>
            </w:r>
          </w:p>
        </w:tc>
        <w:tc>
          <w:tcPr>
            <w:tcW w:w="2268" w:type="dxa"/>
          </w:tcPr>
          <w:p w14:paraId="1191E980" w14:textId="77777777" w:rsidR="00EA27FE" w:rsidRDefault="00000000">
            <w:r>
              <w:rPr>
                <w:sz w:val="20"/>
              </w:rPr>
              <w:t>sentence_transformers (multilingual-E5, BGE-M3)</w:t>
            </w:r>
          </w:p>
        </w:tc>
        <w:tc>
          <w:tcPr>
            <w:tcW w:w="2268" w:type="dxa"/>
          </w:tcPr>
          <w:p w14:paraId="25B79776" w14:textId="77777777" w:rsidR="00EA27FE" w:rsidRDefault="00000000">
            <w:r>
              <w:rPr>
                <w:sz w:val="20"/>
              </w:rPr>
              <w:t>Latest</w:t>
            </w:r>
          </w:p>
        </w:tc>
        <w:tc>
          <w:tcPr>
            <w:tcW w:w="2268" w:type="dxa"/>
          </w:tcPr>
          <w:p w14:paraId="0F3A5A0B" w14:textId="77777777" w:rsidR="00EA27FE" w:rsidRDefault="00000000">
            <w:r>
              <w:rPr>
                <w:sz w:val="20"/>
              </w:rPr>
              <w:t>State-of-the-art multilingual retrieval performance; locally hosted, no API costs</w:t>
            </w:r>
          </w:p>
        </w:tc>
      </w:tr>
      <w:tr w:rsidR="00EA27FE" w14:paraId="1D1E0113" w14:textId="77777777">
        <w:tc>
          <w:tcPr>
            <w:tcW w:w="2268" w:type="dxa"/>
          </w:tcPr>
          <w:p w14:paraId="41D91B17" w14:textId="77777777" w:rsidR="00EA27FE" w:rsidRDefault="00000000">
            <w:r>
              <w:rPr>
                <w:sz w:val="20"/>
              </w:rPr>
              <w:t>Vector DB</w:t>
            </w:r>
          </w:p>
        </w:tc>
        <w:tc>
          <w:tcPr>
            <w:tcW w:w="2268" w:type="dxa"/>
          </w:tcPr>
          <w:p w14:paraId="40F12BFB" w14:textId="77777777" w:rsidR="00EA27FE" w:rsidRDefault="00000000">
            <w:r>
              <w:rPr>
                <w:sz w:val="20"/>
              </w:rPr>
              <w:t>ChromaDB</w:t>
            </w:r>
          </w:p>
        </w:tc>
        <w:tc>
          <w:tcPr>
            <w:tcW w:w="2268" w:type="dxa"/>
          </w:tcPr>
          <w:p w14:paraId="7F3101DD" w14:textId="77777777" w:rsidR="00EA27FE" w:rsidRDefault="00000000">
            <w:r>
              <w:rPr>
                <w:sz w:val="20"/>
              </w:rPr>
              <w:t>≥0.5.0</w:t>
            </w:r>
          </w:p>
        </w:tc>
        <w:tc>
          <w:tcPr>
            <w:tcW w:w="2268" w:type="dxa"/>
          </w:tcPr>
          <w:p w14:paraId="162178A5" w14:textId="77777777" w:rsidR="00EA27FE" w:rsidRDefault="00000000">
            <w:r>
              <w:rPr>
                <w:sz w:val="20"/>
              </w:rPr>
              <w:t>Open-source, embedded vector database; cosine distance; persistent local storage</w:t>
            </w:r>
          </w:p>
        </w:tc>
      </w:tr>
      <w:tr w:rsidR="00EA27FE" w14:paraId="50B07B7E" w14:textId="77777777">
        <w:tc>
          <w:tcPr>
            <w:tcW w:w="2268" w:type="dxa"/>
          </w:tcPr>
          <w:p w14:paraId="231BF30C" w14:textId="77777777" w:rsidR="00EA27FE" w:rsidRDefault="00000000">
            <w:r>
              <w:rPr>
                <w:sz w:val="20"/>
              </w:rPr>
              <w:t>LLM Backend</w:t>
            </w:r>
          </w:p>
        </w:tc>
        <w:tc>
          <w:tcPr>
            <w:tcW w:w="2268" w:type="dxa"/>
          </w:tcPr>
          <w:p w14:paraId="0247CF3B" w14:textId="77777777" w:rsidR="00EA27FE" w:rsidRDefault="00000000">
            <w:r>
              <w:rPr>
                <w:sz w:val="20"/>
              </w:rPr>
              <w:t>DeepSeek v4 Pro</w:t>
            </w:r>
          </w:p>
        </w:tc>
        <w:tc>
          <w:tcPr>
            <w:tcW w:w="2268" w:type="dxa"/>
          </w:tcPr>
          <w:p w14:paraId="17E5C2EF" w14:textId="77777777" w:rsidR="00EA27FE" w:rsidRDefault="00000000">
            <w:r>
              <w:rPr>
                <w:sz w:val="20"/>
              </w:rPr>
              <w:t>Latest</w:t>
            </w:r>
          </w:p>
        </w:tc>
        <w:tc>
          <w:tcPr>
            <w:tcW w:w="2268" w:type="dxa"/>
          </w:tcPr>
          <w:p w14:paraId="6473FCA7" w14:textId="77777777" w:rsidR="00EA27FE" w:rsidRDefault="00000000">
            <w:r>
              <w:rPr>
                <w:sz w:val="20"/>
              </w:rPr>
              <w:t>High-capacity multilingual generation via local OpenAI-compatible endpoint</w:t>
            </w:r>
          </w:p>
        </w:tc>
      </w:tr>
      <w:tr w:rsidR="00EA27FE" w14:paraId="72A026A4" w14:textId="77777777">
        <w:tc>
          <w:tcPr>
            <w:tcW w:w="2268" w:type="dxa"/>
          </w:tcPr>
          <w:p w14:paraId="1D7E6F09" w14:textId="77777777" w:rsidR="00EA27FE" w:rsidRDefault="00000000">
            <w:r>
              <w:rPr>
                <w:sz w:val="20"/>
              </w:rPr>
              <w:t>LLM Client</w:t>
            </w:r>
          </w:p>
        </w:tc>
        <w:tc>
          <w:tcPr>
            <w:tcW w:w="2268" w:type="dxa"/>
          </w:tcPr>
          <w:p w14:paraId="16767314" w14:textId="77777777" w:rsidR="00EA27FE" w:rsidRDefault="00000000">
            <w:r>
              <w:rPr>
                <w:sz w:val="20"/>
              </w:rPr>
              <w:t>OpenAI Python SDK</w:t>
            </w:r>
          </w:p>
        </w:tc>
        <w:tc>
          <w:tcPr>
            <w:tcW w:w="2268" w:type="dxa"/>
          </w:tcPr>
          <w:p w14:paraId="592992B1" w14:textId="77777777" w:rsidR="00EA27FE" w:rsidRDefault="00000000">
            <w:r>
              <w:rPr>
                <w:sz w:val="20"/>
              </w:rPr>
              <w:t>≥1.0</w:t>
            </w:r>
          </w:p>
        </w:tc>
        <w:tc>
          <w:tcPr>
            <w:tcW w:w="2268" w:type="dxa"/>
          </w:tcPr>
          <w:p w14:paraId="2AED74A2" w14:textId="77777777" w:rsidR="00EA27FE" w:rsidRDefault="00000000">
            <w:r>
              <w:rPr>
                <w:sz w:val="20"/>
              </w:rPr>
              <w:t>Standard API client; compatible with local endpoints; temperature and token controls</w:t>
            </w:r>
          </w:p>
        </w:tc>
      </w:tr>
      <w:tr w:rsidR="00EA27FE" w14:paraId="6A990B96" w14:textId="77777777">
        <w:tc>
          <w:tcPr>
            <w:tcW w:w="2268" w:type="dxa"/>
          </w:tcPr>
          <w:p w14:paraId="04F75FD6" w14:textId="77777777" w:rsidR="00EA27FE" w:rsidRDefault="00000000">
            <w:r>
              <w:rPr>
                <w:sz w:val="20"/>
              </w:rPr>
              <w:t>Evaluation</w:t>
            </w:r>
          </w:p>
        </w:tc>
        <w:tc>
          <w:tcPr>
            <w:tcW w:w="2268" w:type="dxa"/>
          </w:tcPr>
          <w:p w14:paraId="21244AC5" w14:textId="77777777" w:rsidR="00EA27FE" w:rsidRDefault="00000000">
            <w:r>
              <w:rPr>
                <w:sz w:val="20"/>
              </w:rPr>
              <w:t>Cosine similarity (multilingual-E5)</w:t>
            </w:r>
          </w:p>
        </w:tc>
        <w:tc>
          <w:tcPr>
            <w:tcW w:w="2268" w:type="dxa"/>
          </w:tcPr>
          <w:p w14:paraId="0855199F" w14:textId="77777777" w:rsidR="00EA27FE" w:rsidRDefault="00000000">
            <w:r>
              <w:rPr>
                <w:sz w:val="20"/>
              </w:rPr>
              <w:t>Custom</w:t>
            </w:r>
          </w:p>
        </w:tc>
        <w:tc>
          <w:tcPr>
            <w:tcW w:w="2268" w:type="dxa"/>
          </w:tcPr>
          <w:p w14:paraId="43C4A920" w14:textId="77777777" w:rsidR="00EA27FE" w:rsidRDefault="00000000">
            <w:r>
              <w:rPr>
                <w:sz w:val="20"/>
              </w:rPr>
              <w:t>Embedding-based semantic similarity metrics; no LLM judge dependency</w:t>
            </w:r>
          </w:p>
        </w:tc>
      </w:tr>
      <w:tr w:rsidR="00EA27FE" w14:paraId="0299F4C6" w14:textId="77777777">
        <w:tc>
          <w:tcPr>
            <w:tcW w:w="2268" w:type="dxa"/>
          </w:tcPr>
          <w:p w14:paraId="0C5E66F7" w14:textId="77777777" w:rsidR="00EA27FE" w:rsidRDefault="00000000">
            <w:r>
              <w:rPr>
                <w:sz w:val="20"/>
              </w:rPr>
              <w:t>PDF Extraction</w:t>
            </w:r>
          </w:p>
        </w:tc>
        <w:tc>
          <w:tcPr>
            <w:tcW w:w="2268" w:type="dxa"/>
          </w:tcPr>
          <w:p w14:paraId="1CA0D3AB" w14:textId="77777777" w:rsidR="00EA27FE" w:rsidRDefault="00000000">
            <w:r>
              <w:rPr>
                <w:sz w:val="20"/>
              </w:rPr>
              <w:t>PyMuPDF, pdfplumber, Tesseract</w:t>
            </w:r>
          </w:p>
        </w:tc>
        <w:tc>
          <w:tcPr>
            <w:tcW w:w="2268" w:type="dxa"/>
          </w:tcPr>
          <w:p w14:paraId="60E51AF7" w14:textId="77777777" w:rsidR="00EA27FE" w:rsidRDefault="00000000">
            <w:r>
              <w:rPr>
                <w:sz w:val="20"/>
              </w:rPr>
              <w:t>Latest</w:t>
            </w:r>
          </w:p>
        </w:tc>
        <w:tc>
          <w:tcPr>
            <w:tcW w:w="2268" w:type="dxa"/>
          </w:tcPr>
          <w:p w14:paraId="50485962" w14:textId="77777777" w:rsidR="00EA27FE" w:rsidRDefault="00000000">
            <w:r>
              <w:rPr>
                <w:sz w:val="20"/>
              </w:rPr>
              <w:t>Three-path extraction: Unicode, legacy font mapping, OCR</w:t>
            </w:r>
          </w:p>
        </w:tc>
      </w:tr>
      <w:tr w:rsidR="00EA27FE" w14:paraId="2C72D52D" w14:textId="77777777">
        <w:tc>
          <w:tcPr>
            <w:tcW w:w="2268" w:type="dxa"/>
          </w:tcPr>
          <w:p w14:paraId="6750002E" w14:textId="77777777" w:rsidR="00EA27FE" w:rsidRDefault="00000000">
            <w:r>
              <w:rPr>
                <w:sz w:val="20"/>
              </w:rPr>
              <w:t>Statistical Analysis</w:t>
            </w:r>
          </w:p>
        </w:tc>
        <w:tc>
          <w:tcPr>
            <w:tcW w:w="2268" w:type="dxa"/>
          </w:tcPr>
          <w:p w14:paraId="0323E405" w14:textId="77777777" w:rsidR="00EA27FE" w:rsidRDefault="00000000">
            <w:r>
              <w:rPr>
                <w:sz w:val="20"/>
              </w:rPr>
              <w:t>SciPy, NumPy</w:t>
            </w:r>
          </w:p>
        </w:tc>
        <w:tc>
          <w:tcPr>
            <w:tcW w:w="2268" w:type="dxa"/>
          </w:tcPr>
          <w:p w14:paraId="12EF4F3D" w14:textId="77777777" w:rsidR="00EA27FE" w:rsidRDefault="00000000">
            <w:r>
              <w:rPr>
                <w:sz w:val="20"/>
              </w:rPr>
              <w:t>Latest</w:t>
            </w:r>
          </w:p>
        </w:tc>
        <w:tc>
          <w:tcPr>
            <w:tcW w:w="2268" w:type="dxa"/>
          </w:tcPr>
          <w:p w14:paraId="01BF8C37" w14:textId="77777777" w:rsidR="00EA27FE" w:rsidRDefault="00000000">
            <w:r>
              <w:rPr>
                <w:sz w:val="20"/>
              </w:rPr>
              <w:t xml:space="preserve">Wilcoxon signed-rank </w:t>
            </w:r>
            <w:r>
              <w:rPr>
                <w:sz w:val="20"/>
              </w:rPr>
              <w:lastRenderedPageBreak/>
              <w:t>test, descriptive statistics, effect sizes</w:t>
            </w:r>
          </w:p>
        </w:tc>
      </w:tr>
      <w:tr w:rsidR="00EA27FE" w14:paraId="42BAEFAD" w14:textId="77777777">
        <w:tc>
          <w:tcPr>
            <w:tcW w:w="2268" w:type="dxa"/>
          </w:tcPr>
          <w:p w14:paraId="4C68E5DB" w14:textId="77777777" w:rsidR="00EA27FE" w:rsidRDefault="00000000">
            <w:r>
              <w:rPr>
                <w:sz w:val="20"/>
              </w:rPr>
              <w:lastRenderedPageBreak/>
              <w:t>Version Control</w:t>
            </w:r>
          </w:p>
        </w:tc>
        <w:tc>
          <w:tcPr>
            <w:tcW w:w="2268" w:type="dxa"/>
          </w:tcPr>
          <w:p w14:paraId="6F46F07A" w14:textId="77777777" w:rsidR="00EA27FE" w:rsidRDefault="00000000">
            <w:r>
              <w:rPr>
                <w:sz w:val="20"/>
              </w:rPr>
              <w:t>Git + GitHub</w:t>
            </w:r>
          </w:p>
        </w:tc>
        <w:tc>
          <w:tcPr>
            <w:tcW w:w="2268" w:type="dxa"/>
          </w:tcPr>
          <w:p w14:paraId="0F846412" w14:textId="77777777" w:rsidR="00EA27FE" w:rsidRDefault="00000000">
            <w:r>
              <w:rPr>
                <w:sz w:val="20"/>
              </w:rPr>
              <w:t>Latest</w:t>
            </w:r>
          </w:p>
        </w:tc>
        <w:tc>
          <w:tcPr>
            <w:tcW w:w="2268" w:type="dxa"/>
          </w:tcPr>
          <w:p w14:paraId="64FFC1CE" w14:textId="77777777" w:rsidR="00EA27FE" w:rsidRDefault="00000000">
            <w:r>
              <w:rPr>
                <w:sz w:val="20"/>
              </w:rPr>
              <w:t>Code management; experimental configuration tracking</w:t>
            </w:r>
          </w:p>
        </w:tc>
      </w:tr>
    </w:tbl>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3024"/>
        <w:gridCol w:w="3024"/>
        <w:gridCol w:w="3024"/>
      </w:tblGrid>
      <w:tr w:rsidR="00EA27FE" w14:paraId="0ABACE07" w14:textId="77777777">
        <w:tc>
          <w:tcPr>
            <w:tcW w:w="3024" w:type="dxa"/>
            <w:shd w:val="clear" w:color="auto" w:fill="D9E2F3"/>
          </w:tcPr>
          <w:p w14:paraId="1FF655A1" w14:textId="77777777" w:rsidR="00EA27FE" w:rsidRDefault="00000000">
            <w:r>
              <w:rPr>
                <w:b/>
                <w:sz w:val="20"/>
              </w:rPr>
              <w:t>Repository</w:t>
            </w:r>
          </w:p>
        </w:tc>
        <w:tc>
          <w:tcPr>
            <w:tcW w:w="3024" w:type="dxa"/>
            <w:shd w:val="clear" w:color="auto" w:fill="D9E2F3"/>
          </w:tcPr>
          <w:p w14:paraId="483FCC1E" w14:textId="77777777" w:rsidR="00EA27FE" w:rsidRDefault="00000000">
            <w:r>
              <w:rPr>
                <w:b/>
                <w:sz w:val="20"/>
              </w:rPr>
              <w:t>Role</w:t>
            </w:r>
          </w:p>
        </w:tc>
        <w:tc>
          <w:tcPr>
            <w:tcW w:w="3024" w:type="dxa"/>
            <w:shd w:val="clear" w:color="auto" w:fill="D9E2F3"/>
          </w:tcPr>
          <w:p w14:paraId="52867171" w14:textId="77777777" w:rsidR="00EA27FE" w:rsidRDefault="00000000">
            <w:r>
              <w:rPr>
                <w:b/>
                <w:sz w:val="20"/>
              </w:rPr>
              <w:t>Contents</w:t>
            </w:r>
          </w:p>
        </w:tc>
      </w:tr>
      <w:tr w:rsidR="00EA27FE" w14:paraId="65735418" w14:textId="77777777">
        <w:tc>
          <w:tcPr>
            <w:tcW w:w="3024" w:type="dxa"/>
          </w:tcPr>
          <w:p w14:paraId="3B7E8B14" w14:textId="77777777" w:rsidR="00EA27FE" w:rsidRDefault="00000000">
            <w:r>
              <w:rPr>
                <w:sz w:val="20"/>
              </w:rPr>
              <w:t>`com738-dissertation`</w:t>
            </w:r>
          </w:p>
        </w:tc>
        <w:tc>
          <w:tcPr>
            <w:tcW w:w="3024" w:type="dxa"/>
          </w:tcPr>
          <w:p w14:paraId="00AA6260" w14:textId="77777777" w:rsidR="00EA27FE" w:rsidRDefault="00000000">
            <w:r>
              <w:rPr>
                <w:sz w:val="20"/>
              </w:rPr>
              <w:t>Local pipeline and evaluation</w:t>
            </w:r>
          </w:p>
        </w:tc>
        <w:tc>
          <w:tcPr>
            <w:tcW w:w="3024"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tc>
          <w:tcPr>
            <w:tcW w:w="3024" w:type="dxa"/>
          </w:tcPr>
          <w:p w14:paraId="146E0369" w14:textId="77777777" w:rsidR="00EA27FE" w:rsidRDefault="00000000">
            <w:r>
              <w:rPr>
                <w:sz w:val="20"/>
              </w:rPr>
              <w:t>`com738-rag-app`</w:t>
            </w:r>
          </w:p>
        </w:tc>
        <w:tc>
          <w:tcPr>
            <w:tcW w:w="3024" w:type="dxa"/>
          </w:tcPr>
          <w:p w14:paraId="5B85977A" w14:textId="77777777" w:rsidR="00EA27FE" w:rsidRDefault="00000000">
            <w:r>
              <w:rPr>
                <w:sz w:val="20"/>
              </w:rPr>
              <w:t>Cloudflare production deployment</w:t>
            </w:r>
          </w:p>
        </w:tc>
        <w:tc>
          <w:tcPr>
            <w:tcW w:w="3024"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lastRenderedPageBreak/>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1590D09E">
            <wp:extent cx="5029200" cy="3098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a:blip r:embed="rId17"/>
                    <a:stretch>
                      <a:fillRect/>
                    </a:stretch>
                  </pic:blipFill>
                  <pic:spPr>
                    <a:xfrm>
                      <a:off x="0" y="0"/>
                      <a:ext cx="5029200" cy="3098754"/>
                    </a:xfrm>
                    <a:prstGeom prst="rect">
                      <a:avLst/>
                    </a:prstGeom>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05AD7B57" w14:textId="77777777" w:rsidR="00EA27FE" w:rsidRDefault="00000000">
      <w:pPr>
        <w:spacing w:after="240" w:line="240" w:lineRule="auto"/>
        <w:jc w:val="center"/>
      </w:pPr>
      <w:r>
        <w:rPr>
          <w:i/>
          <w:sz w:val="20"/>
        </w:rPr>
        <w:lastRenderedPageBreak/>
        <w:t>Figure 6.1: Cloudflare Workers Deployment Architecture — Client (React frontend) → API Worker → Vectorize/R2/Workers AI (embedding + generation via `@cf/meta/llama-3.1-8b-instruct-fp8`), with Gemini/DeepSeek fallback on Workers AI failure.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8"/>
                    <a:stretch>
                      <a:fillRect/>
                    </a:stretch>
                  </pic:blipFill>
                  <pic:spPr>
                    <a:xfrm>
                      <a:off x="0" y="0"/>
                      <a:ext cx="5029200" cy="4347587"/>
                    </a:xfrm>
                    <a:prstGeom prst="rect">
                      <a:avLst/>
                    </a:prstGeom>
                  </pic:spPr>
                </pic:pic>
              </a:graphicData>
            </a:graphic>
          </wp:inline>
        </w:drawing>
      </w:r>
    </w:p>
    <w:p w14:paraId="772A7B35" w14:textId="77777777" w:rsidR="00EA27FE" w:rsidRDefault="00000000">
      <w:pPr>
        <w:spacing w:after="240" w:line="240" w:lineRule="auto"/>
        <w:jc w:val="center"/>
      </w:pPr>
      <w:r>
        <w:rPr>
          <w:i/>
          <w:sz w:val="20"/>
        </w:rPr>
        <w:t>Figure 6.2: StudyMate AI Chat Interface</w:t>
      </w:r>
    </w:p>
    <w:p w14:paraId="33C59033" w14:textId="77777777" w:rsidR="00EA27FE" w:rsidRDefault="00000000">
      <w:pPr>
        <w:spacing w:after="240" w:line="240" w:lineRule="auto"/>
        <w:jc w:val="center"/>
      </w:pPr>
      <w:r>
        <w:rPr>
          <w:i/>
          <w:sz w:val="20"/>
        </w:rPr>
        <w:lastRenderedPageBreak/>
        <w:t>Figure 6.2: StudyMate AI Chat Interface — Student-facing Sinhala question-answering interface deployed at `https://com738-rag-frontend.pages.dev/`.</w:t>
      </w:r>
    </w:p>
    <w:p w14:paraId="3D39B664" w14:textId="77777777" w:rsidR="00EA27FE" w:rsidRDefault="00000000">
      <w:pPr>
        <w:jc w:val="center"/>
      </w:pPr>
      <w:r>
        <w:rPr>
          <w:noProof/>
        </w:rPr>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A16E734" w14:textId="77777777" w:rsidR="00EA27FE" w:rsidRDefault="00000000">
      <w:pPr>
        <w:spacing w:after="240" w:line="240" w:lineRule="auto"/>
        <w:jc w:val="center"/>
      </w:pPr>
      <w:r>
        <w:rPr>
          <w:i/>
          <w:sz w:val="20"/>
        </w:rPr>
        <w:t>Figure 6.3: Cloudflare Dashboard — Workers AI Metrics</w:t>
      </w:r>
    </w:p>
    <w:p w14:paraId="0BB09DAB" w14:textId="77777777" w:rsidR="00EA27FE" w:rsidRDefault="00000000">
      <w:pPr>
        <w:spacing w:after="240" w:line="240" w:lineRule="auto"/>
        <w:jc w:val="center"/>
      </w:pPr>
      <w:r>
        <w:rPr>
          <w:i/>
          <w:sz w:val="20"/>
        </w:rPr>
        <w:t>Figure 6.3: Cloudflare Dashboard — Workers AI metrics showing request volume, latency, and error rates for the production deployment.</w:t>
      </w:r>
    </w:p>
    <w:p w14:paraId="119D728E" w14:textId="77777777" w:rsidR="00EA27FE" w:rsidRDefault="00000000">
      <w:pPr>
        <w:jc w:val="center"/>
      </w:pPr>
      <w:r>
        <w:rPr>
          <w:noProof/>
        </w:rPr>
        <w:lastRenderedPageBreak/>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6040655C" w14:textId="77777777" w:rsidR="00EA27FE" w:rsidRDefault="00000000">
      <w:pPr>
        <w:spacing w:after="240" w:line="240" w:lineRule="auto"/>
        <w:jc w:val="center"/>
      </w:pPr>
      <w:r>
        <w:rPr>
          <w:i/>
          <w:sz w:val="20"/>
        </w:rPr>
        <w:t>Figure 6.4: Knowledge Base Sync Pipeline</w:t>
      </w:r>
    </w:p>
    <w:p w14:paraId="217D67F8" w14:textId="77777777" w:rsidR="00EA27FE" w:rsidRDefault="00000000">
      <w:pPr>
        <w:spacing w:after="240" w:line="240" w:lineRule="auto"/>
        <w:jc w:val="center"/>
      </w:pPr>
      <w:r>
        <w:rPr>
          <w:i/>
          <w:sz w:val="20"/>
        </w:rPr>
        <w:t>Figure 6.4: GitHub Actions workflow (`sync_vectorize.yml`) synchronising local ChromaDB index to Cloudflare Vectorize.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77777777" w:rsidR="00EA27FE" w:rsidRDefault="00000000">
      <w:pPr>
        <w:spacing w:after="240" w:line="360" w:lineRule="auto"/>
      </w:pPr>
      <w:r>
        <w:rPr>
          <w:b/>
        </w:rPr>
        <w:t>Table 7.1: Automated Evaluation Results (N = 82 questions)</w:t>
      </w: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277C2584" w14:textId="77777777" w:rsidR="00EA27FE" w:rsidRDefault="00EA27FE"/>
    <w:p w14:paraId="60B80381" w14:textId="77777777" w:rsidR="00EA27FE" w:rsidRDefault="00000000">
      <w:pPr>
        <w:spacing w:after="240" w:line="360" w:lineRule="auto"/>
      </w:pPr>
      <w:r>
        <w:lastRenderedPageBreak/>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w:t>
      </w:r>
      <w:r>
        <w:lastRenderedPageBreak/>
        <w:t xml:space="preserve">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350F1E06" w14:textId="77777777" w:rsidR="00EA27FE" w:rsidRDefault="00000000">
      <w:pPr>
        <w:spacing w:before="280" w:after="160" w:line="360" w:lineRule="auto"/>
      </w:pPr>
      <w:r>
        <w:rPr>
          <w:b/>
          <w:color w:val="000000"/>
          <w:sz w:val="26"/>
        </w:rPr>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77777777" w:rsidR="00EA27FE" w:rsidRDefault="00000000">
      <w:pPr>
        <w:spacing w:after="240" w:line="360" w:lineRule="auto"/>
      </w:pPr>
      <w:r>
        <w:rPr>
          <w:b/>
        </w:rPr>
        <w:t>Table 7.2: Human Evaluation Ratings by Condition (Mean scores out of 5.0)</w:t>
      </w: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279927CF" w14:textId="77777777" w:rsidR="00EA27FE" w:rsidRDefault="00EA27FE"/>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w:t>
      </w:r>
      <w:r>
        <w:lastRenderedPageBreak/>
        <w:t>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p w14:paraId="1B974436" w14:textId="77777777" w:rsidR="00EA27FE" w:rsidRDefault="00000000">
      <w:pPr>
        <w:spacing w:after="240" w:line="360" w:lineRule="auto"/>
      </w:pPr>
      <w:r>
        <w:rPr>
          <w:b/>
        </w:rPr>
        <w:t>Table 7.3: Wilcoxon Signed-Rank Test Results (RAG vs. Baselines)</w:t>
      </w: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 xml:space="preserve">**Automated: RAG vs. </w:t>
            </w:r>
            <w:r>
              <w:rPr>
                <w:sz w:val="20"/>
              </w:rPr>
              <w:lastRenderedPageBreak/>
              <w:t>Baseline A**</w:t>
            </w:r>
          </w:p>
        </w:tc>
        <w:tc>
          <w:tcPr>
            <w:tcW w:w="2268" w:type="dxa"/>
          </w:tcPr>
          <w:p w14:paraId="5FE92958" w14:textId="77777777" w:rsidR="00EA27FE" w:rsidRDefault="00000000">
            <w:r>
              <w:rPr>
                <w:sz w:val="20"/>
              </w:rPr>
              <w:lastRenderedPageBreak/>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5041388B" w14:textId="77777777" w:rsidR="00EA27FE" w:rsidRDefault="00EA27FE"/>
    <w:p w14:paraId="71230DFA" w14:textId="77777777" w:rsidR="00EA27FE" w:rsidRDefault="00000000">
      <w:pPr>
        <w:spacing w:after="240" w:line="360" w:lineRule="auto"/>
      </w:pPr>
      <w: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77777777"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w:t>
      </w:r>
      <w:r>
        <w:lastRenderedPageBreak/>
        <w:t xml:space="preserve">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t>7.7 What the Results Mean for StudyMate AI</w:t>
      </w:r>
    </w:p>
    <w:p w14:paraId="78A03017" w14:textId="77777777" w:rsidR="00EA27FE" w:rsidRDefault="00000000">
      <w:pPr>
        <w:spacing w:after="240" w:line="360" w:lineRule="auto"/>
      </w:pPr>
      <w:r>
        <w:lastRenderedPageBreak/>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3461CC88" w14:textId="77777777" w:rsidR="00EA27FE" w:rsidRDefault="00000000">
      <w:pPr>
        <w:spacing w:after="240" w:line="360" w:lineRule="auto"/>
      </w:pPr>
      <w:r>
        <w:rPr>
          <w:b/>
        </w:rPr>
        <w:t>StudyMate AI Production Screenshots</w:t>
      </w:r>
    </w:p>
    <w:p w14:paraId="26F03FB8" w14:textId="77777777" w:rsidR="00EA27FE" w:rsidRDefault="00000000">
      <w:pPr>
        <w:jc w:val="center"/>
      </w:pPr>
      <w:r>
        <w:rPr>
          <w:noProof/>
        </w:rPr>
        <w:drawing>
          <wp:inline distT="0" distB="0" distL="0" distR="0" wp14:anchorId="19D9E26A" wp14:editId="56CFBC92">
            <wp:extent cx="5029200" cy="429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9C9462A" w14:textId="77777777" w:rsidR="00EA27FE" w:rsidRDefault="00000000">
      <w:pPr>
        <w:spacing w:after="240" w:line="240" w:lineRule="auto"/>
        <w:jc w:val="center"/>
      </w:pPr>
      <w:r>
        <w:rPr>
          <w:i/>
          <w:sz w:val="20"/>
        </w:rPr>
        <w:t>Figure 7.3: StudyMate AI — Sinhala Query and Grounded Response</w:t>
      </w:r>
    </w:p>
    <w:p w14:paraId="6995AEAB" w14:textId="77777777" w:rsidR="00EA27FE" w:rsidRDefault="00000000">
      <w:pPr>
        <w:spacing w:after="240" w:line="240" w:lineRule="auto"/>
        <w:jc w:val="center"/>
      </w:pPr>
      <w:r>
        <w:rPr>
          <w:i/>
          <w:sz w:val="20"/>
        </w:rPr>
        <w:t>Figure 7.3: StudyMate AI chat interface showing a Sinhala-language Business Studies query with a factually grounded, citation-backed response.</w:t>
      </w:r>
    </w:p>
    <w:p w14:paraId="2E5AC82A" w14:textId="77777777" w:rsidR="00EA27FE" w:rsidRDefault="00000000">
      <w:pPr>
        <w:jc w:val="center"/>
      </w:pPr>
      <w:r>
        <w:rPr>
          <w:noProof/>
        </w:rPr>
        <w:lastRenderedPageBreak/>
        <w:drawing>
          <wp:inline distT="0" distB="0" distL="0" distR="0" wp14:anchorId="7A82127D" wp14:editId="6B0C435D">
            <wp:extent cx="5029200" cy="4737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21"/>
                    <a:stretch>
                      <a:fillRect/>
                    </a:stretch>
                  </pic:blipFill>
                  <pic:spPr>
                    <a:xfrm>
                      <a:off x="0" y="0"/>
                      <a:ext cx="5029200" cy="4737215"/>
                    </a:xfrm>
                    <a:prstGeom prst="rect">
                      <a:avLst/>
                    </a:prstGeom>
                  </pic:spPr>
                </pic:pic>
              </a:graphicData>
            </a:graphic>
          </wp:inline>
        </w:drawing>
      </w:r>
    </w:p>
    <w:p w14:paraId="6BBDB844" w14:textId="77777777" w:rsidR="00EA27FE" w:rsidRDefault="00000000">
      <w:pPr>
        <w:spacing w:after="240" w:line="240" w:lineRule="auto"/>
        <w:jc w:val="center"/>
      </w:pPr>
      <w:r>
        <w:rPr>
          <w:i/>
          <w:sz w:val="20"/>
        </w:rPr>
        <w:t>Figure 7.4: Teacher Evaluation Interface</w:t>
      </w:r>
    </w:p>
    <w:p w14:paraId="6852EDB4" w14:textId="77777777" w:rsidR="00EA27FE" w:rsidRDefault="00000000">
      <w:pPr>
        <w:spacing w:after="240" w:line="240" w:lineRule="auto"/>
        <w:jc w:val="center"/>
      </w:pPr>
      <w:r>
        <w:rPr>
          <w:i/>
          <w:sz w:val="20"/>
        </w:rPr>
        <w:t>Figure 7.4: Teacher evaluation interface used by the two O/L Business Studies educators for blinded rating of system outputs across factual accuracy, completeness, and clarity dimensions.</w:t>
      </w:r>
    </w:p>
    <w:p w14:paraId="50760CE6" w14:textId="77777777" w:rsidR="00EA27FE" w:rsidRDefault="00000000">
      <w:pPr>
        <w:jc w:val="center"/>
      </w:pPr>
      <w:r>
        <w:rPr>
          <w:noProof/>
        </w:rPr>
        <w:lastRenderedPageBreak/>
        <w:drawing>
          <wp:inline distT="0" distB="0" distL="0" distR="0" wp14:anchorId="50812DA9" wp14:editId="06C1955F">
            <wp:extent cx="5029200" cy="4894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5BD9ACB8" w14:textId="77777777" w:rsidR="00EA27FE" w:rsidRDefault="00000000">
      <w:pPr>
        <w:spacing w:after="240" w:line="240" w:lineRule="auto"/>
        <w:jc w:val="center"/>
      </w:pPr>
      <w:r>
        <w:rPr>
          <w:i/>
          <w:sz w:val="20"/>
        </w:rPr>
        <w:t>Figure 7.5: Automated Evaluation Dashboard</w:t>
      </w:r>
    </w:p>
    <w:p w14:paraId="48C3EE87" w14:textId="77777777" w:rsidR="00EA27FE" w:rsidRDefault="00000000">
      <w:pPr>
        <w:spacing w:after="240" w:line="240" w:lineRule="auto"/>
        <w:jc w:val="center"/>
      </w:pPr>
      <w:r>
        <w:rPr>
          <w:i/>
          <w:sz w:val="20"/>
        </w:rPr>
        <w:t>Figure 7.5: Automated evaluation dashboard showing cosine similarity metrics (Faithfulness, Answer Relevancy, Context Precision) across 82 questions and three experimental conditions.</w:t>
      </w: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high quality scores very close to maximum possible human performance (4.4 – 4.7 / 5.0), while all conditions of the ungrouned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77777777"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77777777"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§2.4–§2.6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w:t>
      </w:r>
      <w:r>
        <w:lastRenderedPageBreak/>
        <w:t>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77777777" w:rsidR="00EA27FE" w:rsidRDefault="00000000">
      <w:pPr>
        <w:spacing w:after="240" w:line="360" w:lineRule="auto"/>
      </w:pPr>
      <w:r>
        <w:t xml:space="preserve">This is not merely speculative regarding deploying a system into an actual education setting. Rather, </w:t>
      </w:r>
      <w:r>
        <w:rPr>
          <w:b/>
        </w:rPr>
        <w:t>StudyMate AI</w:t>
      </w:r>
      <w:r>
        <w:t>, as described in §7.1 &amp; §7.7, is currently deployed as a free service via the Cloudflare deployment architecture (§6.5). Given the zero marginal costs associated with operating this deployment architecture (§8.3),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(§4.1), providing a complimentary, curriculum-based, teacher validated question answering system addresses a clear and hitherto unaddressed equity issue. Two practicing O/L teachers who provided in-kind evaluations of the system (by participating in four months of free platform use -- see §3.13.2)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t xml:space="preserve">The work here supports the conclusions of Ahmad et al. [32] who were able to successfully apply RAG to educational material in Urdu; however, they extended their results to a typologically different language (Sinhala) and demonstrated a significantly larger difference </w:t>
      </w:r>
      <w:r>
        <w:lastRenderedPageBreak/>
        <w:t>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77777777"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77777777" w:rsidR="00EA27FE" w:rsidRDefault="00000000">
      <w:pPr>
        <w:spacing w:after="240" w:line="360" w:lineRule="auto"/>
      </w:pPr>
      <w:r>
        <w:t>A second point of comparison is [35] whose mathematics tutoring system provided evidence for a trade off between the degree of strictness of grounding and student preference (§2.7).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77777777"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(§2.6 – §2.7)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§4.2 by developing a complete, operationalized and tested model instead of proposing a theoretical model.</w:t>
      </w:r>
    </w:p>
    <w:p w14:paraId="4F6EC0A5" w14:textId="77777777"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(§7.4).</w:t>
      </w:r>
    </w:p>
    <w:p w14:paraId="66E151C1" w14:textId="77777777" w:rsidR="00EA27FE" w:rsidRDefault="00000000">
      <w:pPr>
        <w:spacing w:after="240" w:line="360" w:lineRule="auto"/>
      </w:pPr>
      <w:r>
        <w:t xml:space="preserve">3. </w:t>
      </w:r>
      <w:r>
        <w:rPr>
          <w:b/>
        </w:rPr>
        <w:t>Modular Architecture for Sinhala-based retrieval-augmented generation demonstrated during production via multilingual-E5 and BGE-M3 embeddings although a systematic comparative analysis of the two will remain future work (RQ2, §8.2, §8.4)</w:t>
      </w:r>
      <w:r>
        <w:t>. While the modularity of the architecture — separability into ingestion, embedding, retrieval, and generation layers (§5.1) — is itself a reusable contribution: it can be reused for other subjects or other low-resource languages without redesigning from first principles (OBJ6, §1.3).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77777777"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(§3.11.2); therefore, addresses the accessibility barrier specified in the original problem statement (§4.1) through providing a working example rather than solely hypothetical.</w:t>
      </w:r>
    </w:p>
    <w:p w14:paraId="76D3A92E" w14:textId="77777777" w:rsidR="00EA27FE" w:rsidRDefault="00000000">
      <w:pPr>
        <w:spacing w:after="240" w:line="360" w:lineRule="auto"/>
      </w:pPr>
      <w:r>
        <w:t>These five contributions combine to completely close the compound literature gap identified in §4.2: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A large portion of the Evaluation budget had been committed to the RQ1 comparison, where all 82 questions were tested across the three different treatment groups with the addition of two additional ratings by blind raters. This was the biggest limiting factor of this study: it 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lastRenderedPageBreak/>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77777777"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(§3.11, §3.12).</w:t>
      </w:r>
    </w:p>
    <w:p w14:paraId="574D4BA5" w14:textId="77777777" w:rsidR="00EA27FE" w:rsidRDefault="00000000">
      <w:pPr>
        <w:spacing w:after="240" w:line="360" w:lineRule="auto"/>
      </w:pPr>
      <w:r>
        <w:rPr>
          <w:b/>
        </w:rPr>
        <w:t>Constraints due to resources.</w:t>
      </w:r>
    </w:p>
    <w:p w14:paraId="4B5BCC1D" w14:textId="77777777"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store vectors; Cloudflare Pages, Workers, R2 and Vectorize were used in their respective free tiers for production deployment; and Gemini and Ollama were also used in their free tiers for additional generation capabilities and question-set creation. The cost of live-deployment was, </w:t>
      </w:r>
      <w:r>
        <w:lastRenderedPageBreak/>
        <w:t>however, LKR 0. This specific budget constraint directly impacted the technological-stack selections (§6.4) and the choice of model (§5.3);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77777777" w:rsidR="00EA27FE" w:rsidRDefault="00000000">
      <w:pPr>
        <w:spacing w:after="240" w:line="360" w:lineRule="auto"/>
      </w:pPr>
      <w:r>
        <w:t>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§8.4).</w:t>
      </w:r>
    </w:p>
    <w:p w14:paraId="00F4B777" w14:textId="77777777" w:rsidR="00EA27FE" w:rsidRDefault="00000000">
      <w:pPr>
        <w:spacing w:after="240" w:line="360" w:lineRule="auto"/>
      </w:pPr>
      <w:r>
        <w:rPr>
          <w:b/>
        </w:rPr>
        <w:t>Constraints due to risks.</w:t>
      </w:r>
    </w:p>
    <w:p w14:paraId="472EFC23" w14:textId="77777777" w:rsidR="00EA27FE" w:rsidRDefault="00000000">
      <w:pPr>
        <w:spacing w:after="240" w:line="360" w:lineRule="auto"/>
      </w:pPr>
      <w:r>
        <w:t>A number of potential risks were identified prior to project commencement (§3.12),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lastRenderedPageBreak/>
        <w:t>8.4 Future Work</w:t>
      </w:r>
    </w:p>
    <w:p w14:paraId="3ABE5B7F" w14:textId="77777777"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(§7.6, §8.2).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77777777" w:rsidR="00EA27FE" w:rsidRDefault="00000000">
      <w:pPr>
        <w:spacing w:after="240" w:line="360" w:lineRule="auto"/>
      </w:pPr>
      <w:r>
        <w:t>This research has created five real and tangible outputs. These are extracted below from the full analysis presented in §8.1:</w:t>
      </w:r>
    </w:p>
    <w:p w14:paraId="72798DFD" w14:textId="77777777"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(§2.10, §4.2),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77777777"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(§8.2, §8.4).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77777777"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(§4.1).</w:t>
      </w:r>
    </w:p>
    <w:p w14:paraId="4EF1F06A" w14:textId="77777777" w:rsidR="00EA27FE" w:rsidRDefault="00000000">
      <w:pPr>
        <w:spacing w:before="280" w:after="160" w:line="360" w:lineRule="auto"/>
      </w:pPr>
      <w:r>
        <w:rPr>
          <w:b/>
          <w:color w:val="000000"/>
          <w:sz w:val="26"/>
        </w:rPr>
        <w:t>9.2 Recommendations</w:t>
      </w:r>
    </w:p>
    <w:p w14:paraId="32A0FA36" w14:textId="77777777" w:rsidR="00EA27FE" w:rsidRDefault="00000000">
      <w:pPr>
        <w:spacing w:after="240" w:line="360" w:lineRule="auto"/>
      </w:pPr>
      <w:r>
        <w:t>Two of the Recommendations from our results are as follows; These two recommendations were developed from a larger list of recommendations given in §8.1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77777777" w:rsidR="00EA27FE" w:rsidRDefault="00000000">
      <w:pPr>
        <w:spacing w:after="240" w:line="360" w:lineRule="auto"/>
      </w:pPr>
      <w:r>
        <w:lastRenderedPageBreak/>
        <w:t>Taken together, these contributions close the compound literature gap identified in this dissertation (§4.2):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77777777"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(§References).</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77777777"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77777777"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consistent with the GDPR-compliant data handling described in §3.13.2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77777777"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(§3.7, §7.3)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25"/>
          <w:footerReference w:type="default" r:id="rId26"/>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77777777"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(§References).</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77777777"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77777777" w:rsidR="00EA27FE" w:rsidRDefault="00000000">
      <w:pPr>
        <w:spacing w:after="120" w:line="240" w:lineRule="auto"/>
      </w:pPr>
      <w:r>
        <w:t>The screenshots below show the original email exchanges confirming participation. Evaluator names and personal email addresses have been redacted to protect participant anonymity, consistent with the GDPR-compliant data handling described in §3.13.2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77777777" w:rsidR="00EA27FE" w:rsidRDefault="00000000">
      <w:pPr>
        <w:spacing w:after="120" w:line="240" w:lineRule="auto"/>
      </w:pPr>
      <w:r>
        <w:t xml:space="preserve">*Appendix 5.2: Scheduling email sent to both evaluators confirming the Google Meet session time and attaching the evaluation rubric (`evaluation_rubric.pdf`) and rating sheet </w:t>
      </w:r>
      <w:r>
        <w:lastRenderedPageBreak/>
        <w:t>(`rating_sheet.xlsx`) ahead of the session. This documents that human evaluation (§3.7, §7.3) was conducted as a live, synchronous session rather than an asynchronous survey.*</w:t>
      </w:r>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27"/>
      <w:footerReference w:type="default" r:id="rId28"/>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D5D2D" w14:textId="77777777" w:rsidR="008C031D" w:rsidRDefault="008C031D">
      <w:pPr>
        <w:spacing w:after="0" w:line="240" w:lineRule="auto"/>
      </w:pPr>
      <w:r>
        <w:separator/>
      </w:r>
    </w:p>
  </w:endnote>
  <w:endnote w:type="continuationSeparator" w:id="0">
    <w:p w14:paraId="01FC8BCF" w14:textId="77777777" w:rsidR="008C031D" w:rsidRDefault="008C0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5D80" w14:textId="77777777" w:rsidR="008C031D" w:rsidRDefault="008C031D">
      <w:pPr>
        <w:spacing w:after="0" w:line="240" w:lineRule="auto"/>
      </w:pPr>
      <w:r>
        <w:separator/>
      </w:r>
    </w:p>
  </w:footnote>
  <w:footnote w:type="continuationSeparator" w:id="0">
    <w:p w14:paraId="5B57D87E" w14:textId="77777777" w:rsidR="008C031D" w:rsidRDefault="008C0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5" w:author="Thilina Perera" w:date="2026-08-02T16:21:00Z"/>
  <w:sdt>
    <w:sdtPr>
      <w:id w:val="-667097093"/>
      <w:docPartObj>
        <w:docPartGallery w:val="Page Numbers (Top of Page)"/>
        <w:docPartUnique/>
      </w:docPartObj>
    </w:sdtPr>
    <w:sdtEndPr>
      <w:rPr>
        <w:noProof/>
      </w:rPr>
    </w:sdtEndPr>
    <w:sdtContent>
      <w:customXmlInsRangeEnd w:id="25"/>
      <w:p w14:paraId="7FA55AFE" w14:textId="38F362B7" w:rsidR="004B485B" w:rsidRDefault="004B485B">
        <w:pPr>
          <w:pStyle w:val="Header"/>
          <w:jc w:val="right"/>
          <w:rPr>
            <w:ins w:id="26" w:author="Thilina Perera" w:date="2026-08-02T16:21:00Z" w16du:dateUtc="2026-08-02T10:51:00Z"/>
          </w:rPr>
        </w:pPr>
        <w:ins w:id="27" w:author="Thilina Perera" w:date="2026-08-02T16:21:00Z" w16du:dateUtc="2026-08-02T10:51:00Z">
          <w:r>
            <w:fldChar w:fldCharType="begin"/>
          </w:r>
          <w:r>
            <w:instrText xml:space="preserve"> PAGE   \* MERGEFORMAT </w:instrText>
          </w:r>
          <w:r>
            <w:fldChar w:fldCharType="separate"/>
          </w:r>
          <w:r>
            <w:rPr>
              <w:noProof/>
            </w:rPr>
            <w:t>2</w:t>
          </w:r>
          <w:r>
            <w:rPr>
              <w:noProof/>
            </w:rPr>
            <w:fldChar w:fldCharType="end"/>
          </w:r>
        </w:ins>
      </w:p>
      <w:customXmlInsRangeStart w:id="28" w:author="Thilina Perera" w:date="2026-08-02T16:21:00Z"/>
    </w:sdtContent>
  </w:sdt>
  <w:customXmlInsRangeEnd w:id="28"/>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1"/>
  </w:num>
  <w:num w:numId="11" w16cid:durableId="1123309738">
    <w:abstractNumId w:val="10"/>
  </w:num>
  <w:num w:numId="12" w16cid:durableId="14678965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130"/>
    <w:rsid w:val="00326F90"/>
    <w:rsid w:val="004B485B"/>
    <w:rsid w:val="00535C91"/>
    <w:rsid w:val="008C031D"/>
    <w:rsid w:val="00AA1D8D"/>
    <w:rsid w:val="00B47730"/>
    <w:rsid w:val="00CB0664"/>
    <w:rsid w:val="00DD4F9E"/>
    <w:rsid w:val="00EA2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179</Pages>
  <Words>48064</Words>
  <Characters>273970</Characters>
  <Application>Microsoft Office Word</Application>
  <DocSecurity>0</DocSecurity>
  <Lines>2283</Lines>
  <Paragraphs>642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4</cp:revision>
  <dcterms:created xsi:type="dcterms:W3CDTF">2026-08-02T10:45:00Z</dcterms:created>
  <dcterms:modified xsi:type="dcterms:W3CDTF">2026-08-02T10:53:00Z</dcterms:modified>
  <cp:category/>
</cp:coreProperties>
</file>