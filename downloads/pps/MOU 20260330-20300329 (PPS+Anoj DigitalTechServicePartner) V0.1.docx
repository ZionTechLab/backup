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D3BEA" w14:textId="77777777" w:rsidR="00186A33" w:rsidRDefault="00186A33" w:rsidP="002D68DC">
      <w:pPr>
        <w:spacing w:after="120" w:line="240" w:lineRule="auto"/>
        <w:jc w:val="center"/>
        <w:rPr>
          <w:rFonts w:ascii="Times New Roman" w:hAnsi="Times New Roman" w:cs="Times New Roman"/>
          <w:b/>
          <w:bCs/>
          <w:sz w:val="36"/>
          <w:szCs w:val="36"/>
        </w:rPr>
      </w:pPr>
    </w:p>
    <w:p w14:paraId="5F6AD5FA" w14:textId="77777777" w:rsidR="00186A33" w:rsidRDefault="00186A33" w:rsidP="002D68DC">
      <w:pPr>
        <w:spacing w:after="120" w:line="240" w:lineRule="auto"/>
        <w:jc w:val="center"/>
        <w:rPr>
          <w:rFonts w:ascii="Times New Roman" w:hAnsi="Times New Roman" w:cs="Times New Roman"/>
          <w:b/>
          <w:bCs/>
          <w:sz w:val="36"/>
          <w:szCs w:val="36"/>
        </w:rPr>
      </w:pPr>
    </w:p>
    <w:p w14:paraId="2D690449" w14:textId="77777777" w:rsidR="00186A33" w:rsidRDefault="00186A33" w:rsidP="002D68DC">
      <w:pPr>
        <w:spacing w:after="120" w:line="240" w:lineRule="auto"/>
        <w:jc w:val="center"/>
        <w:rPr>
          <w:rFonts w:ascii="Times New Roman" w:hAnsi="Times New Roman" w:cs="Times New Roman"/>
          <w:b/>
          <w:bCs/>
          <w:sz w:val="36"/>
          <w:szCs w:val="36"/>
        </w:rPr>
      </w:pPr>
    </w:p>
    <w:p w14:paraId="46E9BC9B" w14:textId="209FCC30" w:rsidR="002D68DC" w:rsidRPr="00D40857" w:rsidRDefault="002D68DC" w:rsidP="002D68DC">
      <w:pPr>
        <w:spacing w:after="120" w:line="240" w:lineRule="auto"/>
        <w:jc w:val="center"/>
        <w:rPr>
          <w:rFonts w:ascii="Times New Roman" w:hAnsi="Times New Roman" w:cs="Times New Roman"/>
          <w:b/>
          <w:bCs/>
          <w:sz w:val="40"/>
          <w:szCs w:val="40"/>
        </w:rPr>
      </w:pPr>
      <w:r w:rsidRPr="00D40857">
        <w:rPr>
          <w:rFonts w:ascii="Times New Roman" w:hAnsi="Times New Roman" w:cs="Times New Roman"/>
          <w:b/>
          <w:bCs/>
          <w:sz w:val="40"/>
          <w:szCs w:val="40"/>
        </w:rPr>
        <w:t>MEMORANDUM OF UNDERSTANDING (MOU)</w:t>
      </w:r>
    </w:p>
    <w:p w14:paraId="0FF55776" w14:textId="30D63CDC" w:rsidR="002D68DC" w:rsidRDefault="002D68DC" w:rsidP="002D68DC">
      <w:pPr>
        <w:spacing w:after="120" w:line="240" w:lineRule="auto"/>
        <w:jc w:val="center"/>
        <w:rPr>
          <w:rFonts w:ascii="Times New Roman" w:hAnsi="Times New Roman" w:cs="Times New Roman"/>
          <w:b/>
          <w:bCs/>
          <w:sz w:val="36"/>
          <w:szCs w:val="36"/>
        </w:rPr>
      </w:pPr>
    </w:p>
    <w:p w14:paraId="25E9A3AF" w14:textId="77777777" w:rsidR="00186A33" w:rsidRPr="002D68DC" w:rsidRDefault="00186A33" w:rsidP="002D68DC">
      <w:pPr>
        <w:spacing w:after="120" w:line="240" w:lineRule="auto"/>
        <w:jc w:val="center"/>
        <w:rPr>
          <w:rFonts w:ascii="Times New Roman" w:hAnsi="Times New Roman" w:cs="Times New Roman"/>
          <w:b/>
          <w:bCs/>
          <w:sz w:val="36"/>
          <w:szCs w:val="36"/>
        </w:rPr>
      </w:pPr>
    </w:p>
    <w:p w14:paraId="5228F27A" w14:textId="1E55C177" w:rsidR="002D68DC" w:rsidRPr="002D68DC" w:rsidRDefault="002D68DC" w:rsidP="002D68DC">
      <w:pPr>
        <w:spacing w:after="120" w:line="240" w:lineRule="auto"/>
        <w:jc w:val="center"/>
        <w:rPr>
          <w:rFonts w:ascii="Times New Roman" w:hAnsi="Times New Roman" w:cs="Times New Roman"/>
          <w:b/>
          <w:bCs/>
          <w:sz w:val="36"/>
          <w:szCs w:val="36"/>
        </w:rPr>
      </w:pPr>
      <w:r w:rsidRPr="002D68DC">
        <w:rPr>
          <w:rFonts w:ascii="Times New Roman" w:hAnsi="Times New Roman" w:cs="Times New Roman"/>
          <w:b/>
          <w:bCs/>
          <w:sz w:val="36"/>
          <w:szCs w:val="36"/>
        </w:rPr>
        <w:t>BETWEEN</w:t>
      </w:r>
    </w:p>
    <w:p w14:paraId="07EB1D66" w14:textId="0F39294C" w:rsidR="002D68DC" w:rsidRDefault="002D68DC" w:rsidP="002D68DC">
      <w:pPr>
        <w:spacing w:after="120" w:line="240" w:lineRule="auto"/>
        <w:jc w:val="center"/>
        <w:rPr>
          <w:rFonts w:ascii="Times New Roman" w:hAnsi="Times New Roman" w:cs="Times New Roman"/>
          <w:b/>
          <w:bCs/>
          <w:sz w:val="36"/>
          <w:szCs w:val="36"/>
        </w:rPr>
      </w:pPr>
    </w:p>
    <w:p w14:paraId="1EF20F58" w14:textId="77777777" w:rsidR="00186A33" w:rsidRPr="002D68DC" w:rsidRDefault="00186A33" w:rsidP="002D68DC">
      <w:pPr>
        <w:spacing w:after="120" w:line="240" w:lineRule="auto"/>
        <w:jc w:val="center"/>
        <w:rPr>
          <w:rFonts w:ascii="Times New Roman" w:hAnsi="Times New Roman" w:cs="Times New Roman"/>
          <w:b/>
          <w:bCs/>
          <w:sz w:val="36"/>
          <w:szCs w:val="36"/>
        </w:rPr>
      </w:pPr>
    </w:p>
    <w:p w14:paraId="61D374D2" w14:textId="1E12B8FD" w:rsidR="002D68DC" w:rsidRPr="002D68DC" w:rsidRDefault="002D68DC" w:rsidP="002D68DC">
      <w:pPr>
        <w:spacing w:after="120" w:line="240" w:lineRule="auto"/>
        <w:jc w:val="center"/>
        <w:rPr>
          <w:rFonts w:ascii="Times New Roman" w:hAnsi="Times New Roman" w:cs="Times New Roman"/>
          <w:b/>
          <w:bCs/>
          <w:sz w:val="36"/>
          <w:szCs w:val="36"/>
        </w:rPr>
      </w:pPr>
      <w:r w:rsidRPr="002D68DC">
        <w:rPr>
          <w:rFonts w:ascii="Times New Roman" w:hAnsi="Times New Roman" w:cs="Times New Roman"/>
          <w:b/>
          <w:bCs/>
          <w:sz w:val="36"/>
          <w:szCs w:val="36"/>
        </w:rPr>
        <w:t>POLY PACKAGING SERVICES ("PPS")</w:t>
      </w:r>
    </w:p>
    <w:p w14:paraId="083580EC" w14:textId="52645DBE" w:rsidR="002D68DC" w:rsidRPr="002D68DC" w:rsidRDefault="002D68DC" w:rsidP="002D68DC">
      <w:pPr>
        <w:spacing w:after="120" w:line="240" w:lineRule="auto"/>
        <w:jc w:val="center"/>
        <w:rPr>
          <w:rFonts w:ascii="Times New Roman" w:hAnsi="Times New Roman" w:cs="Times New Roman"/>
        </w:rPr>
      </w:pPr>
      <w:r w:rsidRPr="002D68DC">
        <w:rPr>
          <w:rFonts w:ascii="Times New Roman" w:hAnsi="Times New Roman" w:cs="Times New Roman"/>
        </w:rPr>
        <w:t>A company incorporated under the laws of Sri Lanka, having its registered office at No. 274 Canal Road, Wattala, Sri Lanka (hereinafter referred to as the "First Party" or "PPS")</w:t>
      </w:r>
    </w:p>
    <w:p w14:paraId="079F8F0A" w14:textId="4743686D" w:rsidR="002D68DC" w:rsidRDefault="002D68DC" w:rsidP="002D68DC">
      <w:pPr>
        <w:spacing w:after="120" w:line="240" w:lineRule="auto"/>
        <w:jc w:val="center"/>
        <w:rPr>
          <w:rFonts w:ascii="Times New Roman" w:hAnsi="Times New Roman" w:cs="Times New Roman"/>
        </w:rPr>
      </w:pPr>
    </w:p>
    <w:p w14:paraId="000A060D" w14:textId="77777777" w:rsidR="00186A33" w:rsidRPr="002D68DC" w:rsidRDefault="00186A33" w:rsidP="002D68DC">
      <w:pPr>
        <w:spacing w:after="120" w:line="240" w:lineRule="auto"/>
        <w:jc w:val="center"/>
        <w:rPr>
          <w:rFonts w:ascii="Times New Roman" w:hAnsi="Times New Roman" w:cs="Times New Roman"/>
        </w:rPr>
      </w:pPr>
    </w:p>
    <w:p w14:paraId="0F3F3A0B" w14:textId="465FEFA4" w:rsidR="002D68DC" w:rsidRPr="00186A33" w:rsidRDefault="002D68DC" w:rsidP="002D68DC">
      <w:pPr>
        <w:spacing w:after="120" w:line="240" w:lineRule="auto"/>
        <w:jc w:val="center"/>
        <w:rPr>
          <w:rFonts w:ascii="Times New Roman" w:hAnsi="Times New Roman" w:cs="Times New Roman"/>
          <w:b/>
          <w:bCs/>
          <w:sz w:val="36"/>
          <w:szCs w:val="36"/>
        </w:rPr>
      </w:pPr>
      <w:r w:rsidRPr="00186A33">
        <w:rPr>
          <w:rFonts w:ascii="Times New Roman" w:hAnsi="Times New Roman" w:cs="Times New Roman"/>
          <w:b/>
          <w:bCs/>
          <w:sz w:val="36"/>
          <w:szCs w:val="36"/>
        </w:rPr>
        <w:t>AND</w:t>
      </w:r>
    </w:p>
    <w:p w14:paraId="07A26F72" w14:textId="541FB5F7" w:rsidR="002D68DC" w:rsidRDefault="002D68DC" w:rsidP="002D68DC">
      <w:pPr>
        <w:spacing w:after="120" w:line="240" w:lineRule="auto"/>
        <w:jc w:val="center"/>
        <w:rPr>
          <w:rFonts w:ascii="Times New Roman" w:hAnsi="Times New Roman" w:cs="Times New Roman"/>
        </w:rPr>
      </w:pPr>
    </w:p>
    <w:p w14:paraId="5F94968D" w14:textId="77777777" w:rsidR="00186A33" w:rsidRPr="002D68DC" w:rsidRDefault="00186A33" w:rsidP="002D68DC">
      <w:pPr>
        <w:spacing w:after="120" w:line="240" w:lineRule="auto"/>
        <w:jc w:val="center"/>
        <w:rPr>
          <w:rFonts w:ascii="Times New Roman" w:hAnsi="Times New Roman" w:cs="Times New Roman"/>
        </w:rPr>
      </w:pPr>
    </w:p>
    <w:p w14:paraId="7D9A2BC5" w14:textId="3BEC8CA6" w:rsidR="002D68DC" w:rsidRPr="002D68DC" w:rsidRDefault="00250401" w:rsidP="002D68DC">
      <w:pPr>
        <w:spacing w:after="120" w:line="240" w:lineRule="auto"/>
        <w:jc w:val="center"/>
        <w:rPr>
          <w:rFonts w:ascii="Times New Roman" w:hAnsi="Times New Roman" w:cs="Times New Roman"/>
          <w:b/>
          <w:bCs/>
          <w:sz w:val="36"/>
          <w:szCs w:val="36"/>
        </w:rPr>
      </w:pPr>
      <w:r>
        <w:rPr>
          <w:rFonts w:ascii="Times New Roman" w:hAnsi="Times New Roman" w:cs="Times New Roman"/>
          <w:b/>
          <w:bCs/>
          <w:sz w:val="36"/>
          <w:szCs w:val="36"/>
        </w:rPr>
        <w:t>Eng. M. A. Anoj Thilina Perera</w:t>
      </w:r>
      <w:r w:rsidR="002D68DC" w:rsidRPr="002D68DC">
        <w:rPr>
          <w:rFonts w:ascii="Times New Roman" w:hAnsi="Times New Roman" w:cs="Times New Roman"/>
          <w:b/>
          <w:bCs/>
          <w:sz w:val="36"/>
          <w:szCs w:val="36"/>
        </w:rPr>
        <w:t xml:space="preserve"> ("</w:t>
      </w:r>
      <w:r>
        <w:rPr>
          <w:rFonts w:ascii="Times New Roman" w:hAnsi="Times New Roman" w:cs="Times New Roman"/>
          <w:b/>
          <w:bCs/>
          <w:sz w:val="36"/>
          <w:szCs w:val="36"/>
        </w:rPr>
        <w:t>GALAXY</w:t>
      </w:r>
      <w:r w:rsidR="002D68DC" w:rsidRPr="002D68DC">
        <w:rPr>
          <w:rFonts w:ascii="Times New Roman" w:hAnsi="Times New Roman" w:cs="Times New Roman"/>
          <w:b/>
          <w:bCs/>
          <w:sz w:val="36"/>
          <w:szCs w:val="36"/>
        </w:rPr>
        <w:t>")</w:t>
      </w:r>
    </w:p>
    <w:p w14:paraId="1E8E3016" w14:textId="31C754AF" w:rsidR="002D68DC" w:rsidRPr="002D68DC" w:rsidDel="005131CA" w:rsidRDefault="005131CA" w:rsidP="002D68DC">
      <w:pPr>
        <w:spacing w:after="120" w:line="240" w:lineRule="auto"/>
        <w:jc w:val="center"/>
        <w:rPr>
          <w:del w:id="0" w:author="Thilina Perera" w:date="2026-07-25T06:42:00Z" w16du:dateUtc="2026-07-25T01:12:00Z"/>
          <w:rFonts w:ascii="Times New Roman" w:hAnsi="Times New Roman" w:cs="Times New Roman"/>
        </w:rPr>
      </w:pPr>
      <w:ins w:id="1" w:author="Thilina Perera" w:date="2026-07-25T06:42:00Z">
        <w:r w:rsidRPr="005131CA">
          <w:rPr>
            <w:rFonts w:ascii="Times New Roman" w:hAnsi="Times New Roman" w:cs="Times New Roman"/>
          </w:rPr>
          <w:t xml:space="preserve">a Professional Member of the Computer Society of Sri Lanka, trading as Galaxy ERP, having its registered address at No. 60/1 Jusse Vaz Mawatha, </w:t>
        </w:r>
        <w:proofErr w:type="spellStart"/>
        <w:r w:rsidRPr="005131CA">
          <w:rPr>
            <w:rFonts w:ascii="Times New Roman" w:hAnsi="Times New Roman" w:cs="Times New Roman"/>
          </w:rPr>
          <w:t>Katuwapitiya</w:t>
        </w:r>
        <w:proofErr w:type="spellEnd"/>
        <w:r w:rsidRPr="005131CA">
          <w:rPr>
            <w:rFonts w:ascii="Times New Roman" w:hAnsi="Times New Roman" w:cs="Times New Roman"/>
          </w:rPr>
          <w:t>, Negombo (hereinafter referred to as the 'Second Party' or 'Galaxy').</w:t>
        </w:r>
      </w:ins>
      <w:del w:id="2" w:author="Thilina Perera" w:date="2026-07-25T06:42:00Z" w16du:dateUtc="2026-07-25T01:12:00Z">
        <w:r w:rsidR="00250401" w:rsidDel="005131CA">
          <w:rPr>
            <w:rFonts w:ascii="Times New Roman" w:hAnsi="Times New Roman" w:cs="Times New Roman"/>
          </w:rPr>
          <w:delText xml:space="preserve">Digital Technology Specialist </w:delText>
        </w:r>
        <w:r w:rsidR="002D68DC" w:rsidRPr="002D68DC" w:rsidDel="005131CA">
          <w:rPr>
            <w:rFonts w:ascii="Times New Roman" w:hAnsi="Times New Roman" w:cs="Times New Roman"/>
          </w:rPr>
          <w:delText xml:space="preserve">having its </w:delText>
        </w:r>
        <w:r w:rsidR="00250401" w:rsidDel="005131CA">
          <w:rPr>
            <w:rFonts w:ascii="Times New Roman" w:hAnsi="Times New Roman" w:cs="Times New Roman"/>
          </w:rPr>
          <w:delText>permanent address</w:delText>
        </w:r>
        <w:r w:rsidR="002D68DC" w:rsidRPr="002D68DC" w:rsidDel="005131CA">
          <w:rPr>
            <w:rFonts w:ascii="Times New Roman" w:hAnsi="Times New Roman" w:cs="Times New Roman"/>
          </w:rPr>
          <w:delText xml:space="preserve"> at </w:delText>
        </w:r>
        <w:r w:rsidR="00250401" w:rsidDel="005131CA">
          <w:rPr>
            <w:rFonts w:ascii="Times New Roman" w:hAnsi="Times New Roman" w:cs="Times New Roman"/>
          </w:rPr>
          <w:delText>No. 60/1 Jusse Vaz Mawatha, Katuwapitiya, Negombo</w:delText>
        </w:r>
        <w:r w:rsidR="002D68DC" w:rsidRPr="002D68DC" w:rsidDel="005131CA">
          <w:rPr>
            <w:rFonts w:ascii="Times New Roman" w:hAnsi="Times New Roman" w:cs="Times New Roman"/>
          </w:rPr>
          <w:delText xml:space="preserve"> (hereinafter referred to as the "Second Party" or "</w:delText>
        </w:r>
        <w:r w:rsidR="00A06228" w:rsidDel="005131CA">
          <w:rPr>
            <w:rFonts w:ascii="Times New Roman" w:hAnsi="Times New Roman" w:cs="Times New Roman"/>
          </w:rPr>
          <w:delText>Galaxy</w:delText>
        </w:r>
        <w:r w:rsidR="002D68DC" w:rsidRPr="002D68DC" w:rsidDel="005131CA">
          <w:rPr>
            <w:rFonts w:ascii="Times New Roman" w:hAnsi="Times New Roman" w:cs="Times New Roman"/>
          </w:rPr>
          <w:delText>")</w:delText>
        </w:r>
      </w:del>
    </w:p>
    <w:p w14:paraId="4FD777DC" w14:textId="77777777" w:rsidR="002D68DC" w:rsidRPr="002D68DC" w:rsidRDefault="002D68DC" w:rsidP="002D68DC">
      <w:pPr>
        <w:spacing w:after="120" w:line="240" w:lineRule="auto"/>
        <w:jc w:val="center"/>
        <w:rPr>
          <w:rFonts w:ascii="Times New Roman" w:hAnsi="Times New Roman" w:cs="Times New Roman"/>
        </w:rPr>
      </w:pPr>
    </w:p>
    <w:p w14:paraId="181E11C9" w14:textId="6C1DA28C" w:rsidR="002D68DC" w:rsidRPr="002D68DC" w:rsidRDefault="002D68DC" w:rsidP="002D68DC">
      <w:pPr>
        <w:spacing w:after="120" w:line="240" w:lineRule="auto"/>
        <w:jc w:val="center"/>
        <w:rPr>
          <w:rFonts w:ascii="Times New Roman" w:hAnsi="Times New Roman" w:cs="Times New Roman"/>
        </w:rPr>
      </w:pPr>
      <w:r w:rsidRPr="002D68DC">
        <w:rPr>
          <w:rFonts w:ascii="Times New Roman" w:hAnsi="Times New Roman" w:cs="Times New Roman"/>
        </w:rPr>
        <w:t>(Collectively referred to as the "Parties" and individually as a "Party")</w:t>
      </w:r>
    </w:p>
    <w:p w14:paraId="549CFDD9" w14:textId="77777777" w:rsidR="002D68DC" w:rsidRPr="002D68DC" w:rsidRDefault="002D68DC" w:rsidP="002D68DC">
      <w:pPr>
        <w:spacing w:after="120" w:line="240" w:lineRule="auto"/>
        <w:rPr>
          <w:rFonts w:ascii="Times New Roman" w:hAnsi="Times New Roman" w:cs="Times New Roman"/>
        </w:rPr>
      </w:pPr>
    </w:p>
    <w:p w14:paraId="25C33FA8" w14:textId="0727283E" w:rsidR="002D68DC" w:rsidRPr="002D68DC" w:rsidRDefault="002D68DC" w:rsidP="002D68DC">
      <w:pPr>
        <w:spacing w:after="120" w:line="240" w:lineRule="auto"/>
        <w:rPr>
          <w:rFonts w:ascii="Times New Roman" w:hAnsi="Times New Roman" w:cs="Times New Roman"/>
        </w:rPr>
      </w:pPr>
    </w:p>
    <w:p w14:paraId="4E6DD0FE" w14:textId="77777777" w:rsidR="002D68DC" w:rsidRPr="002D68DC" w:rsidRDefault="002D68DC" w:rsidP="002D68DC">
      <w:pPr>
        <w:spacing w:after="120" w:line="240" w:lineRule="auto"/>
        <w:rPr>
          <w:rFonts w:ascii="Times New Roman" w:hAnsi="Times New Roman" w:cs="Times New Roman"/>
        </w:rPr>
      </w:pPr>
    </w:p>
    <w:p w14:paraId="45050F13" w14:textId="77777777" w:rsidR="002D68DC" w:rsidRDefault="002D68DC" w:rsidP="002D68DC">
      <w:pPr>
        <w:spacing w:after="120" w:line="240" w:lineRule="auto"/>
        <w:rPr>
          <w:rFonts w:ascii="Times New Roman" w:hAnsi="Times New Roman" w:cs="Times New Roman"/>
        </w:rPr>
      </w:pPr>
      <w:r>
        <w:rPr>
          <w:rFonts w:ascii="Times New Roman" w:hAnsi="Times New Roman" w:cs="Times New Roman"/>
        </w:rPr>
        <w:br w:type="page"/>
      </w:r>
    </w:p>
    <w:p w14:paraId="65F78C9E" w14:textId="6E20365F"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lastRenderedPageBreak/>
        <w:t>1. BACKGROUND AND PURPOSE</w:t>
      </w:r>
    </w:p>
    <w:p w14:paraId="2CDE01A3" w14:textId="1FE22D81" w:rsidR="002D68DC" w:rsidRPr="002D68DC" w:rsidRDefault="002D68DC" w:rsidP="00B37BE9">
      <w:pPr>
        <w:spacing w:after="120" w:line="240" w:lineRule="auto"/>
        <w:ind w:left="360"/>
        <w:rPr>
          <w:rFonts w:ascii="Times New Roman" w:hAnsi="Times New Roman" w:cs="Times New Roman"/>
        </w:rPr>
      </w:pPr>
      <w:r w:rsidRPr="00B37BE9">
        <w:rPr>
          <w:rFonts w:ascii="Times New Roman" w:hAnsi="Times New Roman" w:cs="Times New Roman"/>
          <w:b/>
          <w:bCs/>
        </w:rPr>
        <w:t>WHEREAS, PPS</w:t>
      </w:r>
      <w:r w:rsidRPr="002D68DC">
        <w:rPr>
          <w:rFonts w:ascii="Times New Roman" w:hAnsi="Times New Roman" w:cs="Times New Roman"/>
        </w:rPr>
        <w:t xml:space="preserve"> is a leading entity in the </w:t>
      </w:r>
      <w:r w:rsidR="00B37BE9">
        <w:rPr>
          <w:rFonts w:ascii="Times New Roman" w:hAnsi="Times New Roman" w:cs="Times New Roman"/>
        </w:rPr>
        <w:t>Polythene P</w:t>
      </w:r>
      <w:r w:rsidRPr="002D68DC">
        <w:rPr>
          <w:rFonts w:ascii="Times New Roman" w:hAnsi="Times New Roman" w:cs="Times New Roman"/>
        </w:rPr>
        <w:t>ackaging industry in Sri Lanka, seeking to enhance its operational efficiency through robust digital technology solutions.</w:t>
      </w:r>
    </w:p>
    <w:p w14:paraId="60D07784" w14:textId="5CCC1D96" w:rsidR="002D68DC" w:rsidRPr="002D68DC" w:rsidRDefault="002D68DC" w:rsidP="00B37BE9">
      <w:pPr>
        <w:spacing w:after="120" w:line="240" w:lineRule="auto"/>
        <w:ind w:left="360"/>
        <w:rPr>
          <w:rFonts w:ascii="Times New Roman" w:hAnsi="Times New Roman" w:cs="Times New Roman"/>
        </w:rPr>
      </w:pPr>
      <w:proofErr w:type="gramStart"/>
      <w:r w:rsidRPr="00B37BE9">
        <w:rPr>
          <w:rFonts w:ascii="Times New Roman" w:hAnsi="Times New Roman" w:cs="Times New Roman"/>
          <w:b/>
          <w:bCs/>
        </w:rPr>
        <w:t>WHEREAS,</w:t>
      </w:r>
      <w:proofErr w:type="gramEnd"/>
      <w:r w:rsidRPr="00B37BE9">
        <w:rPr>
          <w:rFonts w:ascii="Times New Roman" w:hAnsi="Times New Roman" w:cs="Times New Roman"/>
          <w:b/>
          <w:bCs/>
        </w:rPr>
        <w:t xml:space="preserve"> </w:t>
      </w:r>
      <w:del w:id="3" w:author="Thilina Perera" w:date="2026-07-25T06:44:00Z" w16du:dateUtc="2026-07-25T01:14:00Z">
        <w:r w:rsidR="00A06228" w:rsidDel="005131CA">
          <w:rPr>
            <w:rFonts w:ascii="Times New Roman" w:hAnsi="Times New Roman" w:cs="Times New Roman"/>
            <w:b/>
            <w:bCs/>
          </w:rPr>
          <w:delText>Eng. Mr. Perera</w:delText>
        </w:r>
      </w:del>
      <w:ins w:id="4" w:author="Thilina Perera" w:date="2026-07-25T06:44:00Z" w16du:dateUtc="2026-07-25T01:14:00Z">
        <w:r w:rsidR="005131CA">
          <w:rPr>
            <w:rFonts w:ascii="Times New Roman" w:hAnsi="Times New Roman" w:cs="Times New Roman"/>
            <w:b/>
            <w:bCs/>
          </w:rPr>
          <w:t>Galaxy</w:t>
        </w:r>
      </w:ins>
      <w:r w:rsidRPr="002D68DC">
        <w:rPr>
          <w:rFonts w:ascii="Times New Roman" w:hAnsi="Times New Roman" w:cs="Times New Roman"/>
        </w:rPr>
        <w:t xml:space="preserve"> is a </w:t>
      </w:r>
      <w:r w:rsidR="00A06228">
        <w:rPr>
          <w:rFonts w:ascii="Times New Roman" w:hAnsi="Times New Roman" w:cs="Times New Roman"/>
        </w:rPr>
        <w:t>Software Suite</w:t>
      </w:r>
      <w:r w:rsidRPr="002D68DC">
        <w:rPr>
          <w:rFonts w:ascii="Times New Roman" w:hAnsi="Times New Roman" w:cs="Times New Roman"/>
        </w:rPr>
        <w:t xml:space="preserve"> based in </w:t>
      </w:r>
      <w:r w:rsidR="00A06228">
        <w:rPr>
          <w:rFonts w:ascii="Times New Roman" w:hAnsi="Times New Roman" w:cs="Times New Roman"/>
        </w:rPr>
        <w:t>Negombo, Sri Lanka</w:t>
      </w:r>
      <w:r w:rsidRPr="002D68DC">
        <w:rPr>
          <w:rFonts w:ascii="Times New Roman" w:hAnsi="Times New Roman" w:cs="Times New Roman"/>
        </w:rPr>
        <w:t xml:space="preserve">, specializing in software development and digital solutions, and is </w:t>
      </w:r>
      <w:r w:rsidR="00B37BE9" w:rsidRPr="00B37BE9">
        <w:rPr>
          <w:rFonts w:ascii="Times New Roman" w:hAnsi="Times New Roman" w:cs="Times New Roman"/>
          <w:b/>
          <w:bCs/>
        </w:rPr>
        <w:t>committing</w:t>
      </w:r>
      <w:r w:rsidRPr="00B37BE9">
        <w:rPr>
          <w:rFonts w:ascii="Times New Roman" w:hAnsi="Times New Roman" w:cs="Times New Roman"/>
          <w:b/>
          <w:bCs/>
        </w:rPr>
        <w:t xml:space="preserve"> to develop a comprehensive </w:t>
      </w:r>
      <w:r w:rsidR="00B37BE9" w:rsidRPr="00B37BE9">
        <w:rPr>
          <w:rFonts w:ascii="Times New Roman" w:hAnsi="Times New Roman" w:cs="Times New Roman"/>
          <w:b/>
          <w:bCs/>
        </w:rPr>
        <w:t xml:space="preserve">fully customized </w:t>
      </w:r>
      <w:r w:rsidRPr="00B37BE9">
        <w:rPr>
          <w:rFonts w:ascii="Times New Roman" w:hAnsi="Times New Roman" w:cs="Times New Roman"/>
          <w:b/>
          <w:bCs/>
        </w:rPr>
        <w:t xml:space="preserve">suite of business operations software based on </w:t>
      </w:r>
      <w:r w:rsidR="00B37BE9">
        <w:rPr>
          <w:rFonts w:ascii="Times New Roman" w:hAnsi="Times New Roman" w:cs="Times New Roman"/>
          <w:b/>
          <w:bCs/>
        </w:rPr>
        <w:t xml:space="preserve">Polythene </w:t>
      </w:r>
      <w:r w:rsidRPr="00B37BE9">
        <w:rPr>
          <w:rFonts w:ascii="Times New Roman" w:hAnsi="Times New Roman" w:cs="Times New Roman"/>
          <w:b/>
          <w:bCs/>
        </w:rPr>
        <w:t>industry requirements</w:t>
      </w:r>
      <w:r w:rsidRPr="002D68DC">
        <w:rPr>
          <w:rFonts w:ascii="Times New Roman" w:hAnsi="Times New Roman" w:cs="Times New Roman"/>
        </w:rPr>
        <w:t>.</w:t>
      </w:r>
    </w:p>
    <w:p w14:paraId="024BEB3C" w14:textId="1856CA53" w:rsidR="002D68DC" w:rsidRPr="002D68DC" w:rsidRDefault="002D68DC" w:rsidP="00B37BE9">
      <w:pPr>
        <w:spacing w:after="120" w:line="240" w:lineRule="auto"/>
        <w:ind w:left="360"/>
        <w:rPr>
          <w:rFonts w:ascii="Times New Roman" w:hAnsi="Times New Roman" w:cs="Times New Roman"/>
        </w:rPr>
      </w:pPr>
      <w:proofErr w:type="gramStart"/>
      <w:r w:rsidRPr="00B37BE9">
        <w:rPr>
          <w:rFonts w:ascii="Times New Roman" w:hAnsi="Times New Roman" w:cs="Times New Roman"/>
          <w:b/>
          <w:bCs/>
        </w:rPr>
        <w:t>WHEREAS,</w:t>
      </w:r>
      <w:proofErr w:type="gramEnd"/>
      <w:r w:rsidRPr="00B37BE9">
        <w:rPr>
          <w:rFonts w:ascii="Times New Roman" w:hAnsi="Times New Roman" w:cs="Times New Roman"/>
          <w:b/>
          <w:bCs/>
        </w:rPr>
        <w:t xml:space="preserve"> PPS</w:t>
      </w:r>
      <w:r w:rsidRPr="002D68DC">
        <w:rPr>
          <w:rFonts w:ascii="Times New Roman" w:hAnsi="Times New Roman" w:cs="Times New Roman"/>
        </w:rPr>
        <w:t xml:space="preserve"> wishes to appoint </w:t>
      </w:r>
      <w:del w:id="5" w:author="Thilina Perera" w:date="2026-07-25T06:44:00Z" w16du:dateUtc="2026-07-25T01:14:00Z">
        <w:r w:rsidR="00A06228" w:rsidDel="005131CA">
          <w:rPr>
            <w:rFonts w:ascii="Times New Roman" w:hAnsi="Times New Roman" w:cs="Times New Roman"/>
          </w:rPr>
          <w:delText>Eng. Mr. Perera</w:delText>
        </w:r>
      </w:del>
      <w:ins w:id="6"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as its </w:t>
      </w:r>
      <w:r w:rsidR="007668E2" w:rsidRPr="007668E2">
        <w:rPr>
          <w:rFonts w:ascii="Times New Roman" w:hAnsi="Times New Roman" w:cs="Times New Roman"/>
          <w:b/>
          <w:bCs/>
        </w:rPr>
        <w:t xml:space="preserve">Official </w:t>
      </w:r>
      <w:r w:rsidRPr="007668E2">
        <w:rPr>
          <w:rFonts w:ascii="Times New Roman" w:hAnsi="Times New Roman" w:cs="Times New Roman"/>
          <w:b/>
          <w:bCs/>
        </w:rPr>
        <w:t>Digital Technology Service Partner</w:t>
      </w:r>
      <w:r w:rsidRPr="002D68DC">
        <w:rPr>
          <w:rFonts w:ascii="Times New Roman" w:hAnsi="Times New Roman" w:cs="Times New Roman"/>
        </w:rPr>
        <w:t xml:space="preserve">, and </w:t>
      </w:r>
      <w:del w:id="7" w:author="Thilina Perera" w:date="2026-07-25T06:43:00Z" w16du:dateUtc="2026-07-25T01:13:00Z">
        <w:r w:rsidR="00A06228" w:rsidDel="005131CA">
          <w:rPr>
            <w:rFonts w:ascii="Times New Roman" w:hAnsi="Times New Roman" w:cs="Times New Roman"/>
          </w:rPr>
          <w:delText>Eng. M.A.A.T</w:delText>
        </w:r>
      </w:del>
      <w:proofErr w:type="spellStart"/>
      <w:ins w:id="8" w:author="Thilina Perera" w:date="2026-07-25T06:43:00Z" w16du:dateUtc="2026-07-25T01:13:00Z">
        <w:r w:rsidR="005131CA">
          <w:rPr>
            <w:rFonts w:ascii="Times New Roman" w:hAnsi="Times New Roman" w:cs="Times New Roman"/>
          </w:rPr>
          <w:t>Galaxy</w:t>
        </w:r>
      </w:ins>
      <w:del w:id="9" w:author="Thilina Perera" w:date="2026-07-25T06:44:00Z" w16du:dateUtc="2026-07-25T01:14:00Z">
        <w:r w:rsidR="00A06228" w:rsidDel="005131CA">
          <w:rPr>
            <w:rFonts w:ascii="Times New Roman" w:hAnsi="Times New Roman" w:cs="Times New Roman"/>
          </w:rPr>
          <w:delText>. Perera</w:delText>
        </w:r>
        <w:r w:rsidRPr="002D68DC" w:rsidDel="005131CA">
          <w:rPr>
            <w:rFonts w:ascii="Times New Roman" w:hAnsi="Times New Roman" w:cs="Times New Roman"/>
          </w:rPr>
          <w:delText xml:space="preserve"> </w:delText>
        </w:r>
      </w:del>
      <w:r w:rsidRPr="002D68DC">
        <w:rPr>
          <w:rFonts w:ascii="Times New Roman" w:hAnsi="Times New Roman" w:cs="Times New Roman"/>
        </w:rPr>
        <w:t>is</w:t>
      </w:r>
      <w:proofErr w:type="spellEnd"/>
      <w:r w:rsidRPr="002D68DC">
        <w:rPr>
          <w:rFonts w:ascii="Times New Roman" w:hAnsi="Times New Roman" w:cs="Times New Roman"/>
        </w:rPr>
        <w:t xml:space="preserve"> willing to accept such appointment, to provide </w:t>
      </w:r>
      <w:r w:rsidR="007668E2">
        <w:rPr>
          <w:rFonts w:ascii="Times New Roman" w:hAnsi="Times New Roman" w:cs="Times New Roman"/>
        </w:rPr>
        <w:t xml:space="preserve">inhouse IT Services for an integrated </w:t>
      </w:r>
      <w:r w:rsidRPr="002D68DC">
        <w:rPr>
          <w:rFonts w:ascii="Times New Roman" w:hAnsi="Times New Roman" w:cs="Times New Roman"/>
        </w:rPr>
        <w:t>business operations software solutions</w:t>
      </w:r>
      <w:r w:rsidR="007668E2">
        <w:rPr>
          <w:rFonts w:ascii="Times New Roman" w:hAnsi="Times New Roman" w:cs="Times New Roman"/>
        </w:rPr>
        <w:t>/suite</w:t>
      </w:r>
      <w:r w:rsidRPr="002D68DC">
        <w:rPr>
          <w:rFonts w:ascii="Times New Roman" w:hAnsi="Times New Roman" w:cs="Times New Roman"/>
        </w:rPr>
        <w:t>.</w:t>
      </w:r>
    </w:p>
    <w:p w14:paraId="566DC0BA" w14:textId="36D21F16" w:rsidR="002D68DC" w:rsidRPr="002D68DC" w:rsidRDefault="002D68DC" w:rsidP="00B37BE9">
      <w:pPr>
        <w:spacing w:after="120" w:line="240" w:lineRule="auto"/>
        <w:ind w:left="360"/>
        <w:rPr>
          <w:rFonts w:ascii="Times New Roman" w:hAnsi="Times New Roman" w:cs="Times New Roman"/>
        </w:rPr>
      </w:pPr>
      <w:r w:rsidRPr="007668E2">
        <w:rPr>
          <w:rFonts w:ascii="Times New Roman" w:hAnsi="Times New Roman" w:cs="Times New Roman"/>
          <w:b/>
          <w:bCs/>
        </w:rPr>
        <w:t>WHEREAS, this Memorandum of Understanding (MOU)</w:t>
      </w:r>
      <w:r w:rsidRPr="002D68DC">
        <w:rPr>
          <w:rFonts w:ascii="Times New Roman" w:hAnsi="Times New Roman" w:cs="Times New Roman"/>
        </w:rPr>
        <w:t xml:space="preserve"> sets forth the framework for the collaboration between the Parties, specifically regarding the development, testing, and implementation of software modules, </w:t>
      </w:r>
      <w:r w:rsidRPr="007668E2">
        <w:rPr>
          <w:rFonts w:ascii="Times New Roman" w:hAnsi="Times New Roman" w:cs="Times New Roman"/>
          <w:b/>
          <w:bCs/>
        </w:rPr>
        <w:t xml:space="preserve">with an understanding that separate definitive agreements will be signed for each implemented </w:t>
      </w:r>
      <w:r w:rsidR="007668E2">
        <w:rPr>
          <w:rFonts w:ascii="Times New Roman" w:hAnsi="Times New Roman" w:cs="Times New Roman"/>
          <w:b/>
          <w:bCs/>
        </w:rPr>
        <w:t xml:space="preserve">commercial software </w:t>
      </w:r>
      <w:r w:rsidRPr="007668E2">
        <w:rPr>
          <w:rFonts w:ascii="Times New Roman" w:hAnsi="Times New Roman" w:cs="Times New Roman"/>
          <w:b/>
          <w:bCs/>
        </w:rPr>
        <w:t>module</w:t>
      </w:r>
      <w:r w:rsidR="007668E2">
        <w:rPr>
          <w:rFonts w:ascii="Times New Roman" w:hAnsi="Times New Roman" w:cs="Times New Roman"/>
          <w:b/>
          <w:bCs/>
        </w:rPr>
        <w:t xml:space="preserve"> by </w:t>
      </w:r>
      <w:r w:rsidR="00A06228">
        <w:rPr>
          <w:rFonts w:ascii="Times New Roman" w:hAnsi="Times New Roman" w:cs="Times New Roman"/>
          <w:b/>
          <w:bCs/>
        </w:rPr>
        <w:t>Galaxy ERP</w:t>
      </w:r>
      <w:r w:rsidRPr="002D68DC">
        <w:rPr>
          <w:rFonts w:ascii="Times New Roman" w:hAnsi="Times New Roman" w:cs="Times New Roman"/>
        </w:rPr>
        <w:t>.</w:t>
      </w:r>
    </w:p>
    <w:p w14:paraId="2A43408C" w14:textId="22B492C6" w:rsidR="002D68DC" w:rsidRPr="002D68DC" w:rsidRDefault="002D68DC" w:rsidP="00B37BE9">
      <w:pPr>
        <w:spacing w:after="120" w:line="240" w:lineRule="auto"/>
        <w:ind w:left="360"/>
        <w:rPr>
          <w:rFonts w:ascii="Times New Roman" w:hAnsi="Times New Roman" w:cs="Times New Roman"/>
        </w:rPr>
      </w:pPr>
      <w:r w:rsidRPr="007668E2">
        <w:rPr>
          <w:rFonts w:ascii="Times New Roman" w:hAnsi="Times New Roman" w:cs="Times New Roman"/>
          <w:b/>
          <w:bCs/>
        </w:rPr>
        <w:t>NOW, THEREFORE,</w:t>
      </w:r>
      <w:r w:rsidRPr="002D68DC">
        <w:rPr>
          <w:rFonts w:ascii="Times New Roman" w:hAnsi="Times New Roman" w:cs="Times New Roman"/>
        </w:rPr>
        <w:t xml:space="preserve"> in consideration of the mutual covenants and agreements set forth herein, the Parties agree as follows:</w:t>
      </w:r>
    </w:p>
    <w:p w14:paraId="61E69D47" w14:textId="77777777" w:rsidR="002D68DC" w:rsidRPr="002D68DC" w:rsidRDefault="002D68DC" w:rsidP="002D68DC">
      <w:pPr>
        <w:spacing w:after="120" w:line="240" w:lineRule="auto"/>
        <w:rPr>
          <w:rFonts w:ascii="Times New Roman" w:hAnsi="Times New Roman" w:cs="Times New Roman"/>
        </w:rPr>
      </w:pPr>
    </w:p>
    <w:p w14:paraId="672C9949" w14:textId="71393E42"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t xml:space="preserve"> 2. APPOINTMENT AND SCOPE OF WORK</w:t>
      </w:r>
    </w:p>
    <w:p w14:paraId="168ADAD9" w14:textId="456CFB70"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2.1 Appointment.</w:t>
      </w:r>
    </w:p>
    <w:p w14:paraId="67FA6F40" w14:textId="0BA935B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PPS hereby appoints </w:t>
      </w:r>
      <w:del w:id="10" w:author="Thilina Perera" w:date="2026-07-25T06:43:00Z" w16du:dateUtc="2026-07-25T01:13:00Z">
        <w:r w:rsidR="00A06228" w:rsidDel="005131CA">
          <w:rPr>
            <w:rFonts w:ascii="Times New Roman" w:hAnsi="Times New Roman" w:cs="Times New Roman"/>
          </w:rPr>
          <w:delText>Eng. M.A.A.T</w:delText>
        </w:r>
      </w:del>
      <w:ins w:id="11" w:author="Thilina Perera" w:date="2026-07-25T06:43:00Z" w16du:dateUtc="2026-07-25T01:13:00Z">
        <w:r w:rsidR="005131CA">
          <w:rPr>
            <w:rFonts w:ascii="Times New Roman" w:hAnsi="Times New Roman" w:cs="Times New Roman"/>
          </w:rPr>
          <w:t>Galaxy</w:t>
        </w:r>
      </w:ins>
      <w:del w:id="12" w:author="Thilina Perera" w:date="2026-07-25T06:45:00Z" w16du:dateUtc="2026-07-25T01:15:00Z">
        <w:r w:rsidR="00A06228" w:rsidDel="005131CA">
          <w:rPr>
            <w:rFonts w:ascii="Times New Roman" w:hAnsi="Times New Roman" w:cs="Times New Roman"/>
          </w:rPr>
          <w:delText>. Perera</w:delText>
        </w:r>
      </w:del>
      <w:r w:rsidRPr="002D68DC">
        <w:rPr>
          <w:rFonts w:ascii="Times New Roman" w:hAnsi="Times New Roman" w:cs="Times New Roman"/>
        </w:rPr>
        <w:t xml:space="preserve">, and </w:t>
      </w:r>
      <w:del w:id="13" w:author="Thilina Perera" w:date="2026-07-25T06:43:00Z" w16du:dateUtc="2026-07-25T01:13:00Z">
        <w:r w:rsidR="00A06228" w:rsidDel="005131CA">
          <w:rPr>
            <w:rFonts w:ascii="Times New Roman" w:hAnsi="Times New Roman" w:cs="Times New Roman"/>
          </w:rPr>
          <w:delText>Eng. M.A.A.T</w:delText>
        </w:r>
      </w:del>
      <w:ins w:id="14" w:author="Thilina Perera" w:date="2026-07-25T06:43:00Z" w16du:dateUtc="2026-07-25T01:13:00Z">
        <w:r w:rsidR="005131CA">
          <w:rPr>
            <w:rFonts w:ascii="Times New Roman" w:hAnsi="Times New Roman" w:cs="Times New Roman"/>
          </w:rPr>
          <w:t>Galaxy</w:t>
        </w:r>
      </w:ins>
      <w:del w:id="15" w:author="Thilina Perera" w:date="2026-07-25T06:45:00Z" w16du:dateUtc="2026-07-25T01:15:00Z">
        <w:r w:rsidR="00A06228" w:rsidDel="005131CA">
          <w:rPr>
            <w:rFonts w:ascii="Times New Roman" w:hAnsi="Times New Roman" w:cs="Times New Roman"/>
          </w:rPr>
          <w:delText>. Perera</w:delText>
        </w:r>
      </w:del>
      <w:r w:rsidR="00A06228" w:rsidRPr="002D68DC">
        <w:rPr>
          <w:rFonts w:ascii="Times New Roman" w:hAnsi="Times New Roman" w:cs="Times New Roman"/>
        </w:rPr>
        <w:t>,</w:t>
      </w:r>
      <w:r w:rsidRPr="002D68DC">
        <w:rPr>
          <w:rFonts w:ascii="Times New Roman" w:hAnsi="Times New Roman" w:cs="Times New Roman"/>
        </w:rPr>
        <w:t xml:space="preserve"> accepts the appointment, as PPS’s exclusive </w:t>
      </w:r>
      <w:r w:rsidRPr="007668E2">
        <w:rPr>
          <w:rFonts w:ascii="Times New Roman" w:hAnsi="Times New Roman" w:cs="Times New Roman"/>
          <w:b/>
          <w:bCs/>
        </w:rPr>
        <w:t>Digital Technology Service Partner</w:t>
      </w:r>
      <w:r w:rsidR="007668E2">
        <w:rPr>
          <w:rFonts w:ascii="Times New Roman" w:hAnsi="Times New Roman" w:cs="Times New Roman"/>
          <w:b/>
          <w:bCs/>
        </w:rPr>
        <w:t xml:space="preserve"> (DTS)</w:t>
      </w:r>
      <w:r w:rsidRPr="002D68DC">
        <w:rPr>
          <w:rFonts w:ascii="Times New Roman" w:hAnsi="Times New Roman" w:cs="Times New Roman"/>
        </w:rPr>
        <w:t xml:space="preserve"> for the duration specified in Clause 8.1.</w:t>
      </w:r>
    </w:p>
    <w:p w14:paraId="0D8AE1D7" w14:textId="77777777" w:rsidR="002D68DC" w:rsidRPr="002D68DC" w:rsidRDefault="002D68DC" w:rsidP="00B37BE9">
      <w:pPr>
        <w:spacing w:after="120" w:line="240" w:lineRule="auto"/>
        <w:ind w:left="360"/>
        <w:rPr>
          <w:rFonts w:ascii="Times New Roman" w:hAnsi="Times New Roman" w:cs="Times New Roman"/>
        </w:rPr>
      </w:pPr>
    </w:p>
    <w:p w14:paraId="2406A4B0" w14:textId="1966477C"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2.2 Scope of Services.</w:t>
      </w:r>
    </w:p>
    <w:p w14:paraId="2DE8B487" w14:textId="70007B33" w:rsidR="002D68DC" w:rsidRPr="002D68DC" w:rsidRDefault="00A06228" w:rsidP="00B37BE9">
      <w:pPr>
        <w:spacing w:after="120" w:line="240" w:lineRule="auto"/>
        <w:ind w:left="360"/>
        <w:rPr>
          <w:rFonts w:ascii="Times New Roman" w:hAnsi="Times New Roman" w:cs="Times New Roman"/>
        </w:rPr>
      </w:pPr>
      <w:del w:id="16" w:author="Thilina Perera" w:date="2026-07-25T06:44:00Z" w16du:dateUtc="2026-07-25T01:14:00Z">
        <w:r w:rsidDel="005131CA">
          <w:rPr>
            <w:rFonts w:ascii="Times New Roman" w:hAnsi="Times New Roman" w:cs="Times New Roman"/>
          </w:rPr>
          <w:delText>Eng. Mr. Perera</w:delText>
        </w:r>
      </w:del>
      <w:ins w:id="17" w:author="Thilina Perera" w:date="2026-07-25T06:44:00Z" w16du:dateUtc="2026-07-25T01:14:00Z">
        <w:r w:rsidR="005131CA">
          <w:rPr>
            <w:rFonts w:ascii="Times New Roman" w:hAnsi="Times New Roman" w:cs="Times New Roman"/>
          </w:rPr>
          <w:t>Galaxy</w:t>
        </w:r>
      </w:ins>
      <w:r w:rsidR="002D68DC" w:rsidRPr="002D68DC">
        <w:rPr>
          <w:rFonts w:ascii="Times New Roman" w:hAnsi="Times New Roman" w:cs="Times New Roman"/>
        </w:rPr>
        <w:t xml:space="preserve"> </w:t>
      </w:r>
      <w:proofErr w:type="gramStart"/>
      <w:r>
        <w:rPr>
          <w:rFonts w:ascii="Times New Roman" w:hAnsi="Times New Roman" w:cs="Times New Roman"/>
        </w:rPr>
        <w:t>system</w:t>
      </w:r>
      <w:proofErr w:type="gramEnd"/>
      <w:r>
        <w:rPr>
          <w:rFonts w:ascii="Times New Roman" w:hAnsi="Times New Roman" w:cs="Times New Roman"/>
        </w:rPr>
        <w:t xml:space="preserve"> </w:t>
      </w:r>
      <w:proofErr w:type="gramStart"/>
      <w:r w:rsidR="002D68DC" w:rsidRPr="002D68DC">
        <w:rPr>
          <w:rFonts w:ascii="Times New Roman" w:hAnsi="Times New Roman" w:cs="Times New Roman"/>
        </w:rPr>
        <w:t>shall</w:t>
      </w:r>
      <w:proofErr w:type="gramEnd"/>
      <w:r w:rsidR="002D68DC" w:rsidRPr="002D68DC">
        <w:rPr>
          <w:rFonts w:ascii="Times New Roman" w:hAnsi="Times New Roman" w:cs="Times New Roman"/>
        </w:rPr>
        <w:t xml:space="preserve"> provide </w:t>
      </w:r>
      <w:proofErr w:type="gramStart"/>
      <w:r w:rsidR="002D68DC" w:rsidRPr="002D68DC">
        <w:rPr>
          <w:rFonts w:ascii="Times New Roman" w:hAnsi="Times New Roman" w:cs="Times New Roman"/>
        </w:rPr>
        <w:t>any and all</w:t>
      </w:r>
      <w:proofErr w:type="gramEnd"/>
      <w:r w:rsidR="002D68DC" w:rsidRPr="002D68DC">
        <w:rPr>
          <w:rFonts w:ascii="Times New Roman" w:hAnsi="Times New Roman" w:cs="Times New Roman"/>
        </w:rPr>
        <w:t xml:space="preserve"> business operations software as and when requested by PPS. This includes, but is not limited to:</w:t>
      </w:r>
    </w:p>
    <w:p w14:paraId="5362688C" w14:textId="25D9D4B3"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Business Operations Software</w:t>
      </w:r>
    </w:p>
    <w:p w14:paraId="0151A3F8" w14:textId="30C1978B"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Enterprise Resource Planning (ERP) Systems</w:t>
      </w:r>
    </w:p>
    <w:p w14:paraId="340C2428" w14:textId="0DDF7209"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Human Resource Management (HRM) Software</w:t>
      </w:r>
    </w:p>
    <w:p w14:paraId="50D3DBD0" w14:textId="50268222"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Production Software Modules</w:t>
      </w:r>
    </w:p>
    <w:p w14:paraId="6AA49244" w14:textId="705B3B66"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Custom Mobile Applications</w:t>
      </w:r>
    </w:p>
    <w:p w14:paraId="468C18D0" w14:textId="77777777" w:rsidR="002D68DC" w:rsidRPr="002D68DC" w:rsidRDefault="002D68DC" w:rsidP="00B37BE9">
      <w:pPr>
        <w:spacing w:after="120" w:line="240" w:lineRule="auto"/>
        <w:ind w:left="360"/>
        <w:rPr>
          <w:rFonts w:ascii="Times New Roman" w:hAnsi="Times New Roman" w:cs="Times New Roman"/>
        </w:rPr>
      </w:pPr>
    </w:p>
    <w:p w14:paraId="07A0C2CD" w14:textId="05FE0355"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2.3 Development Opportunity.</w:t>
      </w:r>
    </w:p>
    <w:p w14:paraId="3D5DE0C7" w14:textId="0A11A2E8"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PPS agrees to provide </w:t>
      </w:r>
      <w:del w:id="18" w:author="Thilina Perera" w:date="2026-07-25T06:43:00Z" w16du:dateUtc="2026-07-25T01:13:00Z">
        <w:r w:rsidR="00A06228" w:rsidDel="005131CA">
          <w:rPr>
            <w:rFonts w:ascii="Times New Roman" w:hAnsi="Times New Roman" w:cs="Times New Roman"/>
          </w:rPr>
          <w:delText>Eng. M.A.A.T</w:delText>
        </w:r>
      </w:del>
      <w:ins w:id="19" w:author="Thilina Perera" w:date="2026-07-25T06:43:00Z" w16du:dateUtc="2026-07-25T01:13:00Z">
        <w:r w:rsidR="005131CA">
          <w:rPr>
            <w:rFonts w:ascii="Times New Roman" w:hAnsi="Times New Roman" w:cs="Times New Roman"/>
          </w:rPr>
          <w:t>Galaxy</w:t>
        </w:r>
      </w:ins>
      <w:del w:id="20" w:author="Thilina Perera" w:date="2026-07-25T06:46:00Z" w16du:dateUtc="2026-07-25T01:16:00Z">
        <w:r w:rsidR="00A06228" w:rsidDel="005131CA">
          <w:rPr>
            <w:rFonts w:ascii="Times New Roman" w:hAnsi="Times New Roman" w:cs="Times New Roman"/>
          </w:rPr>
          <w:delText>. Perera</w:delText>
        </w:r>
      </w:del>
      <w:r w:rsidR="00A06228" w:rsidRPr="002D68DC">
        <w:rPr>
          <w:rFonts w:ascii="Times New Roman" w:hAnsi="Times New Roman" w:cs="Times New Roman"/>
        </w:rPr>
        <w:t>,</w:t>
      </w:r>
      <w:r w:rsidRPr="002D68DC">
        <w:rPr>
          <w:rFonts w:ascii="Times New Roman" w:hAnsi="Times New Roman" w:cs="Times New Roman"/>
        </w:rPr>
        <w:t xml:space="preserve"> with its software requirements, business process blueprints, and operational data (subject to confidentiality) to assist </w:t>
      </w:r>
      <w:del w:id="21" w:author="Thilina Perera" w:date="2026-07-25T06:43:00Z" w16du:dateUtc="2026-07-25T01:13:00Z">
        <w:r w:rsidR="00A06228" w:rsidDel="005131CA">
          <w:rPr>
            <w:rFonts w:ascii="Times New Roman" w:hAnsi="Times New Roman" w:cs="Times New Roman"/>
          </w:rPr>
          <w:delText>Eng. M.A.A.T</w:delText>
        </w:r>
      </w:del>
      <w:ins w:id="22" w:author="Thilina Perera" w:date="2026-07-25T06:43:00Z" w16du:dateUtc="2026-07-25T01:13:00Z">
        <w:r w:rsidR="005131CA">
          <w:rPr>
            <w:rFonts w:ascii="Times New Roman" w:hAnsi="Times New Roman" w:cs="Times New Roman"/>
          </w:rPr>
          <w:t>Galaxy</w:t>
        </w:r>
      </w:ins>
      <w:del w:id="23" w:author="Thilina Perera" w:date="2026-07-25T06:46:00Z" w16du:dateUtc="2026-07-25T01:16:00Z">
        <w:r w:rsidR="00A06228" w:rsidDel="005131CA">
          <w:rPr>
            <w:rFonts w:ascii="Times New Roman" w:hAnsi="Times New Roman" w:cs="Times New Roman"/>
          </w:rPr>
          <w:delText>. Perera</w:delText>
        </w:r>
      </w:del>
      <w:r w:rsidR="00A06228" w:rsidRPr="002D68DC">
        <w:rPr>
          <w:rFonts w:ascii="Times New Roman" w:hAnsi="Times New Roman" w:cs="Times New Roman"/>
        </w:rPr>
        <w:t>,</w:t>
      </w:r>
      <w:r w:rsidRPr="002D68DC">
        <w:rPr>
          <w:rFonts w:ascii="Times New Roman" w:hAnsi="Times New Roman" w:cs="Times New Roman"/>
        </w:rPr>
        <w:t xml:space="preserve"> in designing and developing its </w:t>
      </w:r>
      <w:ins w:id="24" w:author="Thilina Perera" w:date="2026-07-25T07:00:00Z">
        <w:r w:rsidR="00F9499E" w:rsidRPr="00F9499E">
          <w:rPr>
            <w:rFonts w:ascii="Times New Roman" w:hAnsi="Times New Roman" w:cs="Times New Roman"/>
          </w:rPr>
          <w:t>purpose-built suite</w:t>
        </w:r>
      </w:ins>
      <w:del w:id="25" w:author="Thilina Perera" w:date="2026-07-25T07:00:00Z" w16du:dateUtc="2026-07-25T01:30:00Z">
        <w:r w:rsidR="00186A33" w:rsidRPr="002D68DC" w:rsidDel="00F9499E">
          <w:rPr>
            <w:rFonts w:ascii="Times New Roman" w:hAnsi="Times New Roman" w:cs="Times New Roman"/>
          </w:rPr>
          <w:delText>first ever</w:delText>
        </w:r>
        <w:r w:rsidRPr="002D68DC" w:rsidDel="00F9499E">
          <w:rPr>
            <w:rFonts w:ascii="Times New Roman" w:hAnsi="Times New Roman" w:cs="Times New Roman"/>
          </w:rPr>
          <w:delText>, maiden suite</w:delText>
        </w:r>
      </w:del>
      <w:r w:rsidRPr="002D68DC">
        <w:rPr>
          <w:rFonts w:ascii="Times New Roman" w:hAnsi="Times New Roman" w:cs="Times New Roman"/>
        </w:rPr>
        <w:t xml:space="preserve"> of business operations software for commercial use globally.</w:t>
      </w:r>
    </w:p>
    <w:p w14:paraId="558515DF" w14:textId="77777777" w:rsidR="002D68DC" w:rsidRPr="002D68DC" w:rsidRDefault="002D68DC" w:rsidP="00B37BE9">
      <w:pPr>
        <w:spacing w:after="120" w:line="240" w:lineRule="auto"/>
        <w:ind w:left="360"/>
        <w:rPr>
          <w:rFonts w:ascii="Times New Roman" w:hAnsi="Times New Roman" w:cs="Times New Roman"/>
        </w:rPr>
      </w:pPr>
    </w:p>
    <w:p w14:paraId="6DA4F535" w14:textId="34086B03"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2.4 Customer Testimonials.</w:t>
      </w:r>
    </w:p>
    <w:p w14:paraId="6C5FF35A" w14:textId="5D8347BD" w:rsidR="002D68DC" w:rsidRDefault="002D68DC" w:rsidP="00B37BE9">
      <w:pPr>
        <w:spacing w:after="120" w:line="240" w:lineRule="auto"/>
        <w:ind w:left="360"/>
        <w:rPr>
          <w:ins w:id="26" w:author="Thilina Perera" w:date="2026-07-25T10:39:00Z" w16du:dateUtc="2026-07-25T05:09:00Z"/>
          <w:rFonts w:ascii="Times New Roman" w:hAnsi="Times New Roman" w:cs="Times New Roman"/>
        </w:rPr>
      </w:pPr>
      <w:r w:rsidRPr="002D68DC">
        <w:rPr>
          <w:rFonts w:ascii="Times New Roman" w:hAnsi="Times New Roman" w:cs="Times New Roman"/>
        </w:rPr>
        <w:t xml:space="preserve">In consideration </w:t>
      </w:r>
      <w:proofErr w:type="gramStart"/>
      <w:r w:rsidRPr="002D68DC">
        <w:rPr>
          <w:rFonts w:ascii="Times New Roman" w:hAnsi="Times New Roman" w:cs="Times New Roman"/>
        </w:rPr>
        <w:t>for</w:t>
      </w:r>
      <w:proofErr w:type="gramEnd"/>
      <w:r w:rsidRPr="002D68DC">
        <w:rPr>
          <w:rFonts w:ascii="Times New Roman" w:hAnsi="Times New Roman" w:cs="Times New Roman"/>
        </w:rPr>
        <w:t xml:space="preserve"> the preferential pricing defined in Clause 3.2, PPS agrees to provide honest and fair customer testimonials regarding the software solutions </w:t>
      </w:r>
      <w:r w:rsidR="00186A33">
        <w:rPr>
          <w:rFonts w:ascii="Times New Roman" w:hAnsi="Times New Roman" w:cs="Times New Roman"/>
        </w:rPr>
        <w:t xml:space="preserve">and IT/Digital Services </w:t>
      </w:r>
      <w:r w:rsidRPr="002D68DC">
        <w:rPr>
          <w:rFonts w:ascii="Times New Roman" w:hAnsi="Times New Roman" w:cs="Times New Roman"/>
        </w:rPr>
        <w:t xml:space="preserve">provided by </w:t>
      </w:r>
      <w:del w:id="27" w:author="Thilina Perera" w:date="2026-07-25T06:44:00Z" w16du:dateUtc="2026-07-25T01:14:00Z">
        <w:r w:rsidR="00A06228" w:rsidDel="005131CA">
          <w:rPr>
            <w:rFonts w:ascii="Times New Roman" w:hAnsi="Times New Roman" w:cs="Times New Roman"/>
          </w:rPr>
          <w:delText>Eng. Mr. Perera</w:delText>
        </w:r>
      </w:del>
      <w:ins w:id="28" w:author="Thilina Perera" w:date="2026-07-25T06:44:00Z" w16du:dateUtc="2026-07-25T01:14:00Z">
        <w:r w:rsidR="005131CA">
          <w:rPr>
            <w:rFonts w:ascii="Times New Roman" w:hAnsi="Times New Roman" w:cs="Times New Roman"/>
          </w:rPr>
          <w:t>Galaxy</w:t>
        </w:r>
      </w:ins>
      <w:r w:rsidR="00A06228">
        <w:rPr>
          <w:rFonts w:ascii="Times New Roman" w:hAnsi="Times New Roman" w:cs="Times New Roman"/>
        </w:rPr>
        <w:t xml:space="preserve"> Software Suite</w:t>
      </w:r>
      <w:r w:rsidRPr="002D68DC">
        <w:rPr>
          <w:rFonts w:ascii="Times New Roman" w:hAnsi="Times New Roman" w:cs="Times New Roman"/>
        </w:rPr>
        <w:t>.</w:t>
      </w:r>
    </w:p>
    <w:p w14:paraId="53C9EA6E" w14:textId="77777777" w:rsidR="00A4694D" w:rsidRDefault="00A4694D" w:rsidP="00B37BE9">
      <w:pPr>
        <w:spacing w:after="120" w:line="240" w:lineRule="auto"/>
        <w:ind w:left="360"/>
        <w:rPr>
          <w:ins w:id="29" w:author="Thilina Perera" w:date="2026-07-25T10:40:00Z" w16du:dateUtc="2026-07-25T05:10:00Z"/>
          <w:rFonts w:ascii="Times New Roman" w:hAnsi="Times New Roman" w:cs="Times New Roman"/>
        </w:rPr>
      </w:pPr>
    </w:p>
    <w:p w14:paraId="108B71B3" w14:textId="77777777" w:rsidR="00A4694D" w:rsidRPr="002D68DC" w:rsidRDefault="00A4694D" w:rsidP="00B37BE9">
      <w:pPr>
        <w:spacing w:after="120" w:line="240" w:lineRule="auto"/>
        <w:ind w:left="360"/>
        <w:rPr>
          <w:rFonts w:ascii="Times New Roman" w:hAnsi="Times New Roman" w:cs="Times New Roman"/>
        </w:rPr>
      </w:pPr>
    </w:p>
    <w:p w14:paraId="777325BC" w14:textId="3C166755"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lastRenderedPageBreak/>
        <w:t xml:space="preserve"> 3. FINANCIAL ARRANGEMENTS AND PRICING</w:t>
      </w:r>
    </w:p>
    <w:p w14:paraId="177BA1C6" w14:textId="77777777" w:rsidR="002D68DC" w:rsidRPr="00A4694D" w:rsidRDefault="002D68DC" w:rsidP="002D68DC">
      <w:pPr>
        <w:spacing w:after="120" w:line="240" w:lineRule="auto"/>
        <w:rPr>
          <w:rFonts w:ascii="Times New Roman" w:hAnsi="Times New Roman" w:cs="Times New Roman"/>
          <w:sz w:val="2"/>
          <w:szCs w:val="2"/>
          <w:rPrChange w:id="30" w:author="Thilina Perera" w:date="2026-07-25T10:41:00Z" w16du:dateUtc="2026-07-25T05:11:00Z">
            <w:rPr>
              <w:rFonts w:ascii="Times New Roman" w:hAnsi="Times New Roman" w:cs="Times New Roman"/>
            </w:rPr>
          </w:rPrChange>
        </w:rPr>
      </w:pPr>
    </w:p>
    <w:p w14:paraId="7CF9E1CC" w14:textId="4C6FB796"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3.1 No Advance Payment.</w:t>
      </w:r>
    </w:p>
    <w:p w14:paraId="19584A25" w14:textId="10641360" w:rsidR="002D68DC" w:rsidRPr="002D68DC" w:rsidRDefault="00A06228" w:rsidP="00B37BE9">
      <w:pPr>
        <w:spacing w:after="120" w:line="240" w:lineRule="auto"/>
        <w:ind w:left="360"/>
        <w:rPr>
          <w:rFonts w:ascii="Times New Roman" w:hAnsi="Times New Roman" w:cs="Times New Roman"/>
        </w:rPr>
      </w:pPr>
      <w:del w:id="31" w:author="Thilina Perera" w:date="2026-07-25T06:44:00Z" w16du:dateUtc="2026-07-25T01:14:00Z">
        <w:r w:rsidDel="005131CA">
          <w:rPr>
            <w:rFonts w:ascii="Times New Roman" w:hAnsi="Times New Roman" w:cs="Times New Roman"/>
          </w:rPr>
          <w:delText>Eng. Mr. Perera</w:delText>
        </w:r>
      </w:del>
      <w:ins w:id="32" w:author="Thilina Perera" w:date="2026-07-25T06:44:00Z" w16du:dateUtc="2026-07-25T01:14:00Z">
        <w:r w:rsidR="005131CA">
          <w:rPr>
            <w:rFonts w:ascii="Times New Roman" w:hAnsi="Times New Roman" w:cs="Times New Roman"/>
          </w:rPr>
          <w:t>Galaxy</w:t>
        </w:r>
      </w:ins>
      <w:r w:rsidR="002D68DC" w:rsidRPr="002D68DC">
        <w:rPr>
          <w:rFonts w:ascii="Times New Roman" w:hAnsi="Times New Roman" w:cs="Times New Roman"/>
        </w:rPr>
        <w:t xml:space="preserve"> shall commence work on requested </w:t>
      </w:r>
      <w:r w:rsidR="00186A33">
        <w:rPr>
          <w:rFonts w:ascii="Times New Roman" w:hAnsi="Times New Roman" w:cs="Times New Roman"/>
        </w:rPr>
        <w:t xml:space="preserve">fully customized </w:t>
      </w:r>
      <w:r w:rsidR="002D68DC" w:rsidRPr="002D68DC">
        <w:rPr>
          <w:rFonts w:ascii="Times New Roman" w:hAnsi="Times New Roman" w:cs="Times New Roman"/>
        </w:rPr>
        <w:t>software modules without the requirement of any advance payment from PPS.</w:t>
      </w:r>
    </w:p>
    <w:p w14:paraId="6B212ACE" w14:textId="77777777" w:rsidR="002D68DC" w:rsidRPr="00A4694D" w:rsidRDefault="002D68DC" w:rsidP="00B37BE9">
      <w:pPr>
        <w:spacing w:after="120" w:line="240" w:lineRule="auto"/>
        <w:ind w:left="360"/>
        <w:rPr>
          <w:rFonts w:ascii="Times New Roman" w:hAnsi="Times New Roman" w:cs="Times New Roman"/>
          <w:sz w:val="4"/>
          <w:szCs w:val="4"/>
          <w:rPrChange w:id="33" w:author="Thilina Perera" w:date="2026-07-25T10:41:00Z" w16du:dateUtc="2026-07-25T05:11:00Z">
            <w:rPr>
              <w:rFonts w:ascii="Times New Roman" w:hAnsi="Times New Roman" w:cs="Times New Roman"/>
            </w:rPr>
          </w:rPrChange>
        </w:rPr>
      </w:pPr>
    </w:p>
    <w:p w14:paraId="727417F8" w14:textId="3A0B1AA4"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3.2 Special Pricing.</w:t>
      </w:r>
    </w:p>
    <w:p w14:paraId="6AC87E1A" w14:textId="6A480B0F"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All software modules and Mobile Apps developed and implemented by </w:t>
      </w:r>
      <w:del w:id="34" w:author="Thilina Perera" w:date="2026-07-25T06:44:00Z" w16du:dateUtc="2026-07-25T01:14:00Z">
        <w:r w:rsidR="00A06228" w:rsidDel="005131CA">
          <w:rPr>
            <w:rFonts w:ascii="Times New Roman" w:hAnsi="Times New Roman" w:cs="Times New Roman"/>
          </w:rPr>
          <w:delText>Eng. Mr. Perera</w:delText>
        </w:r>
      </w:del>
      <w:ins w:id="35"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for PPS shall be provided at a special rate, discounted to 30% to 50% of the prevailing software market price in Sri Lanka for comparable solutions.</w:t>
      </w:r>
    </w:p>
    <w:p w14:paraId="289A92C6" w14:textId="77777777" w:rsidR="002D68DC" w:rsidRPr="002D68DC" w:rsidRDefault="002D68DC" w:rsidP="00B37BE9">
      <w:pPr>
        <w:spacing w:after="120" w:line="240" w:lineRule="auto"/>
        <w:ind w:left="360"/>
        <w:rPr>
          <w:rFonts w:ascii="Times New Roman" w:hAnsi="Times New Roman" w:cs="Times New Roman"/>
        </w:rPr>
      </w:pPr>
    </w:p>
    <w:p w14:paraId="4CFD7BFD" w14:textId="46DF9ED9"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3.3 Payment Milestones.</w:t>
      </w:r>
    </w:p>
    <w:p w14:paraId="338A6C62" w14:textId="2A2B46EA" w:rsidR="002D68DC" w:rsidRPr="002D68DC" w:rsidDel="005F5C0F" w:rsidRDefault="005F5C0F" w:rsidP="00B37BE9">
      <w:pPr>
        <w:spacing w:after="120" w:line="240" w:lineRule="auto"/>
        <w:ind w:left="360"/>
        <w:rPr>
          <w:del w:id="36" w:author="Thilina Perera" w:date="2026-07-25T07:08:00Z" w16du:dateUtc="2026-07-25T01:38:00Z"/>
          <w:rFonts w:ascii="Times New Roman" w:hAnsi="Times New Roman" w:cs="Times New Roman"/>
        </w:rPr>
      </w:pPr>
      <w:ins w:id="37" w:author="Thilina Perera" w:date="2026-07-25T07:08:00Z">
        <w:r w:rsidRPr="005F5C0F">
          <w:rPr>
            <w:rFonts w:ascii="Times New Roman" w:hAnsi="Times New Roman" w:cs="Times New Roman"/>
          </w:rPr>
          <w:t xml:space="preserve">Final payment for any specific software module shall be invoiced and become due </w:t>
        </w:r>
        <w:proofErr w:type="gramStart"/>
        <w:r w:rsidRPr="005F5C0F">
          <w:rPr>
            <w:rFonts w:ascii="Times New Roman" w:hAnsi="Times New Roman" w:cs="Times New Roman"/>
          </w:rPr>
          <w:t>upon</w:t>
        </w:r>
        <w:proofErr w:type="gramEnd"/>
        <w:r w:rsidRPr="005F5C0F">
          <w:rPr>
            <w:rFonts w:ascii="Times New Roman" w:hAnsi="Times New Roman" w:cs="Times New Roman"/>
          </w:rPr>
          <w:t xml:space="preserve"> the earliest of the following events (the "Acceptance Date"):</w:t>
        </w:r>
      </w:ins>
      <w:del w:id="38" w:author="Thilina Perera" w:date="2026-07-25T07:04:00Z" w16du:dateUtc="2026-07-25T01:34:00Z">
        <w:r w:rsidR="002D68DC" w:rsidRPr="002D68DC" w:rsidDel="005F5C0F">
          <w:rPr>
            <w:rFonts w:ascii="Times New Roman" w:hAnsi="Times New Roman" w:cs="Times New Roman"/>
          </w:rPr>
          <w:delText>Full and f</w:delText>
        </w:r>
      </w:del>
      <w:del w:id="39" w:author="Thilina Perera" w:date="2026-07-25T07:08:00Z" w16du:dateUtc="2026-07-25T01:38:00Z">
        <w:r w:rsidR="002D68DC" w:rsidRPr="002D68DC" w:rsidDel="005F5C0F">
          <w:rPr>
            <w:rFonts w:ascii="Times New Roman" w:hAnsi="Times New Roman" w:cs="Times New Roman"/>
          </w:rPr>
          <w:delText>inal payment for any specific software module shall become due only upon the successful completion of the following stages:</w:delText>
        </w:r>
      </w:del>
    </w:p>
    <w:p w14:paraId="6C216EEB" w14:textId="77777777" w:rsidR="00886A64" w:rsidRPr="00886A64" w:rsidRDefault="00886A64" w:rsidP="00886A64">
      <w:pPr>
        <w:numPr>
          <w:ilvl w:val="0"/>
          <w:numId w:val="1"/>
        </w:numPr>
        <w:spacing w:after="120" w:line="240" w:lineRule="auto"/>
        <w:rPr>
          <w:ins w:id="40" w:author="Thilina Perera" w:date="2026-07-25T07:11:00Z"/>
          <w:rFonts w:ascii="Times New Roman" w:hAnsi="Times New Roman" w:cs="Times New Roman"/>
        </w:rPr>
      </w:pPr>
      <w:ins w:id="41" w:author="Thilina Perera" w:date="2026-07-25T07:11:00Z">
        <w:r w:rsidRPr="00886A64">
          <w:rPr>
            <w:rFonts w:ascii="Times New Roman" w:hAnsi="Times New Roman" w:cs="Times New Roman"/>
          </w:rPr>
          <w:t>The Client’s written sign-off of User Acceptance Testing (UAT) and Parallel Run;</w:t>
        </w:r>
      </w:ins>
    </w:p>
    <w:p w14:paraId="59A91A04" w14:textId="77777777" w:rsidR="00886A64" w:rsidRPr="00886A64" w:rsidRDefault="00886A64" w:rsidP="00886A64">
      <w:pPr>
        <w:numPr>
          <w:ilvl w:val="0"/>
          <w:numId w:val="1"/>
        </w:numPr>
        <w:spacing w:after="120" w:line="240" w:lineRule="auto"/>
        <w:rPr>
          <w:ins w:id="42" w:author="Thilina Perera" w:date="2026-07-25T07:11:00Z"/>
          <w:rFonts w:ascii="Times New Roman" w:hAnsi="Times New Roman" w:cs="Times New Roman"/>
        </w:rPr>
      </w:pPr>
      <w:ins w:id="43" w:author="Thilina Perera" w:date="2026-07-25T07:11:00Z">
        <w:r w:rsidRPr="00886A64">
          <w:rPr>
            <w:rFonts w:ascii="Times New Roman" w:hAnsi="Times New Roman" w:cs="Times New Roman"/>
          </w:rPr>
          <w:t>The Client deploying the software module into a live business environment (</w:t>
        </w:r>
        <w:proofErr w:type="spellStart"/>
        <w:r w:rsidRPr="00886A64">
          <w:rPr>
            <w:rFonts w:ascii="Times New Roman" w:hAnsi="Times New Roman" w:cs="Times New Roman"/>
          </w:rPr>
          <w:t>GoLive</w:t>
        </w:r>
        <w:proofErr w:type="spellEnd"/>
        <w:r w:rsidRPr="00886A64">
          <w:rPr>
            <w:rFonts w:ascii="Times New Roman" w:hAnsi="Times New Roman" w:cs="Times New Roman"/>
          </w:rPr>
          <w:t>) or otherwise using the software for its intended commercial purpose; or</w:t>
        </w:r>
      </w:ins>
    </w:p>
    <w:p w14:paraId="4757F3FA" w14:textId="77777777" w:rsidR="00886A64" w:rsidRPr="00886A64" w:rsidRDefault="00886A64" w:rsidP="00886A64">
      <w:pPr>
        <w:numPr>
          <w:ilvl w:val="0"/>
          <w:numId w:val="1"/>
        </w:numPr>
        <w:spacing w:after="120" w:line="240" w:lineRule="auto"/>
        <w:rPr>
          <w:ins w:id="44" w:author="Thilina Perera" w:date="2026-07-25T07:11:00Z"/>
          <w:rFonts w:ascii="Times New Roman" w:hAnsi="Times New Roman" w:cs="Times New Roman"/>
        </w:rPr>
      </w:pPr>
      <w:ins w:id="45" w:author="Thilina Perera" w:date="2026-07-25T07:11:00Z">
        <w:r w:rsidRPr="00886A64">
          <w:rPr>
            <w:rFonts w:ascii="Times New Roman" w:hAnsi="Times New Roman" w:cs="Times New Roman"/>
            <w:b/>
            <w:bCs/>
          </w:rPr>
          <w:t>[14/30]</w:t>
        </w:r>
        <w:r w:rsidRPr="00886A64">
          <w:rPr>
            <w:rFonts w:ascii="Times New Roman" w:hAnsi="Times New Roman" w:cs="Times New Roman"/>
          </w:rPr>
          <w:t xml:space="preserve"> days after the vendor delivers the module to the Client for UAT, provided the Client has not reported any Material Defects in writing.</w:t>
        </w:r>
      </w:ins>
    </w:p>
    <w:p w14:paraId="1437A693" w14:textId="77777777" w:rsidR="00886A64" w:rsidRPr="00886A64" w:rsidRDefault="00886A64" w:rsidP="00886A64">
      <w:pPr>
        <w:spacing w:after="120" w:line="240" w:lineRule="auto"/>
        <w:ind w:left="360"/>
        <w:rPr>
          <w:ins w:id="46" w:author="Thilina Perera" w:date="2026-07-25T07:11:00Z"/>
          <w:rFonts w:ascii="Times New Roman" w:hAnsi="Times New Roman" w:cs="Times New Roman"/>
        </w:rPr>
      </w:pPr>
      <w:ins w:id="47" w:author="Thilina Perera" w:date="2026-07-25T07:11:00Z">
        <w:r w:rsidRPr="00886A64">
          <w:rPr>
            <w:rFonts w:ascii="Times New Roman" w:hAnsi="Times New Roman" w:cs="Times New Roman"/>
          </w:rPr>
          <w:t>For the purposes of this clause, a "Material Defect" is defined as a critical error that prevents the core functionality of the software. Any minor defects, cosmetic issues, or non-critical bugs identified shall not delay final payment and will be resolved under the post-deployment Warranty or Support Agreement.</w:t>
        </w:r>
      </w:ins>
    </w:p>
    <w:p w14:paraId="35FE0655" w14:textId="77777777" w:rsidR="00886A64" w:rsidRPr="00886A64" w:rsidRDefault="00886A64" w:rsidP="00886A64">
      <w:pPr>
        <w:spacing w:after="120" w:line="240" w:lineRule="auto"/>
        <w:ind w:left="360"/>
        <w:rPr>
          <w:ins w:id="48" w:author="Thilina Perera" w:date="2026-07-25T07:11:00Z"/>
          <w:rFonts w:ascii="Times New Roman" w:hAnsi="Times New Roman" w:cs="Times New Roman"/>
        </w:rPr>
      </w:pPr>
      <w:ins w:id="49" w:author="Thilina Perera" w:date="2026-07-25T07:11:00Z">
        <w:r w:rsidRPr="00886A64">
          <w:rPr>
            <w:rFonts w:ascii="Times New Roman" w:hAnsi="Times New Roman" w:cs="Times New Roman"/>
            <w:b/>
            <w:bCs/>
          </w:rPr>
          <w:t>Furthermore, any requests by the Client for bug fixing, code refactoring, or revamps related to out-of-scope modules or previously accepted deliverables shall not affect, condition, or delay this final payment</w:t>
        </w:r>
      </w:ins>
    </w:p>
    <w:p w14:paraId="606CAC6A" w14:textId="5E6CE6A1" w:rsidR="002D68DC" w:rsidRPr="00A4694D" w:rsidDel="00886A64" w:rsidRDefault="002D68DC" w:rsidP="00B37BE9">
      <w:pPr>
        <w:spacing w:after="120" w:line="240" w:lineRule="auto"/>
        <w:ind w:left="360"/>
        <w:rPr>
          <w:del w:id="50" w:author="Thilina Perera" w:date="2026-07-25T07:11:00Z" w16du:dateUtc="2026-07-25T01:41:00Z"/>
          <w:rFonts w:ascii="Times New Roman" w:hAnsi="Times New Roman" w:cs="Times New Roman"/>
          <w:sz w:val="4"/>
          <w:szCs w:val="4"/>
          <w:rPrChange w:id="51" w:author="Thilina Perera" w:date="2026-07-25T10:41:00Z" w16du:dateUtc="2026-07-25T05:11:00Z">
            <w:rPr>
              <w:del w:id="52" w:author="Thilina Perera" w:date="2026-07-25T07:11:00Z" w16du:dateUtc="2026-07-25T01:41:00Z"/>
              <w:rFonts w:ascii="Times New Roman" w:hAnsi="Times New Roman" w:cs="Times New Roman"/>
            </w:rPr>
          </w:rPrChange>
        </w:rPr>
      </w:pPr>
      <w:del w:id="53" w:author="Thilina Perera" w:date="2026-07-25T07:11:00Z" w16du:dateUtc="2026-07-25T01:41:00Z">
        <w:r w:rsidRPr="00A4694D" w:rsidDel="00886A64">
          <w:rPr>
            <w:rFonts w:ascii="Times New Roman" w:hAnsi="Times New Roman" w:cs="Times New Roman"/>
            <w:sz w:val="4"/>
            <w:szCs w:val="4"/>
            <w:rPrChange w:id="54" w:author="Thilina Perera" w:date="2026-07-25T10:41:00Z" w16du:dateUtc="2026-07-25T05:11:00Z">
              <w:rPr>
                <w:rFonts w:ascii="Times New Roman" w:hAnsi="Times New Roman" w:cs="Times New Roman"/>
              </w:rPr>
            </w:rPrChange>
          </w:rPr>
          <w:delText>1.  User Acceptance Testing (UAT)</w:delText>
        </w:r>
      </w:del>
    </w:p>
    <w:p w14:paraId="441F3CEB" w14:textId="19939D70" w:rsidR="002D68DC" w:rsidRPr="00A4694D" w:rsidDel="00886A64" w:rsidRDefault="002D68DC" w:rsidP="00B37BE9">
      <w:pPr>
        <w:spacing w:after="120" w:line="240" w:lineRule="auto"/>
        <w:ind w:left="360"/>
        <w:rPr>
          <w:del w:id="55" w:author="Thilina Perera" w:date="2026-07-25T07:11:00Z" w16du:dateUtc="2026-07-25T01:41:00Z"/>
          <w:rFonts w:ascii="Times New Roman" w:hAnsi="Times New Roman" w:cs="Times New Roman"/>
          <w:sz w:val="4"/>
          <w:szCs w:val="4"/>
          <w:rPrChange w:id="56" w:author="Thilina Perera" w:date="2026-07-25T10:41:00Z" w16du:dateUtc="2026-07-25T05:11:00Z">
            <w:rPr>
              <w:del w:id="57" w:author="Thilina Perera" w:date="2026-07-25T07:11:00Z" w16du:dateUtc="2026-07-25T01:41:00Z"/>
              <w:rFonts w:ascii="Times New Roman" w:hAnsi="Times New Roman" w:cs="Times New Roman"/>
            </w:rPr>
          </w:rPrChange>
        </w:rPr>
      </w:pPr>
      <w:del w:id="58" w:author="Thilina Perera" w:date="2026-07-25T07:11:00Z" w16du:dateUtc="2026-07-25T01:41:00Z">
        <w:r w:rsidRPr="00A4694D" w:rsidDel="00886A64">
          <w:rPr>
            <w:rFonts w:ascii="Times New Roman" w:hAnsi="Times New Roman" w:cs="Times New Roman"/>
            <w:sz w:val="4"/>
            <w:szCs w:val="4"/>
            <w:rPrChange w:id="59" w:author="Thilina Perera" w:date="2026-07-25T10:41:00Z" w16du:dateUtc="2026-07-25T05:11:00Z">
              <w:rPr>
                <w:rFonts w:ascii="Times New Roman" w:hAnsi="Times New Roman" w:cs="Times New Roman"/>
              </w:rPr>
            </w:rPrChange>
          </w:rPr>
          <w:delText>2.  Parallel Run (comparing new system performance against existing processes)</w:delText>
        </w:r>
      </w:del>
    </w:p>
    <w:p w14:paraId="7D70D81D" w14:textId="0A5EF2A5" w:rsidR="002D68DC" w:rsidRPr="00A4694D" w:rsidDel="00886A64" w:rsidRDefault="002D68DC" w:rsidP="00B37BE9">
      <w:pPr>
        <w:spacing w:after="120" w:line="240" w:lineRule="auto"/>
        <w:ind w:left="360"/>
        <w:rPr>
          <w:del w:id="60" w:author="Thilina Perera" w:date="2026-07-25T07:11:00Z" w16du:dateUtc="2026-07-25T01:41:00Z"/>
          <w:rFonts w:ascii="Times New Roman" w:hAnsi="Times New Roman" w:cs="Times New Roman"/>
          <w:sz w:val="4"/>
          <w:szCs w:val="4"/>
          <w:rPrChange w:id="61" w:author="Thilina Perera" w:date="2026-07-25T10:41:00Z" w16du:dateUtc="2026-07-25T05:11:00Z">
            <w:rPr>
              <w:del w:id="62" w:author="Thilina Perera" w:date="2026-07-25T07:11:00Z" w16du:dateUtc="2026-07-25T01:41:00Z"/>
              <w:rFonts w:ascii="Times New Roman" w:hAnsi="Times New Roman" w:cs="Times New Roman"/>
            </w:rPr>
          </w:rPrChange>
        </w:rPr>
      </w:pPr>
      <w:del w:id="63" w:author="Thilina Perera" w:date="2026-07-25T07:11:00Z" w16du:dateUtc="2026-07-25T01:41:00Z">
        <w:r w:rsidRPr="00A4694D" w:rsidDel="00886A64">
          <w:rPr>
            <w:rFonts w:ascii="Times New Roman" w:hAnsi="Times New Roman" w:cs="Times New Roman"/>
            <w:sz w:val="4"/>
            <w:szCs w:val="4"/>
            <w:rPrChange w:id="64" w:author="Thilina Perera" w:date="2026-07-25T10:41:00Z" w16du:dateUtc="2026-07-25T05:11:00Z">
              <w:rPr>
                <w:rFonts w:ascii="Times New Roman" w:hAnsi="Times New Roman" w:cs="Times New Roman"/>
              </w:rPr>
            </w:rPrChange>
          </w:rPr>
          <w:delText>3.  Bug Fixing and Rectification</w:delText>
        </w:r>
      </w:del>
    </w:p>
    <w:p w14:paraId="6D1FBB15" w14:textId="52F3C034" w:rsidR="002D68DC" w:rsidRPr="00A4694D" w:rsidDel="00886A64" w:rsidRDefault="002D68DC" w:rsidP="00B37BE9">
      <w:pPr>
        <w:spacing w:after="120" w:line="240" w:lineRule="auto"/>
        <w:ind w:left="360"/>
        <w:rPr>
          <w:del w:id="65" w:author="Thilina Perera" w:date="2026-07-25T07:11:00Z" w16du:dateUtc="2026-07-25T01:41:00Z"/>
          <w:rFonts w:ascii="Times New Roman" w:hAnsi="Times New Roman" w:cs="Times New Roman"/>
          <w:sz w:val="4"/>
          <w:szCs w:val="4"/>
          <w:rPrChange w:id="66" w:author="Thilina Perera" w:date="2026-07-25T10:41:00Z" w16du:dateUtc="2026-07-25T05:11:00Z">
            <w:rPr>
              <w:del w:id="67" w:author="Thilina Perera" w:date="2026-07-25T07:11:00Z" w16du:dateUtc="2026-07-25T01:41:00Z"/>
              <w:rFonts w:ascii="Times New Roman" w:hAnsi="Times New Roman" w:cs="Times New Roman"/>
            </w:rPr>
          </w:rPrChange>
        </w:rPr>
      </w:pPr>
      <w:del w:id="68" w:author="Thilina Perera" w:date="2026-07-25T07:11:00Z" w16du:dateUtc="2026-07-25T01:41:00Z">
        <w:r w:rsidRPr="00A4694D" w:rsidDel="00886A64">
          <w:rPr>
            <w:rFonts w:ascii="Times New Roman" w:hAnsi="Times New Roman" w:cs="Times New Roman"/>
            <w:sz w:val="4"/>
            <w:szCs w:val="4"/>
            <w:rPrChange w:id="69" w:author="Thilina Perera" w:date="2026-07-25T10:41:00Z" w16du:dateUtc="2026-07-25T05:11:00Z">
              <w:rPr>
                <w:rFonts w:ascii="Times New Roman" w:hAnsi="Times New Roman" w:cs="Times New Roman"/>
              </w:rPr>
            </w:rPrChange>
          </w:rPr>
          <w:delText>4.  GoLive (successful deployment into the live business environment)</w:delText>
        </w:r>
      </w:del>
    </w:p>
    <w:p w14:paraId="7558F9DB" w14:textId="77777777" w:rsidR="002D68DC" w:rsidRPr="00A4694D" w:rsidRDefault="002D68DC" w:rsidP="00B37BE9">
      <w:pPr>
        <w:spacing w:after="120" w:line="240" w:lineRule="auto"/>
        <w:ind w:left="360"/>
        <w:rPr>
          <w:rFonts w:ascii="Times New Roman" w:hAnsi="Times New Roman" w:cs="Times New Roman"/>
          <w:sz w:val="4"/>
          <w:szCs w:val="4"/>
          <w:rPrChange w:id="70" w:author="Thilina Perera" w:date="2026-07-25T10:41:00Z" w16du:dateUtc="2026-07-25T05:11:00Z">
            <w:rPr>
              <w:rFonts w:ascii="Times New Roman" w:hAnsi="Times New Roman" w:cs="Times New Roman"/>
            </w:rPr>
          </w:rPrChange>
        </w:rPr>
      </w:pPr>
    </w:p>
    <w:p w14:paraId="71762FAE" w14:textId="54255F4C"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3.4 Separate Definitive Agreements.</w:t>
      </w:r>
    </w:p>
    <w:p w14:paraId="05633494" w14:textId="77777777" w:rsidR="00886A64" w:rsidRDefault="002D68DC" w:rsidP="00B37BE9">
      <w:pPr>
        <w:spacing w:after="120" w:line="240" w:lineRule="auto"/>
        <w:ind w:left="360"/>
        <w:rPr>
          <w:ins w:id="71" w:author="Thilina Perera" w:date="2026-07-25T07:12:00Z" w16du:dateUtc="2026-07-25T01:42:00Z"/>
          <w:rFonts w:ascii="Times New Roman" w:hAnsi="Times New Roman" w:cs="Times New Roman"/>
        </w:rPr>
      </w:pPr>
      <w:r w:rsidRPr="002D68DC">
        <w:rPr>
          <w:rFonts w:ascii="Times New Roman" w:hAnsi="Times New Roman" w:cs="Times New Roman"/>
        </w:rPr>
        <w:t>For each software module or Mobile App implemented and</w:t>
      </w:r>
    </w:p>
    <w:p w14:paraId="5E10206B" w14:textId="18FEE350"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accepted by PPS, a separate, distinct, annual renewable </w:t>
      </w:r>
      <w:r w:rsidRPr="00186A33">
        <w:rPr>
          <w:rFonts w:ascii="Times New Roman" w:hAnsi="Times New Roman" w:cs="Times New Roman"/>
          <w:b/>
          <w:bCs/>
        </w:rPr>
        <w:t>Software Sales and Support Agreement</w:t>
      </w:r>
      <w:r w:rsidR="00186A33" w:rsidRPr="00186A33">
        <w:rPr>
          <w:rFonts w:ascii="Times New Roman" w:hAnsi="Times New Roman" w:cs="Times New Roman"/>
          <w:b/>
          <w:bCs/>
        </w:rPr>
        <w:t xml:space="preserve"> (SSS)</w:t>
      </w:r>
      <w:r w:rsidRPr="002D68DC">
        <w:rPr>
          <w:rFonts w:ascii="Times New Roman" w:hAnsi="Times New Roman" w:cs="Times New Roman"/>
        </w:rPr>
        <w:t xml:space="preserve"> shall be executed. This MOU governs the </w:t>
      </w:r>
      <w:r w:rsidR="00186A33" w:rsidRPr="002D68DC">
        <w:rPr>
          <w:rFonts w:ascii="Times New Roman" w:hAnsi="Times New Roman" w:cs="Times New Roman"/>
        </w:rPr>
        <w:t>high</w:t>
      </w:r>
      <w:r w:rsidR="00186A33">
        <w:rPr>
          <w:rFonts w:ascii="Times New Roman" w:hAnsi="Times New Roman" w:cs="Times New Roman"/>
        </w:rPr>
        <w:t>-level</w:t>
      </w:r>
      <w:r w:rsidRPr="002D68DC">
        <w:rPr>
          <w:rFonts w:ascii="Times New Roman" w:hAnsi="Times New Roman" w:cs="Times New Roman"/>
        </w:rPr>
        <w:t xml:space="preserve"> relationship, while the separate agreements will detail specific service level agreements (SLAs), technical specifications, and support costs.</w:t>
      </w:r>
    </w:p>
    <w:p w14:paraId="2BB88C9A" w14:textId="77777777" w:rsidR="002D68DC" w:rsidRPr="002D68DC" w:rsidDel="00A4694D" w:rsidRDefault="002D68DC" w:rsidP="00B37BE9">
      <w:pPr>
        <w:spacing w:after="120" w:line="240" w:lineRule="auto"/>
        <w:ind w:left="360"/>
        <w:rPr>
          <w:del w:id="72" w:author="Thilina Perera" w:date="2026-07-25T10:40:00Z" w16du:dateUtc="2026-07-25T05:10:00Z"/>
          <w:rFonts w:ascii="Times New Roman" w:hAnsi="Times New Roman" w:cs="Times New Roman"/>
        </w:rPr>
      </w:pPr>
    </w:p>
    <w:p w14:paraId="524C2557" w14:textId="77777777" w:rsidR="002D68DC" w:rsidRPr="002D68DC" w:rsidRDefault="002D68DC" w:rsidP="00A4694D">
      <w:pPr>
        <w:spacing w:after="120" w:line="240" w:lineRule="auto"/>
        <w:rPr>
          <w:rFonts w:ascii="Times New Roman" w:hAnsi="Times New Roman" w:cs="Times New Roman"/>
        </w:rPr>
        <w:pPrChange w:id="73" w:author="Thilina Perera" w:date="2026-07-25T10:40:00Z" w16du:dateUtc="2026-07-25T05:10:00Z">
          <w:pPr>
            <w:spacing w:after="120" w:line="240" w:lineRule="auto"/>
            <w:ind w:left="360"/>
          </w:pPr>
        </w:pPrChange>
      </w:pPr>
    </w:p>
    <w:p w14:paraId="4E4153EB" w14:textId="4286FD5F"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t xml:space="preserve"> 4. INTELLECTUAL PROPERTY RIGHTS</w:t>
      </w:r>
    </w:p>
    <w:p w14:paraId="3B3D4BFE" w14:textId="77777777" w:rsidR="002D68DC" w:rsidRPr="00A4694D" w:rsidRDefault="002D68DC" w:rsidP="00B37BE9">
      <w:pPr>
        <w:spacing w:after="120" w:line="240" w:lineRule="auto"/>
        <w:ind w:left="360"/>
        <w:rPr>
          <w:rFonts w:ascii="Times New Roman" w:hAnsi="Times New Roman" w:cs="Times New Roman"/>
          <w:sz w:val="2"/>
          <w:szCs w:val="2"/>
          <w:rPrChange w:id="74" w:author="Thilina Perera" w:date="2026-07-25T10:41:00Z" w16du:dateUtc="2026-07-25T05:11:00Z">
            <w:rPr>
              <w:rFonts w:ascii="Times New Roman" w:hAnsi="Times New Roman" w:cs="Times New Roman"/>
            </w:rPr>
          </w:rPrChange>
        </w:rPr>
      </w:pPr>
    </w:p>
    <w:p w14:paraId="39991F26" w14:textId="68DD3FB3"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 xml:space="preserve">4.1 Ownership of </w:t>
      </w:r>
      <w:del w:id="75" w:author="Thilina Perera" w:date="2026-07-25T06:44:00Z" w16du:dateUtc="2026-07-25T01:14:00Z">
        <w:r w:rsidR="00A06228" w:rsidDel="005131CA">
          <w:rPr>
            <w:rFonts w:ascii="Times New Roman" w:hAnsi="Times New Roman" w:cs="Times New Roman"/>
            <w:b/>
            <w:bCs/>
            <w:sz w:val="24"/>
            <w:szCs w:val="24"/>
          </w:rPr>
          <w:delText>Eng. Mr. Perera</w:delText>
        </w:r>
      </w:del>
      <w:ins w:id="76" w:author="Thilina Perera" w:date="2026-07-25T06:44:00Z" w16du:dateUtc="2026-07-25T01:14:00Z">
        <w:r w:rsidR="005131CA">
          <w:rPr>
            <w:rFonts w:ascii="Times New Roman" w:hAnsi="Times New Roman" w:cs="Times New Roman"/>
            <w:b/>
            <w:bCs/>
            <w:sz w:val="24"/>
            <w:szCs w:val="24"/>
          </w:rPr>
          <w:t>Galaxy</w:t>
        </w:r>
      </w:ins>
      <w:r w:rsidRPr="002D68DC">
        <w:rPr>
          <w:rFonts w:ascii="Times New Roman" w:hAnsi="Times New Roman" w:cs="Times New Roman"/>
          <w:b/>
          <w:bCs/>
          <w:sz w:val="24"/>
          <w:szCs w:val="24"/>
        </w:rPr>
        <w:t xml:space="preserve"> IP.</w:t>
      </w:r>
    </w:p>
    <w:p w14:paraId="424CC068" w14:textId="0C3ED378" w:rsidR="002D68DC" w:rsidDel="00A4694D" w:rsidRDefault="002D68DC" w:rsidP="00B37BE9">
      <w:pPr>
        <w:spacing w:after="120" w:line="240" w:lineRule="auto"/>
        <w:ind w:left="360"/>
        <w:rPr>
          <w:del w:id="77" w:author="Thilina Perera" w:date="2026-07-25T10:40:00Z" w16du:dateUtc="2026-07-25T05:10:00Z"/>
          <w:rFonts w:ascii="Times New Roman" w:hAnsi="Times New Roman" w:cs="Times New Roman"/>
        </w:rPr>
      </w:pPr>
      <w:r w:rsidRPr="002D68DC">
        <w:rPr>
          <w:rFonts w:ascii="Times New Roman" w:hAnsi="Times New Roman" w:cs="Times New Roman"/>
        </w:rPr>
        <w:t xml:space="preserve">All core software codes, source codes, and proprietary algorithms developed by </w:t>
      </w:r>
      <w:del w:id="78" w:author="Thilina Perera" w:date="2026-07-25T06:44:00Z" w16du:dateUtc="2026-07-25T01:14:00Z">
        <w:r w:rsidR="00A06228" w:rsidDel="005131CA">
          <w:rPr>
            <w:rFonts w:ascii="Times New Roman" w:hAnsi="Times New Roman" w:cs="Times New Roman"/>
          </w:rPr>
          <w:delText>Eng. Mr. Perera</w:delText>
        </w:r>
      </w:del>
      <w:ins w:id="79"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under this MOU shall remain the intellectual property of </w:t>
      </w:r>
      <w:del w:id="80" w:author="Thilina Perera" w:date="2026-07-25T06:44:00Z" w16du:dateUtc="2026-07-25T01:14:00Z">
        <w:r w:rsidR="00A06228" w:rsidDel="005131CA">
          <w:rPr>
            <w:rFonts w:ascii="Times New Roman" w:hAnsi="Times New Roman" w:cs="Times New Roman"/>
          </w:rPr>
          <w:delText>Eng. Mr. Perera</w:delText>
        </w:r>
      </w:del>
      <w:ins w:id="81"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PPS is granted a perpetual, nonexclusive, nontransferable license to use the software for its internal business operations, subject to the execution of the relevant </w:t>
      </w:r>
      <w:r w:rsidR="00186A33" w:rsidRPr="00186A33">
        <w:rPr>
          <w:rFonts w:ascii="Times New Roman" w:hAnsi="Times New Roman" w:cs="Times New Roman"/>
          <w:b/>
          <w:bCs/>
        </w:rPr>
        <w:t xml:space="preserve">Software </w:t>
      </w:r>
      <w:r w:rsidRPr="00186A33">
        <w:rPr>
          <w:rFonts w:ascii="Times New Roman" w:hAnsi="Times New Roman" w:cs="Times New Roman"/>
          <w:b/>
          <w:bCs/>
        </w:rPr>
        <w:t>Sales and Support Agreement</w:t>
      </w:r>
      <w:r w:rsidR="00186A33">
        <w:rPr>
          <w:rFonts w:ascii="Times New Roman" w:hAnsi="Times New Roman" w:cs="Times New Roman"/>
        </w:rPr>
        <w:t>.</w:t>
      </w:r>
    </w:p>
    <w:p w14:paraId="75F7C0B9" w14:textId="77777777" w:rsidR="00A4694D" w:rsidRDefault="00A4694D" w:rsidP="00A4694D">
      <w:pPr>
        <w:spacing w:after="120" w:line="240" w:lineRule="auto"/>
        <w:ind w:left="360"/>
        <w:rPr>
          <w:ins w:id="82" w:author="Thilina Perera" w:date="2026-07-25T10:41:00Z" w16du:dateUtc="2026-07-25T05:11:00Z"/>
          <w:rFonts w:ascii="Times New Roman" w:hAnsi="Times New Roman" w:cs="Times New Roman"/>
        </w:rPr>
      </w:pPr>
    </w:p>
    <w:p w14:paraId="5869A6FA" w14:textId="77777777" w:rsidR="00A4694D" w:rsidRPr="002D68DC" w:rsidRDefault="00A4694D" w:rsidP="00B37BE9">
      <w:pPr>
        <w:spacing w:after="120" w:line="240" w:lineRule="auto"/>
        <w:ind w:left="360"/>
        <w:rPr>
          <w:ins w:id="83" w:author="Thilina Perera" w:date="2026-07-25T10:40:00Z" w16du:dateUtc="2026-07-25T05:10:00Z"/>
          <w:rFonts w:ascii="Times New Roman" w:hAnsi="Times New Roman" w:cs="Times New Roman"/>
        </w:rPr>
      </w:pPr>
    </w:p>
    <w:p w14:paraId="157E3A30" w14:textId="4CD7D5B0" w:rsidR="002D68DC" w:rsidRPr="002D68DC" w:rsidDel="00A4694D" w:rsidRDefault="002D68DC" w:rsidP="00A4694D">
      <w:pPr>
        <w:spacing w:after="120" w:line="240" w:lineRule="auto"/>
        <w:ind w:left="360"/>
        <w:rPr>
          <w:del w:id="84" w:author="Thilina Perera" w:date="2026-07-25T10:40:00Z" w16du:dateUtc="2026-07-25T05:10:00Z"/>
          <w:rFonts w:ascii="Times New Roman" w:hAnsi="Times New Roman" w:cs="Times New Roman"/>
        </w:rPr>
      </w:pPr>
    </w:p>
    <w:p w14:paraId="268B0633" w14:textId="3FC26AE5"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4.2 PPS Data.</w:t>
      </w:r>
    </w:p>
    <w:p w14:paraId="3E79A64C" w14:textId="77777777" w:rsidR="002D68DC" w:rsidRPr="002D68DC" w:rsidDel="00A4694D" w:rsidRDefault="002D68DC" w:rsidP="00B37BE9">
      <w:pPr>
        <w:spacing w:after="120" w:line="240" w:lineRule="auto"/>
        <w:ind w:left="360"/>
        <w:rPr>
          <w:del w:id="85" w:author="Thilina Perera" w:date="2026-07-25T10:41:00Z" w16du:dateUtc="2026-07-25T05:11:00Z"/>
          <w:rFonts w:ascii="Times New Roman" w:hAnsi="Times New Roman" w:cs="Times New Roman"/>
        </w:rPr>
      </w:pPr>
      <w:r w:rsidRPr="002D68DC">
        <w:rPr>
          <w:rFonts w:ascii="Times New Roman" w:hAnsi="Times New Roman" w:cs="Times New Roman"/>
        </w:rPr>
        <w:t>All data inputted by PPS into the software systems remains the sole and exclusive property of PPS.</w:t>
      </w:r>
    </w:p>
    <w:p w14:paraId="5BED8E4B" w14:textId="77777777" w:rsidR="002D68DC" w:rsidRPr="002D68DC" w:rsidDel="00A4694D" w:rsidRDefault="002D68DC" w:rsidP="00B37BE9">
      <w:pPr>
        <w:spacing w:after="120" w:line="240" w:lineRule="auto"/>
        <w:ind w:left="360"/>
        <w:rPr>
          <w:del w:id="86" w:author="Thilina Perera" w:date="2026-07-25T10:40:00Z" w16du:dateUtc="2026-07-25T05:10:00Z"/>
          <w:rFonts w:ascii="Times New Roman" w:hAnsi="Times New Roman" w:cs="Times New Roman"/>
        </w:rPr>
      </w:pPr>
    </w:p>
    <w:p w14:paraId="4378C789" w14:textId="04DB3287" w:rsidR="002D68DC" w:rsidRPr="002D68DC" w:rsidDel="00A4694D" w:rsidRDefault="002D68DC" w:rsidP="00B37BE9">
      <w:pPr>
        <w:spacing w:after="120" w:line="240" w:lineRule="auto"/>
        <w:ind w:left="360"/>
        <w:rPr>
          <w:del w:id="87" w:author="Thilina Perera" w:date="2026-07-25T10:40:00Z" w16du:dateUtc="2026-07-25T05:10:00Z"/>
          <w:rFonts w:ascii="Times New Roman" w:hAnsi="Times New Roman" w:cs="Times New Roman"/>
        </w:rPr>
      </w:pPr>
    </w:p>
    <w:p w14:paraId="0B8BA904" w14:textId="77777777" w:rsidR="002D68DC" w:rsidRPr="002D68DC" w:rsidRDefault="002D68DC" w:rsidP="00A4694D">
      <w:pPr>
        <w:spacing w:after="120" w:line="240" w:lineRule="auto"/>
        <w:ind w:left="360"/>
        <w:rPr>
          <w:rFonts w:ascii="Times New Roman" w:hAnsi="Times New Roman" w:cs="Times New Roman"/>
        </w:rPr>
      </w:pPr>
    </w:p>
    <w:p w14:paraId="07DFB48E" w14:textId="682E09D5"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lastRenderedPageBreak/>
        <w:t xml:space="preserve"> 5. CONFIDENTIALITY AND NONDISCLOSURE</w:t>
      </w:r>
    </w:p>
    <w:p w14:paraId="250670EB" w14:textId="7F2F23EA"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This MOU serves as a </w:t>
      </w:r>
      <w:r w:rsidRPr="00186A33">
        <w:rPr>
          <w:rFonts w:ascii="Times New Roman" w:hAnsi="Times New Roman" w:cs="Times New Roman"/>
          <w:b/>
          <w:bCs/>
        </w:rPr>
        <w:t>binding Non</w:t>
      </w:r>
      <w:r w:rsidR="00186A33" w:rsidRPr="00186A33">
        <w:rPr>
          <w:rFonts w:ascii="Times New Roman" w:hAnsi="Times New Roman" w:cs="Times New Roman"/>
          <w:b/>
          <w:bCs/>
        </w:rPr>
        <w:t>-</w:t>
      </w:r>
      <w:r w:rsidRPr="00186A33">
        <w:rPr>
          <w:rFonts w:ascii="Times New Roman" w:hAnsi="Times New Roman" w:cs="Times New Roman"/>
          <w:b/>
          <w:bCs/>
        </w:rPr>
        <w:t>Disclosure Agreement (NDA)</w:t>
      </w:r>
      <w:r w:rsidRPr="002D68DC">
        <w:rPr>
          <w:rFonts w:ascii="Times New Roman" w:hAnsi="Times New Roman" w:cs="Times New Roman"/>
        </w:rPr>
        <w:t xml:space="preserve"> between the Parties.</w:t>
      </w:r>
    </w:p>
    <w:p w14:paraId="03269C59" w14:textId="77777777" w:rsidR="002D68DC" w:rsidRPr="002D68DC" w:rsidRDefault="002D68DC" w:rsidP="00B37BE9">
      <w:pPr>
        <w:spacing w:after="120" w:line="240" w:lineRule="auto"/>
        <w:ind w:left="360"/>
        <w:rPr>
          <w:rFonts w:ascii="Times New Roman" w:hAnsi="Times New Roman" w:cs="Times New Roman"/>
        </w:rPr>
      </w:pPr>
    </w:p>
    <w:p w14:paraId="7B48C5EA" w14:textId="2B7F464D"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5.1 Definition of Confidential Information.</w:t>
      </w:r>
    </w:p>
    <w:p w14:paraId="31DD9C12" w14:textId="61434FB3"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"Confidential Information" includes all information disclosed by PPS to </w:t>
      </w:r>
      <w:del w:id="88" w:author="Thilina Perera" w:date="2026-07-25T06:44:00Z" w16du:dateUtc="2026-07-25T01:14:00Z">
        <w:r w:rsidR="00A06228" w:rsidDel="005131CA">
          <w:rPr>
            <w:rFonts w:ascii="Times New Roman" w:hAnsi="Times New Roman" w:cs="Times New Roman"/>
          </w:rPr>
          <w:delText>Eng. Mr. Perera</w:delText>
        </w:r>
      </w:del>
      <w:ins w:id="89"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including but not limited to:</w:t>
      </w:r>
    </w:p>
    <w:p w14:paraId="1DB924E6" w14:textId="2071EBBB"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Corporate Data and databases</w:t>
      </w:r>
    </w:p>
    <w:p w14:paraId="62C95488" w14:textId="4D6D3675"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Business process blueprints and operational workflows</w:t>
      </w:r>
    </w:p>
    <w:p w14:paraId="60BCE276" w14:textId="71CEF1F4"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Financial records and client lists</w:t>
      </w:r>
    </w:p>
    <w:p w14:paraId="4948A8C6" w14:textId="2B251A79"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Technical specifications and internal business strategies</w:t>
      </w:r>
    </w:p>
    <w:p w14:paraId="037FA0F4" w14:textId="49755F1C"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 Employee information</w:t>
      </w:r>
    </w:p>
    <w:p w14:paraId="524E6F21" w14:textId="77777777" w:rsidR="002D68DC" w:rsidRPr="002D68DC" w:rsidRDefault="002D68DC" w:rsidP="00B37BE9">
      <w:pPr>
        <w:spacing w:after="120" w:line="240" w:lineRule="auto"/>
        <w:ind w:left="360"/>
        <w:rPr>
          <w:rFonts w:ascii="Times New Roman" w:hAnsi="Times New Roman" w:cs="Times New Roman"/>
        </w:rPr>
      </w:pPr>
    </w:p>
    <w:p w14:paraId="260A3190" w14:textId="67564141"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5.2 Obligations of Confidentiality.</w:t>
      </w:r>
    </w:p>
    <w:p w14:paraId="701C1C5A" w14:textId="6E556D33" w:rsidR="002D68DC" w:rsidRPr="002D68DC" w:rsidRDefault="00A06228" w:rsidP="00B37BE9">
      <w:pPr>
        <w:spacing w:after="120" w:line="240" w:lineRule="auto"/>
        <w:ind w:left="360"/>
        <w:rPr>
          <w:rFonts w:ascii="Times New Roman" w:hAnsi="Times New Roman" w:cs="Times New Roman"/>
        </w:rPr>
      </w:pPr>
      <w:del w:id="90" w:author="Thilina Perera" w:date="2026-07-25T06:44:00Z" w16du:dateUtc="2026-07-25T01:14:00Z">
        <w:r w:rsidDel="005131CA">
          <w:rPr>
            <w:rFonts w:ascii="Times New Roman" w:hAnsi="Times New Roman" w:cs="Times New Roman"/>
          </w:rPr>
          <w:delText>Eng. Mr. Perera</w:delText>
        </w:r>
      </w:del>
      <w:ins w:id="91" w:author="Thilina Perera" w:date="2026-07-25T06:44:00Z" w16du:dateUtc="2026-07-25T01:14:00Z">
        <w:r w:rsidR="005131CA">
          <w:rPr>
            <w:rFonts w:ascii="Times New Roman" w:hAnsi="Times New Roman" w:cs="Times New Roman"/>
          </w:rPr>
          <w:t>Galaxy</w:t>
        </w:r>
      </w:ins>
      <w:r w:rsidR="002D68DC" w:rsidRPr="002D68DC">
        <w:rPr>
          <w:rFonts w:ascii="Times New Roman" w:hAnsi="Times New Roman" w:cs="Times New Roman"/>
        </w:rPr>
        <w:t xml:space="preserve"> agrees to hold </w:t>
      </w:r>
      <w:proofErr w:type="gramStart"/>
      <w:r w:rsidR="002D68DC" w:rsidRPr="002D68DC">
        <w:rPr>
          <w:rFonts w:ascii="Times New Roman" w:hAnsi="Times New Roman" w:cs="Times New Roman"/>
        </w:rPr>
        <w:t>the Confidential</w:t>
      </w:r>
      <w:proofErr w:type="gramEnd"/>
      <w:r w:rsidR="002D68DC" w:rsidRPr="002D68DC">
        <w:rPr>
          <w:rFonts w:ascii="Times New Roman" w:hAnsi="Times New Roman" w:cs="Times New Roman"/>
        </w:rPr>
        <w:t xml:space="preserve"> Information in strict confidence and not to disclose such information to any third party or competitor of PPS without the prior written consent of PPS.</w:t>
      </w:r>
    </w:p>
    <w:p w14:paraId="0178ADFF" w14:textId="77777777" w:rsidR="002D68DC" w:rsidRPr="002D68DC" w:rsidRDefault="002D68DC" w:rsidP="00B37BE9">
      <w:pPr>
        <w:spacing w:after="120" w:line="240" w:lineRule="auto"/>
        <w:ind w:left="360"/>
        <w:rPr>
          <w:rFonts w:ascii="Times New Roman" w:hAnsi="Times New Roman" w:cs="Times New Roman"/>
        </w:rPr>
      </w:pPr>
    </w:p>
    <w:p w14:paraId="0DB7C883" w14:textId="1D141093"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5.3 Restriction on Public Disclosure.</w:t>
      </w:r>
    </w:p>
    <w:p w14:paraId="5E93F7E5" w14:textId="5E4B424C" w:rsidR="002D68DC" w:rsidRPr="002D68DC" w:rsidRDefault="00A06228" w:rsidP="00B37BE9">
      <w:pPr>
        <w:spacing w:after="120" w:line="240" w:lineRule="auto"/>
        <w:ind w:left="360"/>
        <w:rPr>
          <w:rFonts w:ascii="Times New Roman" w:hAnsi="Times New Roman" w:cs="Times New Roman"/>
        </w:rPr>
      </w:pPr>
      <w:del w:id="92" w:author="Thilina Perera" w:date="2026-07-25T06:44:00Z" w16du:dateUtc="2026-07-25T01:14:00Z">
        <w:r w:rsidDel="005131CA">
          <w:rPr>
            <w:rFonts w:ascii="Times New Roman" w:hAnsi="Times New Roman" w:cs="Times New Roman"/>
          </w:rPr>
          <w:delText>Eng. Mr. Perera</w:delText>
        </w:r>
      </w:del>
      <w:ins w:id="93" w:author="Thilina Perera" w:date="2026-07-25T06:44:00Z" w16du:dateUtc="2026-07-25T01:14:00Z">
        <w:r w:rsidR="005131CA">
          <w:rPr>
            <w:rFonts w:ascii="Times New Roman" w:hAnsi="Times New Roman" w:cs="Times New Roman"/>
          </w:rPr>
          <w:t>Galaxy</w:t>
        </w:r>
      </w:ins>
      <w:r w:rsidR="002D68DC" w:rsidRPr="002D68DC">
        <w:rPr>
          <w:rFonts w:ascii="Times New Roman" w:hAnsi="Times New Roman" w:cs="Times New Roman"/>
        </w:rPr>
        <w:t xml:space="preserve"> and its employees, agents, and subcontractors are strictly prohibited from publishing any of PPS's Confidential Information on public social media platforms, websites, or in public forums located in </w:t>
      </w:r>
      <w:r w:rsidR="00C879B3">
        <w:rPr>
          <w:rFonts w:ascii="Times New Roman" w:hAnsi="Times New Roman" w:cs="Times New Roman"/>
        </w:rPr>
        <w:t>Negombo</w:t>
      </w:r>
      <w:r w:rsidR="002D68DC" w:rsidRPr="002D68DC">
        <w:rPr>
          <w:rFonts w:ascii="Times New Roman" w:hAnsi="Times New Roman" w:cs="Times New Roman"/>
        </w:rPr>
        <w:t>, Sri Lanka, or any other jurisdiction, for any reason whatsoever.</w:t>
      </w:r>
    </w:p>
    <w:p w14:paraId="6D99FB45" w14:textId="77777777" w:rsidR="002D68DC" w:rsidRPr="002D68DC" w:rsidRDefault="002D68DC" w:rsidP="00B37BE9">
      <w:pPr>
        <w:spacing w:after="120" w:line="240" w:lineRule="auto"/>
        <w:ind w:left="360"/>
        <w:rPr>
          <w:rFonts w:ascii="Times New Roman" w:hAnsi="Times New Roman" w:cs="Times New Roman"/>
        </w:rPr>
      </w:pPr>
    </w:p>
    <w:p w14:paraId="47497DF4" w14:textId="32D62CF7"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5.4 Authorized Representatives.</w:t>
      </w:r>
    </w:p>
    <w:p w14:paraId="6971C517"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Exceptions to Clause 5.3 may only be made upon a prior written request and approval from the following authorized signatories of PPS:</w:t>
      </w:r>
    </w:p>
    <w:p w14:paraId="4CA30030" w14:textId="2E624B7A" w:rsidR="002D68DC" w:rsidRPr="00186A33" w:rsidRDefault="002D68DC" w:rsidP="00B37BE9">
      <w:pPr>
        <w:spacing w:after="120" w:line="240" w:lineRule="auto"/>
        <w:ind w:left="360"/>
        <w:rPr>
          <w:rFonts w:ascii="Times New Roman" w:hAnsi="Times New Roman" w:cs="Times New Roman"/>
          <w:b/>
          <w:bCs/>
        </w:rPr>
      </w:pPr>
      <w:r w:rsidRPr="002D68DC">
        <w:rPr>
          <w:rFonts w:ascii="Times New Roman" w:hAnsi="Times New Roman" w:cs="Times New Roman"/>
        </w:rPr>
        <w:t xml:space="preserve"> </w:t>
      </w:r>
      <w:r w:rsidRPr="00186A33">
        <w:rPr>
          <w:rFonts w:ascii="Times New Roman" w:hAnsi="Times New Roman" w:cs="Times New Roman"/>
          <w:b/>
          <w:bCs/>
        </w:rPr>
        <w:t>Chief Executive Officer: Mr. Benny Jeyakumar</w:t>
      </w:r>
    </w:p>
    <w:p w14:paraId="244AFC71" w14:textId="0BF658D9" w:rsidR="002D68DC" w:rsidRPr="00186A33" w:rsidDel="00A4694D" w:rsidRDefault="002D68DC" w:rsidP="00B37BE9">
      <w:pPr>
        <w:spacing w:after="120" w:line="240" w:lineRule="auto"/>
        <w:ind w:left="360"/>
        <w:rPr>
          <w:del w:id="94" w:author="Thilina Perera" w:date="2026-07-25T10:41:00Z" w16du:dateUtc="2026-07-25T05:11:00Z"/>
          <w:rFonts w:ascii="Times New Roman" w:hAnsi="Times New Roman" w:cs="Times New Roman"/>
          <w:b/>
          <w:bCs/>
        </w:rPr>
      </w:pPr>
      <w:r w:rsidRPr="00186A33">
        <w:rPr>
          <w:rFonts w:ascii="Times New Roman" w:hAnsi="Times New Roman" w:cs="Times New Roman"/>
          <w:b/>
          <w:bCs/>
        </w:rPr>
        <w:t xml:space="preserve"> General Manager: Mr. T. A. Jeyaseelan</w:t>
      </w:r>
    </w:p>
    <w:p w14:paraId="6BC34E12" w14:textId="77777777" w:rsidR="002D68DC" w:rsidRPr="002D68DC" w:rsidDel="00A4694D" w:rsidRDefault="002D68DC" w:rsidP="00B37BE9">
      <w:pPr>
        <w:spacing w:after="120" w:line="240" w:lineRule="auto"/>
        <w:ind w:left="360"/>
        <w:rPr>
          <w:del w:id="95" w:author="Thilina Perera" w:date="2026-07-25T10:41:00Z" w16du:dateUtc="2026-07-25T05:11:00Z"/>
          <w:rFonts w:ascii="Times New Roman" w:hAnsi="Times New Roman" w:cs="Times New Roman"/>
        </w:rPr>
      </w:pPr>
    </w:p>
    <w:p w14:paraId="3E96EC45" w14:textId="209962E5" w:rsidR="002D68DC" w:rsidRPr="002D68DC" w:rsidRDefault="002D68DC" w:rsidP="00A4694D">
      <w:pPr>
        <w:spacing w:after="120" w:line="240" w:lineRule="auto"/>
        <w:ind w:left="360"/>
        <w:rPr>
          <w:rFonts w:ascii="Times New Roman" w:hAnsi="Times New Roman" w:cs="Times New Roman"/>
        </w:rPr>
      </w:pPr>
    </w:p>
    <w:p w14:paraId="3EF2E3EA" w14:textId="77777777" w:rsidR="002D68DC" w:rsidRPr="002D68DC" w:rsidRDefault="002D68DC" w:rsidP="00B37BE9">
      <w:pPr>
        <w:spacing w:after="120" w:line="240" w:lineRule="auto"/>
        <w:ind w:left="360"/>
        <w:rPr>
          <w:rFonts w:ascii="Times New Roman" w:hAnsi="Times New Roman" w:cs="Times New Roman"/>
        </w:rPr>
      </w:pPr>
    </w:p>
    <w:p w14:paraId="071E617A" w14:textId="226DC0B0"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t xml:space="preserve"> 6. REPRESENTATIONS AND WARRANTIES</w:t>
      </w:r>
    </w:p>
    <w:p w14:paraId="717383CC" w14:textId="0756E5CA"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6.1 Authority.</w:t>
      </w:r>
    </w:p>
    <w:p w14:paraId="77941BD2"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Each Party represents and warrants that it has the full authority to </w:t>
      </w:r>
      <w:proofErr w:type="gramStart"/>
      <w:r w:rsidRPr="002D68DC">
        <w:rPr>
          <w:rFonts w:ascii="Times New Roman" w:hAnsi="Times New Roman" w:cs="Times New Roman"/>
        </w:rPr>
        <w:t>enter into</w:t>
      </w:r>
      <w:proofErr w:type="gramEnd"/>
      <w:r w:rsidRPr="002D68DC">
        <w:rPr>
          <w:rFonts w:ascii="Times New Roman" w:hAnsi="Times New Roman" w:cs="Times New Roman"/>
        </w:rPr>
        <w:t xml:space="preserve"> this MOU.</w:t>
      </w:r>
    </w:p>
    <w:p w14:paraId="07FC4B17" w14:textId="77777777" w:rsidR="002D68DC" w:rsidRPr="002D68DC" w:rsidRDefault="002D68DC" w:rsidP="00B37BE9">
      <w:pPr>
        <w:spacing w:after="120" w:line="240" w:lineRule="auto"/>
        <w:ind w:left="360"/>
        <w:rPr>
          <w:rFonts w:ascii="Times New Roman" w:hAnsi="Times New Roman" w:cs="Times New Roman"/>
        </w:rPr>
      </w:pPr>
    </w:p>
    <w:p w14:paraId="74D9784F" w14:textId="209126D6"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6.2 Compliance with Laws.</w:t>
      </w:r>
    </w:p>
    <w:p w14:paraId="55E96F6D" w14:textId="083B58B8" w:rsidR="002D68DC" w:rsidRPr="002D68DC" w:rsidRDefault="00A06228" w:rsidP="00B37BE9">
      <w:pPr>
        <w:spacing w:after="120" w:line="240" w:lineRule="auto"/>
        <w:ind w:left="360"/>
        <w:rPr>
          <w:rFonts w:ascii="Times New Roman" w:hAnsi="Times New Roman" w:cs="Times New Roman"/>
        </w:rPr>
      </w:pPr>
      <w:del w:id="96" w:author="Thilina Perera" w:date="2026-07-25T06:44:00Z" w16du:dateUtc="2026-07-25T01:14:00Z">
        <w:r w:rsidDel="005131CA">
          <w:rPr>
            <w:rFonts w:ascii="Times New Roman" w:hAnsi="Times New Roman" w:cs="Times New Roman"/>
          </w:rPr>
          <w:delText>Eng. Mr. Perera</w:delText>
        </w:r>
      </w:del>
      <w:ins w:id="97" w:author="Thilina Perera" w:date="2026-07-25T06:44:00Z" w16du:dateUtc="2026-07-25T01:14:00Z">
        <w:r w:rsidR="005131CA">
          <w:rPr>
            <w:rFonts w:ascii="Times New Roman" w:hAnsi="Times New Roman" w:cs="Times New Roman"/>
          </w:rPr>
          <w:t>Galaxy</w:t>
        </w:r>
      </w:ins>
      <w:r w:rsidR="002D68DC" w:rsidRPr="002D68DC">
        <w:rPr>
          <w:rFonts w:ascii="Times New Roman" w:hAnsi="Times New Roman" w:cs="Times New Roman"/>
        </w:rPr>
        <w:t xml:space="preserve"> agrees to comply with all applicable laws and regulations in Sri Lanka regarding data protection and privacy.</w:t>
      </w:r>
    </w:p>
    <w:p w14:paraId="776484D5" w14:textId="77777777" w:rsidR="002D68DC" w:rsidRPr="002D68DC" w:rsidRDefault="002D68DC" w:rsidP="00B37BE9">
      <w:pPr>
        <w:spacing w:after="120" w:line="240" w:lineRule="auto"/>
        <w:ind w:left="360"/>
        <w:rPr>
          <w:rFonts w:ascii="Times New Roman" w:hAnsi="Times New Roman" w:cs="Times New Roman"/>
        </w:rPr>
      </w:pPr>
    </w:p>
    <w:p w14:paraId="6648D038" w14:textId="37BAB910"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6.3 No Liability for Delays.</w:t>
      </w:r>
    </w:p>
    <w:p w14:paraId="1268E377" w14:textId="67C74F07" w:rsidR="002D68DC" w:rsidRPr="002D68DC" w:rsidDel="00A4694D" w:rsidRDefault="002D68DC" w:rsidP="00B37BE9">
      <w:pPr>
        <w:spacing w:after="120" w:line="240" w:lineRule="auto"/>
        <w:ind w:left="360"/>
        <w:rPr>
          <w:del w:id="98" w:author="Thilina Perera" w:date="2026-07-25T10:41:00Z" w16du:dateUtc="2026-07-25T05:11:00Z"/>
          <w:rFonts w:ascii="Times New Roman" w:hAnsi="Times New Roman" w:cs="Times New Roman"/>
        </w:rPr>
      </w:pPr>
      <w:r w:rsidRPr="002D68DC">
        <w:rPr>
          <w:rFonts w:ascii="Times New Roman" w:hAnsi="Times New Roman" w:cs="Times New Roman"/>
        </w:rPr>
        <w:t xml:space="preserve">Given the research and development nature of the project, </w:t>
      </w:r>
      <w:del w:id="99" w:author="Thilina Perera" w:date="2026-07-25T06:44:00Z" w16du:dateUtc="2026-07-25T01:14:00Z">
        <w:r w:rsidR="00A06228" w:rsidDel="005131CA">
          <w:rPr>
            <w:rFonts w:ascii="Times New Roman" w:hAnsi="Times New Roman" w:cs="Times New Roman"/>
          </w:rPr>
          <w:delText>Eng. Mr. Perera</w:delText>
        </w:r>
      </w:del>
      <w:ins w:id="100"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shall not be held liable for delays in delivery, provided such delays are communicated to PPS in a timely manner</w:t>
      </w:r>
      <w:r w:rsidR="00186A33">
        <w:rPr>
          <w:rFonts w:ascii="Times New Roman" w:hAnsi="Times New Roman" w:cs="Times New Roman"/>
        </w:rPr>
        <w:t xml:space="preserve"> and/or at the </w:t>
      </w:r>
      <w:r w:rsidR="00186A33" w:rsidRPr="00BC74B9">
        <w:rPr>
          <w:rFonts w:ascii="Times New Roman" w:hAnsi="Times New Roman" w:cs="Times New Roman"/>
          <w:b/>
          <w:bCs/>
        </w:rPr>
        <w:t>Weekly Progress Review Meetings</w:t>
      </w:r>
      <w:r w:rsidRPr="002D68DC">
        <w:rPr>
          <w:rFonts w:ascii="Times New Roman" w:hAnsi="Times New Roman" w:cs="Times New Roman"/>
        </w:rPr>
        <w:t>.</w:t>
      </w:r>
    </w:p>
    <w:p w14:paraId="5CEB0E04" w14:textId="77777777" w:rsidR="002D68DC" w:rsidRPr="002D68DC" w:rsidRDefault="002D68DC" w:rsidP="00A4694D">
      <w:pPr>
        <w:spacing w:after="120" w:line="240" w:lineRule="auto"/>
        <w:ind w:left="360"/>
        <w:rPr>
          <w:rFonts w:ascii="Times New Roman" w:hAnsi="Times New Roman" w:cs="Times New Roman"/>
        </w:rPr>
      </w:pPr>
    </w:p>
    <w:p w14:paraId="72A878DC" w14:textId="6785D86E"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lastRenderedPageBreak/>
        <w:t xml:space="preserve"> 7. FORCE MAJEURE</w:t>
      </w:r>
    </w:p>
    <w:p w14:paraId="3D0586DA" w14:textId="56F1F410"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7.1 Definition.</w:t>
      </w:r>
    </w:p>
    <w:p w14:paraId="18132E2B" w14:textId="7BE6C869"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Neither Party shall be liable for failure to perform its obligations under this MOU if such failure is a result of Acts of God (including fire, flood, earthquake, storm, hurricane, or other natural </w:t>
      </w:r>
      <w:ins w:id="101" w:author="Thilina Perera" w:date="2026-07-25T07:22:00Z">
        <w:r w:rsidR="006C403C" w:rsidRPr="006C403C">
          <w:rPr>
            <w:rFonts w:ascii="Times New Roman" w:hAnsi="Times New Roman" w:cs="Times New Roman"/>
          </w:rPr>
          <w:t>disasters</w:t>
        </w:r>
      </w:ins>
      <w:del w:id="102" w:author="Thilina Perera" w:date="2026-07-25T07:22:00Z" w16du:dateUtc="2026-07-25T01:52:00Z">
        <w:r w:rsidRPr="002D68DC" w:rsidDel="006C403C">
          <w:rPr>
            <w:rFonts w:ascii="Times New Roman" w:hAnsi="Times New Roman" w:cs="Times New Roman"/>
          </w:rPr>
          <w:delText>dis</w:delText>
        </w:r>
        <w:r w:rsidR="00A06228" w:rsidDel="006C403C">
          <w:rPr>
            <w:rFonts w:ascii="Times New Roman" w:hAnsi="Times New Roman" w:cs="Times New Roman"/>
          </w:rPr>
          <w:delText>Galaxy ERP</w:delText>
        </w:r>
        <w:r w:rsidRPr="002D68DC" w:rsidDel="006C403C">
          <w:rPr>
            <w:rFonts w:ascii="Times New Roman" w:hAnsi="Times New Roman" w:cs="Times New Roman"/>
          </w:rPr>
          <w:delText>s</w:delText>
        </w:r>
      </w:del>
      <w:r w:rsidRPr="002D68DC">
        <w:rPr>
          <w:rFonts w:ascii="Times New Roman" w:hAnsi="Times New Roman" w:cs="Times New Roman"/>
        </w:rPr>
        <w:t>), war, invasion, act of foreign enemies, hostilities (whether war declared or not), civil war, rebellion, revolution, insurrection, military or usurped power, or confiscation, or acts of government, state, or competent authority (including lockdowns or travel bans).</w:t>
      </w:r>
    </w:p>
    <w:p w14:paraId="32DEDA59" w14:textId="77777777" w:rsidR="002D68DC" w:rsidRPr="002D68DC" w:rsidRDefault="002D68DC" w:rsidP="00B37BE9">
      <w:pPr>
        <w:spacing w:after="120" w:line="240" w:lineRule="auto"/>
        <w:ind w:left="360"/>
        <w:rPr>
          <w:rFonts w:ascii="Times New Roman" w:hAnsi="Times New Roman" w:cs="Times New Roman"/>
        </w:rPr>
      </w:pPr>
    </w:p>
    <w:p w14:paraId="2A6B610C" w14:textId="24CD07D7"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7.2 Notice.</w:t>
      </w:r>
    </w:p>
    <w:p w14:paraId="7476E598"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If either Party is affected by a Force Majeure event, it shall notify the other Party as soon as reasonably practicable and make every effort to resume performance.</w:t>
      </w:r>
    </w:p>
    <w:p w14:paraId="1052E910" w14:textId="77777777" w:rsidR="002D68DC" w:rsidRPr="002D68DC" w:rsidDel="00A4694D" w:rsidRDefault="002D68DC" w:rsidP="00B37BE9">
      <w:pPr>
        <w:spacing w:after="120" w:line="240" w:lineRule="auto"/>
        <w:ind w:left="360"/>
        <w:rPr>
          <w:del w:id="103" w:author="Thilina Perera" w:date="2026-07-25T10:41:00Z" w16du:dateUtc="2026-07-25T05:11:00Z"/>
          <w:rFonts w:ascii="Times New Roman" w:hAnsi="Times New Roman" w:cs="Times New Roman"/>
        </w:rPr>
      </w:pPr>
    </w:p>
    <w:p w14:paraId="0E9849D4" w14:textId="77777777" w:rsidR="002D68DC" w:rsidRPr="002D68DC" w:rsidRDefault="002D68DC" w:rsidP="00A4694D">
      <w:pPr>
        <w:spacing w:after="120" w:line="240" w:lineRule="auto"/>
        <w:rPr>
          <w:rFonts w:ascii="Times New Roman" w:hAnsi="Times New Roman" w:cs="Times New Roman"/>
        </w:rPr>
        <w:pPrChange w:id="104" w:author="Thilina Perera" w:date="2026-07-25T10:41:00Z" w16du:dateUtc="2026-07-25T05:11:00Z">
          <w:pPr>
            <w:spacing w:after="120" w:line="240" w:lineRule="auto"/>
            <w:ind w:left="360"/>
          </w:pPr>
        </w:pPrChange>
      </w:pPr>
    </w:p>
    <w:p w14:paraId="03550FEE" w14:textId="14CCF285"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t xml:space="preserve"> 8. TERM AND TERMINATION</w:t>
      </w:r>
    </w:p>
    <w:p w14:paraId="41615BE9" w14:textId="25D751A0"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8.1 Term.</w:t>
      </w:r>
    </w:p>
    <w:p w14:paraId="4F0FC7F2" w14:textId="4D42081A"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This MOU shall become effective on </w:t>
      </w:r>
      <w:del w:id="105" w:author="Thilina Perera" w:date="2026-07-25T06:53:00Z" w16du:dateUtc="2026-07-25T01:23:00Z">
        <w:r w:rsidRPr="007668E2" w:rsidDel="00F9499E">
          <w:rPr>
            <w:rFonts w:ascii="Times New Roman" w:hAnsi="Times New Roman" w:cs="Times New Roman"/>
            <w:b/>
            <w:bCs/>
          </w:rPr>
          <w:delText xml:space="preserve">January </w:delText>
        </w:r>
      </w:del>
      <w:ins w:id="106" w:author="Thilina Perera" w:date="2026-07-25T06:53:00Z" w16du:dateUtc="2026-07-25T01:23:00Z">
        <w:r w:rsidR="00F9499E">
          <w:rPr>
            <w:rFonts w:ascii="Times New Roman" w:hAnsi="Times New Roman" w:cs="Times New Roman"/>
            <w:b/>
            <w:bCs/>
          </w:rPr>
          <w:t>July</w:t>
        </w:r>
        <w:r w:rsidR="00F9499E" w:rsidRPr="007668E2">
          <w:rPr>
            <w:rFonts w:ascii="Times New Roman" w:hAnsi="Times New Roman" w:cs="Times New Roman"/>
            <w:b/>
            <w:bCs/>
          </w:rPr>
          <w:t xml:space="preserve"> </w:t>
        </w:r>
      </w:ins>
      <w:del w:id="107" w:author="Thilina Perera" w:date="2026-07-25T10:38:00Z" w16du:dateUtc="2026-07-25T05:08:00Z">
        <w:r w:rsidRPr="007668E2" w:rsidDel="005F27EA">
          <w:rPr>
            <w:rFonts w:ascii="Times New Roman" w:hAnsi="Times New Roman" w:cs="Times New Roman"/>
            <w:b/>
            <w:bCs/>
          </w:rPr>
          <w:delText>2nd</w:delText>
        </w:r>
      </w:del>
      <w:ins w:id="108" w:author="Thilina Perera" w:date="2026-07-25T10:39:00Z" w16du:dateUtc="2026-07-25T05:09:00Z">
        <w:r w:rsidR="005F27EA">
          <w:rPr>
            <w:rFonts w:ascii="Times New Roman" w:hAnsi="Times New Roman" w:cs="Times New Roman"/>
            <w:b/>
            <w:bCs/>
          </w:rPr>
          <w:t>1</w:t>
        </w:r>
        <w:proofErr w:type="gramStart"/>
        <w:r w:rsidR="005F27EA" w:rsidRPr="005F27EA">
          <w:rPr>
            <w:rFonts w:ascii="Times New Roman" w:hAnsi="Times New Roman" w:cs="Times New Roman"/>
            <w:b/>
            <w:bCs/>
            <w:vertAlign w:val="superscript"/>
            <w:rPrChange w:id="109" w:author="Thilina Perera" w:date="2026-07-25T10:39:00Z" w16du:dateUtc="2026-07-25T05:09:00Z">
              <w:rPr>
                <w:rFonts w:ascii="Times New Roman" w:hAnsi="Times New Roman" w:cs="Times New Roman"/>
                <w:b/>
                <w:bCs/>
              </w:rPr>
            </w:rPrChange>
          </w:rPr>
          <w:t>st</w:t>
        </w:r>
        <w:r w:rsidR="005F27EA">
          <w:rPr>
            <w:rFonts w:ascii="Times New Roman" w:hAnsi="Times New Roman" w:cs="Times New Roman"/>
            <w:b/>
            <w:bCs/>
          </w:rPr>
          <w:t xml:space="preserve"> </w:t>
        </w:r>
      </w:ins>
      <w:r w:rsidRPr="007668E2">
        <w:rPr>
          <w:rFonts w:ascii="Times New Roman" w:hAnsi="Times New Roman" w:cs="Times New Roman"/>
          <w:b/>
          <w:bCs/>
        </w:rPr>
        <w:t>,</w:t>
      </w:r>
      <w:proofErr w:type="gramEnd"/>
      <w:r w:rsidRPr="007668E2">
        <w:rPr>
          <w:rFonts w:ascii="Times New Roman" w:hAnsi="Times New Roman" w:cs="Times New Roman"/>
          <w:b/>
          <w:bCs/>
        </w:rPr>
        <w:t xml:space="preserve"> 2026</w:t>
      </w:r>
      <w:r w:rsidRPr="002D68DC">
        <w:rPr>
          <w:rFonts w:ascii="Times New Roman" w:hAnsi="Times New Roman" w:cs="Times New Roman"/>
        </w:rPr>
        <w:t xml:space="preserve">, and shall remain in force until </w:t>
      </w:r>
      <w:ins w:id="110" w:author="Thilina Perera" w:date="2026-07-25T10:38:00Z" w16du:dateUtc="2026-07-25T05:08:00Z">
        <w:r w:rsidR="005F27EA">
          <w:rPr>
            <w:rFonts w:ascii="Times New Roman" w:hAnsi="Times New Roman" w:cs="Times New Roman"/>
            <w:b/>
            <w:bCs/>
          </w:rPr>
          <w:t>June</w:t>
        </w:r>
      </w:ins>
      <w:ins w:id="111" w:author="Thilina Perera" w:date="2026-07-25T06:53:00Z" w16du:dateUtc="2026-07-25T01:23:00Z">
        <w:r w:rsidR="00F9499E" w:rsidRPr="007668E2">
          <w:rPr>
            <w:rFonts w:ascii="Times New Roman" w:hAnsi="Times New Roman" w:cs="Times New Roman"/>
            <w:b/>
            <w:bCs/>
          </w:rPr>
          <w:t xml:space="preserve"> </w:t>
        </w:r>
      </w:ins>
      <w:del w:id="112" w:author="Thilina Perera" w:date="2026-07-25T06:53:00Z" w16du:dateUtc="2026-07-25T01:23:00Z">
        <w:r w:rsidRPr="007668E2" w:rsidDel="00F9499E">
          <w:rPr>
            <w:rFonts w:ascii="Times New Roman" w:hAnsi="Times New Roman" w:cs="Times New Roman"/>
            <w:b/>
            <w:bCs/>
          </w:rPr>
          <w:delText xml:space="preserve">January </w:delText>
        </w:r>
      </w:del>
      <w:ins w:id="113" w:author="Thilina Perera" w:date="2026-07-25T10:39:00Z" w16du:dateUtc="2026-07-25T05:09:00Z">
        <w:r w:rsidR="005F27EA">
          <w:rPr>
            <w:rFonts w:ascii="Times New Roman" w:hAnsi="Times New Roman" w:cs="Times New Roman"/>
            <w:b/>
            <w:bCs/>
          </w:rPr>
          <w:t>30</w:t>
        </w:r>
        <w:r w:rsidR="005F27EA" w:rsidRPr="005F27EA">
          <w:rPr>
            <w:rFonts w:ascii="Times New Roman" w:hAnsi="Times New Roman" w:cs="Times New Roman"/>
            <w:b/>
            <w:bCs/>
            <w:vertAlign w:val="superscript"/>
            <w:rPrChange w:id="114" w:author="Thilina Perera" w:date="2026-07-25T10:39:00Z" w16du:dateUtc="2026-07-25T05:09:00Z">
              <w:rPr>
                <w:rFonts w:ascii="Times New Roman" w:hAnsi="Times New Roman" w:cs="Times New Roman"/>
                <w:b/>
                <w:bCs/>
              </w:rPr>
            </w:rPrChange>
          </w:rPr>
          <w:t>th</w:t>
        </w:r>
      </w:ins>
      <w:del w:id="115" w:author="Thilina Perera" w:date="2026-07-25T10:38:00Z" w16du:dateUtc="2026-07-25T05:08:00Z">
        <w:r w:rsidRPr="007668E2" w:rsidDel="005F27EA">
          <w:rPr>
            <w:rFonts w:ascii="Times New Roman" w:hAnsi="Times New Roman" w:cs="Times New Roman"/>
            <w:b/>
            <w:bCs/>
          </w:rPr>
          <w:delText>1st</w:delText>
        </w:r>
      </w:del>
      <w:r w:rsidRPr="007668E2">
        <w:rPr>
          <w:rFonts w:ascii="Times New Roman" w:hAnsi="Times New Roman" w:cs="Times New Roman"/>
          <w:b/>
          <w:bCs/>
        </w:rPr>
        <w:t>, 2030</w:t>
      </w:r>
      <w:r w:rsidRPr="002D68DC">
        <w:rPr>
          <w:rFonts w:ascii="Times New Roman" w:hAnsi="Times New Roman" w:cs="Times New Roman"/>
        </w:rPr>
        <w:t xml:space="preserve"> (Five (5) continuous years).</w:t>
      </w:r>
    </w:p>
    <w:p w14:paraId="2B7661A3" w14:textId="77777777" w:rsidR="002D68DC" w:rsidRPr="002D68DC" w:rsidRDefault="002D68DC" w:rsidP="00B37BE9">
      <w:pPr>
        <w:spacing w:after="120" w:line="240" w:lineRule="auto"/>
        <w:ind w:left="360"/>
        <w:rPr>
          <w:rFonts w:ascii="Times New Roman" w:hAnsi="Times New Roman" w:cs="Times New Roman"/>
        </w:rPr>
      </w:pPr>
    </w:p>
    <w:p w14:paraId="778C7211" w14:textId="6E6DF8CB"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8.2 Termination for Convenience.</w:t>
      </w:r>
    </w:p>
    <w:p w14:paraId="6200FDCB" w14:textId="0008D757" w:rsidR="002D68DC" w:rsidRPr="002D68DC" w:rsidDel="005F5C0F" w:rsidRDefault="005F5C0F" w:rsidP="00B37BE9">
      <w:pPr>
        <w:spacing w:after="120" w:line="240" w:lineRule="auto"/>
        <w:ind w:left="360"/>
        <w:rPr>
          <w:del w:id="116" w:author="Thilina Perera" w:date="2026-07-25T07:04:00Z" w16du:dateUtc="2026-07-25T01:34:00Z"/>
          <w:rFonts w:ascii="Times New Roman" w:hAnsi="Times New Roman" w:cs="Times New Roman"/>
        </w:rPr>
      </w:pPr>
      <w:ins w:id="117" w:author="Thilina Perera" w:date="2026-07-25T07:04:00Z">
        <w:r w:rsidRPr="005F5C0F">
          <w:rPr>
            <w:rFonts w:ascii="Times New Roman" w:hAnsi="Times New Roman" w:cs="Times New Roman"/>
          </w:rPr>
          <w:t>Notwithstanding Clause 8.1, either Party may terminate this MOU at any time and for any reason by providing written notice to the other Party. Such termination shall take immediate effect, subject to the settlement of all outstanding payables and receivables.</w:t>
        </w:r>
      </w:ins>
      <w:del w:id="118" w:author="Thilina Perera" w:date="2026-07-25T07:04:00Z" w16du:dateUtc="2026-07-25T01:34:00Z">
        <w:r w:rsidR="002D68DC" w:rsidRPr="002D68DC" w:rsidDel="005F5C0F">
          <w:rPr>
            <w:rFonts w:ascii="Times New Roman" w:hAnsi="Times New Roman" w:cs="Times New Roman"/>
          </w:rPr>
          <w:delText>Notwithstanding Clause 8.1, either Party may terminate this MOU at any time, with immediate effect, for any reason, by providing written notice to the other Party.</w:delText>
        </w:r>
      </w:del>
    </w:p>
    <w:p w14:paraId="5B154C41" w14:textId="77777777" w:rsidR="002D68DC" w:rsidRPr="002D68DC" w:rsidRDefault="002D68DC" w:rsidP="00B37BE9">
      <w:pPr>
        <w:spacing w:after="120" w:line="240" w:lineRule="auto"/>
        <w:ind w:left="360"/>
        <w:rPr>
          <w:rFonts w:ascii="Times New Roman" w:hAnsi="Times New Roman" w:cs="Times New Roman"/>
        </w:rPr>
      </w:pPr>
    </w:p>
    <w:p w14:paraId="5B1B4EF3" w14:textId="55661456"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8.3 Effect of Termination.</w:t>
      </w:r>
    </w:p>
    <w:p w14:paraId="41B0AB5A"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Upon termination:</w:t>
      </w:r>
    </w:p>
    <w:p w14:paraId="31AA64D4" w14:textId="72CA0208"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a. </w:t>
      </w:r>
      <w:del w:id="119" w:author="Thilina Perera" w:date="2026-07-25T06:44:00Z" w16du:dateUtc="2026-07-25T01:14:00Z">
        <w:r w:rsidR="00A06228" w:rsidDel="005131CA">
          <w:rPr>
            <w:rFonts w:ascii="Times New Roman" w:hAnsi="Times New Roman" w:cs="Times New Roman"/>
          </w:rPr>
          <w:delText>Eng. Mr. Perera</w:delText>
        </w:r>
      </w:del>
      <w:ins w:id="120"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shall be entitled to payment for any work </w:t>
      </w:r>
      <w:r w:rsidR="007668E2">
        <w:rPr>
          <w:rFonts w:ascii="Times New Roman" w:hAnsi="Times New Roman" w:cs="Times New Roman"/>
        </w:rPr>
        <w:t xml:space="preserve">delivered and </w:t>
      </w:r>
      <w:proofErr w:type="gramStart"/>
      <w:r w:rsidRPr="002D68DC">
        <w:rPr>
          <w:rFonts w:ascii="Times New Roman" w:hAnsi="Times New Roman" w:cs="Times New Roman"/>
        </w:rPr>
        <w:t>completed</w:t>
      </w:r>
      <w:ins w:id="121" w:author="Thilina Perera" w:date="2026-07-25T06:58:00Z" w16du:dateUtc="2026-07-25T01:28:00Z">
        <w:r w:rsidR="00F9499E">
          <w:rPr>
            <w:rFonts w:ascii="Times New Roman" w:hAnsi="Times New Roman" w:cs="Times New Roman"/>
          </w:rPr>
          <w:t>(</w:t>
        </w:r>
      </w:ins>
      <w:proofErr w:type="gramEnd"/>
      <w:ins w:id="122" w:author="Thilina Perera" w:date="2026-07-25T07:14:00Z" w16du:dateUtc="2026-07-25T01:44:00Z">
        <w:r w:rsidR="00886A64">
          <w:rPr>
            <w:rFonts w:ascii="Times New Roman" w:hAnsi="Times New Roman" w:cs="Times New Roman"/>
          </w:rPr>
          <w:t>3.3</w:t>
        </w:r>
      </w:ins>
      <w:ins w:id="123" w:author="Thilina Perera" w:date="2026-07-25T06:58:00Z" w16du:dateUtc="2026-07-25T01:28:00Z">
        <w:r w:rsidR="00F9499E">
          <w:rPr>
            <w:rFonts w:ascii="Times New Roman" w:hAnsi="Times New Roman" w:cs="Times New Roman"/>
          </w:rPr>
          <w:t>)</w:t>
        </w:r>
      </w:ins>
      <w:r w:rsidR="007668E2">
        <w:rPr>
          <w:rFonts w:ascii="Times New Roman" w:hAnsi="Times New Roman" w:cs="Times New Roman"/>
        </w:rPr>
        <w:t>, on a separate software sales and support agreement,</w:t>
      </w:r>
      <w:r w:rsidRPr="002D68DC">
        <w:rPr>
          <w:rFonts w:ascii="Times New Roman" w:hAnsi="Times New Roman" w:cs="Times New Roman"/>
        </w:rPr>
        <w:t xml:space="preserve"> up to the date of termination (subject to the</w:t>
      </w:r>
      <w:r w:rsidR="007668E2">
        <w:rPr>
          <w:rFonts w:ascii="Times New Roman" w:hAnsi="Times New Roman" w:cs="Times New Roman"/>
        </w:rPr>
        <w:t>re will be</w:t>
      </w:r>
      <w:r w:rsidRPr="002D68DC">
        <w:rPr>
          <w:rFonts w:ascii="Times New Roman" w:hAnsi="Times New Roman" w:cs="Times New Roman"/>
        </w:rPr>
        <w:t xml:space="preserve"> "No Advance Payment" clause </w:t>
      </w:r>
      <w:r w:rsidR="007668E2">
        <w:rPr>
          <w:rFonts w:ascii="Times New Roman" w:hAnsi="Times New Roman" w:cs="Times New Roman"/>
        </w:rPr>
        <w:t>effected, until expiry of this Memorandum of Understanding</w:t>
      </w:r>
      <w:r w:rsidRPr="002D68DC">
        <w:rPr>
          <w:rFonts w:ascii="Times New Roman" w:hAnsi="Times New Roman" w:cs="Times New Roman"/>
        </w:rPr>
        <w:t>).</w:t>
      </w:r>
    </w:p>
    <w:p w14:paraId="70EAD747" w14:textId="12CB42E1"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b. </w:t>
      </w:r>
      <w:del w:id="124" w:author="Thilina Perera" w:date="2026-07-25T06:44:00Z" w16du:dateUtc="2026-07-25T01:14:00Z">
        <w:r w:rsidR="00A06228" w:rsidDel="005131CA">
          <w:rPr>
            <w:rFonts w:ascii="Times New Roman" w:hAnsi="Times New Roman" w:cs="Times New Roman"/>
          </w:rPr>
          <w:delText>Eng. Mr. Perera</w:delText>
        </w:r>
      </w:del>
      <w:ins w:id="125" w:author="Thilina Perera" w:date="2026-07-25T06:44:00Z" w16du:dateUtc="2026-07-25T01:14:00Z">
        <w:r w:rsidR="005131CA">
          <w:rPr>
            <w:rFonts w:ascii="Times New Roman" w:hAnsi="Times New Roman" w:cs="Times New Roman"/>
          </w:rPr>
          <w:t>Galaxy</w:t>
        </w:r>
      </w:ins>
      <w:r w:rsidRPr="002D68DC">
        <w:rPr>
          <w:rFonts w:ascii="Times New Roman" w:hAnsi="Times New Roman" w:cs="Times New Roman"/>
        </w:rPr>
        <w:t xml:space="preserve"> shall cease the use of PPS's Confidential Information.</w:t>
      </w:r>
    </w:p>
    <w:p w14:paraId="7C51BCD2" w14:textId="5523E26E"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 xml:space="preserve">c. Neither Party shall have any further financial obligations to the other, nor shall they hold any claims for compensation or damages against each other </w:t>
      </w:r>
      <w:proofErr w:type="gramStart"/>
      <w:r w:rsidRPr="002D68DC">
        <w:rPr>
          <w:rFonts w:ascii="Times New Roman" w:hAnsi="Times New Roman" w:cs="Times New Roman"/>
        </w:rPr>
        <w:t>as a result of</w:t>
      </w:r>
      <w:proofErr w:type="gramEnd"/>
      <w:r w:rsidRPr="002D68DC">
        <w:rPr>
          <w:rFonts w:ascii="Times New Roman" w:hAnsi="Times New Roman" w:cs="Times New Roman"/>
        </w:rPr>
        <w:t xml:space="preserve"> such termination</w:t>
      </w:r>
      <w:r w:rsidR="007668E2">
        <w:rPr>
          <w:rFonts w:ascii="Times New Roman" w:hAnsi="Times New Roman" w:cs="Times New Roman"/>
        </w:rPr>
        <w:t xml:space="preserve"> of this agreement,</w:t>
      </w:r>
      <w:r w:rsidRPr="002D68DC">
        <w:rPr>
          <w:rFonts w:ascii="Times New Roman" w:hAnsi="Times New Roman" w:cs="Times New Roman"/>
        </w:rPr>
        <w:t xml:space="preserve"> except for claims arising from a breach of confidentiality or intentional </w:t>
      </w:r>
      <w:r w:rsidR="007668E2" w:rsidRPr="002D68DC">
        <w:rPr>
          <w:rFonts w:ascii="Times New Roman" w:hAnsi="Times New Roman" w:cs="Times New Roman"/>
        </w:rPr>
        <w:t>misconduct</w:t>
      </w:r>
      <w:r w:rsidR="007668E2">
        <w:rPr>
          <w:rFonts w:ascii="Times New Roman" w:hAnsi="Times New Roman" w:cs="Times New Roman"/>
        </w:rPr>
        <w:t>.</w:t>
      </w:r>
    </w:p>
    <w:p w14:paraId="66C5B235" w14:textId="77777777" w:rsidR="002D68DC" w:rsidRPr="002D68DC" w:rsidDel="00A4694D" w:rsidRDefault="002D68DC" w:rsidP="002D68DC">
      <w:pPr>
        <w:spacing w:after="120" w:line="240" w:lineRule="auto"/>
        <w:rPr>
          <w:del w:id="126" w:author="Thilina Perera" w:date="2026-07-25T10:41:00Z" w16du:dateUtc="2026-07-25T05:11:00Z"/>
          <w:rFonts w:ascii="Times New Roman" w:hAnsi="Times New Roman" w:cs="Times New Roman"/>
        </w:rPr>
      </w:pPr>
    </w:p>
    <w:p w14:paraId="7E14CC59" w14:textId="4BF309BC" w:rsidR="002D68DC" w:rsidRPr="002D68DC" w:rsidDel="005131CA" w:rsidRDefault="002D68DC" w:rsidP="002D68DC">
      <w:pPr>
        <w:spacing w:after="120" w:line="240" w:lineRule="auto"/>
        <w:rPr>
          <w:del w:id="127" w:author="Thilina Perera" w:date="2026-07-25T06:49:00Z" w16du:dateUtc="2026-07-25T01:19:00Z"/>
          <w:rFonts w:ascii="Times New Roman" w:hAnsi="Times New Roman" w:cs="Times New Roman"/>
        </w:rPr>
      </w:pPr>
    </w:p>
    <w:p w14:paraId="0879DE5E" w14:textId="7B1C1B75" w:rsidR="00A06228" w:rsidRDefault="002D68DC" w:rsidP="002D68DC">
      <w:pPr>
        <w:spacing w:after="120" w:line="240" w:lineRule="auto"/>
        <w:rPr>
          <w:rFonts w:ascii="Times New Roman" w:hAnsi="Times New Roman" w:cs="Times New Roman"/>
          <w:b/>
          <w:bCs/>
          <w:sz w:val="28"/>
          <w:szCs w:val="28"/>
        </w:rPr>
      </w:pPr>
      <w:del w:id="128" w:author="Thilina Perera" w:date="2026-07-25T06:49:00Z" w16du:dateUtc="2026-07-25T01:19:00Z">
        <w:r w:rsidRPr="002D68DC" w:rsidDel="005131CA">
          <w:rPr>
            <w:rFonts w:ascii="Times New Roman" w:hAnsi="Times New Roman" w:cs="Times New Roman"/>
            <w:b/>
            <w:bCs/>
            <w:sz w:val="28"/>
            <w:szCs w:val="28"/>
          </w:rPr>
          <w:delText xml:space="preserve"> </w:delText>
        </w:r>
      </w:del>
    </w:p>
    <w:p w14:paraId="311455BF" w14:textId="77777777" w:rsidR="00A06228" w:rsidDel="005131CA" w:rsidRDefault="00A06228">
      <w:pPr>
        <w:rPr>
          <w:del w:id="129" w:author="Thilina Perera" w:date="2026-07-25T06:49:00Z" w16du:dateUtc="2026-07-25T01:19:00Z"/>
          <w:rFonts w:ascii="Times New Roman" w:hAnsi="Times New Roman" w:cs="Times New Roman"/>
          <w:b/>
          <w:bCs/>
          <w:sz w:val="28"/>
          <w:szCs w:val="28"/>
        </w:rPr>
      </w:pPr>
      <w:del w:id="130" w:author="Thilina Perera" w:date="2026-07-25T06:49:00Z" w16du:dateUtc="2026-07-25T01:19:00Z">
        <w:r w:rsidDel="005131CA">
          <w:rPr>
            <w:rFonts w:ascii="Times New Roman" w:hAnsi="Times New Roman" w:cs="Times New Roman"/>
            <w:b/>
            <w:bCs/>
            <w:sz w:val="28"/>
            <w:szCs w:val="28"/>
          </w:rPr>
          <w:br w:type="page"/>
        </w:r>
      </w:del>
    </w:p>
    <w:p w14:paraId="7EF07A79" w14:textId="465474DE" w:rsidR="002D68DC" w:rsidRPr="002D68DC" w:rsidRDefault="002D68DC">
      <w:pPr>
        <w:rPr>
          <w:rFonts w:ascii="Times New Roman" w:hAnsi="Times New Roman" w:cs="Times New Roman"/>
          <w:b/>
          <w:bCs/>
          <w:sz w:val="28"/>
          <w:szCs w:val="28"/>
        </w:rPr>
        <w:pPrChange w:id="131" w:author="Thilina Perera" w:date="2026-07-25T06:49:00Z" w16du:dateUtc="2026-07-25T01:19:00Z">
          <w:pPr>
            <w:spacing w:after="120" w:line="240" w:lineRule="auto"/>
          </w:pPr>
        </w:pPrChange>
      </w:pPr>
      <w:r w:rsidRPr="002D68DC">
        <w:rPr>
          <w:rFonts w:ascii="Times New Roman" w:hAnsi="Times New Roman" w:cs="Times New Roman"/>
          <w:b/>
          <w:bCs/>
          <w:sz w:val="28"/>
          <w:szCs w:val="28"/>
        </w:rPr>
        <w:t>9. DISPUTE RESOLUTION AND JURISDICTION</w:t>
      </w:r>
    </w:p>
    <w:p w14:paraId="4F8F57CC" w14:textId="1B24F705"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9.1 Governing Law.</w:t>
      </w:r>
    </w:p>
    <w:p w14:paraId="4927FF88"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This MOU shall be governed by and construed in accordance with the laws of the Democratic Socialist Republic of Sri Lanka.</w:t>
      </w:r>
    </w:p>
    <w:p w14:paraId="1E82D6C1" w14:textId="77777777" w:rsidR="002D68DC" w:rsidRPr="002D68DC" w:rsidRDefault="002D68DC" w:rsidP="00B37BE9">
      <w:pPr>
        <w:spacing w:after="120" w:line="240" w:lineRule="auto"/>
        <w:ind w:left="360"/>
        <w:rPr>
          <w:rFonts w:ascii="Times New Roman" w:hAnsi="Times New Roman" w:cs="Times New Roman"/>
        </w:rPr>
      </w:pPr>
    </w:p>
    <w:p w14:paraId="1C75757E" w14:textId="52D514C0"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9.2 Arbitration.</w:t>
      </w:r>
    </w:p>
    <w:p w14:paraId="61293245" w14:textId="6F28C447" w:rsidR="002D68DC" w:rsidRPr="002D68DC" w:rsidDel="00A4694D" w:rsidRDefault="002D68DC" w:rsidP="00B37BE9">
      <w:pPr>
        <w:spacing w:after="120" w:line="240" w:lineRule="auto"/>
        <w:ind w:left="360"/>
        <w:rPr>
          <w:del w:id="132" w:author="Thilina Perera" w:date="2026-07-25T10:41:00Z" w16du:dateUtc="2026-07-25T05:11:00Z"/>
          <w:rFonts w:ascii="Times New Roman" w:hAnsi="Times New Roman" w:cs="Times New Roman"/>
        </w:rPr>
      </w:pPr>
      <w:r w:rsidRPr="002D68DC">
        <w:rPr>
          <w:rFonts w:ascii="Times New Roman" w:hAnsi="Times New Roman" w:cs="Times New Roman"/>
        </w:rPr>
        <w:t>Any dispute arising out of or in connection with this MOU, including any question regarding its existence, validity, or termination, shall be referred to and finally resolved by arbitration administered by the Institute for the Development of Commercial Law and Practice (ICLP) in Sri Lanka, in accordance with the Arbitration Act No. 11 of 1995.</w:t>
      </w:r>
    </w:p>
    <w:p w14:paraId="047A768F" w14:textId="77777777" w:rsidR="002D68DC" w:rsidRPr="002D68DC" w:rsidRDefault="002D68DC" w:rsidP="00A4694D">
      <w:pPr>
        <w:spacing w:after="120" w:line="240" w:lineRule="auto"/>
        <w:ind w:left="360"/>
        <w:rPr>
          <w:rFonts w:ascii="Times New Roman" w:hAnsi="Times New Roman" w:cs="Times New Roman"/>
        </w:rPr>
      </w:pPr>
    </w:p>
    <w:p w14:paraId="6922F83B" w14:textId="10FBE006"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lastRenderedPageBreak/>
        <w:t>9.3 Venue.</w:t>
      </w:r>
    </w:p>
    <w:p w14:paraId="7D99D6AE" w14:textId="0A9E7A72"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The place of arbitration shall be Colombo, Sri Lanka</w:t>
      </w:r>
      <w:r w:rsidR="007668E2">
        <w:rPr>
          <w:rFonts w:ascii="Times New Roman" w:hAnsi="Times New Roman" w:cs="Times New Roman"/>
        </w:rPr>
        <w:t>, in either person</w:t>
      </w:r>
      <w:r w:rsidR="00D63F60">
        <w:rPr>
          <w:rFonts w:ascii="Times New Roman" w:hAnsi="Times New Roman" w:cs="Times New Roman"/>
        </w:rPr>
        <w:t xml:space="preserve"> or through a video conferencing system</w:t>
      </w:r>
      <w:r w:rsidRPr="002D68DC">
        <w:rPr>
          <w:rFonts w:ascii="Times New Roman" w:hAnsi="Times New Roman" w:cs="Times New Roman"/>
        </w:rPr>
        <w:t>. The language of the arbitration shall be English.</w:t>
      </w:r>
    </w:p>
    <w:p w14:paraId="11CDDCF5" w14:textId="77777777" w:rsidR="002D68DC" w:rsidRPr="002D68DC" w:rsidRDefault="002D68DC" w:rsidP="00B37BE9">
      <w:pPr>
        <w:spacing w:after="120" w:line="240" w:lineRule="auto"/>
        <w:ind w:left="360"/>
        <w:rPr>
          <w:rFonts w:ascii="Times New Roman" w:hAnsi="Times New Roman" w:cs="Times New Roman"/>
        </w:rPr>
      </w:pPr>
    </w:p>
    <w:p w14:paraId="21A24D57" w14:textId="601A3ABE"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9.4 Jurisdiction.</w:t>
      </w:r>
    </w:p>
    <w:p w14:paraId="6A7DCE22"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The Parties irrevocably agree that the courts of Sri Lanka have exclusive jurisdiction to settle any dispute or claim that arises out of or in connection with this MOU, subject to the arbitration provisions above.</w:t>
      </w:r>
    </w:p>
    <w:p w14:paraId="4AEBCB44" w14:textId="3236098B" w:rsidR="002D68DC" w:rsidRPr="002D68DC" w:rsidRDefault="002D68DC" w:rsidP="00B37BE9">
      <w:pPr>
        <w:spacing w:after="120" w:line="240" w:lineRule="auto"/>
        <w:ind w:left="360"/>
        <w:rPr>
          <w:rFonts w:ascii="Times New Roman" w:hAnsi="Times New Roman" w:cs="Times New Roman"/>
        </w:rPr>
      </w:pPr>
    </w:p>
    <w:p w14:paraId="52E1C33F" w14:textId="77777777" w:rsidR="002D68DC" w:rsidRPr="002D68DC" w:rsidRDefault="002D68DC" w:rsidP="00B37BE9">
      <w:pPr>
        <w:spacing w:after="120" w:line="240" w:lineRule="auto"/>
        <w:ind w:left="360"/>
        <w:rPr>
          <w:rFonts w:ascii="Times New Roman" w:hAnsi="Times New Roman" w:cs="Times New Roman"/>
        </w:rPr>
      </w:pPr>
    </w:p>
    <w:p w14:paraId="3A0C3608" w14:textId="7E4C2A41"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t xml:space="preserve"> 10. GENERAL PROVISIONS</w:t>
      </w:r>
    </w:p>
    <w:p w14:paraId="66917248" w14:textId="343ED304"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10.1 Entire Agreement.</w:t>
      </w:r>
    </w:p>
    <w:p w14:paraId="74DA1B2E"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This MOU contains the entire understanding between the Parties with respect to the subject matter hereof and supersedes all prior agreements, understandings, negotiations, and discussions.</w:t>
      </w:r>
    </w:p>
    <w:p w14:paraId="6E51B602" w14:textId="77777777" w:rsidR="002D68DC" w:rsidRPr="002D68DC" w:rsidRDefault="002D68DC" w:rsidP="00B37BE9">
      <w:pPr>
        <w:spacing w:after="120" w:line="240" w:lineRule="auto"/>
        <w:ind w:left="360"/>
        <w:rPr>
          <w:rFonts w:ascii="Times New Roman" w:hAnsi="Times New Roman" w:cs="Times New Roman"/>
        </w:rPr>
      </w:pPr>
    </w:p>
    <w:p w14:paraId="4FC06622" w14:textId="41ABE67B"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10.2 Amendment.</w:t>
      </w:r>
    </w:p>
    <w:p w14:paraId="231B067D"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No amendment or modification of this MOU shall be valid unless made in writing and signed by both Parties.</w:t>
      </w:r>
    </w:p>
    <w:p w14:paraId="5ED49E9C" w14:textId="77777777" w:rsidR="002D68DC" w:rsidRPr="002D68DC" w:rsidRDefault="002D68DC" w:rsidP="00B37BE9">
      <w:pPr>
        <w:spacing w:after="120" w:line="240" w:lineRule="auto"/>
        <w:ind w:left="360"/>
        <w:rPr>
          <w:rFonts w:ascii="Times New Roman" w:hAnsi="Times New Roman" w:cs="Times New Roman"/>
        </w:rPr>
      </w:pPr>
    </w:p>
    <w:p w14:paraId="1DD59F2A" w14:textId="2AB1DE59"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10.3 Notices.</w:t>
      </w:r>
    </w:p>
    <w:p w14:paraId="2747D597" w14:textId="77777777" w:rsidR="002D68DC" w:rsidRP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All notices shall be sent to the registered addresses of the respective Parties.</w:t>
      </w:r>
    </w:p>
    <w:p w14:paraId="09D9D8B3" w14:textId="77777777" w:rsidR="002D68DC" w:rsidRPr="002D68DC" w:rsidRDefault="002D68DC" w:rsidP="00B37BE9">
      <w:pPr>
        <w:spacing w:after="120" w:line="240" w:lineRule="auto"/>
        <w:ind w:left="360"/>
        <w:rPr>
          <w:rFonts w:ascii="Times New Roman" w:hAnsi="Times New Roman" w:cs="Times New Roman"/>
        </w:rPr>
      </w:pPr>
    </w:p>
    <w:p w14:paraId="055B1283" w14:textId="4CDD0355" w:rsidR="002D68DC" w:rsidRPr="002D68DC" w:rsidRDefault="002D68DC" w:rsidP="007668E2">
      <w:pPr>
        <w:spacing w:after="120" w:line="240" w:lineRule="auto"/>
        <w:ind w:left="360"/>
        <w:rPr>
          <w:rFonts w:ascii="Times New Roman" w:hAnsi="Times New Roman" w:cs="Times New Roman"/>
          <w:b/>
          <w:bCs/>
          <w:sz w:val="24"/>
          <w:szCs w:val="24"/>
        </w:rPr>
      </w:pPr>
      <w:r w:rsidRPr="002D68DC">
        <w:rPr>
          <w:rFonts w:ascii="Times New Roman" w:hAnsi="Times New Roman" w:cs="Times New Roman"/>
          <w:b/>
          <w:bCs/>
          <w:sz w:val="24"/>
          <w:szCs w:val="24"/>
        </w:rPr>
        <w:t>10.4 Witnesses.</w:t>
      </w:r>
    </w:p>
    <w:p w14:paraId="11E1EA02" w14:textId="208D2194" w:rsidR="002D68DC" w:rsidRDefault="002D68DC" w:rsidP="00B37BE9">
      <w:pPr>
        <w:spacing w:after="120" w:line="240" w:lineRule="auto"/>
        <w:ind w:left="360"/>
        <w:rPr>
          <w:rFonts w:ascii="Times New Roman" w:hAnsi="Times New Roman" w:cs="Times New Roman"/>
        </w:rPr>
      </w:pPr>
      <w:r w:rsidRPr="002D68DC">
        <w:rPr>
          <w:rFonts w:ascii="Times New Roman" w:hAnsi="Times New Roman" w:cs="Times New Roman"/>
        </w:rPr>
        <w:t>The signatories of both Parties have affixed their signatures in the presence of one witness each, as denoted below.</w:t>
      </w:r>
    </w:p>
    <w:p w14:paraId="614DF7B7" w14:textId="77777777" w:rsidR="00B37BE9" w:rsidRPr="002D68DC" w:rsidRDefault="00B37BE9" w:rsidP="00B37BE9">
      <w:pPr>
        <w:spacing w:after="120" w:line="240" w:lineRule="auto"/>
        <w:ind w:left="360"/>
        <w:rPr>
          <w:rFonts w:ascii="Times New Roman" w:hAnsi="Times New Roman" w:cs="Times New Roman"/>
        </w:rPr>
      </w:pPr>
    </w:p>
    <w:p w14:paraId="5BA04797" w14:textId="77777777" w:rsidR="00BC74B9" w:rsidRDefault="00BC74B9">
      <w:pPr>
        <w:rPr>
          <w:rFonts w:ascii="Times New Roman" w:hAnsi="Times New Roman" w:cs="Times New Roman"/>
          <w:b/>
          <w:bCs/>
          <w:sz w:val="28"/>
          <w:szCs w:val="28"/>
        </w:rPr>
      </w:pPr>
      <w:r>
        <w:rPr>
          <w:rFonts w:ascii="Times New Roman" w:hAnsi="Times New Roman" w:cs="Times New Roman"/>
          <w:b/>
          <w:bCs/>
          <w:sz w:val="28"/>
          <w:szCs w:val="28"/>
        </w:rPr>
        <w:br w:type="page"/>
      </w:r>
    </w:p>
    <w:p w14:paraId="64D61673" w14:textId="266A6B3A" w:rsidR="002D68DC" w:rsidRPr="002D68DC" w:rsidRDefault="002D68DC" w:rsidP="002D68DC">
      <w:pPr>
        <w:spacing w:after="120" w:line="240" w:lineRule="auto"/>
        <w:rPr>
          <w:rFonts w:ascii="Times New Roman" w:hAnsi="Times New Roman" w:cs="Times New Roman"/>
          <w:b/>
          <w:bCs/>
          <w:sz w:val="28"/>
          <w:szCs w:val="28"/>
        </w:rPr>
      </w:pPr>
      <w:r w:rsidRPr="002D68DC">
        <w:rPr>
          <w:rFonts w:ascii="Times New Roman" w:hAnsi="Times New Roman" w:cs="Times New Roman"/>
          <w:b/>
          <w:bCs/>
          <w:sz w:val="28"/>
          <w:szCs w:val="28"/>
        </w:rPr>
        <w:lastRenderedPageBreak/>
        <w:t>11. SIGNATORIES</w:t>
      </w:r>
    </w:p>
    <w:p w14:paraId="11CA3776" w14:textId="0153BF12" w:rsidR="002D68DC" w:rsidRPr="002D68DC" w:rsidRDefault="002D68DC" w:rsidP="00B37BE9">
      <w:pPr>
        <w:spacing w:after="120" w:line="240" w:lineRule="auto"/>
        <w:ind w:left="720"/>
        <w:rPr>
          <w:rFonts w:ascii="Times New Roman" w:hAnsi="Times New Roman" w:cs="Times New Roman"/>
        </w:rPr>
      </w:pPr>
      <w:r w:rsidRPr="002D68DC">
        <w:rPr>
          <w:rFonts w:ascii="Times New Roman" w:hAnsi="Times New Roman" w:cs="Times New Roman"/>
          <w:b/>
          <w:bCs/>
        </w:rPr>
        <w:t>IN WITNESS WHEREOF</w:t>
      </w:r>
      <w:r w:rsidRPr="002D68DC">
        <w:rPr>
          <w:rFonts w:ascii="Times New Roman" w:hAnsi="Times New Roman" w:cs="Times New Roman"/>
        </w:rPr>
        <w:t>, the Parties have executed this Memorandum of Understanding on the day and year first above written.</w:t>
      </w:r>
    </w:p>
    <w:p w14:paraId="15BE5794" w14:textId="77777777" w:rsidR="002D68DC" w:rsidRPr="002D68DC" w:rsidRDefault="002D68DC" w:rsidP="002D68DC">
      <w:pPr>
        <w:spacing w:after="120" w:line="240" w:lineRule="auto"/>
        <w:rPr>
          <w:rFonts w:ascii="Times New Roman" w:hAnsi="Times New Roman" w:cs="Times New Roman"/>
        </w:rPr>
      </w:pPr>
    </w:p>
    <w:p w14:paraId="0D65AEB6" w14:textId="1A259DC4" w:rsidR="002D68DC" w:rsidRPr="002D68DC" w:rsidRDefault="002D68DC" w:rsidP="00B37BE9">
      <w:pPr>
        <w:spacing w:after="120" w:line="240" w:lineRule="auto"/>
        <w:ind w:left="1440"/>
        <w:rPr>
          <w:rFonts w:ascii="Times New Roman" w:hAnsi="Times New Roman" w:cs="Times New Roman"/>
          <w:b/>
          <w:bCs/>
        </w:rPr>
      </w:pPr>
      <w:r w:rsidRPr="002D68DC">
        <w:rPr>
          <w:rFonts w:ascii="Times New Roman" w:hAnsi="Times New Roman" w:cs="Times New Roman"/>
          <w:b/>
          <w:bCs/>
        </w:rPr>
        <w:t>For and on behalf of</w:t>
      </w:r>
    </w:p>
    <w:p w14:paraId="10EC2422" w14:textId="27BED3A2" w:rsidR="002D68DC" w:rsidRPr="002D68DC" w:rsidRDefault="002D68DC" w:rsidP="00B37BE9">
      <w:pPr>
        <w:spacing w:after="120" w:line="240" w:lineRule="auto"/>
        <w:ind w:left="1440"/>
        <w:rPr>
          <w:rFonts w:ascii="Times New Roman" w:hAnsi="Times New Roman" w:cs="Times New Roman"/>
          <w:b/>
          <w:bCs/>
        </w:rPr>
      </w:pPr>
      <w:r w:rsidRPr="002D68DC">
        <w:rPr>
          <w:rFonts w:ascii="Times New Roman" w:hAnsi="Times New Roman" w:cs="Times New Roman"/>
          <w:b/>
          <w:bCs/>
        </w:rPr>
        <w:t>POLY PACKAGING SERVICES (PPS)</w:t>
      </w:r>
    </w:p>
    <w:p w14:paraId="4E32DFAD" w14:textId="77777777" w:rsidR="002D68DC" w:rsidRPr="002D68DC" w:rsidRDefault="002D68DC" w:rsidP="00B37BE9">
      <w:pPr>
        <w:spacing w:after="120" w:line="240" w:lineRule="auto"/>
        <w:ind w:left="1440"/>
        <w:rPr>
          <w:rFonts w:ascii="Times New Roman" w:hAnsi="Times New Roman" w:cs="Times New Roman"/>
          <w:b/>
          <w:bCs/>
        </w:rPr>
      </w:pPr>
      <w:r w:rsidRPr="002D68DC">
        <w:rPr>
          <w:rFonts w:ascii="Times New Roman" w:hAnsi="Times New Roman" w:cs="Times New Roman"/>
          <w:b/>
          <w:bCs/>
        </w:rPr>
        <w:t>(First Party)</w:t>
      </w:r>
    </w:p>
    <w:p w14:paraId="10BBD9F3" w14:textId="77777777" w:rsidR="002D68DC" w:rsidRPr="002D68DC" w:rsidRDefault="002D68DC" w:rsidP="00B37BE9">
      <w:pPr>
        <w:spacing w:after="120" w:line="240" w:lineRule="auto"/>
        <w:ind w:left="1440"/>
        <w:rPr>
          <w:rFonts w:ascii="Times New Roman" w:hAnsi="Times New Roman" w:cs="Times New Roman"/>
        </w:rPr>
      </w:pPr>
    </w:p>
    <w:p w14:paraId="012C9A57" w14:textId="5EB73384" w:rsidR="002D68DC" w:rsidRPr="002D68DC" w:rsidRDefault="002D68DC" w:rsidP="00B37BE9">
      <w:pPr>
        <w:spacing w:after="120" w:line="240" w:lineRule="auto"/>
        <w:ind w:left="1440"/>
        <w:rPr>
          <w:rFonts w:ascii="Times New Roman" w:hAnsi="Times New Roman" w:cs="Times New Roman"/>
        </w:rPr>
      </w:pPr>
      <w:r>
        <w:rPr>
          <w:rFonts w:ascii="Times New Roman" w:hAnsi="Times New Roman" w:cs="Times New Roman"/>
        </w:rPr>
        <w:t xml:space="preserve">Authorized </w:t>
      </w:r>
      <w:r w:rsidRPr="002D68DC">
        <w:rPr>
          <w:rFonts w:ascii="Times New Roman" w:hAnsi="Times New Roman" w:cs="Times New Roman"/>
        </w:rPr>
        <w:t>Signat</w:t>
      </w:r>
      <w:r>
        <w:rPr>
          <w:rFonts w:ascii="Times New Roman" w:hAnsi="Times New Roman" w:cs="Times New Roman"/>
        </w:rPr>
        <w:t>ory</w:t>
      </w:r>
      <w:r w:rsidRPr="002D68DC">
        <w:rPr>
          <w:rFonts w:ascii="Times New Roman" w:hAnsi="Times New Roman" w:cs="Times New Roman"/>
        </w:rPr>
        <w:t>: _________________________</w:t>
      </w:r>
    </w:p>
    <w:p w14:paraId="2729A80A" w14:textId="673BAD6E"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Name: Mr. Benny Jeyakumar</w:t>
      </w:r>
    </w:p>
    <w:p w14:paraId="04205676" w14:textId="03802C8C"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Title: Chief Executive Officer</w:t>
      </w:r>
    </w:p>
    <w:p w14:paraId="67A1AF24" w14:textId="0D0C9CF1"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Date: </w:t>
      </w:r>
      <w:del w:id="133" w:author="Thilina Perera" w:date="2026-07-25T10:36:00Z" w16du:dateUtc="2026-07-25T05:06:00Z">
        <w:r w:rsidR="00B37BE9" w:rsidDel="005F27EA">
          <w:rPr>
            <w:rFonts w:ascii="Times New Roman" w:hAnsi="Times New Roman" w:cs="Times New Roman"/>
          </w:rPr>
          <w:delText>02</w:delText>
        </w:r>
      </w:del>
      <w:ins w:id="134" w:author="Thilina Perera" w:date="2026-07-25T10:36:00Z" w16du:dateUtc="2026-07-25T05:06:00Z">
        <w:r w:rsidR="005F27EA">
          <w:rPr>
            <w:rFonts w:ascii="Times New Roman" w:hAnsi="Times New Roman" w:cs="Times New Roman"/>
          </w:rPr>
          <w:t>0</w:t>
        </w:r>
        <w:r w:rsidR="005F27EA">
          <w:rPr>
            <w:rFonts w:ascii="Times New Roman" w:hAnsi="Times New Roman" w:cs="Times New Roman"/>
          </w:rPr>
          <w:t>1</w:t>
        </w:r>
      </w:ins>
      <w:r w:rsidR="00B37BE9">
        <w:rPr>
          <w:rFonts w:ascii="Times New Roman" w:hAnsi="Times New Roman" w:cs="Times New Roman"/>
        </w:rPr>
        <w:t>.</w:t>
      </w:r>
      <w:del w:id="135" w:author="Thilina Perera" w:date="2026-07-25T10:36:00Z" w16du:dateUtc="2026-07-25T05:06:00Z">
        <w:r w:rsidR="00B37BE9" w:rsidDel="005F27EA">
          <w:rPr>
            <w:rFonts w:ascii="Times New Roman" w:hAnsi="Times New Roman" w:cs="Times New Roman"/>
          </w:rPr>
          <w:delText>0</w:delText>
        </w:r>
        <w:r w:rsidR="003C0296" w:rsidDel="005F27EA">
          <w:rPr>
            <w:rFonts w:ascii="Times New Roman" w:hAnsi="Times New Roman" w:cs="Times New Roman"/>
          </w:rPr>
          <w:delText>3</w:delText>
        </w:r>
      </w:del>
      <w:ins w:id="136" w:author="Thilina Perera" w:date="2026-07-25T10:37:00Z" w16du:dateUtc="2026-07-25T05:07:00Z">
        <w:r w:rsidR="005F27EA">
          <w:rPr>
            <w:rFonts w:ascii="Times New Roman" w:hAnsi="Times New Roman" w:cs="Times New Roman"/>
          </w:rPr>
          <w:t>July</w:t>
        </w:r>
      </w:ins>
      <w:r w:rsidR="00B37BE9">
        <w:rPr>
          <w:rFonts w:ascii="Times New Roman" w:hAnsi="Times New Roman" w:cs="Times New Roman"/>
        </w:rPr>
        <w:t>.2026</w:t>
      </w:r>
    </w:p>
    <w:p w14:paraId="676FB4C7" w14:textId="77777777" w:rsidR="002D68DC" w:rsidRDefault="002D68DC" w:rsidP="00B37BE9">
      <w:pPr>
        <w:spacing w:after="120" w:line="240" w:lineRule="auto"/>
        <w:ind w:left="1440"/>
        <w:rPr>
          <w:rFonts w:ascii="Times New Roman" w:hAnsi="Times New Roman" w:cs="Times New Roman"/>
        </w:rPr>
      </w:pPr>
    </w:p>
    <w:p w14:paraId="64CFE654" w14:textId="460C784B" w:rsidR="002D68DC" w:rsidRPr="00B37BE9" w:rsidRDefault="002D68DC" w:rsidP="00B37BE9">
      <w:pPr>
        <w:spacing w:after="120" w:line="240" w:lineRule="auto"/>
        <w:ind w:left="1440"/>
        <w:rPr>
          <w:rFonts w:ascii="Times New Roman" w:hAnsi="Times New Roman" w:cs="Times New Roman"/>
          <w:b/>
          <w:bCs/>
        </w:rPr>
      </w:pPr>
      <w:r w:rsidRPr="00B37BE9">
        <w:rPr>
          <w:rFonts w:ascii="Times New Roman" w:hAnsi="Times New Roman" w:cs="Times New Roman"/>
          <w:b/>
          <w:bCs/>
        </w:rPr>
        <w:t>WITNESS FOR PPS:</w:t>
      </w:r>
    </w:p>
    <w:p w14:paraId="35808D6E" w14:textId="16C401CE"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Signature: _________________________</w:t>
      </w:r>
    </w:p>
    <w:p w14:paraId="1FBE910D" w14:textId="25E14E51"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Name: Mr. </w:t>
      </w:r>
      <w:r w:rsidR="00B37BE9">
        <w:rPr>
          <w:rFonts w:ascii="Times New Roman" w:hAnsi="Times New Roman" w:cs="Times New Roman"/>
        </w:rPr>
        <w:t>Vijitha Ivor Fernando</w:t>
      </w:r>
    </w:p>
    <w:p w14:paraId="6CCF5C43" w14:textId="7A84882B"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Title: </w:t>
      </w:r>
      <w:r w:rsidR="00B37BE9">
        <w:rPr>
          <w:rFonts w:ascii="Times New Roman" w:hAnsi="Times New Roman" w:cs="Times New Roman"/>
        </w:rPr>
        <w:t>Digital Transformation and ERP Systems Consultant</w:t>
      </w:r>
    </w:p>
    <w:p w14:paraId="6A136D8C" w14:textId="2909C908"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Date: </w:t>
      </w:r>
      <w:proofErr w:type="gramStart"/>
      <w:ins w:id="137" w:author="Thilina Perera" w:date="2026-07-25T10:37:00Z" w16du:dateUtc="2026-07-25T05:07:00Z">
        <w:r w:rsidR="005F27EA">
          <w:rPr>
            <w:rFonts w:ascii="Times New Roman" w:hAnsi="Times New Roman" w:cs="Times New Roman"/>
          </w:rPr>
          <w:t>0</w:t>
        </w:r>
        <w:r w:rsidR="005F27EA">
          <w:rPr>
            <w:rFonts w:ascii="Times New Roman" w:hAnsi="Times New Roman" w:cs="Times New Roman"/>
          </w:rPr>
          <w:t>1.July</w:t>
        </w:r>
        <w:proofErr w:type="gramEnd"/>
        <w:r w:rsidR="005F27EA">
          <w:rPr>
            <w:rFonts w:ascii="Times New Roman" w:hAnsi="Times New Roman" w:cs="Times New Roman"/>
          </w:rPr>
          <w:t>.2026</w:t>
        </w:r>
      </w:ins>
      <w:del w:id="138" w:author="Thilina Perera" w:date="2026-07-25T10:37:00Z" w16du:dateUtc="2026-07-25T05:07:00Z">
        <w:r w:rsidR="00B37BE9" w:rsidDel="005F27EA">
          <w:rPr>
            <w:rFonts w:ascii="Times New Roman" w:hAnsi="Times New Roman" w:cs="Times New Roman"/>
          </w:rPr>
          <w:delText>02.0</w:delText>
        </w:r>
        <w:r w:rsidR="003C0296" w:rsidDel="005F27EA">
          <w:rPr>
            <w:rFonts w:ascii="Times New Roman" w:hAnsi="Times New Roman" w:cs="Times New Roman"/>
          </w:rPr>
          <w:delText>3</w:delText>
        </w:r>
        <w:r w:rsidR="00B37BE9" w:rsidDel="005F27EA">
          <w:rPr>
            <w:rFonts w:ascii="Times New Roman" w:hAnsi="Times New Roman" w:cs="Times New Roman"/>
          </w:rPr>
          <w:delText>.2026</w:delText>
        </w:r>
      </w:del>
    </w:p>
    <w:p w14:paraId="75577C00" w14:textId="59201EDA" w:rsidR="002D68DC" w:rsidRDefault="002D68DC" w:rsidP="00B37BE9">
      <w:pPr>
        <w:spacing w:after="120" w:line="240" w:lineRule="auto"/>
        <w:ind w:left="1440"/>
        <w:rPr>
          <w:rFonts w:ascii="Times New Roman" w:hAnsi="Times New Roman" w:cs="Times New Roman"/>
        </w:rPr>
      </w:pPr>
    </w:p>
    <w:p w14:paraId="1EFE1B0E" w14:textId="77777777" w:rsidR="00B37BE9" w:rsidRDefault="00B37BE9" w:rsidP="00B37BE9">
      <w:pPr>
        <w:spacing w:after="120" w:line="240" w:lineRule="auto"/>
        <w:ind w:left="1440"/>
        <w:rPr>
          <w:rFonts w:ascii="Times New Roman" w:hAnsi="Times New Roman" w:cs="Times New Roman"/>
          <w:b/>
          <w:bCs/>
        </w:rPr>
      </w:pPr>
    </w:p>
    <w:p w14:paraId="13A29FD9" w14:textId="68C314B4" w:rsidR="002D68DC" w:rsidRPr="002D68DC" w:rsidRDefault="002D68DC" w:rsidP="00B37BE9">
      <w:pPr>
        <w:spacing w:after="120" w:line="240" w:lineRule="auto"/>
        <w:ind w:left="1440"/>
        <w:rPr>
          <w:rFonts w:ascii="Times New Roman" w:hAnsi="Times New Roman" w:cs="Times New Roman"/>
          <w:b/>
          <w:bCs/>
        </w:rPr>
      </w:pPr>
      <w:r w:rsidRPr="002D68DC">
        <w:rPr>
          <w:rFonts w:ascii="Times New Roman" w:hAnsi="Times New Roman" w:cs="Times New Roman"/>
          <w:b/>
          <w:bCs/>
        </w:rPr>
        <w:t>For and on behalf of</w:t>
      </w:r>
    </w:p>
    <w:p w14:paraId="60DAFB75" w14:textId="2962AA7D" w:rsidR="002D68DC" w:rsidRPr="002D68DC" w:rsidRDefault="00A06228" w:rsidP="00B37BE9">
      <w:pPr>
        <w:spacing w:after="120" w:line="240" w:lineRule="auto"/>
        <w:ind w:left="1440"/>
        <w:rPr>
          <w:rFonts w:ascii="Times New Roman" w:hAnsi="Times New Roman" w:cs="Times New Roman"/>
          <w:b/>
          <w:bCs/>
        </w:rPr>
      </w:pPr>
      <w:r>
        <w:rPr>
          <w:rFonts w:ascii="Times New Roman" w:hAnsi="Times New Roman" w:cs="Times New Roman"/>
          <w:b/>
          <w:bCs/>
        </w:rPr>
        <w:t>ENG. M. A. ANOJ THILINA PERERA</w:t>
      </w:r>
    </w:p>
    <w:p w14:paraId="4BED971D" w14:textId="051EC219" w:rsidR="002D68DC" w:rsidRDefault="002D68DC" w:rsidP="00B37BE9">
      <w:pPr>
        <w:spacing w:after="120" w:line="240" w:lineRule="auto"/>
        <w:ind w:left="1440"/>
        <w:rPr>
          <w:rFonts w:ascii="Times New Roman" w:hAnsi="Times New Roman" w:cs="Times New Roman"/>
          <w:b/>
          <w:bCs/>
        </w:rPr>
      </w:pPr>
      <w:r w:rsidRPr="002D68DC">
        <w:rPr>
          <w:rFonts w:ascii="Times New Roman" w:hAnsi="Times New Roman" w:cs="Times New Roman"/>
          <w:b/>
          <w:bCs/>
        </w:rPr>
        <w:t>(Second Party)</w:t>
      </w:r>
    </w:p>
    <w:p w14:paraId="0808EAB0" w14:textId="77777777" w:rsidR="00B37BE9" w:rsidRPr="002D68DC" w:rsidRDefault="00B37BE9" w:rsidP="00B37BE9">
      <w:pPr>
        <w:spacing w:after="120" w:line="240" w:lineRule="auto"/>
        <w:ind w:left="1440"/>
        <w:rPr>
          <w:rFonts w:ascii="Times New Roman" w:hAnsi="Times New Roman" w:cs="Times New Roman"/>
          <w:b/>
          <w:bCs/>
        </w:rPr>
      </w:pPr>
    </w:p>
    <w:p w14:paraId="54D9F215" w14:textId="0EBE93E1" w:rsidR="002D68DC" w:rsidRPr="002D68DC" w:rsidRDefault="002D68DC" w:rsidP="00B37BE9">
      <w:pPr>
        <w:spacing w:after="120" w:line="240" w:lineRule="auto"/>
        <w:ind w:left="1440"/>
        <w:rPr>
          <w:rFonts w:ascii="Times New Roman" w:hAnsi="Times New Roman" w:cs="Times New Roman"/>
        </w:rPr>
      </w:pPr>
      <w:r>
        <w:rPr>
          <w:rFonts w:ascii="Times New Roman" w:hAnsi="Times New Roman" w:cs="Times New Roman"/>
        </w:rPr>
        <w:t xml:space="preserve">Authorized </w:t>
      </w:r>
      <w:proofErr w:type="gramStart"/>
      <w:r w:rsidRPr="002D68DC">
        <w:rPr>
          <w:rFonts w:ascii="Times New Roman" w:hAnsi="Times New Roman" w:cs="Times New Roman"/>
        </w:rPr>
        <w:t>Signat</w:t>
      </w:r>
      <w:r>
        <w:rPr>
          <w:rFonts w:ascii="Times New Roman" w:hAnsi="Times New Roman" w:cs="Times New Roman"/>
        </w:rPr>
        <w:t>ory</w:t>
      </w:r>
      <w:r w:rsidRPr="002D68DC">
        <w:rPr>
          <w:rFonts w:ascii="Times New Roman" w:hAnsi="Times New Roman" w:cs="Times New Roman"/>
        </w:rPr>
        <w:t>::</w:t>
      </w:r>
      <w:proofErr w:type="gramEnd"/>
      <w:r w:rsidRPr="002D68DC">
        <w:rPr>
          <w:rFonts w:ascii="Times New Roman" w:hAnsi="Times New Roman" w:cs="Times New Roman"/>
        </w:rPr>
        <w:t xml:space="preserve"> _________________________</w:t>
      </w:r>
    </w:p>
    <w:p w14:paraId="4828E6B2" w14:textId="70DF14CA"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Name: </w:t>
      </w:r>
      <w:r w:rsidR="00A06228">
        <w:rPr>
          <w:rFonts w:ascii="Times New Roman" w:hAnsi="Times New Roman" w:cs="Times New Roman"/>
        </w:rPr>
        <w:t>M. A. Anoj Thilina Perera</w:t>
      </w:r>
    </w:p>
    <w:p w14:paraId="6427170C" w14:textId="74DD9D56"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Title: </w:t>
      </w:r>
      <w:r w:rsidR="003C0296">
        <w:rPr>
          <w:rFonts w:ascii="Times New Roman" w:hAnsi="Times New Roman" w:cs="Times New Roman"/>
        </w:rPr>
        <w:t>Independent Software Vendor (ISV)</w:t>
      </w:r>
    </w:p>
    <w:p w14:paraId="4AAC2623" w14:textId="09DC2988"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Date: </w:t>
      </w:r>
      <w:proofErr w:type="gramStart"/>
      <w:ins w:id="139" w:author="Thilina Perera" w:date="2026-07-25T10:37:00Z" w16du:dateUtc="2026-07-25T05:07:00Z">
        <w:r w:rsidR="005F27EA">
          <w:rPr>
            <w:rFonts w:ascii="Times New Roman" w:hAnsi="Times New Roman" w:cs="Times New Roman"/>
          </w:rPr>
          <w:t>0</w:t>
        </w:r>
        <w:r w:rsidR="005F27EA">
          <w:rPr>
            <w:rFonts w:ascii="Times New Roman" w:hAnsi="Times New Roman" w:cs="Times New Roman"/>
          </w:rPr>
          <w:t>1.July</w:t>
        </w:r>
        <w:proofErr w:type="gramEnd"/>
        <w:r w:rsidR="005F27EA">
          <w:rPr>
            <w:rFonts w:ascii="Times New Roman" w:hAnsi="Times New Roman" w:cs="Times New Roman"/>
          </w:rPr>
          <w:t>.2026</w:t>
        </w:r>
      </w:ins>
      <w:del w:id="140" w:author="Thilina Perera" w:date="2026-07-25T10:37:00Z" w16du:dateUtc="2026-07-25T05:07:00Z">
        <w:r w:rsidR="00B37BE9" w:rsidDel="005F27EA">
          <w:rPr>
            <w:rFonts w:ascii="Times New Roman" w:hAnsi="Times New Roman" w:cs="Times New Roman"/>
          </w:rPr>
          <w:delText>02.0</w:delText>
        </w:r>
        <w:r w:rsidR="003C0296" w:rsidDel="005F27EA">
          <w:rPr>
            <w:rFonts w:ascii="Times New Roman" w:hAnsi="Times New Roman" w:cs="Times New Roman"/>
          </w:rPr>
          <w:delText>3</w:delText>
        </w:r>
        <w:r w:rsidR="00B37BE9" w:rsidDel="005F27EA">
          <w:rPr>
            <w:rFonts w:ascii="Times New Roman" w:hAnsi="Times New Roman" w:cs="Times New Roman"/>
          </w:rPr>
          <w:delText>.2026</w:delText>
        </w:r>
      </w:del>
    </w:p>
    <w:p w14:paraId="493FF371" w14:textId="77777777" w:rsidR="002D68DC" w:rsidRPr="002D68DC" w:rsidRDefault="002D68DC" w:rsidP="00B37BE9">
      <w:pPr>
        <w:spacing w:after="120" w:line="240" w:lineRule="auto"/>
        <w:ind w:left="1440"/>
        <w:rPr>
          <w:rFonts w:ascii="Times New Roman" w:hAnsi="Times New Roman" w:cs="Times New Roman"/>
        </w:rPr>
      </w:pPr>
    </w:p>
    <w:p w14:paraId="7CBC9F22" w14:textId="1AD1606C" w:rsidR="002D68DC" w:rsidRPr="00B37BE9" w:rsidRDefault="002D68DC" w:rsidP="00B37BE9">
      <w:pPr>
        <w:spacing w:after="120" w:line="240" w:lineRule="auto"/>
        <w:ind w:left="1440"/>
        <w:rPr>
          <w:rFonts w:ascii="Times New Roman" w:hAnsi="Times New Roman" w:cs="Times New Roman"/>
          <w:b/>
          <w:bCs/>
        </w:rPr>
      </w:pPr>
      <w:r w:rsidRPr="00B37BE9">
        <w:rPr>
          <w:rFonts w:ascii="Times New Roman" w:hAnsi="Times New Roman" w:cs="Times New Roman"/>
          <w:b/>
          <w:bCs/>
        </w:rPr>
        <w:t xml:space="preserve">WITNESS FOR </w:t>
      </w:r>
      <w:del w:id="141" w:author="Thilina Perera" w:date="2026-07-25T06:44:00Z" w16du:dateUtc="2026-07-25T01:14:00Z">
        <w:r w:rsidR="00A06228" w:rsidDel="005131CA">
          <w:rPr>
            <w:rFonts w:ascii="Times New Roman" w:hAnsi="Times New Roman" w:cs="Times New Roman"/>
            <w:b/>
            <w:bCs/>
          </w:rPr>
          <w:delText>Eng. Mr. Perera</w:delText>
        </w:r>
      </w:del>
      <w:ins w:id="142" w:author="Thilina Perera" w:date="2026-07-25T06:44:00Z" w16du:dateUtc="2026-07-25T01:14:00Z">
        <w:r w:rsidR="005131CA">
          <w:rPr>
            <w:rFonts w:ascii="Times New Roman" w:hAnsi="Times New Roman" w:cs="Times New Roman"/>
            <w:b/>
            <w:bCs/>
          </w:rPr>
          <w:t>Galaxy</w:t>
        </w:r>
      </w:ins>
      <w:r w:rsidRPr="00B37BE9">
        <w:rPr>
          <w:rFonts w:ascii="Times New Roman" w:hAnsi="Times New Roman" w:cs="Times New Roman"/>
          <w:b/>
          <w:bCs/>
        </w:rPr>
        <w:t>:</w:t>
      </w:r>
    </w:p>
    <w:p w14:paraId="67788D8F" w14:textId="3F0585F0"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Signature: _________________________</w:t>
      </w:r>
    </w:p>
    <w:p w14:paraId="16DB8F41" w14:textId="618A1AE0"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Name: </w:t>
      </w:r>
      <w:r w:rsidR="00B37BE9">
        <w:rPr>
          <w:rFonts w:ascii="Times New Roman" w:hAnsi="Times New Roman" w:cs="Times New Roman"/>
        </w:rPr>
        <w:t xml:space="preserve">Mr. </w:t>
      </w:r>
      <w:r w:rsidR="002C3F6B">
        <w:rPr>
          <w:rFonts w:ascii="Times New Roman" w:hAnsi="Times New Roman" w:cs="Times New Roman"/>
        </w:rPr>
        <w:t>K. Shanith. A. J. Fernando</w:t>
      </w:r>
    </w:p>
    <w:p w14:paraId="00135E19" w14:textId="50ADA84C" w:rsidR="002D68DC" w:rsidRP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Title: </w:t>
      </w:r>
      <w:r w:rsidR="002C3F6B">
        <w:rPr>
          <w:rFonts w:ascii="Times New Roman" w:hAnsi="Times New Roman" w:cs="Times New Roman"/>
        </w:rPr>
        <w:t>ERP System Support Specialist</w:t>
      </w:r>
    </w:p>
    <w:p w14:paraId="601B06AE" w14:textId="7C739950" w:rsidR="002D68DC" w:rsidRDefault="002D68DC" w:rsidP="00B37BE9">
      <w:pPr>
        <w:spacing w:after="120" w:line="240" w:lineRule="auto"/>
        <w:ind w:left="1440"/>
        <w:rPr>
          <w:rFonts w:ascii="Times New Roman" w:hAnsi="Times New Roman" w:cs="Times New Roman"/>
        </w:rPr>
      </w:pPr>
      <w:r w:rsidRPr="002D68DC">
        <w:rPr>
          <w:rFonts w:ascii="Times New Roman" w:hAnsi="Times New Roman" w:cs="Times New Roman"/>
        </w:rPr>
        <w:t xml:space="preserve">Date: </w:t>
      </w:r>
      <w:proofErr w:type="gramStart"/>
      <w:ins w:id="143" w:author="Thilina Perera" w:date="2026-07-25T10:37:00Z" w16du:dateUtc="2026-07-25T05:07:00Z">
        <w:r w:rsidR="005F27EA">
          <w:rPr>
            <w:rFonts w:ascii="Times New Roman" w:hAnsi="Times New Roman" w:cs="Times New Roman"/>
          </w:rPr>
          <w:t>0</w:t>
        </w:r>
        <w:r w:rsidR="005F27EA">
          <w:rPr>
            <w:rFonts w:ascii="Times New Roman" w:hAnsi="Times New Roman" w:cs="Times New Roman"/>
          </w:rPr>
          <w:t>1.July</w:t>
        </w:r>
        <w:proofErr w:type="gramEnd"/>
        <w:r w:rsidR="005F27EA">
          <w:rPr>
            <w:rFonts w:ascii="Times New Roman" w:hAnsi="Times New Roman" w:cs="Times New Roman"/>
          </w:rPr>
          <w:t>.2026</w:t>
        </w:r>
      </w:ins>
      <w:del w:id="144" w:author="Thilina Perera" w:date="2026-07-25T10:37:00Z" w16du:dateUtc="2026-07-25T05:07:00Z">
        <w:r w:rsidR="00B37BE9" w:rsidDel="005F27EA">
          <w:rPr>
            <w:rFonts w:ascii="Times New Roman" w:hAnsi="Times New Roman" w:cs="Times New Roman"/>
          </w:rPr>
          <w:delText>02.0</w:delText>
        </w:r>
        <w:r w:rsidR="003C0296" w:rsidDel="005F27EA">
          <w:rPr>
            <w:rFonts w:ascii="Times New Roman" w:hAnsi="Times New Roman" w:cs="Times New Roman"/>
          </w:rPr>
          <w:delText>3</w:delText>
        </w:r>
        <w:r w:rsidR="00B37BE9" w:rsidDel="005F27EA">
          <w:rPr>
            <w:rFonts w:ascii="Times New Roman" w:hAnsi="Times New Roman" w:cs="Times New Roman"/>
          </w:rPr>
          <w:delText>.2026</w:delText>
        </w:r>
      </w:del>
    </w:p>
    <w:p w14:paraId="60D50624" w14:textId="6759874A" w:rsidR="00BC74B9" w:rsidRDefault="00BC74B9" w:rsidP="00BC74B9">
      <w:pPr>
        <w:spacing w:after="120" w:line="240" w:lineRule="auto"/>
        <w:rPr>
          <w:rFonts w:ascii="Times New Roman" w:hAnsi="Times New Roman" w:cs="Times New Roman"/>
        </w:rPr>
      </w:pPr>
    </w:p>
    <w:p w14:paraId="7B9B29E5" w14:textId="621E4CA6" w:rsidR="00BC74B9" w:rsidRPr="002D68DC" w:rsidRDefault="00BC74B9" w:rsidP="00BC74B9">
      <w:pPr>
        <w:spacing w:after="120" w:line="240" w:lineRule="auto"/>
        <w:ind w:left="720"/>
        <w:rPr>
          <w:rFonts w:ascii="Times New Roman" w:hAnsi="Times New Roman" w:cs="Times New Roman"/>
        </w:rPr>
      </w:pPr>
      <w:r w:rsidRPr="00BC74B9">
        <w:rPr>
          <w:rFonts w:ascii="Times New Roman" w:hAnsi="Times New Roman" w:cs="Times New Roman"/>
          <w:b/>
          <w:bCs/>
          <w:u w:val="single"/>
        </w:rPr>
        <w:t>Note:</w:t>
      </w:r>
      <w:r>
        <w:rPr>
          <w:rFonts w:ascii="Times New Roman" w:hAnsi="Times New Roman" w:cs="Times New Roman"/>
          <w:b/>
          <w:bCs/>
        </w:rPr>
        <w:t xml:space="preserve"> </w:t>
      </w:r>
      <w:r w:rsidRPr="00BC74B9">
        <w:rPr>
          <w:rFonts w:ascii="Times New Roman" w:hAnsi="Times New Roman" w:cs="Times New Roman"/>
        </w:rPr>
        <w:t>Both Parties shall attach certified copies of the Business Registration Certificate</w:t>
      </w:r>
      <w:r w:rsidR="003C0296">
        <w:rPr>
          <w:rFonts w:ascii="Times New Roman" w:hAnsi="Times New Roman" w:cs="Times New Roman"/>
        </w:rPr>
        <w:t xml:space="preserve">/National ID card </w:t>
      </w:r>
      <w:r w:rsidRPr="00BC74B9">
        <w:rPr>
          <w:rFonts w:ascii="Times New Roman" w:hAnsi="Times New Roman" w:cs="Times New Roman"/>
        </w:rPr>
        <w:t>to this signing page of the MOU.</w:t>
      </w:r>
    </w:p>
    <w:p w14:paraId="70A81785" w14:textId="77777777" w:rsidR="00BC74B9" w:rsidRPr="002D68DC" w:rsidRDefault="00BC74B9" w:rsidP="00BC74B9">
      <w:pPr>
        <w:spacing w:after="120" w:line="240" w:lineRule="auto"/>
        <w:rPr>
          <w:rFonts w:ascii="Times New Roman" w:hAnsi="Times New Roman" w:cs="Times New Roman"/>
        </w:rPr>
      </w:pPr>
    </w:p>
    <w:sectPr w:rsidR="00BC74B9" w:rsidRPr="002D68DC" w:rsidSect="002D68DC">
      <w:footerReference w:type="default" r:id="rId8"/>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3647F" w14:textId="77777777" w:rsidR="00CD4E66" w:rsidRDefault="00CD4E66" w:rsidP="002D68DC">
      <w:pPr>
        <w:spacing w:after="0" w:line="240" w:lineRule="auto"/>
      </w:pPr>
      <w:r>
        <w:separator/>
      </w:r>
    </w:p>
  </w:endnote>
  <w:endnote w:type="continuationSeparator" w:id="0">
    <w:p w14:paraId="24E48349" w14:textId="77777777" w:rsidR="00CD4E66" w:rsidRDefault="00CD4E66" w:rsidP="002D6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278565"/>
      <w:docPartObj>
        <w:docPartGallery w:val="Page Numbers (Bottom of Page)"/>
        <w:docPartUnique/>
      </w:docPartObj>
    </w:sdtPr>
    <w:sdtContent>
      <w:sdt>
        <w:sdtPr>
          <w:id w:val="-1769616900"/>
          <w:docPartObj>
            <w:docPartGallery w:val="Page Numbers (Top of Page)"/>
            <w:docPartUnique/>
          </w:docPartObj>
        </w:sdtPr>
        <w:sdtContent>
          <w:p w14:paraId="5BADF5F4" w14:textId="05ACC637" w:rsidR="002D68DC" w:rsidRDefault="002D68D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4B3719D" w14:textId="77777777" w:rsidR="002D68DC" w:rsidRDefault="002D6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53C19" w14:textId="77777777" w:rsidR="00CD4E66" w:rsidRDefault="00CD4E66" w:rsidP="002D68DC">
      <w:pPr>
        <w:spacing w:after="0" w:line="240" w:lineRule="auto"/>
      </w:pPr>
      <w:r>
        <w:separator/>
      </w:r>
    </w:p>
  </w:footnote>
  <w:footnote w:type="continuationSeparator" w:id="0">
    <w:p w14:paraId="29B1AAE9" w14:textId="77777777" w:rsidR="00CD4E66" w:rsidRDefault="00CD4E66" w:rsidP="002D6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51C6"/>
    <w:multiLevelType w:val="multilevel"/>
    <w:tmpl w:val="B818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6380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DC"/>
    <w:rsid w:val="001408C0"/>
    <w:rsid w:val="0015206A"/>
    <w:rsid w:val="00186A33"/>
    <w:rsid w:val="00250401"/>
    <w:rsid w:val="002A1FE8"/>
    <w:rsid w:val="002C3F6B"/>
    <w:rsid w:val="002D68DC"/>
    <w:rsid w:val="003463C2"/>
    <w:rsid w:val="00396200"/>
    <w:rsid w:val="003C0296"/>
    <w:rsid w:val="005131CA"/>
    <w:rsid w:val="005F27EA"/>
    <w:rsid w:val="005F5C0F"/>
    <w:rsid w:val="006C403C"/>
    <w:rsid w:val="007668E2"/>
    <w:rsid w:val="007B3AD2"/>
    <w:rsid w:val="007D18BB"/>
    <w:rsid w:val="00886A64"/>
    <w:rsid w:val="008A064F"/>
    <w:rsid w:val="008E5738"/>
    <w:rsid w:val="008F2D80"/>
    <w:rsid w:val="0092387A"/>
    <w:rsid w:val="00A06228"/>
    <w:rsid w:val="00A4694D"/>
    <w:rsid w:val="00A616E2"/>
    <w:rsid w:val="00B37BE9"/>
    <w:rsid w:val="00BC74B9"/>
    <w:rsid w:val="00C879B3"/>
    <w:rsid w:val="00CD4E66"/>
    <w:rsid w:val="00D40857"/>
    <w:rsid w:val="00D63F60"/>
    <w:rsid w:val="00DD049D"/>
    <w:rsid w:val="00E254EA"/>
    <w:rsid w:val="00EA7E17"/>
    <w:rsid w:val="00F94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FFE82"/>
  <w15:chartTrackingRefBased/>
  <w15:docId w15:val="{EA36744D-C91A-4997-BB23-48D6B0185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68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8DC"/>
  </w:style>
  <w:style w:type="paragraph" w:styleId="Footer">
    <w:name w:val="footer"/>
    <w:basedOn w:val="Normal"/>
    <w:link w:val="FooterChar"/>
    <w:uiPriority w:val="99"/>
    <w:unhideWhenUsed/>
    <w:rsid w:val="002D68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8DC"/>
  </w:style>
  <w:style w:type="paragraph" w:styleId="Revision">
    <w:name w:val="Revision"/>
    <w:hidden/>
    <w:uiPriority w:val="99"/>
    <w:semiHidden/>
    <w:rsid w:val="007D1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AC30F-AFF5-4308-B0EB-E9C5925B9293}">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89</TotalTime>
  <Pages>7</Pages>
  <Words>1887</Words>
  <Characters>10761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Vijitha Fdo</dc:creator>
  <cp:keywords/>
  <dc:description/>
  <cp:lastModifiedBy>Thilina Perera</cp:lastModifiedBy>
  <cp:revision>13</cp:revision>
  <cp:lastPrinted>2026-07-05T19:15:00Z</cp:lastPrinted>
  <dcterms:created xsi:type="dcterms:W3CDTF">2026-07-05T18:50:00Z</dcterms:created>
  <dcterms:modified xsi:type="dcterms:W3CDTF">2026-07-25T05:12:00Z</dcterms:modified>
</cp:coreProperties>
</file>